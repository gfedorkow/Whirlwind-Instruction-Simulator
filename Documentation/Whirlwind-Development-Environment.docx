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9CFE" w14:textId="7745A613" w:rsidR="00365381" w:rsidRDefault="00365381" w:rsidP="00F85195">
      <w:pPr>
        <w:rPr>
          <w:ins w:id="56" w:author="Guy Fedorkow" w:date="2026-07-18T13:11:00Z" w16du:dateUtc="2026-07-18T17:11:00Z"/>
        </w:rPr>
      </w:pPr>
    </w:p>
    <w:p w14:paraId="291C3957" w14:textId="77777777" w:rsidR="0005445A" w:rsidRDefault="0005445A" w:rsidP="00F85195">
      <w:pPr>
        <w:rPr>
          <w:ins w:id="57" w:author="Guy Fedorkow" w:date="2026-07-18T13:11:00Z" w16du:dateUtc="2026-07-18T17:11:00Z"/>
        </w:rPr>
      </w:pPr>
    </w:p>
    <w:p w14:paraId="3F8692E6" w14:textId="77777777" w:rsidR="003D5B5C" w:rsidRDefault="003D5B5C" w:rsidP="003D5B5C">
      <w:pPr>
        <w:rPr>
          <w:ins w:id="58" w:author="Guy Fedorkow" w:date="2026-07-18T13:11:00Z" w16du:dateUtc="2026-07-18T17:11:00Z"/>
          <w:rFonts w:cs="Arial"/>
          <w:color w:val="31849B" w:themeColor="accent5" w:themeShade="BF"/>
          <w:sz w:val="32"/>
        </w:rPr>
      </w:pPr>
      <w:ins w:id="59" w:author="Guy Fedorkow" w:date="2026-07-18T13:11:00Z" w16du:dateUtc="2026-07-18T17:11:00Z">
        <w:r>
          <w:rPr>
            <w:rFonts w:cs="Arial"/>
            <w:noProof/>
            <w:color w:val="31849B" w:themeColor="accent5" w:themeShade="BF"/>
            <w:sz w:val="32"/>
          </w:rPr>
          <mc:AlternateContent>
            <mc:Choice Requires="wpc">
              <w:drawing>
                <wp:inline distT="0" distB="0" distL="0" distR="0" wp14:anchorId="28BE5600" wp14:editId="0B78959C">
                  <wp:extent cx="4762500" cy="3009900"/>
                  <wp:effectExtent l="0" t="0" r="0" b="0"/>
                  <wp:docPr id="23" name="Canvas 2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235721176" name="Picture 1235721176"/>
                            <pic:cNvPicPr>
                              <a:picLocks noChangeAspect="1"/>
                            </pic:cNvPicPr>
                          </pic:nvPicPr>
                          <pic:blipFill rotWithShape="1">
                            <a:blip r:embed="rId8" cstate="screen">
                              <a:extLst>
                                <a:ext uri="{28A0092B-C50C-407E-A947-70E740481C1C}">
                                  <a14:useLocalDpi xmlns:a14="http://schemas.microsoft.com/office/drawing/2010/main"/>
                                </a:ext>
                              </a:extLst>
                            </a:blip>
                            <a:srcRect/>
                            <a:stretch/>
                          </pic:blipFill>
                          <pic:spPr>
                            <a:xfrm>
                              <a:off x="990600" y="0"/>
                              <a:ext cx="3552825" cy="828676"/>
                            </a:xfrm>
                            <a:prstGeom prst="rect">
                              <a:avLst/>
                            </a:prstGeom>
                          </pic:spPr>
                        </pic:pic>
                        <pic:pic xmlns:pic="http://schemas.openxmlformats.org/drawingml/2006/picture">
                          <pic:nvPicPr>
                            <pic:cNvPr id="29" name="Picture 29"/>
                            <pic:cNvPicPr>
                              <a:picLocks noChangeAspect="1"/>
                            </pic:cNvPicPr>
                          </pic:nvPicPr>
                          <pic:blipFill rotWithShape="1">
                            <a:blip r:embed="rId9" cstate="screen">
                              <a:extLst>
                                <a:ext uri="{28A0092B-C50C-407E-A947-70E740481C1C}">
                                  <a14:useLocalDpi xmlns:a14="http://schemas.microsoft.com/office/drawing/2010/main"/>
                                </a:ext>
                              </a:extLst>
                            </a:blip>
                            <a:srcRect/>
                            <a:stretch/>
                          </pic:blipFill>
                          <pic:spPr>
                            <a:xfrm>
                              <a:off x="990600" y="638176"/>
                              <a:ext cx="3552825" cy="2238375"/>
                            </a:xfrm>
                            <a:prstGeom prst="rect">
                              <a:avLst/>
                            </a:prstGeom>
                          </pic:spPr>
                        </pic:pic>
                        <pic:pic xmlns:pic="http://schemas.openxmlformats.org/drawingml/2006/picture">
                          <pic:nvPicPr>
                            <pic:cNvPr id="26" name="Picture 26"/>
                            <pic:cNvPicPr>
                              <a:picLocks noChangeAspect="1"/>
                            </pic:cNvPicPr>
                          </pic:nvPicPr>
                          <pic:blipFill>
                            <a:blip r:embed="rId10" cstate="screen">
                              <a:extLst>
                                <a:ext uri="{28A0092B-C50C-407E-A947-70E740481C1C}">
                                  <a14:useLocalDpi xmlns:a14="http://schemas.microsoft.com/office/drawing/2010/main"/>
                                </a:ext>
                              </a:extLst>
                            </a:blip>
                            <a:stretch>
                              <a:fillRect/>
                            </a:stretch>
                          </pic:blipFill>
                          <pic:spPr>
                            <a:xfrm>
                              <a:off x="1717258" y="1573847"/>
                              <a:ext cx="2021508" cy="229332"/>
                            </a:xfrm>
                            <a:prstGeom prst="rect">
                              <a:avLst/>
                            </a:prstGeom>
                          </pic:spPr>
                        </pic:pic>
                        <wps:wsp>
                          <wps:cNvPr id="27" name="Text Box 27"/>
                          <wps:cNvSpPr txBox="1"/>
                          <wps:spPr>
                            <a:xfrm>
                              <a:off x="1460500" y="1022350"/>
                              <a:ext cx="2686050" cy="151765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0D28A7" w14:textId="04DF75FB" w:rsidR="00C11D68" w:rsidRPr="00C11D68" w:rsidRDefault="00C11D68" w:rsidP="003D5B5C">
                                <w:pPr>
                                  <w:jc w:val="center"/>
                                  <w:rPr>
                                    <w:ins w:id="60" w:author="Guy Fedorkow" w:date="2026-07-18T13:11:00Z" w16du:dateUtc="2026-07-18T17:11:00Z"/>
                                    <w:rFonts w:ascii="Special Elite" w:eastAsia="Gungsuh" w:hAnsi="Special Elite" w:cs="Courier New"/>
                                    <w:b/>
                                    <w:color w:val="595959" w:themeColor="text1" w:themeTint="A6"/>
                                    <w:sz w:val="32"/>
                                    <w:szCs w:val="32"/>
                                    <w14:textOutline w14:w="0" w14:cap="flat" w14:cmpd="sng" w14:algn="ctr">
                                      <w14:noFill/>
                                      <w14:prstDash w14:val="solid"/>
                                      <w14:round/>
                                    </w14:textOutline>
                                  </w:rPr>
                                </w:pPr>
                                <w:ins w:id="61" w:author="Guy Fedorkow" w:date="2026-07-18T13:11:00Z" w16du:dateUtc="2026-07-18T17:11:00Z">
                                  <w:r w:rsidRPr="00C11D68">
                                    <w:rPr>
                                      <w:rFonts w:ascii="Special Elite" w:eastAsia="Gungsuh" w:hAnsi="Special Elite" w:cs="Courier New"/>
                                      <w:b/>
                                      <w:color w:val="595959" w:themeColor="text1" w:themeTint="A6"/>
                                      <w:sz w:val="32"/>
                                      <w:szCs w:val="32"/>
                                      <w14:textOutline w14:w="0" w14:cap="flat" w14:cmpd="sng" w14:algn="ctr">
                                        <w14:noFill/>
                                        <w14:prstDash w14:val="solid"/>
                                        <w14:round/>
                                      </w14:textOutline>
                                    </w:rPr>
                                    <w:t xml:space="preserve">A </w:t>
                                  </w:r>
                                  <w:r w:rsidRPr="00C11D68">
                                    <w:rPr>
                                      <w:rFonts w:ascii="Script MT Bold" w:eastAsia="Gungsuh" w:hAnsi="Script MT Bold" w:cs="Courier New"/>
                                      <w:b/>
                                      <w:color w:val="595959" w:themeColor="text1" w:themeTint="A6"/>
                                      <w:sz w:val="32"/>
                                      <w:szCs w:val="32"/>
                                      <w14:textOutline w14:w="0" w14:cap="flat" w14:cmpd="sng" w14:algn="ctr">
                                        <w14:noFill/>
                                        <w14:prstDash w14:val="solid"/>
                                        <w14:round/>
                                      </w14:textOutline>
                                    </w:rPr>
                                    <w:t>Modern</w:t>
                                  </w:r>
                                </w:ins>
                              </w:p>
                              <w:p w14:paraId="2931B0B6" w14:textId="55F7314D" w:rsidR="003D5B5C" w:rsidRPr="00571F05" w:rsidRDefault="003D5B5C" w:rsidP="003D5B5C">
                                <w:pPr>
                                  <w:jc w:val="center"/>
                                  <w:rPr>
                                    <w:ins w:id="62" w:author="Guy Fedorkow" w:date="2026-07-18T13:11:00Z" w16du:dateUtc="2026-07-18T17:11:00Z"/>
                                    <w:rFonts w:ascii="Special Elite" w:eastAsia="Gungsuh" w:hAnsi="Special Elite" w:cs="Courier New"/>
                                    <w:b/>
                                    <w:color w:val="595959" w:themeColor="text1" w:themeTint="A6"/>
                                    <w:szCs w:val="8"/>
                                    <w14:textOutline w14:w="0" w14:cap="flat" w14:cmpd="sng" w14:algn="ctr">
                                      <w14:noFill/>
                                      <w14:prstDash w14:val="solid"/>
                                      <w14:round/>
                                    </w14:textOutline>
                                  </w:rPr>
                                </w:pPr>
                                <w:ins w:id="63" w:author="Guy Fedorkow" w:date="2026-07-18T13:11:00Z" w16du:dateUtc="2026-07-18T17:11:00Z">
                                  <w:r w:rsidRPr="00571F05">
                                    <w:rPr>
                                      <w:rFonts w:ascii="Special Elite" w:eastAsia="Gungsuh" w:hAnsi="Special Elite" w:cs="Courier New"/>
                                      <w:b/>
                                      <w:color w:val="595959" w:themeColor="text1" w:themeTint="A6"/>
                                      <w:sz w:val="40"/>
                                      <w:szCs w:val="8"/>
                                      <w14:textOutline w14:w="0" w14:cap="flat" w14:cmpd="sng" w14:algn="ctr">
                                        <w14:noFill/>
                                        <w14:prstDash w14:val="solid"/>
                                        <w14:round/>
                                      </w14:textOutline>
                                    </w:rPr>
                                    <w:t xml:space="preserve">Whirlwind </w:t>
                                  </w:r>
                                  <w:r w:rsidR="00571F05" w:rsidRPr="00571F05">
                                    <w:rPr>
                                      <w:rFonts w:ascii="Special Elite" w:eastAsia="Gungsuh" w:hAnsi="Special Elite" w:cs="Courier New"/>
                                      <w:b/>
                                      <w:color w:val="595959" w:themeColor="text1" w:themeTint="A6"/>
                                      <w:sz w:val="40"/>
                                      <w:szCs w:val="8"/>
                                      <w14:textOutline w14:w="0" w14:cap="flat" w14:cmpd="sng" w14:algn="ctr">
                                        <w14:noFill/>
                                        <w14:prstDash w14:val="solid"/>
                                        <w14:round/>
                                      </w14:textOutline>
                                    </w:rPr>
                                    <w:t>Development Environment</w:t>
                                  </w:r>
                                </w:ins>
                              </w:p>
                              <w:p w14:paraId="7254EFF6" w14:textId="77777777" w:rsidR="003D5B5C" w:rsidRPr="006154BD" w:rsidRDefault="003D5B5C" w:rsidP="003D5B5C">
                                <w:pPr>
                                  <w:jc w:val="center"/>
                                  <w:rPr>
                                    <w:ins w:id="64" w:author="Guy Fedorkow" w:date="2026-07-18T13:11:00Z" w16du:dateUtc="2026-07-18T17:11:00Z"/>
                                    <w:rFonts w:ascii="Special Elite" w:hAnsi="Special Elite"/>
                                    <w:color w:val="595959" w:themeColor="text1" w:themeTint="A6"/>
                                    <w:sz w:val="24"/>
                                  </w:rPr>
                                </w:pPr>
                                <w:ins w:id="65" w:author="Guy Fedorkow" w:date="2026-07-18T13:11:00Z" w16du:dateUtc="2026-07-18T17:11:00Z">
                                  <w:r w:rsidRPr="006154BD">
                                    <w:rPr>
                                      <w:rFonts w:ascii="Special Elite" w:eastAsia="Gungsuh" w:hAnsi="Special Elite" w:cs="Courier New"/>
                                      <w:b/>
                                      <w:color w:val="595959" w:themeColor="text1" w:themeTint="A6"/>
                                      <w:sz w:val="24"/>
                                      <w14:textOutline w14:w="0" w14:cap="flat" w14:cmpd="sng" w14:algn="ctr">
                                        <w14:noFill/>
                                        <w14:prstDash w14:val="solid"/>
                                        <w14:round/>
                                      </w14:textOutline>
                                    </w:rPr>
                                    <w:t>Guy C. Fedorkow</w:t>
                                  </w:r>
                                </w:ins>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wpc:wpc>
                    </a:graphicData>
                  </a:graphic>
                </wp:inline>
              </w:drawing>
            </mc:Choice>
            <mc:Fallback>
              <w:pict>
                <v:group w14:anchorId="28BE5600" id="Canvas 23" o:spid="_x0000_s1026" editas="canvas" style="width:375pt;height:237pt;mso-position-horizontal-relative:char;mso-position-vertical-relative:line" coordsize="47625,300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7625;height:30099;visibility:visible;mso-wrap-style:square">
                    <v:fill o:detectmouseclick="t"/>
                    <v:path o:connecttype="none"/>
                  </v:shape>
                  <v:shape id="Picture 1235721176" o:spid="_x0000_s1028" type="#_x0000_t75" style="position:absolute;left:9906;width:35528;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">
                    <v:imagedata r:id="rId11" o:title=""/>
                  </v:shape>
                  <v:shape id="Picture 29" o:spid="_x0000_s1029" type="#_x0000_t75" style="position:absolute;left:9906;top:6381;width:35528;height:2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">
                    <v:imagedata r:id="rId12" o:title=""/>
                  </v:shape>
                  <v:shape id="Picture 26" o:spid="_x0000_s1030" type="#_x0000_t75" style="position:absolute;left:17172;top:15738;width:20215;height:2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">
                    <v:imagedata r:id="rId13" o:title=""/>
                  </v:shape>
                  <v:shapetype id="_x0000_t202" coordsize="21600,21600" o:spt="202" path="m,l,21600r21600,l21600,xe">
                    <v:stroke joinstyle="miter"/>
                    <v:path gradientshapeok="t" o:connecttype="rect"/>
                  </v:shapetype>
                  <v:shape id="Text Box 27" o:spid="_x0000_s1031" type="#_x0000_t202" style="position:absolute;left:14605;top:10223;width:26860;height:15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" filled="f" strokeweight=".5pt">
                    <v:textbox inset=".72pt,.72pt,.72pt,.72pt">
                      <w:txbxContent>
                        <w:p w14:paraId="480D28A7" w14:textId="04DF75FB" w:rsidR="00C11D68" w:rsidRPr="00C11D68" w:rsidRDefault="00C11D68" w:rsidP="003D5B5C">
                          <w:pPr>
                            <w:jc w:val="center"/>
                            <w:rPr>
                              <w:ins w:id="66" w:author="Guy Fedorkow" w:date="2026-07-18T13:11:00Z" w16du:dateUtc="2026-07-18T17:11:00Z"/>
                              <w:rFonts w:ascii="Special Elite" w:eastAsia="Gungsuh" w:hAnsi="Special Elite" w:cs="Courier New"/>
                              <w:b/>
                              <w:color w:val="595959" w:themeColor="text1" w:themeTint="A6"/>
                              <w:sz w:val="32"/>
                              <w:szCs w:val="32"/>
                              <w14:textOutline w14:w="0" w14:cap="flat" w14:cmpd="sng" w14:algn="ctr">
                                <w14:noFill/>
                                <w14:prstDash w14:val="solid"/>
                                <w14:round/>
                              </w14:textOutline>
                            </w:rPr>
                          </w:pPr>
                          <w:ins w:id="67" w:author="Guy Fedorkow" w:date="2026-07-18T13:11:00Z" w16du:dateUtc="2026-07-18T17:11:00Z">
                            <w:r w:rsidRPr="00C11D68">
                              <w:rPr>
                                <w:rFonts w:ascii="Special Elite" w:eastAsia="Gungsuh" w:hAnsi="Special Elite" w:cs="Courier New"/>
                                <w:b/>
                                <w:color w:val="595959" w:themeColor="text1" w:themeTint="A6"/>
                                <w:sz w:val="32"/>
                                <w:szCs w:val="32"/>
                                <w14:textOutline w14:w="0" w14:cap="flat" w14:cmpd="sng" w14:algn="ctr">
                                  <w14:noFill/>
                                  <w14:prstDash w14:val="solid"/>
                                  <w14:round/>
                                </w14:textOutline>
                              </w:rPr>
                              <w:t xml:space="preserve">A </w:t>
                            </w:r>
                            <w:r w:rsidRPr="00C11D68">
                              <w:rPr>
                                <w:rFonts w:ascii="Script MT Bold" w:eastAsia="Gungsuh" w:hAnsi="Script MT Bold" w:cs="Courier New"/>
                                <w:b/>
                                <w:color w:val="595959" w:themeColor="text1" w:themeTint="A6"/>
                                <w:sz w:val="32"/>
                                <w:szCs w:val="32"/>
                                <w14:textOutline w14:w="0" w14:cap="flat" w14:cmpd="sng" w14:algn="ctr">
                                  <w14:noFill/>
                                  <w14:prstDash w14:val="solid"/>
                                  <w14:round/>
                                </w14:textOutline>
                              </w:rPr>
                              <w:t>Modern</w:t>
                            </w:r>
                          </w:ins>
                        </w:p>
                        <w:p w14:paraId="2931B0B6" w14:textId="55F7314D" w:rsidR="003D5B5C" w:rsidRPr="00571F05" w:rsidRDefault="003D5B5C" w:rsidP="003D5B5C">
                          <w:pPr>
                            <w:jc w:val="center"/>
                            <w:rPr>
                              <w:ins w:id="68" w:author="Guy Fedorkow" w:date="2026-07-18T13:11:00Z" w16du:dateUtc="2026-07-18T17:11:00Z"/>
                              <w:rFonts w:ascii="Special Elite" w:eastAsia="Gungsuh" w:hAnsi="Special Elite" w:cs="Courier New"/>
                              <w:b/>
                              <w:color w:val="595959" w:themeColor="text1" w:themeTint="A6"/>
                              <w:szCs w:val="8"/>
                              <w14:textOutline w14:w="0" w14:cap="flat" w14:cmpd="sng" w14:algn="ctr">
                                <w14:noFill/>
                                <w14:prstDash w14:val="solid"/>
                                <w14:round/>
                              </w14:textOutline>
                            </w:rPr>
                          </w:pPr>
                          <w:ins w:id="69" w:author="Guy Fedorkow" w:date="2026-07-18T13:11:00Z" w16du:dateUtc="2026-07-18T17:11:00Z">
                            <w:r w:rsidRPr="00571F05">
                              <w:rPr>
                                <w:rFonts w:ascii="Special Elite" w:eastAsia="Gungsuh" w:hAnsi="Special Elite" w:cs="Courier New"/>
                                <w:b/>
                                <w:color w:val="595959" w:themeColor="text1" w:themeTint="A6"/>
                                <w:sz w:val="40"/>
                                <w:szCs w:val="8"/>
                                <w14:textOutline w14:w="0" w14:cap="flat" w14:cmpd="sng" w14:algn="ctr">
                                  <w14:noFill/>
                                  <w14:prstDash w14:val="solid"/>
                                  <w14:round/>
                                </w14:textOutline>
                              </w:rPr>
                              <w:t xml:space="preserve">Whirlwind </w:t>
                            </w:r>
                            <w:r w:rsidR="00571F05" w:rsidRPr="00571F05">
                              <w:rPr>
                                <w:rFonts w:ascii="Special Elite" w:eastAsia="Gungsuh" w:hAnsi="Special Elite" w:cs="Courier New"/>
                                <w:b/>
                                <w:color w:val="595959" w:themeColor="text1" w:themeTint="A6"/>
                                <w:sz w:val="40"/>
                                <w:szCs w:val="8"/>
                                <w14:textOutline w14:w="0" w14:cap="flat" w14:cmpd="sng" w14:algn="ctr">
                                  <w14:noFill/>
                                  <w14:prstDash w14:val="solid"/>
                                  <w14:round/>
                                </w14:textOutline>
                              </w:rPr>
                              <w:t>Development Environment</w:t>
                            </w:r>
                          </w:ins>
                        </w:p>
                        <w:p w14:paraId="7254EFF6" w14:textId="77777777" w:rsidR="003D5B5C" w:rsidRPr="006154BD" w:rsidRDefault="003D5B5C" w:rsidP="003D5B5C">
                          <w:pPr>
                            <w:jc w:val="center"/>
                            <w:rPr>
                              <w:ins w:id="70" w:author="Guy Fedorkow" w:date="2026-07-18T13:11:00Z" w16du:dateUtc="2026-07-18T17:11:00Z"/>
                              <w:rFonts w:ascii="Special Elite" w:hAnsi="Special Elite"/>
                              <w:color w:val="595959" w:themeColor="text1" w:themeTint="A6"/>
                              <w:sz w:val="24"/>
                            </w:rPr>
                          </w:pPr>
                          <w:ins w:id="71" w:author="Guy Fedorkow" w:date="2026-07-18T13:11:00Z" w16du:dateUtc="2026-07-18T17:11:00Z">
                            <w:r w:rsidRPr="006154BD">
                              <w:rPr>
                                <w:rFonts w:ascii="Special Elite" w:eastAsia="Gungsuh" w:hAnsi="Special Elite" w:cs="Courier New"/>
                                <w:b/>
                                <w:color w:val="595959" w:themeColor="text1" w:themeTint="A6"/>
                                <w:sz w:val="24"/>
                                <w14:textOutline w14:w="0" w14:cap="flat" w14:cmpd="sng" w14:algn="ctr">
                                  <w14:noFill/>
                                  <w14:prstDash w14:val="solid"/>
                                  <w14:round/>
                                </w14:textOutline>
                              </w:rPr>
                              <w:t>Guy C. Fedorkow</w:t>
                            </w:r>
                          </w:ins>
                        </w:p>
                      </w:txbxContent>
                    </v:textbox>
                  </v:shape>
                  <w10:anchorlock/>
                </v:group>
              </w:pict>
            </mc:Fallback>
          </mc:AlternateContent>
        </w:r>
      </w:ins>
    </w:p>
    <w:p w14:paraId="1391B7C9" w14:textId="77777777" w:rsidR="00E075D4" w:rsidRDefault="00134F1F">
      <w:pPr>
        <w:rPr>
          <w:del w:id="72" w:author="Guy Fedorkow" w:date="2026-07-18T13:11:00Z" w16du:dateUtc="2026-07-18T17:11:00Z"/>
        </w:rPr>
      </w:pPr>
      <w:del w:id="73" w:author="Guy Fedorkow" w:date="2026-07-18T13:11:00Z" w16du:dateUtc="2026-07-18T17:11:00Z">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del>
    </w:p>
    <w:p w14:paraId="58445EF4" w14:textId="77777777" w:rsidR="00E075D4" w:rsidRDefault="00E075D4">
      <w:pPr>
        <w:rPr>
          <w:del w:id="74" w:author="Guy Fedorkow" w:date="2026-07-18T13:11:00Z" w16du:dateUtc="2026-07-18T17:11:00Z"/>
        </w:rPr>
      </w:pPr>
    </w:p>
    <w:p w14:paraId="51FB94AD" w14:textId="6CE53514" w:rsidR="00E075D4" w:rsidRDefault="00C36049">
      <w:pPr>
        <w:rPr>
          <w:del w:id="75" w:author="Guy Fedorkow" w:date="2026-07-18T13:11:00Z" w16du:dateUtc="2026-07-18T17:11:00Z"/>
          <w:rFonts w:cs="Arial"/>
          <w:color w:val="31849B" w:themeColor="accent5" w:themeShade="BF"/>
          <w:sz w:val="32"/>
        </w:rPr>
      </w:pPr>
      <w:del w:id="76" w:author="Guy Fedorkow" w:date="2026-07-18T13:11:00Z" w16du:dateUtc="2026-07-18T17:11:00Z">
        <w:r>
          <w:rPr>
            <w:noProof/>
          </w:rPr>
          <mc:AlternateContent>
            <mc:Choice Requires="wpg">
              <w:drawing>
                <wp:inline distT="0" distB="0" distL="0" distR="0" wp14:anchorId="14E97ED2" wp14:editId="707252F3">
                  <wp:extent cx="4761865" cy="3009265"/>
                  <wp:effectExtent l="0" t="0" r="635" b="635"/>
                  <wp:docPr id="1726189879" name="Canvas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61865" cy="3009265"/>
                            <a:chOff x="0" y="0"/>
                            <a:chExt cx="47617" cy="30092"/>
                          </a:xfrm>
                        </wpg:grpSpPr>
                        <wps:wsp>
                          <wps:cNvPr id="1148748113" name="Rectangle 2"/>
                          <wps:cNvSpPr>
                            <a:spLocks noChangeArrowheads="1"/>
                          </wps:cNvSpPr>
                          <wps:spPr bwMode="auto">
                            <a:xfrm>
                              <a:off x="0" y="0"/>
                              <a:ext cx="47617" cy="300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458954467" name="Picture 12357211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907" y="0"/>
                              <a:ext cx="35521" cy="8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pic:spPr>
                        </pic:pic>
                        <pic:pic xmlns:pic="http://schemas.openxmlformats.org/drawingml/2006/picture">
                          <pic:nvPicPr>
                            <pic:cNvPr id="1918765993"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9907" y="6382"/>
                              <a:ext cx="35521" cy="22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pic:spPr>
                        </pic:pic>
                        <pic:pic xmlns:pic="http://schemas.openxmlformats.org/drawingml/2006/picture">
                          <pic:nvPicPr>
                            <pic:cNvPr id="873158741"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7172" y="15746"/>
                              <a:ext cx="20206" cy="22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pic:spPr>
                        </pic:pic>
                        <wps:wsp>
                          <wps:cNvPr id="1645838101" name="Text Box 27"/>
                          <wps:cNvSpPr>
                            <a:spLocks noChangeArrowheads="1"/>
                          </wps:cNvSpPr>
                          <wps:spPr bwMode="auto">
                            <a:xfrm>
                              <a:off x="14605" y="10224"/>
                              <a:ext cx="26852" cy="15170"/>
                            </a:xfrm>
                            <a:prstGeom prst="rect">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1B3CA84A" w14:textId="77777777" w:rsidR="00E075D4" w:rsidRPr="00134F1F" w:rsidRDefault="00134F1F">
                                <w:pPr>
                                  <w:jc w:val="center"/>
                                  <w:rPr>
                                    <w:del w:id="77" w:author="Guy Fedorkow" w:date="2026-07-18T13:11:00Z" w16du:dateUtc="2026-07-18T17:11:00Z"/>
                                    <w:rFonts w:ascii="Special Elite" w:eastAsia="Gungsuh" w:hAnsi="Special Elite" w:cs="Courier New"/>
                                    <w:b/>
                                    <w:color w:val="595959" w:themeColor="text1" w:themeTint="A6"/>
                                    <w:sz w:val="32"/>
                                    <w:szCs w:val="32"/>
                                  </w:rPr>
                                </w:pPr>
                                <w:del w:id="78" w:author="Guy Fedorkow" w:date="2026-07-18T13:11:00Z" w16du:dateUtc="2026-07-18T17:11:00Z">
                                  <w:r w:rsidRPr="00134F1F">
                                    <w:rPr>
                                      <w:rFonts w:ascii="Special Elite" w:eastAsia="Gungsuh" w:hAnsi="Special Elite" w:cs="Courier New"/>
                                      <w:b/>
                                      <w:color w:val="595959" w:themeColor="text1" w:themeTint="A6"/>
                                      <w:sz w:val="32"/>
                                      <w:szCs w:val="32"/>
                                    </w:rPr>
                                    <w:delText xml:space="preserve">A </w:delText>
                                  </w:r>
                                  <w:r w:rsidRPr="00134F1F">
                                    <w:rPr>
                                      <w:rFonts w:ascii="Script MT Bold" w:eastAsia="Gungsuh" w:hAnsi="Script MT Bold" w:cs="Courier New"/>
                                      <w:b/>
                                      <w:color w:val="595959" w:themeColor="text1" w:themeTint="A6"/>
                                      <w:sz w:val="32"/>
                                      <w:szCs w:val="32"/>
                                    </w:rPr>
                                    <w:delText>Modern</w:delText>
                                  </w:r>
                                </w:del>
                              </w:p>
                              <w:p w14:paraId="0110DDD4" w14:textId="77777777" w:rsidR="00E075D4" w:rsidRPr="00134F1F" w:rsidRDefault="00134F1F">
                                <w:pPr>
                                  <w:jc w:val="center"/>
                                  <w:rPr>
                                    <w:del w:id="79" w:author="Guy Fedorkow" w:date="2026-07-18T13:11:00Z" w16du:dateUtc="2026-07-18T17:11:00Z"/>
                                    <w:rFonts w:ascii="Special Elite" w:eastAsia="Gungsuh" w:hAnsi="Special Elite" w:cs="Courier New"/>
                                    <w:b/>
                                    <w:color w:val="595959" w:themeColor="text1" w:themeTint="A6"/>
                                    <w:szCs w:val="8"/>
                                  </w:rPr>
                                </w:pPr>
                                <w:del w:id="80" w:author="Guy Fedorkow" w:date="2026-07-18T13:11:00Z" w16du:dateUtc="2026-07-18T17:11:00Z">
                                  <w:r w:rsidRPr="00134F1F">
                                    <w:rPr>
                                      <w:rFonts w:ascii="Special Elite" w:eastAsia="Gungsuh" w:hAnsi="Special Elite" w:cs="Courier New"/>
                                      <w:b/>
                                      <w:color w:val="595959" w:themeColor="text1" w:themeTint="A6"/>
                                      <w:sz w:val="40"/>
                                      <w:szCs w:val="8"/>
                                    </w:rPr>
                                    <w:delText>Whirlwind Development Environment</w:delText>
                                  </w:r>
                                </w:del>
                              </w:p>
                              <w:p w14:paraId="7F1AB14E" w14:textId="77777777" w:rsidR="00E075D4" w:rsidRDefault="00134F1F">
                                <w:pPr>
                                  <w:jc w:val="center"/>
                                  <w:rPr>
                                    <w:del w:id="81" w:author="Guy Fedorkow" w:date="2026-07-18T13:11:00Z" w16du:dateUtc="2026-07-18T17:11:00Z"/>
                                    <w:rFonts w:ascii="Special Elite" w:hAnsi="Special Elite"/>
                                    <w:color w:val="595959" w:themeColor="text1" w:themeTint="A6"/>
                                    <w:sz w:val="24"/>
                                  </w:rPr>
                                </w:pPr>
                                <w:del w:id="82" w:author="Guy Fedorkow" w:date="2026-07-18T13:11:00Z" w16du:dateUtc="2026-07-18T17:11:00Z">
                                  <w:r w:rsidRPr="00134F1F">
                                    <w:rPr>
                                      <w:rFonts w:ascii="Special Elite" w:eastAsia="Gungsuh" w:hAnsi="Special Elite" w:cs="Courier New"/>
                                      <w:b/>
                                      <w:color w:val="595959" w:themeColor="text1" w:themeTint="A6"/>
                                      <w:sz w:val="24"/>
                                    </w:rPr>
                                    <w:delText>Guy C. Fedorkow</w:delText>
                                  </w:r>
                                </w:del>
                              </w:p>
                            </w:txbxContent>
                          </wps:txbx>
                          <wps:bodyPr rot="0" vert="horz" wrap="square" lIns="9000" tIns="9000" rIns="9000" bIns="9000" anchor="t" anchorCtr="0" upright="1">
                            <a:noAutofit/>
                          </wps:bodyPr>
                        </wps:wsp>
                      </wpg:wgp>
                    </a:graphicData>
                  </a:graphic>
                </wp:inline>
              </w:drawing>
            </mc:Choice>
            <mc:Fallback>
              <w:pict>
                <v:group w14:anchorId="14E97ED2" id="_x0000_s1032" style="width:374.95pt;height:236.95pt;mso-position-horizontal-relative:char;mso-position-vertical-relative:line" coordsize="47617,300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">
                  <v:rect id="Rectangle 2" o:spid="_x0000_s1033" style="position:absolute;width:47617;height:30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" filled="f" stroked="f" strokeweight="0"/>
                  <v:shape id="Picture 1235721176" o:spid="_x0000_s1034" type="#_x0000_t75" style="position:absolute;left:9907;width:35521;height:8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" strokeweight="0">
                    <v:imagedata r:id="rId11" o:title=""/>
                  </v:shape>
                  <v:shape id="Picture 29" o:spid="_x0000_s1035" type="#_x0000_t75" style="position:absolute;left:9907;top:6382;width:35521;height:22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" strokeweight="0">
                    <v:imagedata r:id="rId12" o:title=""/>
                  </v:shape>
                  <v:shape id="Picture 26" o:spid="_x0000_s1036" type="#_x0000_t75" style="position:absolute;left:17172;top:15746;width:20206;height:2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" strokeweight="0">
                    <v:imagedata r:id="rId13" o:title=""/>
                  </v:shape>
                  <v:rect id="Text Box 27" o:spid="_x0000_s1037" style="position:absolute;left:14605;top:10224;width:26852;height:15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" filled="f" strokeweight=".5pt">
                    <v:stroke joinstyle="round"/>
                    <v:textbox inset=".25mm,.25mm,.25mm,.25mm">
                      <w:txbxContent>
                        <w:p w14:paraId="1B3CA84A" w14:textId="77777777" w:rsidR="00E075D4" w:rsidRPr="00134F1F" w:rsidRDefault="00134F1F">
                          <w:pPr>
                            <w:jc w:val="center"/>
                            <w:rPr>
                              <w:del w:id="83" w:author="Guy Fedorkow" w:date="2026-07-18T13:11:00Z" w16du:dateUtc="2026-07-18T17:11:00Z"/>
                              <w:rFonts w:ascii="Special Elite" w:eastAsia="Gungsuh" w:hAnsi="Special Elite" w:cs="Courier New"/>
                              <w:b/>
                              <w:color w:val="595959" w:themeColor="text1" w:themeTint="A6"/>
                              <w:sz w:val="32"/>
                              <w:szCs w:val="32"/>
                            </w:rPr>
                          </w:pPr>
                          <w:del w:id="84" w:author="Guy Fedorkow" w:date="2026-07-18T13:11:00Z" w16du:dateUtc="2026-07-18T17:11:00Z">
                            <w:r w:rsidRPr="00134F1F">
                              <w:rPr>
                                <w:rFonts w:ascii="Special Elite" w:eastAsia="Gungsuh" w:hAnsi="Special Elite" w:cs="Courier New"/>
                                <w:b/>
                                <w:color w:val="595959" w:themeColor="text1" w:themeTint="A6"/>
                                <w:sz w:val="32"/>
                                <w:szCs w:val="32"/>
                              </w:rPr>
                              <w:delText xml:space="preserve">A </w:delText>
                            </w:r>
                            <w:r w:rsidRPr="00134F1F">
                              <w:rPr>
                                <w:rFonts w:ascii="Script MT Bold" w:eastAsia="Gungsuh" w:hAnsi="Script MT Bold" w:cs="Courier New"/>
                                <w:b/>
                                <w:color w:val="595959" w:themeColor="text1" w:themeTint="A6"/>
                                <w:sz w:val="32"/>
                                <w:szCs w:val="32"/>
                              </w:rPr>
                              <w:delText>Modern</w:delText>
                            </w:r>
                          </w:del>
                        </w:p>
                        <w:p w14:paraId="0110DDD4" w14:textId="77777777" w:rsidR="00E075D4" w:rsidRPr="00134F1F" w:rsidRDefault="00134F1F">
                          <w:pPr>
                            <w:jc w:val="center"/>
                            <w:rPr>
                              <w:del w:id="85" w:author="Guy Fedorkow" w:date="2026-07-18T13:11:00Z" w16du:dateUtc="2026-07-18T17:11:00Z"/>
                              <w:rFonts w:ascii="Special Elite" w:eastAsia="Gungsuh" w:hAnsi="Special Elite" w:cs="Courier New"/>
                              <w:b/>
                              <w:color w:val="595959" w:themeColor="text1" w:themeTint="A6"/>
                              <w:szCs w:val="8"/>
                            </w:rPr>
                          </w:pPr>
                          <w:del w:id="86" w:author="Guy Fedorkow" w:date="2026-07-18T13:11:00Z" w16du:dateUtc="2026-07-18T17:11:00Z">
                            <w:r w:rsidRPr="00134F1F">
                              <w:rPr>
                                <w:rFonts w:ascii="Special Elite" w:eastAsia="Gungsuh" w:hAnsi="Special Elite" w:cs="Courier New"/>
                                <w:b/>
                                <w:color w:val="595959" w:themeColor="text1" w:themeTint="A6"/>
                                <w:sz w:val="40"/>
                                <w:szCs w:val="8"/>
                              </w:rPr>
                              <w:delText>Whirlwind Development Environment</w:delText>
                            </w:r>
                          </w:del>
                        </w:p>
                        <w:p w14:paraId="7F1AB14E" w14:textId="77777777" w:rsidR="00E075D4" w:rsidRDefault="00134F1F">
                          <w:pPr>
                            <w:jc w:val="center"/>
                            <w:rPr>
                              <w:del w:id="87" w:author="Guy Fedorkow" w:date="2026-07-18T13:11:00Z" w16du:dateUtc="2026-07-18T17:11:00Z"/>
                              <w:rFonts w:ascii="Special Elite" w:hAnsi="Special Elite"/>
                              <w:color w:val="595959" w:themeColor="text1" w:themeTint="A6"/>
                              <w:sz w:val="24"/>
                            </w:rPr>
                          </w:pPr>
                          <w:del w:id="88" w:author="Guy Fedorkow" w:date="2026-07-18T13:11:00Z" w16du:dateUtc="2026-07-18T17:11:00Z">
                            <w:r w:rsidRPr="00134F1F">
                              <w:rPr>
                                <w:rFonts w:ascii="Special Elite" w:eastAsia="Gungsuh" w:hAnsi="Special Elite" w:cs="Courier New"/>
                                <w:b/>
                                <w:color w:val="595959" w:themeColor="text1" w:themeTint="A6"/>
                                <w:sz w:val="24"/>
                              </w:rPr>
                              <w:delText>Guy C. Fedorkow</w:delText>
                            </w:r>
                          </w:del>
                        </w:p>
                      </w:txbxContent>
                    </v:textbox>
                  </v:rect>
                  <w10:anchorlock/>
                </v:group>
              </w:pict>
            </mc:Fallback>
          </mc:AlternateContent>
        </w:r>
      </w:del>
    </w:p>
    <w:p w14:paraId="3B83891D" w14:textId="650944E0" w:rsidR="00E075D4" w:rsidRDefault="00134F1F">
      <w:r>
        <w:t xml:space="preserve">Revised </w:t>
      </w:r>
      <w:ins w:id="89" w:author="Guy Fedorkow" w:date="2026-07-18T13:11:00Z" w16du:dateUtc="2026-07-18T17:11:00Z">
        <w:r w:rsidR="003532D8">
          <w:t>Apr 30, 2024</w:t>
        </w:r>
      </w:ins>
      <w:del w:id="90" w:author="Guy Fedorkow" w:date="2026-07-18T13:11:00Z" w16du:dateUtc="2026-07-18T17:11:00Z">
        <w:r>
          <w:fldChar w:fldCharType="begin"/>
        </w:r>
        <w:r>
          <w:delInstrText xml:space="preserve"> DATE \@"MMM\ d', 'yyyy" </w:delInstrText>
        </w:r>
        <w:r>
          <w:fldChar w:fldCharType="separate"/>
        </w:r>
        <w:r w:rsidR="00D266E5">
          <w:rPr>
            <w:noProof/>
          </w:rPr>
          <w:delText>Jul 18, 2026</w:delText>
        </w:r>
        <w:r>
          <w:fldChar w:fldCharType="end"/>
        </w:r>
      </w:del>
    </w:p>
    <w:sdt>
      <w:sdtPr>
        <w:rPr>
          <w:rFonts w:ascii="Arial" w:eastAsia="Times New Roman" w:hAnsi="Arial" w:cs="Times New Roman"/>
          <w:color w:val="auto"/>
          <w:sz w:val="20"/>
          <w:szCs w:val="24"/>
        </w:rPr>
        <w:id w:val="290250668"/>
        <w:docPartObj>
          <w:docPartGallery w:val="Table of Contents"/>
          <w:docPartUnique/>
        </w:docPartObj>
      </w:sdtPr>
      <w:sdtContent>
        <w:p w14:paraId="402FF653" w14:textId="77777777" w:rsidR="00E075D4" w:rsidRDefault="00134F1F">
          <w:pPr>
            <w:pStyle w:val="TOCHeading"/>
          </w:pPr>
          <w:r>
            <w:t>Table of Contents</w:t>
          </w:r>
        </w:p>
        <w:p w14:paraId="0CD592DC" w14:textId="0861C037" w:rsidR="00001094" w:rsidRDefault="00D01D6A">
          <w:pPr>
            <w:pStyle w:val="TOC1"/>
            <w:tabs>
              <w:tab w:val="left" w:pos="600"/>
              <w:tab w:val="right" w:leader="dot" w:pos="9350"/>
            </w:tabs>
            <w:rPr>
              <w:ins w:id="91" w:author="Guy Fedorkow" w:date="2026-07-18T13:11:00Z" w16du:dateUtc="2026-07-18T17:11:00Z"/>
              <w:rFonts w:asciiTheme="minorHAnsi" w:eastAsiaTheme="minorEastAsia" w:hAnsiTheme="minorHAnsi" w:cstheme="minorBidi"/>
              <w:b w:val="0"/>
              <w:bCs w:val="0"/>
              <w:caps w:val="0"/>
              <w:noProof/>
              <w:kern w:val="2"/>
              <w:sz w:val="24"/>
              <w14:ligatures w14:val="standardContextual"/>
            </w:rPr>
          </w:pPr>
          <w:ins w:id="92" w:author="Guy Fedorkow" w:date="2026-07-18T13:11:00Z" w16du:dateUtc="2026-07-18T17:11:00Z">
            <w:r>
              <w:fldChar w:fldCharType="begin"/>
            </w:r>
            <w:r>
              <w:instrText xml:space="preserve"> TOC \o "1-3" \h \z \u </w:instrText>
            </w:r>
            <w:r>
              <w:fldChar w:fldCharType="separate"/>
            </w:r>
            <w:r w:rsidR="00001094">
              <w:fldChar w:fldCharType="begin"/>
            </w:r>
            <w:r w:rsidR="00001094">
              <w:instrText>HYPERLINK \l "_Toc232352076"</w:instrText>
            </w:r>
            <w:r w:rsidR="00001094">
              <w:fldChar w:fldCharType="separate"/>
            </w:r>
            <w:r w:rsidR="00001094" w:rsidRPr="00527DB0">
              <w:rPr>
                <w:rStyle w:val="Hyperlink"/>
                <w:noProof/>
              </w:rPr>
              <w:t>1.</w:t>
            </w:r>
            <w:r w:rsidR="00001094">
              <w:rPr>
                <w:rFonts w:asciiTheme="minorHAnsi" w:eastAsiaTheme="minorEastAsia" w:hAnsiTheme="minorHAnsi" w:cstheme="minorBidi"/>
                <w:b w:val="0"/>
                <w:bCs w:val="0"/>
                <w:caps w:val="0"/>
                <w:noProof/>
                <w:kern w:val="2"/>
                <w:sz w:val="24"/>
                <w14:ligatures w14:val="standardContextual"/>
              </w:rPr>
              <w:tab/>
            </w:r>
            <w:r w:rsidR="00001094" w:rsidRPr="00527DB0">
              <w:rPr>
                <w:rStyle w:val="Hyperlink"/>
                <w:noProof/>
              </w:rPr>
              <w:t>Introduction</w:t>
            </w:r>
            <w:r w:rsidR="00001094">
              <w:rPr>
                <w:noProof/>
                <w:webHidden/>
              </w:rPr>
              <w:tab/>
            </w:r>
            <w:r w:rsidR="00001094">
              <w:rPr>
                <w:noProof/>
                <w:webHidden/>
              </w:rPr>
              <w:fldChar w:fldCharType="begin"/>
            </w:r>
            <w:r w:rsidR="00001094">
              <w:rPr>
                <w:noProof/>
                <w:webHidden/>
              </w:rPr>
              <w:instrText xml:space="preserve"> PAGEREF _Toc232352076 \h </w:instrText>
            </w:r>
          </w:ins>
          <w:r w:rsidR="00001094">
            <w:rPr>
              <w:noProof/>
              <w:webHidden/>
            </w:rPr>
          </w:r>
          <w:ins w:id="93" w:author="Guy Fedorkow" w:date="2026-07-18T13:11:00Z" w16du:dateUtc="2026-07-18T17:11:00Z">
            <w:r w:rsidR="00001094">
              <w:rPr>
                <w:noProof/>
                <w:webHidden/>
              </w:rPr>
              <w:fldChar w:fldCharType="separate"/>
            </w:r>
            <w:r w:rsidR="00001094">
              <w:rPr>
                <w:noProof/>
                <w:webHidden/>
              </w:rPr>
              <w:t>3</w:t>
            </w:r>
            <w:r w:rsidR="00001094">
              <w:rPr>
                <w:noProof/>
                <w:webHidden/>
              </w:rPr>
              <w:fldChar w:fldCharType="end"/>
            </w:r>
            <w:r w:rsidR="00001094">
              <w:fldChar w:fldCharType="end"/>
            </w:r>
          </w:ins>
        </w:p>
        <w:p w14:paraId="786FAFED" w14:textId="48C343E8" w:rsidR="00001094" w:rsidRDefault="00001094">
          <w:pPr>
            <w:pStyle w:val="TOC3"/>
            <w:tabs>
              <w:tab w:val="left" w:pos="1200"/>
              <w:tab w:val="right" w:leader="dot" w:pos="9350"/>
            </w:tabs>
            <w:rPr>
              <w:ins w:id="94" w:author="Guy Fedorkow" w:date="2026-07-18T13:11:00Z" w16du:dateUtc="2026-07-18T17:11:00Z"/>
              <w:rFonts w:asciiTheme="minorHAnsi" w:eastAsiaTheme="minorEastAsia" w:hAnsiTheme="minorHAnsi" w:cstheme="minorBidi"/>
              <w:iCs w:val="0"/>
              <w:noProof/>
              <w:kern w:val="2"/>
              <w:sz w:val="24"/>
              <w14:ligatures w14:val="standardContextual"/>
            </w:rPr>
          </w:pPr>
          <w:ins w:id="95" w:author="Guy Fedorkow" w:date="2026-07-18T13:11:00Z" w16du:dateUtc="2026-07-18T17:11:00Z">
            <w:r>
              <w:fldChar w:fldCharType="begin"/>
            </w:r>
            <w:r>
              <w:instrText>HYPERLINK \l "_Toc232352077"</w:instrText>
            </w:r>
            <w:r>
              <w:fldChar w:fldCharType="separate"/>
            </w:r>
            <w:r w:rsidRPr="00527DB0">
              <w:rPr>
                <w:rStyle w:val="Hyperlink"/>
                <w:noProof/>
              </w:rPr>
              <w:t>1.1.1</w:t>
            </w:r>
            <w:r>
              <w:rPr>
                <w:rFonts w:asciiTheme="minorHAnsi" w:eastAsiaTheme="minorEastAsia" w:hAnsiTheme="minorHAnsi" w:cstheme="minorBidi"/>
                <w:iCs w:val="0"/>
                <w:noProof/>
                <w:kern w:val="2"/>
                <w:sz w:val="24"/>
                <w14:ligatures w14:val="standardContextual"/>
              </w:rPr>
              <w:tab/>
            </w:r>
            <w:r w:rsidRPr="00527DB0">
              <w:rPr>
                <w:rStyle w:val="Hyperlink"/>
                <w:noProof/>
              </w:rPr>
              <w:t>Emulator vs Simulator</w:t>
            </w:r>
            <w:r>
              <w:rPr>
                <w:noProof/>
                <w:webHidden/>
              </w:rPr>
              <w:tab/>
            </w:r>
            <w:r>
              <w:rPr>
                <w:noProof/>
                <w:webHidden/>
              </w:rPr>
              <w:fldChar w:fldCharType="begin"/>
            </w:r>
            <w:r>
              <w:rPr>
                <w:noProof/>
                <w:webHidden/>
              </w:rPr>
              <w:instrText xml:space="preserve"> PAGEREF _Toc232352077 \h </w:instrText>
            </w:r>
          </w:ins>
          <w:r>
            <w:rPr>
              <w:noProof/>
              <w:webHidden/>
            </w:rPr>
          </w:r>
          <w:ins w:id="96" w:author="Guy Fedorkow" w:date="2026-07-18T13:11:00Z" w16du:dateUtc="2026-07-18T17:11:00Z">
            <w:r>
              <w:rPr>
                <w:noProof/>
                <w:webHidden/>
              </w:rPr>
              <w:fldChar w:fldCharType="separate"/>
            </w:r>
            <w:r>
              <w:rPr>
                <w:noProof/>
                <w:webHidden/>
              </w:rPr>
              <w:t>3</w:t>
            </w:r>
            <w:r>
              <w:rPr>
                <w:noProof/>
                <w:webHidden/>
              </w:rPr>
              <w:fldChar w:fldCharType="end"/>
            </w:r>
            <w:r>
              <w:fldChar w:fldCharType="end"/>
            </w:r>
          </w:ins>
        </w:p>
        <w:p w14:paraId="6FBD052A" w14:textId="6D8D9608" w:rsidR="00001094" w:rsidRDefault="00001094">
          <w:pPr>
            <w:pStyle w:val="TOC1"/>
            <w:tabs>
              <w:tab w:val="left" w:pos="600"/>
              <w:tab w:val="right" w:leader="dot" w:pos="9350"/>
            </w:tabs>
            <w:rPr>
              <w:ins w:id="97" w:author="Guy Fedorkow" w:date="2026-07-18T13:11:00Z" w16du:dateUtc="2026-07-18T17:11:00Z"/>
              <w:rFonts w:asciiTheme="minorHAnsi" w:eastAsiaTheme="minorEastAsia" w:hAnsiTheme="minorHAnsi" w:cstheme="minorBidi"/>
              <w:b w:val="0"/>
              <w:bCs w:val="0"/>
              <w:caps w:val="0"/>
              <w:noProof/>
              <w:kern w:val="2"/>
              <w:sz w:val="24"/>
              <w14:ligatures w14:val="standardContextual"/>
            </w:rPr>
          </w:pPr>
          <w:ins w:id="98" w:author="Guy Fedorkow" w:date="2026-07-18T13:11:00Z" w16du:dateUtc="2026-07-18T17:11:00Z">
            <w:r>
              <w:fldChar w:fldCharType="begin"/>
            </w:r>
            <w:r>
              <w:instrText>HYPERLINK \l "_Toc232352078"</w:instrText>
            </w:r>
            <w:r>
              <w:fldChar w:fldCharType="separate"/>
            </w:r>
            <w:r w:rsidRPr="00527DB0">
              <w:rPr>
                <w:rStyle w:val="Hyperlink"/>
                <w:noProof/>
              </w:rPr>
              <w:t>2.</w:t>
            </w:r>
            <w:r>
              <w:rPr>
                <w:rFonts w:asciiTheme="minorHAnsi" w:eastAsiaTheme="minorEastAsia" w:hAnsiTheme="minorHAnsi" w:cstheme="minorBidi"/>
                <w:b w:val="0"/>
                <w:bCs w:val="0"/>
                <w:caps w:val="0"/>
                <w:noProof/>
                <w:kern w:val="2"/>
                <w:sz w:val="24"/>
                <w14:ligatures w14:val="standardContextual"/>
              </w:rPr>
              <w:tab/>
            </w:r>
            <w:r w:rsidRPr="00527DB0">
              <w:rPr>
                <w:rStyle w:val="Hyperlink"/>
                <w:noProof/>
              </w:rPr>
              <w:t>Whirlwind Assembler</w:t>
            </w:r>
            <w:r>
              <w:rPr>
                <w:noProof/>
                <w:webHidden/>
              </w:rPr>
              <w:tab/>
            </w:r>
            <w:r>
              <w:rPr>
                <w:noProof/>
                <w:webHidden/>
              </w:rPr>
              <w:fldChar w:fldCharType="begin"/>
            </w:r>
            <w:r>
              <w:rPr>
                <w:noProof/>
                <w:webHidden/>
              </w:rPr>
              <w:instrText xml:space="preserve"> PAGEREF _Toc232352078 \h </w:instrText>
            </w:r>
          </w:ins>
          <w:r>
            <w:rPr>
              <w:noProof/>
              <w:webHidden/>
            </w:rPr>
          </w:r>
          <w:ins w:id="99" w:author="Guy Fedorkow" w:date="2026-07-18T13:11:00Z" w16du:dateUtc="2026-07-18T17:11:00Z">
            <w:r>
              <w:rPr>
                <w:noProof/>
                <w:webHidden/>
              </w:rPr>
              <w:fldChar w:fldCharType="separate"/>
            </w:r>
            <w:r>
              <w:rPr>
                <w:noProof/>
                <w:webHidden/>
              </w:rPr>
              <w:t>5</w:t>
            </w:r>
            <w:r>
              <w:rPr>
                <w:noProof/>
                <w:webHidden/>
              </w:rPr>
              <w:fldChar w:fldCharType="end"/>
            </w:r>
            <w:r>
              <w:fldChar w:fldCharType="end"/>
            </w:r>
          </w:ins>
        </w:p>
        <w:p w14:paraId="417C1604" w14:textId="5DD30EF1" w:rsidR="00001094" w:rsidRDefault="00001094">
          <w:pPr>
            <w:pStyle w:val="TOC2"/>
            <w:tabs>
              <w:tab w:val="left" w:pos="800"/>
              <w:tab w:val="right" w:leader="dot" w:pos="9350"/>
            </w:tabs>
            <w:rPr>
              <w:ins w:id="100" w:author="Guy Fedorkow" w:date="2026-07-18T13:11:00Z" w16du:dateUtc="2026-07-18T17:11:00Z"/>
              <w:rFonts w:asciiTheme="minorHAnsi" w:eastAsiaTheme="minorEastAsia" w:hAnsiTheme="minorHAnsi" w:cstheme="minorBidi"/>
              <w:smallCaps w:val="0"/>
              <w:noProof/>
              <w:kern w:val="2"/>
              <w:sz w:val="24"/>
              <w14:ligatures w14:val="standardContextual"/>
            </w:rPr>
          </w:pPr>
          <w:ins w:id="101" w:author="Guy Fedorkow" w:date="2026-07-18T13:11:00Z" w16du:dateUtc="2026-07-18T17:11:00Z">
            <w:r>
              <w:fldChar w:fldCharType="begin"/>
            </w:r>
            <w:r>
              <w:instrText>HYPERLINK \l "_Toc232352079"</w:instrText>
            </w:r>
            <w:r>
              <w:fldChar w:fldCharType="separate"/>
            </w:r>
            <w:r w:rsidRPr="00527DB0">
              <w:rPr>
                <w:rStyle w:val="Hyperlink"/>
                <w:noProof/>
              </w:rPr>
              <w:t>2.1</w:t>
            </w:r>
            <w:r>
              <w:rPr>
                <w:rFonts w:asciiTheme="minorHAnsi" w:eastAsiaTheme="minorEastAsia" w:hAnsiTheme="minorHAnsi" w:cstheme="minorBidi"/>
                <w:smallCaps w:val="0"/>
                <w:noProof/>
                <w:kern w:val="2"/>
                <w:sz w:val="24"/>
                <w14:ligatures w14:val="standardContextual"/>
              </w:rPr>
              <w:tab/>
            </w:r>
            <w:r w:rsidRPr="00527DB0">
              <w:rPr>
                <w:rStyle w:val="Hyperlink"/>
                <w:noProof/>
              </w:rPr>
              <w:t>wwasm Command Line Options</w:t>
            </w:r>
            <w:r>
              <w:rPr>
                <w:noProof/>
                <w:webHidden/>
              </w:rPr>
              <w:tab/>
            </w:r>
            <w:r>
              <w:rPr>
                <w:noProof/>
                <w:webHidden/>
              </w:rPr>
              <w:fldChar w:fldCharType="begin"/>
            </w:r>
            <w:r>
              <w:rPr>
                <w:noProof/>
                <w:webHidden/>
              </w:rPr>
              <w:instrText xml:space="preserve"> PAGEREF _Toc232352079 \h </w:instrText>
            </w:r>
          </w:ins>
          <w:r>
            <w:rPr>
              <w:noProof/>
              <w:webHidden/>
            </w:rPr>
          </w:r>
          <w:ins w:id="102" w:author="Guy Fedorkow" w:date="2026-07-18T13:11:00Z" w16du:dateUtc="2026-07-18T17:11:00Z">
            <w:r>
              <w:rPr>
                <w:noProof/>
                <w:webHidden/>
              </w:rPr>
              <w:fldChar w:fldCharType="separate"/>
            </w:r>
            <w:r>
              <w:rPr>
                <w:noProof/>
                <w:webHidden/>
              </w:rPr>
              <w:t>5</w:t>
            </w:r>
            <w:r>
              <w:rPr>
                <w:noProof/>
                <w:webHidden/>
              </w:rPr>
              <w:fldChar w:fldCharType="end"/>
            </w:r>
            <w:r>
              <w:fldChar w:fldCharType="end"/>
            </w:r>
          </w:ins>
        </w:p>
        <w:p w14:paraId="506577BC" w14:textId="24CF1C28" w:rsidR="00001094" w:rsidRDefault="00001094">
          <w:pPr>
            <w:pStyle w:val="TOC2"/>
            <w:tabs>
              <w:tab w:val="left" w:pos="800"/>
              <w:tab w:val="right" w:leader="dot" w:pos="9350"/>
            </w:tabs>
            <w:rPr>
              <w:ins w:id="103" w:author="Guy Fedorkow" w:date="2026-07-18T13:11:00Z" w16du:dateUtc="2026-07-18T17:11:00Z"/>
              <w:rFonts w:asciiTheme="minorHAnsi" w:eastAsiaTheme="minorEastAsia" w:hAnsiTheme="minorHAnsi" w:cstheme="minorBidi"/>
              <w:smallCaps w:val="0"/>
              <w:noProof/>
              <w:kern w:val="2"/>
              <w:sz w:val="24"/>
              <w14:ligatures w14:val="standardContextual"/>
            </w:rPr>
          </w:pPr>
          <w:ins w:id="104" w:author="Guy Fedorkow" w:date="2026-07-18T13:11:00Z" w16du:dateUtc="2026-07-18T17:11:00Z">
            <w:r>
              <w:fldChar w:fldCharType="begin"/>
            </w:r>
            <w:r>
              <w:instrText>HYPERLINK \l "_Toc232352080"</w:instrText>
            </w:r>
            <w:r>
              <w:fldChar w:fldCharType="separate"/>
            </w:r>
            <w:r w:rsidRPr="00527DB0">
              <w:rPr>
                <w:rStyle w:val="Hyperlink"/>
                <w:noProof/>
              </w:rPr>
              <w:t>2.2</w:t>
            </w:r>
            <w:r>
              <w:rPr>
                <w:rFonts w:asciiTheme="minorHAnsi" w:eastAsiaTheme="minorEastAsia" w:hAnsiTheme="minorHAnsi" w:cstheme="minorBidi"/>
                <w:smallCaps w:val="0"/>
                <w:noProof/>
                <w:kern w:val="2"/>
                <w:sz w:val="24"/>
                <w14:ligatures w14:val="standardContextual"/>
              </w:rPr>
              <w:tab/>
            </w:r>
            <w:r w:rsidRPr="00527DB0">
              <w:rPr>
                <w:rStyle w:val="Hyperlink"/>
                <w:noProof/>
              </w:rPr>
              <w:t>Source Code Format</w:t>
            </w:r>
            <w:r>
              <w:rPr>
                <w:noProof/>
                <w:webHidden/>
              </w:rPr>
              <w:tab/>
            </w:r>
            <w:r>
              <w:rPr>
                <w:noProof/>
                <w:webHidden/>
              </w:rPr>
              <w:fldChar w:fldCharType="begin"/>
            </w:r>
            <w:r>
              <w:rPr>
                <w:noProof/>
                <w:webHidden/>
              </w:rPr>
              <w:instrText xml:space="preserve"> PAGEREF _Toc232352080 \h </w:instrText>
            </w:r>
          </w:ins>
          <w:r>
            <w:rPr>
              <w:noProof/>
              <w:webHidden/>
            </w:rPr>
          </w:r>
          <w:ins w:id="105" w:author="Guy Fedorkow" w:date="2026-07-18T13:11:00Z" w16du:dateUtc="2026-07-18T17:11:00Z">
            <w:r>
              <w:rPr>
                <w:noProof/>
                <w:webHidden/>
              </w:rPr>
              <w:fldChar w:fldCharType="separate"/>
            </w:r>
            <w:r>
              <w:rPr>
                <w:noProof/>
                <w:webHidden/>
              </w:rPr>
              <w:t>6</w:t>
            </w:r>
            <w:r>
              <w:rPr>
                <w:noProof/>
                <w:webHidden/>
              </w:rPr>
              <w:fldChar w:fldCharType="end"/>
            </w:r>
            <w:r>
              <w:fldChar w:fldCharType="end"/>
            </w:r>
          </w:ins>
        </w:p>
        <w:p w14:paraId="5FAF50CB" w14:textId="0752F828" w:rsidR="00001094" w:rsidRDefault="00001094">
          <w:pPr>
            <w:pStyle w:val="TOC2"/>
            <w:tabs>
              <w:tab w:val="left" w:pos="800"/>
              <w:tab w:val="right" w:leader="dot" w:pos="9350"/>
            </w:tabs>
            <w:rPr>
              <w:ins w:id="106" w:author="Guy Fedorkow" w:date="2026-07-18T13:11:00Z" w16du:dateUtc="2026-07-18T17:11:00Z"/>
              <w:rFonts w:asciiTheme="minorHAnsi" w:eastAsiaTheme="minorEastAsia" w:hAnsiTheme="minorHAnsi" w:cstheme="minorBidi"/>
              <w:smallCaps w:val="0"/>
              <w:noProof/>
              <w:kern w:val="2"/>
              <w:sz w:val="24"/>
              <w14:ligatures w14:val="standardContextual"/>
            </w:rPr>
          </w:pPr>
          <w:ins w:id="107" w:author="Guy Fedorkow" w:date="2026-07-18T13:11:00Z" w16du:dateUtc="2026-07-18T17:11:00Z">
            <w:r>
              <w:fldChar w:fldCharType="begin"/>
            </w:r>
            <w:r>
              <w:instrText>HYPERLINK \l "_Toc232352081"</w:instrText>
            </w:r>
            <w:r>
              <w:fldChar w:fldCharType="separate"/>
            </w:r>
            <w:r w:rsidRPr="00527DB0">
              <w:rPr>
                <w:rStyle w:val="Hyperlink"/>
                <w:noProof/>
              </w:rPr>
              <w:t>2.3</w:t>
            </w:r>
            <w:r>
              <w:rPr>
                <w:rFonts w:asciiTheme="minorHAnsi" w:eastAsiaTheme="minorEastAsia" w:hAnsiTheme="minorHAnsi" w:cstheme="minorBidi"/>
                <w:smallCaps w:val="0"/>
                <w:noProof/>
                <w:kern w:val="2"/>
                <w:sz w:val="24"/>
                <w14:ligatures w14:val="standardContextual"/>
              </w:rPr>
              <w:tab/>
            </w:r>
            <w:r w:rsidRPr="00527DB0">
              <w:rPr>
                <w:rStyle w:val="Hyperlink"/>
                <w:noProof/>
              </w:rPr>
              <w:t>Whirlwind operations – Op Codes and Operands</w:t>
            </w:r>
            <w:r>
              <w:rPr>
                <w:noProof/>
                <w:webHidden/>
              </w:rPr>
              <w:tab/>
            </w:r>
            <w:r>
              <w:rPr>
                <w:noProof/>
                <w:webHidden/>
              </w:rPr>
              <w:fldChar w:fldCharType="begin"/>
            </w:r>
            <w:r>
              <w:rPr>
                <w:noProof/>
                <w:webHidden/>
              </w:rPr>
              <w:instrText xml:space="preserve"> PAGEREF _Toc232352081 \h </w:instrText>
            </w:r>
          </w:ins>
          <w:r>
            <w:rPr>
              <w:noProof/>
              <w:webHidden/>
            </w:rPr>
          </w:r>
          <w:ins w:id="108" w:author="Guy Fedorkow" w:date="2026-07-18T13:11:00Z" w16du:dateUtc="2026-07-18T17:11:00Z">
            <w:r>
              <w:rPr>
                <w:noProof/>
                <w:webHidden/>
              </w:rPr>
              <w:fldChar w:fldCharType="separate"/>
            </w:r>
            <w:r>
              <w:rPr>
                <w:noProof/>
                <w:webHidden/>
              </w:rPr>
              <w:t>8</w:t>
            </w:r>
            <w:r>
              <w:rPr>
                <w:noProof/>
                <w:webHidden/>
              </w:rPr>
              <w:fldChar w:fldCharType="end"/>
            </w:r>
            <w:r>
              <w:fldChar w:fldCharType="end"/>
            </w:r>
          </w:ins>
        </w:p>
        <w:p w14:paraId="63BB725B" w14:textId="12CBB9B3" w:rsidR="00001094" w:rsidRDefault="00001094">
          <w:pPr>
            <w:pStyle w:val="TOC2"/>
            <w:tabs>
              <w:tab w:val="left" w:pos="800"/>
              <w:tab w:val="right" w:leader="dot" w:pos="9350"/>
            </w:tabs>
            <w:rPr>
              <w:ins w:id="109" w:author="Guy Fedorkow" w:date="2026-07-18T13:11:00Z" w16du:dateUtc="2026-07-18T17:11:00Z"/>
              <w:rFonts w:asciiTheme="minorHAnsi" w:eastAsiaTheme="minorEastAsia" w:hAnsiTheme="minorHAnsi" w:cstheme="minorBidi"/>
              <w:smallCaps w:val="0"/>
              <w:noProof/>
              <w:kern w:val="2"/>
              <w:sz w:val="24"/>
              <w14:ligatures w14:val="standardContextual"/>
            </w:rPr>
          </w:pPr>
          <w:ins w:id="110" w:author="Guy Fedorkow" w:date="2026-07-18T13:11:00Z" w16du:dateUtc="2026-07-18T17:11:00Z">
            <w:r>
              <w:fldChar w:fldCharType="begin"/>
            </w:r>
            <w:r>
              <w:instrText>HYPERLINK \l "_Toc232352082"</w:instrText>
            </w:r>
            <w:r>
              <w:fldChar w:fldCharType="separate"/>
            </w:r>
            <w:r w:rsidRPr="00527DB0">
              <w:rPr>
                <w:rStyle w:val="Hyperlink"/>
                <w:noProof/>
              </w:rPr>
              <w:t>2.4</w:t>
            </w:r>
            <w:r>
              <w:rPr>
                <w:rFonts w:asciiTheme="minorHAnsi" w:eastAsiaTheme="minorEastAsia" w:hAnsiTheme="minorHAnsi" w:cstheme="minorBidi"/>
                <w:smallCaps w:val="0"/>
                <w:noProof/>
                <w:kern w:val="2"/>
                <w:sz w:val="24"/>
                <w14:ligatures w14:val="standardContextual"/>
              </w:rPr>
              <w:tab/>
            </w:r>
            <w:r w:rsidRPr="00527DB0">
              <w:rPr>
                <w:rStyle w:val="Hyperlink"/>
                <w:noProof/>
              </w:rPr>
              <w:t>Numbers</w:t>
            </w:r>
            <w:r>
              <w:rPr>
                <w:noProof/>
                <w:webHidden/>
              </w:rPr>
              <w:tab/>
            </w:r>
            <w:r>
              <w:rPr>
                <w:noProof/>
                <w:webHidden/>
              </w:rPr>
              <w:fldChar w:fldCharType="begin"/>
            </w:r>
            <w:r>
              <w:rPr>
                <w:noProof/>
                <w:webHidden/>
              </w:rPr>
              <w:instrText xml:space="preserve"> PAGEREF _Toc232352082 \h </w:instrText>
            </w:r>
          </w:ins>
          <w:r>
            <w:rPr>
              <w:noProof/>
              <w:webHidden/>
            </w:rPr>
          </w:r>
          <w:ins w:id="111" w:author="Guy Fedorkow" w:date="2026-07-18T13:11:00Z" w16du:dateUtc="2026-07-18T17:11:00Z">
            <w:r>
              <w:rPr>
                <w:noProof/>
                <w:webHidden/>
              </w:rPr>
              <w:fldChar w:fldCharType="separate"/>
            </w:r>
            <w:r>
              <w:rPr>
                <w:noProof/>
                <w:webHidden/>
              </w:rPr>
              <w:t>8</w:t>
            </w:r>
            <w:r>
              <w:rPr>
                <w:noProof/>
                <w:webHidden/>
              </w:rPr>
              <w:fldChar w:fldCharType="end"/>
            </w:r>
            <w:r>
              <w:fldChar w:fldCharType="end"/>
            </w:r>
          </w:ins>
        </w:p>
        <w:p w14:paraId="291EFB81" w14:textId="404F595F" w:rsidR="00001094" w:rsidRDefault="00001094">
          <w:pPr>
            <w:pStyle w:val="TOC2"/>
            <w:tabs>
              <w:tab w:val="left" w:pos="800"/>
              <w:tab w:val="right" w:leader="dot" w:pos="9350"/>
            </w:tabs>
            <w:rPr>
              <w:ins w:id="112" w:author="Guy Fedorkow" w:date="2026-07-18T13:11:00Z" w16du:dateUtc="2026-07-18T17:11:00Z"/>
              <w:rFonts w:asciiTheme="minorHAnsi" w:eastAsiaTheme="minorEastAsia" w:hAnsiTheme="minorHAnsi" w:cstheme="minorBidi"/>
              <w:smallCaps w:val="0"/>
              <w:noProof/>
              <w:kern w:val="2"/>
              <w:sz w:val="24"/>
              <w14:ligatures w14:val="standardContextual"/>
            </w:rPr>
          </w:pPr>
          <w:ins w:id="113" w:author="Guy Fedorkow" w:date="2026-07-18T13:11:00Z" w16du:dateUtc="2026-07-18T17:11:00Z">
            <w:r>
              <w:fldChar w:fldCharType="begin"/>
            </w:r>
            <w:r>
              <w:instrText>HYPERLINK \l "_Toc232352083"</w:instrText>
            </w:r>
            <w:r>
              <w:fldChar w:fldCharType="separate"/>
            </w:r>
            <w:r w:rsidRPr="00527DB0">
              <w:rPr>
                <w:rStyle w:val="Hyperlink"/>
                <w:noProof/>
              </w:rPr>
              <w:t>2.5</w:t>
            </w:r>
            <w:r>
              <w:rPr>
                <w:rFonts w:asciiTheme="minorHAnsi" w:eastAsiaTheme="minorEastAsia" w:hAnsiTheme="minorHAnsi" w:cstheme="minorBidi"/>
                <w:smallCaps w:val="0"/>
                <w:noProof/>
                <w:kern w:val="2"/>
                <w:sz w:val="24"/>
                <w14:ligatures w14:val="standardContextual"/>
              </w:rPr>
              <w:tab/>
            </w:r>
            <w:r w:rsidRPr="00527DB0">
              <w:rPr>
                <w:rStyle w:val="Hyperlink"/>
                <w:noProof/>
              </w:rPr>
              <w:t>Expressions</w:t>
            </w:r>
            <w:r>
              <w:rPr>
                <w:noProof/>
                <w:webHidden/>
              </w:rPr>
              <w:tab/>
            </w:r>
            <w:r>
              <w:rPr>
                <w:noProof/>
                <w:webHidden/>
              </w:rPr>
              <w:fldChar w:fldCharType="begin"/>
            </w:r>
            <w:r>
              <w:rPr>
                <w:noProof/>
                <w:webHidden/>
              </w:rPr>
              <w:instrText xml:space="preserve"> PAGEREF _Toc232352083 \h </w:instrText>
            </w:r>
          </w:ins>
          <w:r>
            <w:rPr>
              <w:noProof/>
              <w:webHidden/>
            </w:rPr>
          </w:r>
          <w:ins w:id="114" w:author="Guy Fedorkow" w:date="2026-07-18T13:11:00Z" w16du:dateUtc="2026-07-18T17:11:00Z">
            <w:r>
              <w:rPr>
                <w:noProof/>
                <w:webHidden/>
              </w:rPr>
              <w:fldChar w:fldCharType="separate"/>
            </w:r>
            <w:r>
              <w:rPr>
                <w:noProof/>
                <w:webHidden/>
              </w:rPr>
              <w:t>9</w:t>
            </w:r>
            <w:r>
              <w:rPr>
                <w:noProof/>
                <w:webHidden/>
              </w:rPr>
              <w:fldChar w:fldCharType="end"/>
            </w:r>
            <w:r>
              <w:fldChar w:fldCharType="end"/>
            </w:r>
          </w:ins>
        </w:p>
        <w:p w14:paraId="24A353AA" w14:textId="777B4F81" w:rsidR="00001094" w:rsidRDefault="00001094">
          <w:pPr>
            <w:pStyle w:val="TOC2"/>
            <w:tabs>
              <w:tab w:val="left" w:pos="800"/>
              <w:tab w:val="right" w:leader="dot" w:pos="9350"/>
            </w:tabs>
            <w:rPr>
              <w:ins w:id="115" w:author="Guy Fedorkow" w:date="2026-07-18T13:11:00Z" w16du:dateUtc="2026-07-18T17:11:00Z"/>
              <w:rFonts w:asciiTheme="minorHAnsi" w:eastAsiaTheme="minorEastAsia" w:hAnsiTheme="minorHAnsi" w:cstheme="minorBidi"/>
              <w:smallCaps w:val="0"/>
              <w:noProof/>
              <w:kern w:val="2"/>
              <w:sz w:val="24"/>
              <w14:ligatures w14:val="standardContextual"/>
            </w:rPr>
          </w:pPr>
          <w:ins w:id="116" w:author="Guy Fedorkow" w:date="2026-07-18T13:11:00Z" w16du:dateUtc="2026-07-18T17:11:00Z">
            <w:r>
              <w:fldChar w:fldCharType="begin"/>
            </w:r>
            <w:r>
              <w:instrText>HYPERLINK \l "_Toc232352084"</w:instrText>
            </w:r>
            <w:r>
              <w:fldChar w:fldCharType="separate"/>
            </w:r>
            <w:r w:rsidRPr="00527DB0">
              <w:rPr>
                <w:rStyle w:val="Hyperlink"/>
                <w:noProof/>
              </w:rPr>
              <w:t>2.6</w:t>
            </w:r>
            <w:r>
              <w:rPr>
                <w:rFonts w:asciiTheme="minorHAnsi" w:eastAsiaTheme="minorEastAsia" w:hAnsiTheme="minorHAnsi" w:cstheme="minorBidi"/>
                <w:smallCaps w:val="0"/>
                <w:noProof/>
                <w:kern w:val="2"/>
                <w:sz w:val="24"/>
                <w14:ligatures w14:val="standardContextual"/>
              </w:rPr>
              <w:tab/>
            </w:r>
            <w:r w:rsidRPr="00527DB0">
              <w:rPr>
                <w:rStyle w:val="Hyperlink"/>
                <w:noProof/>
              </w:rPr>
              <w:t>Labels</w:t>
            </w:r>
            <w:r>
              <w:rPr>
                <w:noProof/>
                <w:webHidden/>
              </w:rPr>
              <w:tab/>
            </w:r>
            <w:r>
              <w:rPr>
                <w:noProof/>
                <w:webHidden/>
              </w:rPr>
              <w:fldChar w:fldCharType="begin"/>
            </w:r>
            <w:r>
              <w:rPr>
                <w:noProof/>
                <w:webHidden/>
              </w:rPr>
              <w:instrText xml:space="preserve"> PAGEREF _Toc232352084 \h </w:instrText>
            </w:r>
          </w:ins>
          <w:r>
            <w:rPr>
              <w:noProof/>
              <w:webHidden/>
            </w:rPr>
          </w:r>
          <w:ins w:id="117" w:author="Guy Fedorkow" w:date="2026-07-18T13:11:00Z" w16du:dateUtc="2026-07-18T17:11:00Z">
            <w:r>
              <w:rPr>
                <w:noProof/>
                <w:webHidden/>
              </w:rPr>
              <w:fldChar w:fldCharType="separate"/>
            </w:r>
            <w:r>
              <w:rPr>
                <w:noProof/>
                <w:webHidden/>
              </w:rPr>
              <w:t>10</w:t>
            </w:r>
            <w:r>
              <w:rPr>
                <w:noProof/>
                <w:webHidden/>
              </w:rPr>
              <w:fldChar w:fldCharType="end"/>
            </w:r>
            <w:r>
              <w:fldChar w:fldCharType="end"/>
            </w:r>
          </w:ins>
        </w:p>
        <w:p w14:paraId="28CD6565" w14:textId="52BEBEC8" w:rsidR="00001094" w:rsidRDefault="00001094">
          <w:pPr>
            <w:pStyle w:val="TOC2"/>
            <w:tabs>
              <w:tab w:val="left" w:pos="800"/>
              <w:tab w:val="right" w:leader="dot" w:pos="9350"/>
            </w:tabs>
            <w:rPr>
              <w:ins w:id="118" w:author="Guy Fedorkow" w:date="2026-07-18T13:11:00Z" w16du:dateUtc="2026-07-18T17:11:00Z"/>
              <w:rFonts w:asciiTheme="minorHAnsi" w:eastAsiaTheme="minorEastAsia" w:hAnsiTheme="minorHAnsi" w:cstheme="minorBidi"/>
              <w:smallCaps w:val="0"/>
              <w:noProof/>
              <w:kern w:val="2"/>
              <w:sz w:val="24"/>
              <w14:ligatures w14:val="standardContextual"/>
            </w:rPr>
          </w:pPr>
          <w:ins w:id="119" w:author="Guy Fedorkow" w:date="2026-07-18T13:11:00Z" w16du:dateUtc="2026-07-18T17:11:00Z">
            <w:r>
              <w:fldChar w:fldCharType="begin"/>
            </w:r>
            <w:r>
              <w:instrText>HYPERLINK \l "_Toc232352085"</w:instrText>
            </w:r>
            <w:r>
              <w:fldChar w:fldCharType="separate"/>
            </w:r>
            <w:r w:rsidRPr="00527DB0">
              <w:rPr>
                <w:rStyle w:val="Hyperlink"/>
                <w:noProof/>
              </w:rPr>
              <w:t>2.7</w:t>
            </w:r>
            <w:r>
              <w:rPr>
                <w:rFonts w:asciiTheme="minorHAnsi" w:eastAsiaTheme="minorEastAsia" w:hAnsiTheme="minorHAnsi" w:cstheme="minorBidi"/>
                <w:smallCaps w:val="0"/>
                <w:noProof/>
                <w:kern w:val="2"/>
                <w:sz w:val="24"/>
                <w14:ligatures w14:val="standardContextual"/>
              </w:rPr>
              <w:tab/>
            </w:r>
            <w:r w:rsidRPr="00527DB0">
              <w:rPr>
                <w:rStyle w:val="Hyperlink"/>
                <w:noProof/>
              </w:rPr>
              <w:t>Pseudo-Ops</w:t>
            </w:r>
            <w:r>
              <w:rPr>
                <w:noProof/>
                <w:webHidden/>
              </w:rPr>
              <w:tab/>
            </w:r>
            <w:r>
              <w:rPr>
                <w:noProof/>
                <w:webHidden/>
              </w:rPr>
              <w:fldChar w:fldCharType="begin"/>
            </w:r>
            <w:r>
              <w:rPr>
                <w:noProof/>
                <w:webHidden/>
              </w:rPr>
              <w:instrText xml:space="preserve"> PAGEREF _Toc232352085 \h </w:instrText>
            </w:r>
          </w:ins>
          <w:r>
            <w:rPr>
              <w:noProof/>
              <w:webHidden/>
            </w:rPr>
          </w:r>
          <w:ins w:id="120" w:author="Guy Fedorkow" w:date="2026-07-18T13:11:00Z" w16du:dateUtc="2026-07-18T17:11:00Z">
            <w:r>
              <w:rPr>
                <w:noProof/>
                <w:webHidden/>
              </w:rPr>
              <w:fldChar w:fldCharType="separate"/>
            </w:r>
            <w:r>
              <w:rPr>
                <w:noProof/>
                <w:webHidden/>
              </w:rPr>
              <w:t>10</w:t>
            </w:r>
            <w:r>
              <w:rPr>
                <w:noProof/>
                <w:webHidden/>
              </w:rPr>
              <w:fldChar w:fldCharType="end"/>
            </w:r>
            <w:r>
              <w:fldChar w:fldCharType="end"/>
            </w:r>
          </w:ins>
        </w:p>
        <w:p w14:paraId="6AB795DA" w14:textId="46889D00" w:rsidR="00001094" w:rsidRDefault="00001094">
          <w:pPr>
            <w:pStyle w:val="TOC3"/>
            <w:tabs>
              <w:tab w:val="left" w:pos="1200"/>
              <w:tab w:val="right" w:leader="dot" w:pos="9350"/>
            </w:tabs>
            <w:rPr>
              <w:ins w:id="121" w:author="Guy Fedorkow" w:date="2026-07-18T13:11:00Z" w16du:dateUtc="2026-07-18T17:11:00Z"/>
              <w:rFonts w:asciiTheme="minorHAnsi" w:eastAsiaTheme="minorEastAsia" w:hAnsiTheme="minorHAnsi" w:cstheme="minorBidi"/>
              <w:iCs w:val="0"/>
              <w:noProof/>
              <w:kern w:val="2"/>
              <w:sz w:val="24"/>
              <w14:ligatures w14:val="standardContextual"/>
            </w:rPr>
          </w:pPr>
          <w:ins w:id="122" w:author="Guy Fedorkow" w:date="2026-07-18T13:11:00Z" w16du:dateUtc="2026-07-18T17:11:00Z">
            <w:r>
              <w:fldChar w:fldCharType="begin"/>
            </w:r>
            <w:r>
              <w:instrText>HYPERLINK \l "_Toc232352086"</w:instrText>
            </w:r>
            <w:r>
              <w:fldChar w:fldCharType="separate"/>
            </w:r>
            <w:r w:rsidRPr="00527DB0">
              <w:rPr>
                <w:rStyle w:val="Hyperlink"/>
                <w:noProof/>
              </w:rPr>
              <w:t>2.7.1</w:t>
            </w:r>
            <w:r>
              <w:rPr>
                <w:rFonts w:asciiTheme="minorHAnsi" w:eastAsiaTheme="minorEastAsia" w:hAnsiTheme="minorHAnsi" w:cstheme="minorBidi"/>
                <w:iCs w:val="0"/>
                <w:noProof/>
                <w:kern w:val="2"/>
                <w:sz w:val="24"/>
                <w14:ligatures w14:val="standardContextual"/>
              </w:rPr>
              <w:tab/>
            </w:r>
            <w:r w:rsidRPr="00527DB0">
              <w:rPr>
                <w:rStyle w:val="Hyperlink"/>
                <w:rFonts w:ascii="Courier New" w:hAnsi="Courier New" w:cs="Courier New"/>
                <w:noProof/>
              </w:rPr>
              <w:t>.WW_TapeID:</w:t>
            </w:r>
            <w:r w:rsidRPr="00527DB0">
              <w:rPr>
                <w:rStyle w:val="Hyperlink"/>
                <w:noProof/>
              </w:rPr>
              <w:t xml:space="preserve"> </w:t>
            </w:r>
            <w:r w:rsidRPr="00527DB0">
              <w:rPr>
                <w:rStyle w:val="Hyperlink"/>
                <w:bCs/>
                <w:i/>
                <w:noProof/>
              </w:rPr>
              <w:t>string</w:t>
            </w:r>
            <w:r>
              <w:rPr>
                <w:noProof/>
                <w:webHidden/>
              </w:rPr>
              <w:tab/>
            </w:r>
            <w:r>
              <w:rPr>
                <w:noProof/>
                <w:webHidden/>
              </w:rPr>
              <w:fldChar w:fldCharType="begin"/>
            </w:r>
            <w:r>
              <w:rPr>
                <w:noProof/>
                <w:webHidden/>
              </w:rPr>
              <w:instrText xml:space="preserve"> PAGEREF _Toc232352086 \h </w:instrText>
            </w:r>
          </w:ins>
          <w:r>
            <w:rPr>
              <w:noProof/>
              <w:webHidden/>
            </w:rPr>
          </w:r>
          <w:ins w:id="123" w:author="Guy Fedorkow" w:date="2026-07-18T13:11:00Z" w16du:dateUtc="2026-07-18T17:11:00Z">
            <w:r>
              <w:rPr>
                <w:noProof/>
                <w:webHidden/>
              </w:rPr>
              <w:fldChar w:fldCharType="separate"/>
            </w:r>
            <w:r>
              <w:rPr>
                <w:noProof/>
                <w:webHidden/>
              </w:rPr>
              <w:t>10</w:t>
            </w:r>
            <w:r>
              <w:rPr>
                <w:noProof/>
                <w:webHidden/>
              </w:rPr>
              <w:fldChar w:fldCharType="end"/>
            </w:r>
            <w:r>
              <w:fldChar w:fldCharType="end"/>
            </w:r>
          </w:ins>
        </w:p>
        <w:p w14:paraId="1FFCB4F3" w14:textId="20D114AE" w:rsidR="00001094" w:rsidRDefault="00001094">
          <w:pPr>
            <w:pStyle w:val="TOC3"/>
            <w:tabs>
              <w:tab w:val="left" w:pos="1200"/>
              <w:tab w:val="right" w:leader="dot" w:pos="9350"/>
            </w:tabs>
            <w:rPr>
              <w:ins w:id="124" w:author="Guy Fedorkow" w:date="2026-07-18T13:11:00Z" w16du:dateUtc="2026-07-18T17:11:00Z"/>
              <w:rFonts w:asciiTheme="minorHAnsi" w:eastAsiaTheme="minorEastAsia" w:hAnsiTheme="minorHAnsi" w:cstheme="minorBidi"/>
              <w:iCs w:val="0"/>
              <w:noProof/>
              <w:kern w:val="2"/>
              <w:sz w:val="24"/>
              <w14:ligatures w14:val="standardContextual"/>
            </w:rPr>
          </w:pPr>
          <w:ins w:id="125" w:author="Guy Fedorkow" w:date="2026-07-18T13:11:00Z" w16du:dateUtc="2026-07-18T17:11:00Z">
            <w:r>
              <w:fldChar w:fldCharType="begin"/>
            </w:r>
            <w:r>
              <w:instrText>HYPERLINK \l "_Toc232352087"</w:instrText>
            </w:r>
            <w:r>
              <w:fldChar w:fldCharType="separate"/>
            </w:r>
            <w:r w:rsidRPr="00527DB0">
              <w:rPr>
                <w:rStyle w:val="Hyperlink"/>
                <w:noProof/>
              </w:rPr>
              <w:t>2.7.2</w:t>
            </w:r>
            <w:r>
              <w:rPr>
                <w:rFonts w:asciiTheme="minorHAnsi" w:eastAsiaTheme="minorEastAsia" w:hAnsiTheme="minorHAnsi" w:cstheme="minorBidi"/>
                <w:iCs w:val="0"/>
                <w:noProof/>
                <w:kern w:val="2"/>
                <w:sz w:val="24"/>
                <w14:ligatures w14:val="standardContextual"/>
              </w:rPr>
              <w:tab/>
            </w:r>
            <w:r w:rsidRPr="00527DB0">
              <w:rPr>
                <w:rStyle w:val="Hyperlink"/>
                <w:rFonts w:ascii="Courier New" w:hAnsi="Courier New" w:cs="Courier New"/>
                <w:noProof/>
              </w:rPr>
              <w:t>.WW_File</w:t>
            </w:r>
            <w:r w:rsidRPr="00527DB0">
              <w:rPr>
                <w:rStyle w:val="Hyperlink"/>
                <w:noProof/>
              </w:rPr>
              <w:t xml:space="preserve"> </w:t>
            </w:r>
            <w:r w:rsidRPr="00527DB0">
              <w:rPr>
                <w:rStyle w:val="Hyperlink"/>
                <w:bCs/>
                <w:i/>
                <w:noProof/>
              </w:rPr>
              <w:t>string</w:t>
            </w:r>
            <w:r>
              <w:rPr>
                <w:noProof/>
                <w:webHidden/>
              </w:rPr>
              <w:tab/>
            </w:r>
            <w:r>
              <w:rPr>
                <w:noProof/>
                <w:webHidden/>
              </w:rPr>
              <w:fldChar w:fldCharType="begin"/>
            </w:r>
            <w:r>
              <w:rPr>
                <w:noProof/>
                <w:webHidden/>
              </w:rPr>
              <w:instrText xml:space="preserve"> PAGEREF _Toc232352087 \h </w:instrText>
            </w:r>
          </w:ins>
          <w:r>
            <w:rPr>
              <w:noProof/>
              <w:webHidden/>
            </w:rPr>
          </w:r>
          <w:ins w:id="126" w:author="Guy Fedorkow" w:date="2026-07-18T13:11:00Z" w16du:dateUtc="2026-07-18T17:11:00Z">
            <w:r>
              <w:rPr>
                <w:noProof/>
                <w:webHidden/>
              </w:rPr>
              <w:fldChar w:fldCharType="separate"/>
            </w:r>
            <w:r>
              <w:rPr>
                <w:noProof/>
                <w:webHidden/>
              </w:rPr>
              <w:t>11</w:t>
            </w:r>
            <w:r>
              <w:rPr>
                <w:noProof/>
                <w:webHidden/>
              </w:rPr>
              <w:fldChar w:fldCharType="end"/>
            </w:r>
            <w:r>
              <w:fldChar w:fldCharType="end"/>
            </w:r>
          </w:ins>
        </w:p>
        <w:p w14:paraId="3CB67F35" w14:textId="72CFAA5B" w:rsidR="00001094" w:rsidRDefault="00001094">
          <w:pPr>
            <w:pStyle w:val="TOC3"/>
            <w:tabs>
              <w:tab w:val="left" w:pos="1200"/>
              <w:tab w:val="right" w:leader="dot" w:pos="9350"/>
            </w:tabs>
            <w:rPr>
              <w:ins w:id="127" w:author="Guy Fedorkow" w:date="2026-07-18T13:11:00Z" w16du:dateUtc="2026-07-18T17:11:00Z"/>
              <w:rFonts w:asciiTheme="minorHAnsi" w:eastAsiaTheme="minorEastAsia" w:hAnsiTheme="minorHAnsi" w:cstheme="minorBidi"/>
              <w:iCs w:val="0"/>
              <w:noProof/>
              <w:kern w:val="2"/>
              <w:sz w:val="24"/>
              <w14:ligatures w14:val="standardContextual"/>
            </w:rPr>
          </w:pPr>
          <w:ins w:id="128" w:author="Guy Fedorkow" w:date="2026-07-18T13:11:00Z" w16du:dateUtc="2026-07-18T17:11:00Z">
            <w:r>
              <w:fldChar w:fldCharType="begin"/>
            </w:r>
            <w:r>
              <w:instrText>HYPERLINK \l "_Toc232352088"</w:instrText>
            </w:r>
            <w:r>
              <w:fldChar w:fldCharType="separate"/>
            </w:r>
            <w:r w:rsidRPr="00527DB0">
              <w:rPr>
                <w:rStyle w:val="Hyperlink"/>
                <w:noProof/>
              </w:rPr>
              <w:t>2.7.3</w:t>
            </w:r>
            <w:r>
              <w:rPr>
                <w:rFonts w:asciiTheme="minorHAnsi" w:eastAsiaTheme="minorEastAsia" w:hAnsiTheme="minorHAnsi" w:cstheme="minorBidi"/>
                <w:iCs w:val="0"/>
                <w:noProof/>
                <w:kern w:val="2"/>
                <w:sz w:val="24"/>
                <w14:ligatures w14:val="standardContextual"/>
              </w:rPr>
              <w:tab/>
            </w:r>
            <w:r w:rsidRPr="00527DB0">
              <w:rPr>
                <w:rStyle w:val="Hyperlink"/>
                <w:rFonts w:ascii="Courier New" w:hAnsi="Courier New" w:cs="Courier New"/>
                <w:noProof/>
              </w:rPr>
              <w:t>.isa</w:t>
            </w:r>
            <w:r w:rsidRPr="00527DB0">
              <w:rPr>
                <w:rStyle w:val="Hyperlink"/>
                <w:bCs/>
                <w:noProof/>
              </w:rPr>
              <w:t xml:space="preserve"> </w:t>
            </w:r>
            <w:r w:rsidRPr="00527DB0">
              <w:rPr>
                <w:rStyle w:val="Hyperlink"/>
                <w:rFonts w:ascii="Courier New" w:hAnsi="Courier New" w:cs="Courier New"/>
                <w:bCs/>
                <w:noProof/>
              </w:rPr>
              <w:t>[1950|1954]</w:t>
            </w:r>
            <w:r>
              <w:rPr>
                <w:noProof/>
                <w:webHidden/>
              </w:rPr>
              <w:tab/>
            </w:r>
            <w:r>
              <w:rPr>
                <w:noProof/>
                <w:webHidden/>
              </w:rPr>
              <w:fldChar w:fldCharType="begin"/>
            </w:r>
            <w:r>
              <w:rPr>
                <w:noProof/>
                <w:webHidden/>
              </w:rPr>
              <w:instrText xml:space="preserve"> PAGEREF _Toc232352088 \h </w:instrText>
            </w:r>
          </w:ins>
          <w:r>
            <w:rPr>
              <w:noProof/>
              <w:webHidden/>
            </w:rPr>
          </w:r>
          <w:ins w:id="129" w:author="Guy Fedorkow" w:date="2026-07-18T13:11:00Z" w16du:dateUtc="2026-07-18T17:11:00Z">
            <w:r>
              <w:rPr>
                <w:noProof/>
                <w:webHidden/>
              </w:rPr>
              <w:fldChar w:fldCharType="separate"/>
            </w:r>
            <w:r>
              <w:rPr>
                <w:noProof/>
                <w:webHidden/>
              </w:rPr>
              <w:t>11</w:t>
            </w:r>
            <w:r>
              <w:rPr>
                <w:noProof/>
                <w:webHidden/>
              </w:rPr>
              <w:fldChar w:fldCharType="end"/>
            </w:r>
            <w:r>
              <w:fldChar w:fldCharType="end"/>
            </w:r>
          </w:ins>
        </w:p>
        <w:p w14:paraId="403ADF2F" w14:textId="57A636CA" w:rsidR="00001094" w:rsidRDefault="00001094">
          <w:pPr>
            <w:pStyle w:val="TOC3"/>
            <w:tabs>
              <w:tab w:val="left" w:pos="1200"/>
              <w:tab w:val="right" w:leader="dot" w:pos="9350"/>
            </w:tabs>
            <w:rPr>
              <w:ins w:id="130" w:author="Guy Fedorkow" w:date="2026-07-18T13:11:00Z" w16du:dateUtc="2026-07-18T17:11:00Z"/>
              <w:rFonts w:asciiTheme="minorHAnsi" w:eastAsiaTheme="minorEastAsia" w:hAnsiTheme="minorHAnsi" w:cstheme="minorBidi"/>
              <w:iCs w:val="0"/>
              <w:noProof/>
              <w:kern w:val="2"/>
              <w:sz w:val="24"/>
              <w14:ligatures w14:val="standardContextual"/>
            </w:rPr>
          </w:pPr>
          <w:ins w:id="131" w:author="Guy Fedorkow" w:date="2026-07-18T13:11:00Z" w16du:dateUtc="2026-07-18T17:11:00Z">
            <w:r>
              <w:fldChar w:fldCharType="begin"/>
            </w:r>
            <w:r>
              <w:instrText>HYPERLINK \l "_Toc232352089"</w:instrText>
            </w:r>
            <w:r>
              <w:fldChar w:fldCharType="separate"/>
            </w:r>
            <w:r w:rsidRPr="00527DB0">
              <w:rPr>
                <w:rStyle w:val="Hyperlink"/>
                <w:noProof/>
              </w:rPr>
              <w:t>2.7.4</w:t>
            </w:r>
            <w:r>
              <w:rPr>
                <w:rFonts w:asciiTheme="minorHAnsi" w:eastAsiaTheme="minorEastAsia" w:hAnsiTheme="minorHAnsi" w:cstheme="minorBidi"/>
                <w:iCs w:val="0"/>
                <w:noProof/>
                <w:kern w:val="2"/>
                <w:sz w:val="24"/>
                <w14:ligatures w14:val="standardContextual"/>
              </w:rPr>
              <w:tab/>
            </w:r>
            <w:r w:rsidRPr="00527DB0">
              <w:rPr>
                <w:rStyle w:val="Hyperlink"/>
                <w:noProof/>
              </w:rPr>
              <w:t>.</w:t>
            </w:r>
            <w:r w:rsidRPr="00527DB0">
              <w:rPr>
                <w:rStyle w:val="Hyperlink"/>
                <w:rFonts w:ascii="Courier New" w:hAnsi="Courier New" w:cs="Courier New"/>
                <w:noProof/>
              </w:rPr>
              <w:t xml:space="preserve">switch </w:t>
            </w:r>
            <w:r w:rsidRPr="00527DB0">
              <w:rPr>
                <w:rStyle w:val="Hyperlink"/>
                <w:bCs/>
                <w:i/>
                <w:noProof/>
              </w:rPr>
              <w:t xml:space="preserve">name, integer  </w:t>
            </w:r>
            <w:r w:rsidRPr="00527DB0">
              <w:rPr>
                <w:rStyle w:val="Hyperlink"/>
                <w:noProof/>
              </w:rPr>
              <w:t>.</w:t>
            </w:r>
            <w:r w:rsidRPr="00527DB0">
              <w:rPr>
                <w:rStyle w:val="Hyperlink"/>
                <w:rFonts w:ascii="Courier New" w:hAnsi="Courier New" w:cs="Courier New"/>
                <w:noProof/>
              </w:rPr>
              <w:t xml:space="preserve">switch FFRegAssign, </w:t>
            </w:r>
            <w:r w:rsidRPr="00527DB0">
              <w:rPr>
                <w:rStyle w:val="Hyperlink"/>
                <w:bCs/>
                <w:i/>
                <w:noProof/>
              </w:rPr>
              <w:t>addr1</w:t>
            </w:r>
            <w:r w:rsidRPr="00527DB0">
              <w:rPr>
                <w:rStyle w:val="Hyperlink"/>
                <w:bCs/>
                <w:noProof/>
              </w:rPr>
              <w:t>,</w:t>
            </w:r>
            <w:r w:rsidRPr="00527DB0">
              <w:rPr>
                <w:rStyle w:val="Hyperlink"/>
                <w:bCs/>
                <w:i/>
                <w:noProof/>
              </w:rPr>
              <w:t xml:space="preserve"> </w:t>
            </w:r>
            <w:r w:rsidRPr="00527DB0">
              <w:rPr>
                <w:rStyle w:val="Hyperlink"/>
                <w:bCs/>
                <w:noProof/>
              </w:rPr>
              <w:t>…</w:t>
            </w:r>
            <w:r w:rsidRPr="00527DB0">
              <w:rPr>
                <w:rStyle w:val="Hyperlink"/>
                <w:bCs/>
                <w:i/>
                <w:noProof/>
              </w:rPr>
              <w:t>,</w:t>
            </w:r>
            <w:r w:rsidRPr="00527DB0">
              <w:rPr>
                <w:rStyle w:val="Hyperlink"/>
                <w:bCs/>
                <w:noProof/>
              </w:rPr>
              <w:t xml:space="preserve"> </w:t>
            </w:r>
            <w:r w:rsidRPr="00527DB0">
              <w:rPr>
                <w:rStyle w:val="Hyperlink"/>
                <w:bCs/>
                <w:i/>
                <w:noProof/>
              </w:rPr>
              <w:t>addrN</w:t>
            </w:r>
            <w:r>
              <w:rPr>
                <w:noProof/>
                <w:webHidden/>
              </w:rPr>
              <w:tab/>
            </w:r>
            <w:r>
              <w:rPr>
                <w:noProof/>
                <w:webHidden/>
              </w:rPr>
              <w:fldChar w:fldCharType="begin"/>
            </w:r>
            <w:r>
              <w:rPr>
                <w:noProof/>
                <w:webHidden/>
              </w:rPr>
              <w:instrText xml:space="preserve"> PAGEREF _Toc232352089 \h </w:instrText>
            </w:r>
          </w:ins>
          <w:r>
            <w:rPr>
              <w:noProof/>
              <w:webHidden/>
            </w:rPr>
          </w:r>
          <w:ins w:id="132" w:author="Guy Fedorkow" w:date="2026-07-18T13:11:00Z" w16du:dateUtc="2026-07-18T17:11:00Z">
            <w:r>
              <w:rPr>
                <w:noProof/>
                <w:webHidden/>
              </w:rPr>
              <w:fldChar w:fldCharType="separate"/>
            </w:r>
            <w:r>
              <w:rPr>
                <w:noProof/>
                <w:webHidden/>
              </w:rPr>
              <w:t>11</w:t>
            </w:r>
            <w:r>
              <w:rPr>
                <w:noProof/>
                <w:webHidden/>
              </w:rPr>
              <w:fldChar w:fldCharType="end"/>
            </w:r>
            <w:r>
              <w:fldChar w:fldCharType="end"/>
            </w:r>
          </w:ins>
        </w:p>
        <w:p w14:paraId="2D90DA21" w14:textId="40746DCA" w:rsidR="00001094" w:rsidRDefault="00001094">
          <w:pPr>
            <w:pStyle w:val="TOC3"/>
            <w:tabs>
              <w:tab w:val="left" w:pos="1200"/>
              <w:tab w:val="right" w:leader="dot" w:pos="9350"/>
            </w:tabs>
            <w:rPr>
              <w:ins w:id="133" w:author="Guy Fedorkow" w:date="2026-07-18T13:11:00Z" w16du:dateUtc="2026-07-18T17:11:00Z"/>
              <w:rFonts w:asciiTheme="minorHAnsi" w:eastAsiaTheme="minorEastAsia" w:hAnsiTheme="minorHAnsi" w:cstheme="minorBidi"/>
              <w:iCs w:val="0"/>
              <w:noProof/>
              <w:kern w:val="2"/>
              <w:sz w:val="24"/>
              <w14:ligatures w14:val="standardContextual"/>
            </w:rPr>
          </w:pPr>
          <w:ins w:id="134" w:author="Guy Fedorkow" w:date="2026-07-18T13:11:00Z" w16du:dateUtc="2026-07-18T17:11:00Z">
            <w:r>
              <w:fldChar w:fldCharType="begin"/>
            </w:r>
            <w:r>
              <w:instrText>HYPERLINK \l "_Toc232352090"</w:instrText>
            </w:r>
            <w:r>
              <w:fldChar w:fldCharType="separate"/>
            </w:r>
            <w:r w:rsidRPr="00527DB0">
              <w:rPr>
                <w:rStyle w:val="Hyperlink"/>
                <w:noProof/>
              </w:rPr>
              <w:t>2.7.5</w:t>
            </w:r>
            <w:r>
              <w:rPr>
                <w:rFonts w:asciiTheme="minorHAnsi" w:eastAsiaTheme="minorEastAsia" w:hAnsiTheme="minorHAnsi" w:cstheme="minorBidi"/>
                <w:iCs w:val="0"/>
                <w:noProof/>
                <w:kern w:val="2"/>
                <w:sz w:val="24"/>
                <w14:ligatures w14:val="standardContextual"/>
              </w:rPr>
              <w:tab/>
            </w:r>
            <w:r w:rsidRPr="00527DB0">
              <w:rPr>
                <w:rStyle w:val="Hyperlink"/>
                <w:noProof/>
              </w:rPr>
              <w:t>.</w:t>
            </w:r>
            <w:r w:rsidRPr="00527DB0">
              <w:rPr>
                <w:rStyle w:val="Hyperlink"/>
                <w:rFonts w:ascii="Courier New" w:hAnsi="Courier New" w:cs="Courier New"/>
                <w:noProof/>
              </w:rPr>
              <w:t>dbwgt</w:t>
            </w:r>
            <w:r w:rsidRPr="00527DB0">
              <w:rPr>
                <w:rStyle w:val="Hyperlink"/>
                <w:noProof/>
              </w:rPr>
              <w:t xml:space="preserve"> </w:t>
            </w:r>
            <w:r w:rsidRPr="00527DB0">
              <w:rPr>
                <w:rStyle w:val="Hyperlink"/>
                <w:rFonts w:ascii="Courier New" w:hAnsi="Courier New" w:cs="Courier New"/>
                <w:i/>
                <w:noProof/>
              </w:rPr>
              <w:t>addr</w:t>
            </w:r>
            <w:r w:rsidRPr="00527DB0">
              <w:rPr>
                <w:rStyle w:val="Hyperlink"/>
                <w:rFonts w:ascii="Courier New" w:hAnsi="Courier New" w:cs="Courier New"/>
                <w:noProof/>
              </w:rPr>
              <w:t>|</w:t>
            </w:r>
            <w:r w:rsidRPr="00527DB0">
              <w:rPr>
                <w:rStyle w:val="Hyperlink"/>
                <w:rFonts w:ascii="Courier New" w:hAnsi="Courier New" w:cs="Courier New"/>
                <w:i/>
                <w:noProof/>
              </w:rPr>
              <w:t xml:space="preserve">string </w:t>
            </w:r>
            <w:r w:rsidRPr="00527DB0">
              <w:rPr>
                <w:rStyle w:val="Hyperlink"/>
                <w:rFonts w:ascii="Courier New" w:hAnsi="Courier New" w:cs="Courier New"/>
                <w:noProof/>
              </w:rPr>
              <w:t xml:space="preserve">[, </w:t>
            </w:r>
            <w:r w:rsidRPr="00527DB0">
              <w:rPr>
                <w:rStyle w:val="Hyperlink"/>
                <w:rFonts w:ascii="Courier New" w:hAnsi="Courier New" w:cs="Courier New"/>
                <w:i/>
                <w:noProof/>
              </w:rPr>
              <w:t xml:space="preserve">step-value </w:t>
            </w:r>
            <w:r w:rsidRPr="00527DB0">
              <w:rPr>
                <w:rStyle w:val="Hyperlink"/>
                <w:rFonts w:ascii="Courier New" w:hAnsi="Courier New" w:cs="Courier New"/>
                <w:noProof/>
              </w:rPr>
              <w:t xml:space="preserve">[, </w:t>
            </w:r>
            <w:r w:rsidRPr="00527DB0">
              <w:rPr>
                <w:rStyle w:val="Hyperlink"/>
                <w:rFonts w:ascii="Courier New" w:hAnsi="Courier New" w:cs="Courier New"/>
                <w:i/>
                <w:noProof/>
              </w:rPr>
              <w:t>format-string</w:t>
            </w:r>
            <w:r w:rsidRPr="00527DB0">
              <w:rPr>
                <w:rStyle w:val="Hyperlink"/>
                <w:rFonts w:ascii="Courier New" w:hAnsi="Courier New" w:cs="Courier New"/>
                <w:noProof/>
              </w:rPr>
              <w:t>]]</w:t>
            </w:r>
            <w:r>
              <w:rPr>
                <w:noProof/>
                <w:webHidden/>
              </w:rPr>
              <w:tab/>
            </w:r>
            <w:r>
              <w:rPr>
                <w:noProof/>
                <w:webHidden/>
              </w:rPr>
              <w:fldChar w:fldCharType="begin"/>
            </w:r>
            <w:r>
              <w:rPr>
                <w:noProof/>
                <w:webHidden/>
              </w:rPr>
              <w:instrText xml:space="preserve"> PAGEREF _Toc232352090 \h </w:instrText>
            </w:r>
          </w:ins>
          <w:r>
            <w:rPr>
              <w:noProof/>
              <w:webHidden/>
            </w:rPr>
          </w:r>
          <w:ins w:id="135" w:author="Guy Fedorkow" w:date="2026-07-18T13:11:00Z" w16du:dateUtc="2026-07-18T17:11:00Z">
            <w:r>
              <w:rPr>
                <w:noProof/>
                <w:webHidden/>
              </w:rPr>
              <w:fldChar w:fldCharType="separate"/>
            </w:r>
            <w:r>
              <w:rPr>
                <w:noProof/>
                <w:webHidden/>
              </w:rPr>
              <w:t>12</w:t>
            </w:r>
            <w:r>
              <w:rPr>
                <w:noProof/>
                <w:webHidden/>
              </w:rPr>
              <w:fldChar w:fldCharType="end"/>
            </w:r>
            <w:r>
              <w:fldChar w:fldCharType="end"/>
            </w:r>
          </w:ins>
        </w:p>
        <w:p w14:paraId="290CE57A" w14:textId="7E02845A" w:rsidR="00001094" w:rsidRDefault="00001094">
          <w:pPr>
            <w:pStyle w:val="TOC3"/>
            <w:tabs>
              <w:tab w:val="left" w:pos="1200"/>
              <w:tab w:val="right" w:leader="dot" w:pos="9350"/>
            </w:tabs>
            <w:rPr>
              <w:ins w:id="136" w:author="Guy Fedorkow" w:date="2026-07-18T13:11:00Z" w16du:dateUtc="2026-07-18T17:11:00Z"/>
              <w:rFonts w:asciiTheme="minorHAnsi" w:eastAsiaTheme="minorEastAsia" w:hAnsiTheme="minorHAnsi" w:cstheme="minorBidi"/>
              <w:iCs w:val="0"/>
              <w:noProof/>
              <w:kern w:val="2"/>
              <w:sz w:val="24"/>
              <w14:ligatures w14:val="standardContextual"/>
            </w:rPr>
          </w:pPr>
          <w:ins w:id="137" w:author="Guy Fedorkow" w:date="2026-07-18T13:11:00Z" w16du:dateUtc="2026-07-18T17:11:00Z">
            <w:r>
              <w:lastRenderedPageBreak/>
              <w:fldChar w:fldCharType="begin"/>
            </w:r>
            <w:r>
              <w:instrText>HYPERLINK \l "_Toc232352091"</w:instrText>
            </w:r>
            <w:r>
              <w:fldChar w:fldCharType="separate"/>
            </w:r>
            <w:r w:rsidRPr="00527DB0">
              <w:rPr>
                <w:rStyle w:val="Hyperlink"/>
                <w:noProof/>
              </w:rPr>
              <w:t>2.7.6</w:t>
            </w:r>
            <w:r>
              <w:rPr>
                <w:rFonts w:asciiTheme="minorHAnsi" w:eastAsiaTheme="minorEastAsia" w:hAnsiTheme="minorHAnsi" w:cstheme="minorBidi"/>
                <w:iCs w:val="0"/>
                <w:noProof/>
                <w:kern w:val="2"/>
                <w:sz w:val="24"/>
                <w14:ligatures w14:val="standardContextual"/>
              </w:rPr>
              <w:tab/>
            </w:r>
            <w:r w:rsidRPr="00527DB0">
              <w:rPr>
                <w:rStyle w:val="Hyperlink"/>
                <w:noProof/>
              </w:rPr>
              <w:t>.</w:t>
            </w:r>
            <w:r w:rsidRPr="00527DB0">
              <w:rPr>
                <w:rStyle w:val="Hyperlink"/>
                <w:rFonts w:ascii="Courier New" w:hAnsi="Courier New" w:cs="Courier New"/>
                <w:noProof/>
              </w:rPr>
              <w:t>jumpto</w:t>
            </w:r>
            <w:r w:rsidRPr="00527DB0">
              <w:rPr>
                <w:rStyle w:val="Hyperlink"/>
                <w:noProof/>
              </w:rPr>
              <w:t xml:space="preserve">  </w:t>
            </w:r>
            <w:r w:rsidRPr="00527DB0">
              <w:rPr>
                <w:rStyle w:val="Hyperlink"/>
                <w:rFonts w:ascii="Courier New" w:hAnsi="Courier New" w:cs="Courier New"/>
                <w:i/>
                <w:noProof/>
              </w:rPr>
              <w:t>addr</w:t>
            </w:r>
            <w:r>
              <w:rPr>
                <w:noProof/>
                <w:webHidden/>
              </w:rPr>
              <w:tab/>
            </w:r>
            <w:r>
              <w:rPr>
                <w:noProof/>
                <w:webHidden/>
              </w:rPr>
              <w:fldChar w:fldCharType="begin"/>
            </w:r>
            <w:r>
              <w:rPr>
                <w:noProof/>
                <w:webHidden/>
              </w:rPr>
              <w:instrText xml:space="preserve"> PAGEREF _Toc232352091 \h </w:instrText>
            </w:r>
          </w:ins>
          <w:r>
            <w:rPr>
              <w:noProof/>
              <w:webHidden/>
            </w:rPr>
          </w:r>
          <w:ins w:id="138" w:author="Guy Fedorkow" w:date="2026-07-18T13:11:00Z" w16du:dateUtc="2026-07-18T17:11:00Z">
            <w:r>
              <w:rPr>
                <w:noProof/>
                <w:webHidden/>
              </w:rPr>
              <w:fldChar w:fldCharType="separate"/>
            </w:r>
            <w:r>
              <w:rPr>
                <w:noProof/>
                <w:webHidden/>
              </w:rPr>
              <w:t>12</w:t>
            </w:r>
            <w:r>
              <w:rPr>
                <w:noProof/>
                <w:webHidden/>
              </w:rPr>
              <w:fldChar w:fldCharType="end"/>
            </w:r>
            <w:r>
              <w:fldChar w:fldCharType="end"/>
            </w:r>
          </w:ins>
        </w:p>
        <w:p w14:paraId="6ECC49B7" w14:textId="073686F3" w:rsidR="00001094" w:rsidRDefault="00001094">
          <w:pPr>
            <w:pStyle w:val="TOC3"/>
            <w:tabs>
              <w:tab w:val="left" w:pos="1200"/>
              <w:tab w:val="right" w:leader="dot" w:pos="9350"/>
            </w:tabs>
            <w:rPr>
              <w:ins w:id="139" w:author="Guy Fedorkow" w:date="2026-07-18T13:11:00Z" w16du:dateUtc="2026-07-18T17:11:00Z"/>
              <w:rFonts w:asciiTheme="minorHAnsi" w:eastAsiaTheme="minorEastAsia" w:hAnsiTheme="minorHAnsi" w:cstheme="minorBidi"/>
              <w:iCs w:val="0"/>
              <w:noProof/>
              <w:kern w:val="2"/>
              <w:sz w:val="24"/>
              <w14:ligatures w14:val="standardContextual"/>
            </w:rPr>
          </w:pPr>
          <w:ins w:id="140" w:author="Guy Fedorkow" w:date="2026-07-18T13:11:00Z" w16du:dateUtc="2026-07-18T17:11:00Z">
            <w:r>
              <w:fldChar w:fldCharType="begin"/>
            </w:r>
            <w:r>
              <w:instrText>HYPERLINK \l "_Toc232352092"</w:instrText>
            </w:r>
            <w:r>
              <w:fldChar w:fldCharType="separate"/>
            </w:r>
            <w:r w:rsidRPr="00527DB0">
              <w:rPr>
                <w:rStyle w:val="Hyperlink"/>
                <w:noProof/>
              </w:rPr>
              <w:t>2.7.7</w:t>
            </w:r>
            <w:r>
              <w:rPr>
                <w:rFonts w:asciiTheme="minorHAnsi" w:eastAsiaTheme="minorEastAsia" w:hAnsiTheme="minorHAnsi" w:cstheme="minorBidi"/>
                <w:iCs w:val="0"/>
                <w:noProof/>
                <w:kern w:val="2"/>
                <w:sz w:val="24"/>
                <w14:ligatures w14:val="standardContextual"/>
              </w:rPr>
              <w:tab/>
            </w:r>
            <w:r w:rsidRPr="00527DB0">
              <w:rPr>
                <w:rStyle w:val="Hyperlink"/>
                <w:noProof/>
              </w:rPr>
              <w:t>.</w:t>
            </w:r>
            <w:r w:rsidRPr="00527DB0">
              <w:rPr>
                <w:rStyle w:val="Hyperlink"/>
                <w:rFonts w:ascii="Courier New" w:hAnsi="Courier New" w:cs="Courier New"/>
                <w:noProof/>
              </w:rPr>
              <w:t>org</w:t>
            </w:r>
            <w:r w:rsidRPr="00527DB0">
              <w:rPr>
                <w:rStyle w:val="Hyperlink"/>
                <w:noProof/>
              </w:rPr>
              <w:t xml:space="preserve"> </w:t>
            </w:r>
            <w:r w:rsidRPr="00527DB0">
              <w:rPr>
                <w:rStyle w:val="Hyperlink"/>
                <w:rFonts w:ascii="Courier New" w:hAnsi="Courier New" w:cs="Courier New"/>
                <w:i/>
                <w:noProof/>
              </w:rPr>
              <w:t>addr</w:t>
            </w:r>
            <w:r>
              <w:rPr>
                <w:noProof/>
                <w:webHidden/>
              </w:rPr>
              <w:tab/>
            </w:r>
            <w:r>
              <w:rPr>
                <w:noProof/>
                <w:webHidden/>
              </w:rPr>
              <w:fldChar w:fldCharType="begin"/>
            </w:r>
            <w:r>
              <w:rPr>
                <w:noProof/>
                <w:webHidden/>
              </w:rPr>
              <w:instrText xml:space="preserve"> PAGEREF _Toc232352092 \h </w:instrText>
            </w:r>
          </w:ins>
          <w:r>
            <w:rPr>
              <w:noProof/>
              <w:webHidden/>
            </w:rPr>
          </w:r>
          <w:ins w:id="141" w:author="Guy Fedorkow" w:date="2026-07-18T13:11:00Z" w16du:dateUtc="2026-07-18T17:11:00Z">
            <w:r>
              <w:rPr>
                <w:noProof/>
                <w:webHidden/>
              </w:rPr>
              <w:fldChar w:fldCharType="separate"/>
            </w:r>
            <w:r>
              <w:rPr>
                <w:noProof/>
                <w:webHidden/>
              </w:rPr>
              <w:t>12</w:t>
            </w:r>
            <w:r>
              <w:rPr>
                <w:noProof/>
                <w:webHidden/>
              </w:rPr>
              <w:fldChar w:fldCharType="end"/>
            </w:r>
            <w:r>
              <w:fldChar w:fldCharType="end"/>
            </w:r>
          </w:ins>
        </w:p>
        <w:p w14:paraId="2E34EDDD" w14:textId="10C5C584" w:rsidR="00001094" w:rsidRDefault="00001094">
          <w:pPr>
            <w:pStyle w:val="TOC3"/>
            <w:tabs>
              <w:tab w:val="left" w:pos="1200"/>
              <w:tab w:val="right" w:leader="dot" w:pos="9350"/>
            </w:tabs>
            <w:rPr>
              <w:ins w:id="142" w:author="Guy Fedorkow" w:date="2026-07-18T13:11:00Z" w16du:dateUtc="2026-07-18T17:11:00Z"/>
              <w:rFonts w:asciiTheme="minorHAnsi" w:eastAsiaTheme="minorEastAsia" w:hAnsiTheme="minorHAnsi" w:cstheme="minorBidi"/>
              <w:iCs w:val="0"/>
              <w:noProof/>
              <w:kern w:val="2"/>
              <w:sz w:val="24"/>
              <w14:ligatures w14:val="standardContextual"/>
            </w:rPr>
          </w:pPr>
          <w:ins w:id="143" w:author="Guy Fedorkow" w:date="2026-07-18T13:11:00Z" w16du:dateUtc="2026-07-18T17:11:00Z">
            <w:r>
              <w:fldChar w:fldCharType="begin"/>
            </w:r>
            <w:r>
              <w:instrText>HYPERLINK \l "_Toc232352093"</w:instrText>
            </w:r>
            <w:r>
              <w:fldChar w:fldCharType="separate"/>
            </w:r>
            <w:r w:rsidRPr="00527DB0">
              <w:rPr>
                <w:rStyle w:val="Hyperlink"/>
                <w:noProof/>
              </w:rPr>
              <w:t>2.7.8</w:t>
            </w:r>
            <w:r>
              <w:rPr>
                <w:rFonts w:asciiTheme="minorHAnsi" w:eastAsiaTheme="minorEastAsia" w:hAnsiTheme="minorHAnsi" w:cstheme="minorBidi"/>
                <w:iCs w:val="0"/>
                <w:noProof/>
                <w:kern w:val="2"/>
                <w:sz w:val="24"/>
                <w14:ligatures w14:val="standardContextual"/>
              </w:rPr>
              <w:tab/>
            </w:r>
            <w:r w:rsidRPr="00527DB0">
              <w:rPr>
                <w:rStyle w:val="Hyperlink"/>
                <w:noProof/>
              </w:rPr>
              <w:t>.</w:t>
            </w:r>
            <w:r w:rsidRPr="00527DB0">
              <w:rPr>
                <w:rStyle w:val="Hyperlink"/>
                <w:rFonts w:ascii="Courier New" w:hAnsi="Courier New" w:cs="Courier New"/>
                <w:noProof/>
              </w:rPr>
              <w:t>daorg</w:t>
            </w:r>
            <w:r w:rsidRPr="00527DB0">
              <w:rPr>
                <w:rStyle w:val="Hyperlink"/>
                <w:noProof/>
              </w:rPr>
              <w:t xml:space="preserve"> </w:t>
            </w:r>
            <w:r w:rsidRPr="00527DB0">
              <w:rPr>
                <w:rStyle w:val="Hyperlink"/>
                <w:rFonts w:ascii="Courier New" w:hAnsi="Courier New" w:cs="Courier New"/>
                <w:i/>
                <w:noProof/>
              </w:rPr>
              <w:t>addr</w:t>
            </w:r>
            <w:r>
              <w:rPr>
                <w:noProof/>
                <w:webHidden/>
              </w:rPr>
              <w:tab/>
            </w:r>
            <w:r>
              <w:rPr>
                <w:noProof/>
                <w:webHidden/>
              </w:rPr>
              <w:fldChar w:fldCharType="begin"/>
            </w:r>
            <w:r>
              <w:rPr>
                <w:noProof/>
                <w:webHidden/>
              </w:rPr>
              <w:instrText xml:space="preserve"> PAGEREF _Toc232352093 \h </w:instrText>
            </w:r>
          </w:ins>
          <w:r>
            <w:rPr>
              <w:noProof/>
              <w:webHidden/>
            </w:rPr>
          </w:r>
          <w:ins w:id="144" w:author="Guy Fedorkow" w:date="2026-07-18T13:11:00Z" w16du:dateUtc="2026-07-18T17:11:00Z">
            <w:r>
              <w:rPr>
                <w:noProof/>
                <w:webHidden/>
              </w:rPr>
              <w:fldChar w:fldCharType="separate"/>
            </w:r>
            <w:r>
              <w:rPr>
                <w:noProof/>
                <w:webHidden/>
              </w:rPr>
              <w:t>12</w:t>
            </w:r>
            <w:r>
              <w:rPr>
                <w:noProof/>
                <w:webHidden/>
              </w:rPr>
              <w:fldChar w:fldCharType="end"/>
            </w:r>
            <w:r>
              <w:fldChar w:fldCharType="end"/>
            </w:r>
          </w:ins>
        </w:p>
        <w:p w14:paraId="3F95FED8" w14:textId="07539DAB" w:rsidR="00001094" w:rsidRDefault="00001094">
          <w:pPr>
            <w:pStyle w:val="TOC3"/>
            <w:tabs>
              <w:tab w:val="left" w:pos="1200"/>
              <w:tab w:val="right" w:leader="dot" w:pos="9350"/>
            </w:tabs>
            <w:rPr>
              <w:ins w:id="145" w:author="Guy Fedorkow" w:date="2026-07-18T13:11:00Z" w16du:dateUtc="2026-07-18T17:11:00Z"/>
              <w:rFonts w:asciiTheme="minorHAnsi" w:eastAsiaTheme="minorEastAsia" w:hAnsiTheme="minorHAnsi" w:cstheme="minorBidi"/>
              <w:iCs w:val="0"/>
              <w:noProof/>
              <w:kern w:val="2"/>
              <w:sz w:val="24"/>
              <w14:ligatures w14:val="standardContextual"/>
            </w:rPr>
          </w:pPr>
          <w:ins w:id="146" w:author="Guy Fedorkow" w:date="2026-07-18T13:11:00Z" w16du:dateUtc="2026-07-18T17:11:00Z">
            <w:r>
              <w:fldChar w:fldCharType="begin"/>
            </w:r>
            <w:r>
              <w:instrText>HYPERLINK \l "_Toc232352094"</w:instrText>
            </w:r>
            <w:r>
              <w:fldChar w:fldCharType="separate"/>
            </w:r>
            <w:r w:rsidRPr="00527DB0">
              <w:rPr>
                <w:rStyle w:val="Hyperlink"/>
                <w:noProof/>
              </w:rPr>
              <w:t>2.7.9</w:t>
            </w:r>
            <w:r>
              <w:rPr>
                <w:rFonts w:asciiTheme="minorHAnsi" w:eastAsiaTheme="minorEastAsia" w:hAnsiTheme="minorHAnsi" w:cstheme="minorBidi"/>
                <w:iCs w:val="0"/>
                <w:noProof/>
                <w:kern w:val="2"/>
                <w:sz w:val="24"/>
                <w14:ligatures w14:val="standardContextual"/>
              </w:rPr>
              <w:tab/>
            </w:r>
            <w:r w:rsidRPr="00527DB0">
              <w:rPr>
                <w:rStyle w:val="Hyperlink"/>
                <w:noProof/>
              </w:rPr>
              <w:t>.</w:t>
            </w:r>
            <w:r w:rsidRPr="00527DB0">
              <w:rPr>
                <w:rStyle w:val="Hyperlink"/>
                <w:rFonts w:ascii="Courier New" w:hAnsi="Courier New" w:cs="Courier New"/>
                <w:noProof/>
              </w:rPr>
              <w:t xml:space="preserve">pp </w:t>
            </w:r>
            <w:r w:rsidRPr="00527DB0">
              <w:rPr>
                <w:rStyle w:val="Hyperlink"/>
                <w:rFonts w:ascii="Courier New" w:hAnsi="Courier New" w:cs="Courier New"/>
                <w:i/>
                <w:noProof/>
              </w:rPr>
              <w:t>variable</w:t>
            </w:r>
            <w:r w:rsidRPr="00527DB0">
              <w:rPr>
                <w:rStyle w:val="Hyperlink"/>
                <w:rFonts w:ascii="Courier New" w:hAnsi="Courier New" w:cs="Courier New"/>
                <w:noProof/>
              </w:rPr>
              <w:t xml:space="preserve">, </w:t>
            </w:r>
            <w:r w:rsidRPr="00527DB0">
              <w:rPr>
                <w:rStyle w:val="Hyperlink"/>
                <w:rFonts w:ascii="Courier New" w:hAnsi="Courier New" w:cs="Courier New"/>
                <w:i/>
                <w:noProof/>
              </w:rPr>
              <w:t>expr</w:t>
            </w:r>
            <w:r>
              <w:rPr>
                <w:noProof/>
                <w:webHidden/>
              </w:rPr>
              <w:tab/>
            </w:r>
            <w:r>
              <w:rPr>
                <w:noProof/>
                <w:webHidden/>
              </w:rPr>
              <w:fldChar w:fldCharType="begin"/>
            </w:r>
            <w:r>
              <w:rPr>
                <w:noProof/>
                <w:webHidden/>
              </w:rPr>
              <w:instrText xml:space="preserve"> PAGEREF _Toc232352094 \h </w:instrText>
            </w:r>
          </w:ins>
          <w:r>
            <w:rPr>
              <w:noProof/>
              <w:webHidden/>
            </w:rPr>
          </w:r>
          <w:ins w:id="147" w:author="Guy Fedorkow" w:date="2026-07-18T13:11:00Z" w16du:dateUtc="2026-07-18T17:11:00Z">
            <w:r>
              <w:rPr>
                <w:noProof/>
                <w:webHidden/>
              </w:rPr>
              <w:fldChar w:fldCharType="separate"/>
            </w:r>
            <w:r>
              <w:rPr>
                <w:noProof/>
                <w:webHidden/>
              </w:rPr>
              <w:t>13</w:t>
            </w:r>
            <w:r>
              <w:rPr>
                <w:noProof/>
                <w:webHidden/>
              </w:rPr>
              <w:fldChar w:fldCharType="end"/>
            </w:r>
            <w:r>
              <w:fldChar w:fldCharType="end"/>
            </w:r>
          </w:ins>
        </w:p>
        <w:p w14:paraId="785E69D9" w14:textId="40969312" w:rsidR="00001094" w:rsidRDefault="00001094">
          <w:pPr>
            <w:pStyle w:val="TOC3"/>
            <w:tabs>
              <w:tab w:val="left" w:pos="1200"/>
              <w:tab w:val="right" w:leader="dot" w:pos="9350"/>
            </w:tabs>
            <w:rPr>
              <w:ins w:id="148" w:author="Guy Fedorkow" w:date="2026-07-18T13:11:00Z" w16du:dateUtc="2026-07-18T17:11:00Z"/>
              <w:rFonts w:asciiTheme="minorHAnsi" w:eastAsiaTheme="minorEastAsia" w:hAnsiTheme="minorHAnsi" w:cstheme="minorBidi"/>
              <w:iCs w:val="0"/>
              <w:noProof/>
              <w:kern w:val="2"/>
              <w:sz w:val="24"/>
              <w14:ligatures w14:val="standardContextual"/>
            </w:rPr>
          </w:pPr>
          <w:ins w:id="149" w:author="Guy Fedorkow" w:date="2026-07-18T13:11:00Z" w16du:dateUtc="2026-07-18T17:11:00Z">
            <w:r>
              <w:fldChar w:fldCharType="begin"/>
            </w:r>
            <w:r>
              <w:instrText>HYPERLINK \l "_Toc232352095"</w:instrText>
            </w:r>
            <w:r>
              <w:fldChar w:fldCharType="separate"/>
            </w:r>
            <w:r w:rsidRPr="00527DB0">
              <w:rPr>
                <w:rStyle w:val="Hyperlink"/>
                <w:noProof/>
              </w:rPr>
              <w:t>2.7.10</w:t>
            </w:r>
            <w:r>
              <w:rPr>
                <w:rFonts w:asciiTheme="minorHAnsi" w:eastAsiaTheme="minorEastAsia" w:hAnsiTheme="minorHAnsi" w:cstheme="minorBidi"/>
                <w:iCs w:val="0"/>
                <w:noProof/>
                <w:kern w:val="2"/>
                <w:sz w:val="24"/>
                <w14:ligatures w14:val="standardContextual"/>
              </w:rPr>
              <w:tab/>
            </w:r>
            <w:r w:rsidRPr="00527DB0">
              <w:rPr>
                <w:rStyle w:val="Hyperlink"/>
                <w:noProof/>
              </w:rPr>
              <w:t>.</w:t>
            </w:r>
            <w:r w:rsidRPr="00527DB0">
              <w:rPr>
                <w:rStyle w:val="Hyperlink"/>
                <w:rFonts w:ascii="Courier New" w:hAnsi="Courier New" w:cs="Courier New"/>
                <w:noProof/>
              </w:rPr>
              <w:t xml:space="preserve">word </w:t>
            </w:r>
            <w:r w:rsidRPr="00527DB0">
              <w:rPr>
                <w:rStyle w:val="Hyperlink"/>
                <w:rFonts w:ascii="Courier New" w:hAnsi="Courier New" w:cs="Courier New"/>
                <w:i/>
                <w:noProof/>
              </w:rPr>
              <w:t>expr</w:t>
            </w:r>
            <w:r>
              <w:rPr>
                <w:noProof/>
                <w:webHidden/>
              </w:rPr>
              <w:tab/>
            </w:r>
            <w:r>
              <w:rPr>
                <w:noProof/>
                <w:webHidden/>
              </w:rPr>
              <w:fldChar w:fldCharType="begin"/>
            </w:r>
            <w:r>
              <w:rPr>
                <w:noProof/>
                <w:webHidden/>
              </w:rPr>
              <w:instrText xml:space="preserve"> PAGEREF _Toc232352095 \h </w:instrText>
            </w:r>
          </w:ins>
          <w:r>
            <w:rPr>
              <w:noProof/>
              <w:webHidden/>
            </w:rPr>
          </w:r>
          <w:ins w:id="150" w:author="Guy Fedorkow" w:date="2026-07-18T13:11:00Z" w16du:dateUtc="2026-07-18T17:11:00Z">
            <w:r>
              <w:rPr>
                <w:noProof/>
                <w:webHidden/>
              </w:rPr>
              <w:fldChar w:fldCharType="separate"/>
            </w:r>
            <w:r>
              <w:rPr>
                <w:noProof/>
                <w:webHidden/>
              </w:rPr>
              <w:t>13</w:t>
            </w:r>
            <w:r>
              <w:rPr>
                <w:noProof/>
                <w:webHidden/>
              </w:rPr>
              <w:fldChar w:fldCharType="end"/>
            </w:r>
            <w:r>
              <w:fldChar w:fldCharType="end"/>
            </w:r>
          </w:ins>
        </w:p>
        <w:p w14:paraId="590FB1AD" w14:textId="4FE62D5E" w:rsidR="00001094" w:rsidRDefault="00001094">
          <w:pPr>
            <w:pStyle w:val="TOC3"/>
            <w:tabs>
              <w:tab w:val="left" w:pos="1200"/>
              <w:tab w:val="right" w:leader="dot" w:pos="9350"/>
            </w:tabs>
            <w:rPr>
              <w:ins w:id="151" w:author="Guy Fedorkow" w:date="2026-07-18T13:11:00Z" w16du:dateUtc="2026-07-18T17:11:00Z"/>
              <w:rFonts w:asciiTheme="minorHAnsi" w:eastAsiaTheme="minorEastAsia" w:hAnsiTheme="minorHAnsi" w:cstheme="minorBidi"/>
              <w:iCs w:val="0"/>
              <w:noProof/>
              <w:kern w:val="2"/>
              <w:sz w:val="24"/>
              <w14:ligatures w14:val="standardContextual"/>
            </w:rPr>
          </w:pPr>
          <w:ins w:id="152" w:author="Guy Fedorkow" w:date="2026-07-18T13:11:00Z" w16du:dateUtc="2026-07-18T17:11:00Z">
            <w:r>
              <w:fldChar w:fldCharType="begin"/>
            </w:r>
            <w:r>
              <w:instrText>HYPERLINK \l "_Toc232352096"</w:instrText>
            </w:r>
            <w:r>
              <w:fldChar w:fldCharType="separate"/>
            </w:r>
            <w:r w:rsidRPr="00527DB0">
              <w:rPr>
                <w:rStyle w:val="Hyperlink"/>
                <w:noProof/>
              </w:rPr>
              <w:t>2.7.11</w:t>
            </w:r>
            <w:r>
              <w:rPr>
                <w:rFonts w:asciiTheme="minorHAnsi" w:eastAsiaTheme="minorEastAsia" w:hAnsiTheme="minorHAnsi" w:cstheme="minorBidi"/>
                <w:iCs w:val="0"/>
                <w:noProof/>
                <w:kern w:val="2"/>
                <w:sz w:val="24"/>
                <w14:ligatures w14:val="standardContextual"/>
              </w:rPr>
              <w:tab/>
            </w:r>
            <w:r w:rsidRPr="00527DB0">
              <w:rPr>
                <w:rStyle w:val="Hyperlink"/>
                <w:noProof/>
              </w:rPr>
              <w:t>.</w:t>
            </w:r>
            <w:r w:rsidRPr="00527DB0">
              <w:rPr>
                <w:rStyle w:val="Hyperlink"/>
                <w:rFonts w:ascii="Courier New" w:hAnsi="Courier New" w:cs="Courier New"/>
                <w:noProof/>
              </w:rPr>
              <w:t xml:space="preserve">words </w:t>
            </w:r>
            <w:r w:rsidRPr="00527DB0">
              <w:rPr>
                <w:rStyle w:val="Hyperlink"/>
                <w:rFonts w:ascii="Courier New" w:hAnsi="Courier New" w:cs="Courier New"/>
                <w:i/>
                <w:noProof/>
              </w:rPr>
              <w:t xml:space="preserve">size </w:t>
            </w:r>
            <w:r w:rsidRPr="00527DB0">
              <w:rPr>
                <w:rStyle w:val="Hyperlink"/>
                <w:rFonts w:ascii="Courier New" w:hAnsi="Courier New" w:cs="Courier New"/>
                <w:noProof/>
              </w:rPr>
              <w:t xml:space="preserve">[, </w:t>
            </w:r>
            <w:r w:rsidRPr="00527DB0">
              <w:rPr>
                <w:rStyle w:val="Hyperlink"/>
                <w:rFonts w:ascii="Courier New" w:hAnsi="Courier New" w:cs="Courier New"/>
                <w:i/>
                <w:noProof/>
              </w:rPr>
              <w:t>initial-value</w:t>
            </w:r>
            <w:r w:rsidRPr="00527DB0">
              <w:rPr>
                <w:rStyle w:val="Hyperlink"/>
                <w:rFonts w:ascii="Courier New" w:hAnsi="Courier New" w:cs="Courier New"/>
                <w:noProof/>
              </w:rPr>
              <w:t>]</w:t>
            </w:r>
            <w:r>
              <w:rPr>
                <w:noProof/>
                <w:webHidden/>
              </w:rPr>
              <w:tab/>
            </w:r>
            <w:r>
              <w:rPr>
                <w:noProof/>
                <w:webHidden/>
              </w:rPr>
              <w:fldChar w:fldCharType="begin"/>
            </w:r>
            <w:r>
              <w:rPr>
                <w:noProof/>
                <w:webHidden/>
              </w:rPr>
              <w:instrText xml:space="preserve"> PAGEREF _Toc232352096 \h </w:instrText>
            </w:r>
          </w:ins>
          <w:r>
            <w:rPr>
              <w:noProof/>
              <w:webHidden/>
            </w:rPr>
          </w:r>
          <w:ins w:id="153" w:author="Guy Fedorkow" w:date="2026-07-18T13:11:00Z" w16du:dateUtc="2026-07-18T17:11:00Z">
            <w:r>
              <w:rPr>
                <w:noProof/>
                <w:webHidden/>
              </w:rPr>
              <w:fldChar w:fldCharType="separate"/>
            </w:r>
            <w:r>
              <w:rPr>
                <w:noProof/>
                <w:webHidden/>
              </w:rPr>
              <w:t>13</w:t>
            </w:r>
            <w:r>
              <w:rPr>
                <w:noProof/>
                <w:webHidden/>
              </w:rPr>
              <w:fldChar w:fldCharType="end"/>
            </w:r>
            <w:r>
              <w:fldChar w:fldCharType="end"/>
            </w:r>
          </w:ins>
        </w:p>
        <w:p w14:paraId="4A201FD3" w14:textId="2E812CA2" w:rsidR="00001094" w:rsidRDefault="00001094">
          <w:pPr>
            <w:pStyle w:val="TOC3"/>
            <w:tabs>
              <w:tab w:val="left" w:pos="1200"/>
              <w:tab w:val="right" w:leader="dot" w:pos="9350"/>
            </w:tabs>
            <w:rPr>
              <w:ins w:id="154" w:author="Guy Fedorkow" w:date="2026-07-18T13:11:00Z" w16du:dateUtc="2026-07-18T17:11:00Z"/>
              <w:rFonts w:asciiTheme="minorHAnsi" w:eastAsiaTheme="minorEastAsia" w:hAnsiTheme="minorHAnsi" w:cstheme="minorBidi"/>
              <w:iCs w:val="0"/>
              <w:noProof/>
              <w:kern w:val="2"/>
              <w:sz w:val="24"/>
              <w14:ligatures w14:val="standardContextual"/>
            </w:rPr>
          </w:pPr>
          <w:ins w:id="155" w:author="Guy Fedorkow" w:date="2026-07-18T13:11:00Z" w16du:dateUtc="2026-07-18T17:11:00Z">
            <w:r>
              <w:fldChar w:fldCharType="begin"/>
            </w:r>
            <w:r>
              <w:instrText>HYPERLINK \l "_Toc232352097"</w:instrText>
            </w:r>
            <w:r>
              <w:fldChar w:fldCharType="separate"/>
            </w:r>
            <w:r w:rsidRPr="00527DB0">
              <w:rPr>
                <w:rStyle w:val="Hyperlink"/>
                <w:noProof/>
              </w:rPr>
              <w:t>2.7.12</w:t>
            </w:r>
            <w:r>
              <w:rPr>
                <w:rFonts w:asciiTheme="minorHAnsi" w:eastAsiaTheme="minorEastAsia" w:hAnsiTheme="minorHAnsi" w:cstheme="minorBidi"/>
                <w:iCs w:val="0"/>
                <w:noProof/>
                <w:kern w:val="2"/>
                <w:sz w:val="24"/>
                <w14:ligatures w14:val="standardContextual"/>
              </w:rPr>
              <w:tab/>
            </w:r>
            <w:r w:rsidRPr="00527DB0">
              <w:rPr>
                <w:rStyle w:val="Hyperlink"/>
                <w:noProof/>
              </w:rPr>
              <w:t>.</w:t>
            </w:r>
            <w:r w:rsidRPr="00527DB0">
              <w:rPr>
                <w:rStyle w:val="Hyperlink"/>
                <w:rFonts w:ascii="Courier New" w:hAnsi="Courier New" w:cs="Courier New"/>
                <w:noProof/>
              </w:rPr>
              <w:t xml:space="preserve">float </w:t>
            </w:r>
            <w:r w:rsidRPr="00527DB0">
              <w:rPr>
                <w:rStyle w:val="Hyperlink"/>
                <w:rFonts w:ascii="Courier New" w:hAnsi="Courier New" w:cs="Courier New"/>
                <w:i/>
                <w:noProof/>
              </w:rPr>
              <w:t>mantissa</w:t>
            </w:r>
            <w:r w:rsidRPr="00527DB0">
              <w:rPr>
                <w:rStyle w:val="Hyperlink"/>
                <w:rFonts w:ascii="Courier New" w:hAnsi="Courier New" w:cs="Courier New"/>
                <w:noProof/>
              </w:rPr>
              <w:t>:fraction,</w:t>
            </w:r>
            <w:r w:rsidRPr="00527DB0">
              <w:rPr>
                <w:rStyle w:val="Hyperlink"/>
                <w:rFonts w:ascii="Courier New" w:hAnsi="Courier New" w:cs="Courier New"/>
                <w:i/>
                <w:noProof/>
              </w:rPr>
              <w:t xml:space="preserve"> exponent</w:t>
            </w:r>
            <w:r w:rsidRPr="00527DB0">
              <w:rPr>
                <w:rStyle w:val="Hyperlink"/>
                <w:rFonts w:ascii="Courier New" w:hAnsi="Courier New" w:cs="Courier New"/>
                <w:noProof/>
              </w:rPr>
              <w:t>:integer</w:t>
            </w:r>
            <w:r>
              <w:rPr>
                <w:noProof/>
                <w:webHidden/>
              </w:rPr>
              <w:tab/>
            </w:r>
            <w:r>
              <w:rPr>
                <w:noProof/>
                <w:webHidden/>
              </w:rPr>
              <w:fldChar w:fldCharType="begin"/>
            </w:r>
            <w:r>
              <w:rPr>
                <w:noProof/>
                <w:webHidden/>
              </w:rPr>
              <w:instrText xml:space="preserve"> PAGEREF _Toc232352097 \h </w:instrText>
            </w:r>
          </w:ins>
          <w:r>
            <w:rPr>
              <w:noProof/>
              <w:webHidden/>
            </w:rPr>
          </w:r>
          <w:ins w:id="156" w:author="Guy Fedorkow" w:date="2026-07-18T13:11:00Z" w16du:dateUtc="2026-07-18T17:11:00Z">
            <w:r>
              <w:rPr>
                <w:noProof/>
                <w:webHidden/>
              </w:rPr>
              <w:fldChar w:fldCharType="separate"/>
            </w:r>
            <w:r>
              <w:rPr>
                <w:noProof/>
                <w:webHidden/>
              </w:rPr>
              <w:t>13</w:t>
            </w:r>
            <w:r>
              <w:rPr>
                <w:noProof/>
                <w:webHidden/>
              </w:rPr>
              <w:fldChar w:fldCharType="end"/>
            </w:r>
            <w:r>
              <w:fldChar w:fldCharType="end"/>
            </w:r>
          </w:ins>
        </w:p>
        <w:p w14:paraId="4D71C3A8" w14:textId="36458459" w:rsidR="00001094" w:rsidRDefault="00001094">
          <w:pPr>
            <w:pStyle w:val="TOC3"/>
            <w:tabs>
              <w:tab w:val="left" w:pos="1200"/>
              <w:tab w:val="right" w:leader="dot" w:pos="9350"/>
            </w:tabs>
            <w:rPr>
              <w:ins w:id="157" w:author="Guy Fedorkow" w:date="2026-07-18T13:11:00Z" w16du:dateUtc="2026-07-18T17:11:00Z"/>
              <w:rFonts w:asciiTheme="minorHAnsi" w:eastAsiaTheme="minorEastAsia" w:hAnsiTheme="minorHAnsi" w:cstheme="minorBidi"/>
              <w:iCs w:val="0"/>
              <w:noProof/>
              <w:kern w:val="2"/>
              <w:sz w:val="24"/>
              <w14:ligatures w14:val="standardContextual"/>
            </w:rPr>
          </w:pPr>
          <w:ins w:id="158" w:author="Guy Fedorkow" w:date="2026-07-18T13:11:00Z" w16du:dateUtc="2026-07-18T17:11:00Z">
            <w:r>
              <w:fldChar w:fldCharType="begin"/>
            </w:r>
            <w:r>
              <w:instrText>HYPERLINK \l "_Toc232352098"</w:instrText>
            </w:r>
            <w:r>
              <w:fldChar w:fldCharType="separate"/>
            </w:r>
            <w:r w:rsidRPr="00527DB0">
              <w:rPr>
                <w:rStyle w:val="Hyperlink"/>
                <w:noProof/>
              </w:rPr>
              <w:t>2.7.13</w:t>
            </w:r>
            <w:r>
              <w:rPr>
                <w:rFonts w:asciiTheme="minorHAnsi" w:eastAsiaTheme="minorEastAsia" w:hAnsiTheme="minorHAnsi" w:cstheme="minorBidi"/>
                <w:iCs w:val="0"/>
                <w:noProof/>
                <w:kern w:val="2"/>
                <w:sz w:val="24"/>
                <w14:ligatures w14:val="standardContextual"/>
              </w:rPr>
              <w:tab/>
            </w:r>
            <w:r w:rsidRPr="00527DB0">
              <w:rPr>
                <w:rStyle w:val="Hyperlink"/>
                <w:noProof/>
              </w:rPr>
              <w:t>.</w:t>
            </w:r>
            <w:r w:rsidRPr="00527DB0">
              <w:rPr>
                <w:rStyle w:val="Hyperlink"/>
                <w:rFonts w:ascii="Courier New" w:hAnsi="Courier New" w:cs="Courier New"/>
                <w:noProof/>
              </w:rPr>
              <w:t xml:space="preserve">flexh </w:t>
            </w:r>
            <w:r w:rsidRPr="00527DB0">
              <w:rPr>
                <w:rStyle w:val="Hyperlink"/>
                <w:rFonts w:ascii="Courier New" w:hAnsi="Courier New" w:cs="Courier New"/>
                <w:i/>
                <w:noProof/>
              </w:rPr>
              <w:t xml:space="preserve">string </w:t>
            </w:r>
            <w:r w:rsidRPr="00527DB0">
              <w:rPr>
                <w:rStyle w:val="Hyperlink"/>
                <w:rFonts w:ascii="Courier New" w:hAnsi="Courier New" w:cs="Courier New"/>
                <w:noProof/>
              </w:rPr>
              <w:t xml:space="preserve">[, </w:t>
            </w:r>
            <w:r w:rsidRPr="00527DB0">
              <w:rPr>
                <w:rStyle w:val="Hyperlink"/>
                <w:rFonts w:ascii="Courier New" w:hAnsi="Courier New" w:cs="Courier New"/>
                <w:i/>
                <w:noProof/>
              </w:rPr>
              <w:t>terminator</w:t>
            </w:r>
            <w:r w:rsidRPr="00527DB0">
              <w:rPr>
                <w:rStyle w:val="Hyperlink"/>
                <w:rFonts w:ascii="Courier New" w:hAnsi="Courier New" w:cs="Courier New"/>
                <w:noProof/>
              </w:rPr>
              <w:t>:integer]</w:t>
            </w:r>
            <w:r w:rsidRPr="00527DB0">
              <w:rPr>
                <w:rStyle w:val="Hyperlink"/>
                <w:rFonts w:ascii="Courier New" w:hAnsi="Courier New" w:cs="Courier New"/>
                <w:i/>
                <w:noProof/>
              </w:rPr>
              <w:t xml:space="preserve">  .</w:t>
            </w:r>
            <w:r w:rsidRPr="00527DB0">
              <w:rPr>
                <w:rStyle w:val="Hyperlink"/>
                <w:rFonts w:ascii="Courier New" w:hAnsi="Courier New" w:cs="Courier New"/>
                <w:noProof/>
              </w:rPr>
              <w:t>flexl</w:t>
            </w:r>
            <w:r w:rsidRPr="00527DB0">
              <w:rPr>
                <w:rStyle w:val="Hyperlink"/>
                <w:rFonts w:ascii="Courier New" w:hAnsi="Courier New" w:cs="Courier New"/>
                <w:i/>
                <w:noProof/>
              </w:rPr>
              <w:t xml:space="preserve"> string </w:t>
            </w:r>
            <w:r w:rsidRPr="00527DB0">
              <w:rPr>
                <w:rStyle w:val="Hyperlink"/>
                <w:rFonts w:ascii="Courier New" w:hAnsi="Courier New" w:cs="Courier New"/>
                <w:noProof/>
              </w:rPr>
              <w:t xml:space="preserve">[, </w:t>
            </w:r>
            <w:r w:rsidRPr="00527DB0">
              <w:rPr>
                <w:rStyle w:val="Hyperlink"/>
                <w:rFonts w:ascii="Courier New" w:hAnsi="Courier New" w:cs="Courier New"/>
                <w:i/>
                <w:noProof/>
              </w:rPr>
              <w:t>terminator</w:t>
            </w:r>
            <w:r w:rsidRPr="00527DB0">
              <w:rPr>
                <w:rStyle w:val="Hyperlink"/>
                <w:rFonts w:ascii="Courier New" w:hAnsi="Courier New" w:cs="Courier New"/>
                <w:noProof/>
              </w:rPr>
              <w:t>:integer]</w:t>
            </w:r>
            <w:r>
              <w:rPr>
                <w:noProof/>
                <w:webHidden/>
              </w:rPr>
              <w:tab/>
            </w:r>
            <w:r>
              <w:rPr>
                <w:noProof/>
                <w:webHidden/>
              </w:rPr>
              <w:fldChar w:fldCharType="begin"/>
            </w:r>
            <w:r>
              <w:rPr>
                <w:noProof/>
                <w:webHidden/>
              </w:rPr>
              <w:instrText xml:space="preserve"> PAGEREF _Toc232352098 \h </w:instrText>
            </w:r>
          </w:ins>
          <w:r>
            <w:rPr>
              <w:noProof/>
              <w:webHidden/>
            </w:rPr>
          </w:r>
          <w:ins w:id="159" w:author="Guy Fedorkow" w:date="2026-07-18T13:11:00Z" w16du:dateUtc="2026-07-18T17:11:00Z">
            <w:r>
              <w:rPr>
                <w:noProof/>
                <w:webHidden/>
              </w:rPr>
              <w:fldChar w:fldCharType="separate"/>
            </w:r>
            <w:r>
              <w:rPr>
                <w:noProof/>
                <w:webHidden/>
              </w:rPr>
              <w:t>14</w:t>
            </w:r>
            <w:r>
              <w:rPr>
                <w:noProof/>
                <w:webHidden/>
              </w:rPr>
              <w:fldChar w:fldCharType="end"/>
            </w:r>
            <w:r>
              <w:fldChar w:fldCharType="end"/>
            </w:r>
          </w:ins>
        </w:p>
        <w:p w14:paraId="206BF45A" w14:textId="39A023DD" w:rsidR="00001094" w:rsidRDefault="00001094">
          <w:pPr>
            <w:pStyle w:val="TOC3"/>
            <w:tabs>
              <w:tab w:val="left" w:pos="1200"/>
              <w:tab w:val="right" w:leader="dot" w:pos="9350"/>
            </w:tabs>
            <w:rPr>
              <w:ins w:id="160" w:author="Guy Fedorkow" w:date="2026-07-18T13:11:00Z" w16du:dateUtc="2026-07-18T17:11:00Z"/>
              <w:rFonts w:asciiTheme="minorHAnsi" w:eastAsiaTheme="minorEastAsia" w:hAnsiTheme="minorHAnsi" w:cstheme="minorBidi"/>
              <w:iCs w:val="0"/>
              <w:noProof/>
              <w:kern w:val="2"/>
              <w:sz w:val="24"/>
              <w14:ligatures w14:val="standardContextual"/>
            </w:rPr>
          </w:pPr>
          <w:ins w:id="161" w:author="Guy Fedorkow" w:date="2026-07-18T13:11:00Z" w16du:dateUtc="2026-07-18T17:11:00Z">
            <w:r>
              <w:fldChar w:fldCharType="begin"/>
            </w:r>
            <w:r>
              <w:instrText>HYPERLINK \l "_Toc232352099"</w:instrText>
            </w:r>
            <w:r>
              <w:fldChar w:fldCharType="separate"/>
            </w:r>
            <w:r w:rsidRPr="00527DB0">
              <w:rPr>
                <w:rStyle w:val="Hyperlink"/>
                <w:noProof/>
              </w:rPr>
              <w:t>2.7.14</w:t>
            </w:r>
            <w:r>
              <w:rPr>
                <w:rFonts w:asciiTheme="minorHAnsi" w:eastAsiaTheme="minorEastAsia" w:hAnsiTheme="minorHAnsi" w:cstheme="minorBidi"/>
                <w:iCs w:val="0"/>
                <w:noProof/>
                <w:kern w:val="2"/>
                <w:sz w:val="24"/>
                <w14:ligatures w14:val="standardContextual"/>
              </w:rPr>
              <w:tab/>
            </w:r>
            <w:r w:rsidRPr="00527DB0">
              <w:rPr>
                <w:rStyle w:val="Hyperlink"/>
                <w:noProof/>
              </w:rPr>
              <w:t>.</w:t>
            </w:r>
            <w:r w:rsidRPr="00527DB0">
              <w:rPr>
                <w:rStyle w:val="Hyperlink"/>
                <w:rFonts w:ascii="Courier New" w:hAnsi="Courier New" w:cs="Courier New"/>
                <w:noProof/>
              </w:rPr>
              <w:t xml:space="preserve">exec </w:t>
            </w:r>
            <w:r w:rsidRPr="00527DB0">
              <w:rPr>
                <w:rStyle w:val="Hyperlink"/>
                <w:rFonts w:ascii="Courier New" w:hAnsi="Courier New" w:cs="Courier New"/>
                <w:i/>
                <w:noProof/>
              </w:rPr>
              <w:t>python-stmt</w:t>
            </w:r>
            <w:r>
              <w:rPr>
                <w:noProof/>
                <w:webHidden/>
              </w:rPr>
              <w:tab/>
            </w:r>
            <w:r>
              <w:rPr>
                <w:noProof/>
                <w:webHidden/>
              </w:rPr>
              <w:fldChar w:fldCharType="begin"/>
            </w:r>
            <w:r>
              <w:rPr>
                <w:noProof/>
                <w:webHidden/>
              </w:rPr>
              <w:instrText xml:space="preserve"> PAGEREF _Toc232352099 \h </w:instrText>
            </w:r>
          </w:ins>
          <w:r>
            <w:rPr>
              <w:noProof/>
              <w:webHidden/>
            </w:rPr>
          </w:r>
          <w:ins w:id="162" w:author="Guy Fedorkow" w:date="2026-07-18T13:11:00Z" w16du:dateUtc="2026-07-18T17:11:00Z">
            <w:r>
              <w:rPr>
                <w:noProof/>
                <w:webHidden/>
              </w:rPr>
              <w:fldChar w:fldCharType="separate"/>
            </w:r>
            <w:r>
              <w:rPr>
                <w:noProof/>
                <w:webHidden/>
              </w:rPr>
              <w:t>14</w:t>
            </w:r>
            <w:r>
              <w:rPr>
                <w:noProof/>
                <w:webHidden/>
              </w:rPr>
              <w:fldChar w:fldCharType="end"/>
            </w:r>
            <w:r>
              <w:fldChar w:fldCharType="end"/>
            </w:r>
          </w:ins>
        </w:p>
        <w:p w14:paraId="6889DEE2" w14:textId="60186E35" w:rsidR="00001094" w:rsidRDefault="00001094">
          <w:pPr>
            <w:pStyle w:val="TOC3"/>
            <w:tabs>
              <w:tab w:val="left" w:pos="1200"/>
              <w:tab w:val="right" w:leader="dot" w:pos="9350"/>
            </w:tabs>
            <w:rPr>
              <w:ins w:id="163" w:author="Guy Fedorkow" w:date="2026-07-18T13:11:00Z" w16du:dateUtc="2026-07-18T17:11:00Z"/>
              <w:rFonts w:asciiTheme="minorHAnsi" w:eastAsiaTheme="minorEastAsia" w:hAnsiTheme="minorHAnsi" w:cstheme="minorBidi"/>
              <w:iCs w:val="0"/>
              <w:noProof/>
              <w:kern w:val="2"/>
              <w:sz w:val="24"/>
              <w14:ligatures w14:val="standardContextual"/>
            </w:rPr>
          </w:pPr>
          <w:ins w:id="164" w:author="Guy Fedorkow" w:date="2026-07-18T13:11:00Z" w16du:dateUtc="2026-07-18T17:11:00Z">
            <w:r>
              <w:fldChar w:fldCharType="begin"/>
            </w:r>
            <w:r>
              <w:instrText>HYPERLINK \l "_Toc232352100"</w:instrText>
            </w:r>
            <w:r>
              <w:fldChar w:fldCharType="separate"/>
            </w:r>
            <w:r w:rsidRPr="00527DB0">
              <w:rPr>
                <w:rStyle w:val="Hyperlink"/>
                <w:noProof/>
              </w:rPr>
              <w:t>2.7.15</w:t>
            </w:r>
            <w:r>
              <w:rPr>
                <w:rFonts w:asciiTheme="minorHAnsi" w:eastAsiaTheme="minorEastAsia" w:hAnsiTheme="minorHAnsi" w:cstheme="minorBidi"/>
                <w:iCs w:val="0"/>
                <w:noProof/>
                <w:kern w:val="2"/>
                <w:sz w:val="24"/>
                <w14:ligatures w14:val="standardContextual"/>
              </w:rPr>
              <w:tab/>
            </w:r>
            <w:r w:rsidRPr="00527DB0">
              <w:rPr>
                <w:rStyle w:val="Hyperlink"/>
                <w:noProof/>
              </w:rPr>
              <w:t>.</w:t>
            </w:r>
            <w:r w:rsidRPr="00527DB0">
              <w:rPr>
                <w:rStyle w:val="Hyperlink"/>
                <w:rFonts w:ascii="Courier New" w:hAnsi="Courier New" w:cs="Courier New"/>
                <w:noProof/>
              </w:rPr>
              <w:t xml:space="preserve">print </w:t>
            </w:r>
            <w:r w:rsidRPr="00527DB0">
              <w:rPr>
                <w:rStyle w:val="Hyperlink"/>
                <w:rFonts w:ascii="Consolas" w:hAnsi="Consolas" w:cs="Courier New"/>
                <w:i/>
                <w:noProof/>
              </w:rPr>
              <w:t>format-str</w:t>
            </w:r>
            <w:r w:rsidRPr="00527DB0">
              <w:rPr>
                <w:rStyle w:val="Hyperlink"/>
                <w:rFonts w:ascii="Consolas" w:hAnsi="Consolas" w:cs="Courier New"/>
                <w:noProof/>
              </w:rPr>
              <w:t>,</w:t>
            </w:r>
            <w:r w:rsidRPr="00527DB0">
              <w:rPr>
                <w:rStyle w:val="Hyperlink"/>
                <w:rFonts w:ascii="Consolas" w:hAnsi="Consolas" w:cs="Courier New"/>
                <w:i/>
                <w:noProof/>
              </w:rPr>
              <w:t xml:space="preserve"> addr1</w:t>
            </w:r>
            <w:r w:rsidRPr="00527DB0">
              <w:rPr>
                <w:rStyle w:val="Hyperlink"/>
                <w:rFonts w:ascii="Consolas" w:hAnsi="Consolas" w:cs="Courier New"/>
                <w:noProof/>
              </w:rPr>
              <w:t>, …,</w:t>
            </w:r>
            <w:r w:rsidRPr="00527DB0">
              <w:rPr>
                <w:rStyle w:val="Hyperlink"/>
                <w:rFonts w:ascii="Consolas" w:hAnsi="Consolas" w:cs="Courier New"/>
                <w:i/>
                <w:noProof/>
              </w:rPr>
              <w:t>addrN</w:t>
            </w:r>
            <w:r>
              <w:rPr>
                <w:noProof/>
                <w:webHidden/>
              </w:rPr>
              <w:tab/>
            </w:r>
            <w:r>
              <w:rPr>
                <w:noProof/>
                <w:webHidden/>
              </w:rPr>
              <w:fldChar w:fldCharType="begin"/>
            </w:r>
            <w:r>
              <w:rPr>
                <w:noProof/>
                <w:webHidden/>
              </w:rPr>
              <w:instrText xml:space="preserve"> PAGEREF _Toc232352100 \h </w:instrText>
            </w:r>
          </w:ins>
          <w:r>
            <w:rPr>
              <w:noProof/>
              <w:webHidden/>
            </w:rPr>
          </w:r>
          <w:ins w:id="165" w:author="Guy Fedorkow" w:date="2026-07-18T13:11:00Z" w16du:dateUtc="2026-07-18T17:11:00Z">
            <w:r>
              <w:rPr>
                <w:noProof/>
                <w:webHidden/>
              </w:rPr>
              <w:fldChar w:fldCharType="separate"/>
            </w:r>
            <w:r>
              <w:rPr>
                <w:noProof/>
                <w:webHidden/>
              </w:rPr>
              <w:t>15</w:t>
            </w:r>
            <w:r>
              <w:rPr>
                <w:noProof/>
                <w:webHidden/>
              </w:rPr>
              <w:fldChar w:fldCharType="end"/>
            </w:r>
            <w:r>
              <w:fldChar w:fldCharType="end"/>
            </w:r>
          </w:ins>
        </w:p>
        <w:p w14:paraId="0C387B2B" w14:textId="1D76E1C8" w:rsidR="00001094" w:rsidRDefault="00001094">
          <w:pPr>
            <w:pStyle w:val="TOC3"/>
            <w:tabs>
              <w:tab w:val="left" w:pos="1200"/>
              <w:tab w:val="right" w:leader="dot" w:pos="9350"/>
            </w:tabs>
            <w:rPr>
              <w:ins w:id="166" w:author="Guy Fedorkow" w:date="2026-07-18T13:11:00Z" w16du:dateUtc="2026-07-18T17:11:00Z"/>
              <w:rFonts w:asciiTheme="minorHAnsi" w:eastAsiaTheme="minorEastAsia" w:hAnsiTheme="minorHAnsi" w:cstheme="minorBidi"/>
              <w:iCs w:val="0"/>
              <w:noProof/>
              <w:kern w:val="2"/>
              <w:sz w:val="24"/>
              <w14:ligatures w14:val="standardContextual"/>
            </w:rPr>
          </w:pPr>
          <w:ins w:id="167" w:author="Guy Fedorkow" w:date="2026-07-18T13:11:00Z" w16du:dateUtc="2026-07-18T17:11:00Z">
            <w:r>
              <w:fldChar w:fldCharType="begin"/>
            </w:r>
            <w:r>
              <w:instrText>HYPERLINK \l "_Toc232352101"</w:instrText>
            </w:r>
            <w:r>
              <w:fldChar w:fldCharType="separate"/>
            </w:r>
            <w:r w:rsidRPr="00527DB0">
              <w:rPr>
                <w:rStyle w:val="Hyperlink"/>
                <w:noProof/>
              </w:rPr>
              <w:t>2.7.16</w:t>
            </w:r>
            <w:r>
              <w:rPr>
                <w:rFonts w:asciiTheme="minorHAnsi" w:eastAsiaTheme="minorEastAsia" w:hAnsiTheme="minorHAnsi" w:cstheme="minorBidi"/>
                <w:iCs w:val="0"/>
                <w:noProof/>
                <w:kern w:val="2"/>
                <w:sz w:val="24"/>
                <w14:ligatures w14:val="standardContextual"/>
              </w:rPr>
              <w:tab/>
            </w:r>
            <w:r w:rsidRPr="00527DB0">
              <w:rPr>
                <w:rStyle w:val="Hyperlink"/>
                <w:noProof/>
              </w:rPr>
              <w:t xml:space="preserve">.include </w:t>
            </w:r>
            <w:r w:rsidRPr="00527DB0">
              <w:rPr>
                <w:rStyle w:val="Hyperlink"/>
                <w:i/>
                <w:noProof/>
              </w:rPr>
              <w:t>filename</w:t>
            </w:r>
            <w:r>
              <w:rPr>
                <w:noProof/>
                <w:webHidden/>
              </w:rPr>
              <w:tab/>
            </w:r>
            <w:r>
              <w:rPr>
                <w:noProof/>
                <w:webHidden/>
              </w:rPr>
              <w:fldChar w:fldCharType="begin"/>
            </w:r>
            <w:r>
              <w:rPr>
                <w:noProof/>
                <w:webHidden/>
              </w:rPr>
              <w:instrText xml:space="preserve"> PAGEREF _Toc232352101 \h </w:instrText>
            </w:r>
          </w:ins>
          <w:r>
            <w:rPr>
              <w:noProof/>
              <w:webHidden/>
            </w:rPr>
          </w:r>
          <w:ins w:id="168" w:author="Guy Fedorkow" w:date="2026-07-18T13:11:00Z" w16du:dateUtc="2026-07-18T17:11:00Z">
            <w:r>
              <w:rPr>
                <w:noProof/>
                <w:webHidden/>
              </w:rPr>
              <w:fldChar w:fldCharType="separate"/>
            </w:r>
            <w:r>
              <w:rPr>
                <w:noProof/>
                <w:webHidden/>
              </w:rPr>
              <w:t>15</w:t>
            </w:r>
            <w:r>
              <w:rPr>
                <w:noProof/>
                <w:webHidden/>
              </w:rPr>
              <w:fldChar w:fldCharType="end"/>
            </w:r>
            <w:r>
              <w:fldChar w:fldCharType="end"/>
            </w:r>
          </w:ins>
        </w:p>
        <w:p w14:paraId="6DD9C5C8" w14:textId="7501C2EB" w:rsidR="00001094" w:rsidRDefault="00001094">
          <w:pPr>
            <w:pStyle w:val="TOC3"/>
            <w:tabs>
              <w:tab w:val="left" w:pos="1200"/>
              <w:tab w:val="right" w:leader="dot" w:pos="9350"/>
            </w:tabs>
            <w:rPr>
              <w:ins w:id="169" w:author="Guy Fedorkow" w:date="2026-07-18T13:11:00Z" w16du:dateUtc="2026-07-18T17:11:00Z"/>
              <w:rFonts w:asciiTheme="minorHAnsi" w:eastAsiaTheme="minorEastAsia" w:hAnsiTheme="minorHAnsi" w:cstheme="minorBidi"/>
              <w:iCs w:val="0"/>
              <w:noProof/>
              <w:kern w:val="2"/>
              <w:sz w:val="24"/>
              <w14:ligatures w14:val="standardContextual"/>
            </w:rPr>
          </w:pPr>
          <w:ins w:id="170" w:author="Guy Fedorkow" w:date="2026-07-18T13:11:00Z" w16du:dateUtc="2026-07-18T17:11:00Z">
            <w:r>
              <w:fldChar w:fldCharType="begin"/>
            </w:r>
            <w:r>
              <w:instrText>HYPERLINK \l "_Toc232352102"</w:instrText>
            </w:r>
            <w:r>
              <w:fldChar w:fldCharType="separate"/>
            </w:r>
            <w:r w:rsidRPr="00527DB0">
              <w:rPr>
                <w:rStyle w:val="Hyperlink"/>
                <w:i/>
                <w:noProof/>
              </w:rPr>
              <w:t>2.7.17</w:t>
            </w:r>
            <w:r>
              <w:rPr>
                <w:rFonts w:asciiTheme="minorHAnsi" w:eastAsiaTheme="minorEastAsia" w:hAnsiTheme="minorHAnsi" w:cstheme="minorBidi"/>
                <w:iCs w:val="0"/>
                <w:noProof/>
                <w:kern w:val="2"/>
                <w:sz w:val="24"/>
                <w14:ligatures w14:val="standardContextual"/>
              </w:rPr>
              <w:tab/>
            </w:r>
            <w:r w:rsidRPr="00527DB0">
              <w:rPr>
                <w:rStyle w:val="Hyperlink"/>
                <w:noProof/>
              </w:rPr>
              <w:t xml:space="preserve">.if </w:t>
            </w:r>
            <w:r w:rsidRPr="00527DB0">
              <w:rPr>
                <w:rStyle w:val="Hyperlink"/>
                <w:i/>
                <w:noProof/>
              </w:rPr>
              <w:t>&lt;expr&gt;</w:t>
            </w:r>
            <w:r>
              <w:rPr>
                <w:noProof/>
                <w:webHidden/>
              </w:rPr>
              <w:tab/>
            </w:r>
            <w:r>
              <w:rPr>
                <w:noProof/>
                <w:webHidden/>
              </w:rPr>
              <w:fldChar w:fldCharType="begin"/>
            </w:r>
            <w:r>
              <w:rPr>
                <w:noProof/>
                <w:webHidden/>
              </w:rPr>
              <w:instrText xml:space="preserve"> PAGEREF _Toc232352102 \h </w:instrText>
            </w:r>
          </w:ins>
          <w:r>
            <w:rPr>
              <w:noProof/>
              <w:webHidden/>
            </w:rPr>
          </w:r>
          <w:ins w:id="171" w:author="Guy Fedorkow" w:date="2026-07-18T13:11:00Z" w16du:dateUtc="2026-07-18T17:11:00Z">
            <w:r>
              <w:rPr>
                <w:noProof/>
                <w:webHidden/>
              </w:rPr>
              <w:fldChar w:fldCharType="separate"/>
            </w:r>
            <w:r>
              <w:rPr>
                <w:noProof/>
                <w:webHidden/>
              </w:rPr>
              <w:t>15</w:t>
            </w:r>
            <w:r>
              <w:rPr>
                <w:noProof/>
                <w:webHidden/>
              </w:rPr>
              <w:fldChar w:fldCharType="end"/>
            </w:r>
            <w:r>
              <w:fldChar w:fldCharType="end"/>
            </w:r>
          </w:ins>
        </w:p>
        <w:p w14:paraId="56858D74" w14:textId="4FD3C392" w:rsidR="00001094" w:rsidRDefault="00001094">
          <w:pPr>
            <w:pStyle w:val="TOC3"/>
            <w:tabs>
              <w:tab w:val="left" w:pos="1200"/>
              <w:tab w:val="right" w:leader="dot" w:pos="9350"/>
            </w:tabs>
            <w:rPr>
              <w:ins w:id="172" w:author="Guy Fedorkow" w:date="2026-07-18T13:11:00Z" w16du:dateUtc="2026-07-18T17:11:00Z"/>
              <w:rFonts w:asciiTheme="minorHAnsi" w:eastAsiaTheme="minorEastAsia" w:hAnsiTheme="minorHAnsi" w:cstheme="minorBidi"/>
              <w:iCs w:val="0"/>
              <w:noProof/>
              <w:kern w:val="2"/>
              <w:sz w:val="24"/>
              <w14:ligatures w14:val="standardContextual"/>
            </w:rPr>
          </w:pPr>
          <w:ins w:id="173" w:author="Guy Fedorkow" w:date="2026-07-18T13:11:00Z" w16du:dateUtc="2026-07-18T17:11:00Z">
            <w:r>
              <w:fldChar w:fldCharType="begin"/>
            </w:r>
            <w:r>
              <w:instrText>HYPERLINK \l "_Toc232352103"</w:instrText>
            </w:r>
            <w:r>
              <w:fldChar w:fldCharType="separate"/>
            </w:r>
            <w:r w:rsidRPr="00527DB0">
              <w:rPr>
                <w:rStyle w:val="Hyperlink"/>
                <w:noProof/>
              </w:rPr>
              <w:t>2.7.18</w:t>
            </w:r>
            <w:r>
              <w:rPr>
                <w:rFonts w:asciiTheme="minorHAnsi" w:eastAsiaTheme="minorEastAsia" w:hAnsiTheme="minorHAnsi" w:cstheme="minorBidi"/>
                <w:iCs w:val="0"/>
                <w:noProof/>
                <w:kern w:val="2"/>
                <w:sz w:val="24"/>
                <w14:ligatures w14:val="standardContextual"/>
              </w:rPr>
              <w:tab/>
            </w:r>
            <w:r w:rsidRPr="00527DB0">
              <w:rPr>
                <w:rStyle w:val="Hyperlink"/>
                <w:noProof/>
              </w:rPr>
              <w:t>.simparam</w:t>
            </w:r>
            <w:r>
              <w:rPr>
                <w:noProof/>
                <w:webHidden/>
              </w:rPr>
              <w:tab/>
            </w:r>
            <w:r>
              <w:rPr>
                <w:noProof/>
                <w:webHidden/>
              </w:rPr>
              <w:fldChar w:fldCharType="begin"/>
            </w:r>
            <w:r>
              <w:rPr>
                <w:noProof/>
                <w:webHidden/>
              </w:rPr>
              <w:instrText xml:space="preserve"> PAGEREF _Toc232352103 \h </w:instrText>
            </w:r>
          </w:ins>
          <w:r>
            <w:rPr>
              <w:noProof/>
              <w:webHidden/>
            </w:rPr>
          </w:r>
          <w:ins w:id="174" w:author="Guy Fedorkow" w:date="2026-07-18T13:11:00Z" w16du:dateUtc="2026-07-18T17:11:00Z">
            <w:r>
              <w:rPr>
                <w:noProof/>
                <w:webHidden/>
              </w:rPr>
              <w:fldChar w:fldCharType="separate"/>
            </w:r>
            <w:r>
              <w:rPr>
                <w:noProof/>
                <w:webHidden/>
              </w:rPr>
              <w:t>16</w:t>
            </w:r>
            <w:r>
              <w:rPr>
                <w:noProof/>
                <w:webHidden/>
              </w:rPr>
              <w:fldChar w:fldCharType="end"/>
            </w:r>
            <w:r>
              <w:fldChar w:fldCharType="end"/>
            </w:r>
          </w:ins>
        </w:p>
        <w:p w14:paraId="5C908876" w14:textId="06158044" w:rsidR="00001094" w:rsidRDefault="00001094">
          <w:pPr>
            <w:pStyle w:val="TOC2"/>
            <w:tabs>
              <w:tab w:val="left" w:pos="800"/>
              <w:tab w:val="right" w:leader="dot" w:pos="9350"/>
            </w:tabs>
            <w:rPr>
              <w:ins w:id="175" w:author="Guy Fedorkow" w:date="2026-07-18T13:11:00Z" w16du:dateUtc="2026-07-18T17:11:00Z"/>
              <w:rFonts w:asciiTheme="minorHAnsi" w:eastAsiaTheme="minorEastAsia" w:hAnsiTheme="minorHAnsi" w:cstheme="minorBidi"/>
              <w:smallCaps w:val="0"/>
              <w:noProof/>
              <w:kern w:val="2"/>
              <w:sz w:val="24"/>
              <w14:ligatures w14:val="standardContextual"/>
            </w:rPr>
          </w:pPr>
          <w:ins w:id="176" w:author="Guy Fedorkow" w:date="2026-07-18T13:11:00Z" w16du:dateUtc="2026-07-18T17:11:00Z">
            <w:r>
              <w:fldChar w:fldCharType="begin"/>
            </w:r>
            <w:r>
              <w:instrText>HYPERLINK \l "_Toc232352104"</w:instrText>
            </w:r>
            <w:r>
              <w:fldChar w:fldCharType="separate"/>
            </w:r>
            <w:r w:rsidRPr="00527DB0">
              <w:rPr>
                <w:rStyle w:val="Hyperlink"/>
                <w:noProof/>
              </w:rPr>
              <w:t>2.8</w:t>
            </w:r>
            <w:r>
              <w:rPr>
                <w:rFonts w:asciiTheme="minorHAnsi" w:eastAsiaTheme="minorEastAsia" w:hAnsiTheme="minorHAnsi" w:cstheme="minorBidi"/>
                <w:smallCaps w:val="0"/>
                <w:noProof/>
                <w:kern w:val="2"/>
                <w:sz w:val="24"/>
                <w14:ligatures w14:val="standardContextual"/>
              </w:rPr>
              <w:tab/>
            </w:r>
            <w:r w:rsidRPr="00527DB0">
              <w:rPr>
                <w:rStyle w:val="Hyperlink"/>
                <w:noProof/>
              </w:rPr>
              <w:t>Listing and Source File</w:t>
            </w:r>
            <w:r>
              <w:rPr>
                <w:noProof/>
                <w:webHidden/>
              </w:rPr>
              <w:tab/>
            </w:r>
            <w:r>
              <w:rPr>
                <w:noProof/>
                <w:webHidden/>
              </w:rPr>
              <w:fldChar w:fldCharType="begin"/>
            </w:r>
            <w:r>
              <w:rPr>
                <w:noProof/>
                <w:webHidden/>
              </w:rPr>
              <w:instrText xml:space="preserve"> PAGEREF _Toc232352104 \h </w:instrText>
            </w:r>
          </w:ins>
          <w:r>
            <w:rPr>
              <w:noProof/>
              <w:webHidden/>
            </w:rPr>
          </w:r>
          <w:ins w:id="177" w:author="Guy Fedorkow" w:date="2026-07-18T13:11:00Z" w16du:dateUtc="2026-07-18T17:11:00Z">
            <w:r>
              <w:rPr>
                <w:noProof/>
                <w:webHidden/>
              </w:rPr>
              <w:fldChar w:fldCharType="separate"/>
            </w:r>
            <w:r>
              <w:rPr>
                <w:noProof/>
                <w:webHidden/>
              </w:rPr>
              <w:t>18</w:t>
            </w:r>
            <w:r>
              <w:rPr>
                <w:noProof/>
                <w:webHidden/>
              </w:rPr>
              <w:fldChar w:fldCharType="end"/>
            </w:r>
            <w:r>
              <w:fldChar w:fldCharType="end"/>
            </w:r>
          </w:ins>
        </w:p>
        <w:p w14:paraId="2FCFF13B" w14:textId="2F0AFD8D" w:rsidR="00001094" w:rsidRDefault="00001094">
          <w:pPr>
            <w:pStyle w:val="TOC2"/>
            <w:tabs>
              <w:tab w:val="left" w:pos="800"/>
              <w:tab w:val="right" w:leader="dot" w:pos="9350"/>
            </w:tabs>
            <w:rPr>
              <w:ins w:id="178" w:author="Guy Fedorkow" w:date="2026-07-18T13:11:00Z" w16du:dateUtc="2026-07-18T17:11:00Z"/>
              <w:rFonts w:asciiTheme="minorHAnsi" w:eastAsiaTheme="minorEastAsia" w:hAnsiTheme="minorHAnsi" w:cstheme="minorBidi"/>
              <w:smallCaps w:val="0"/>
              <w:noProof/>
              <w:kern w:val="2"/>
              <w:sz w:val="24"/>
              <w14:ligatures w14:val="standardContextual"/>
            </w:rPr>
          </w:pPr>
          <w:ins w:id="179" w:author="Guy Fedorkow" w:date="2026-07-18T13:11:00Z" w16du:dateUtc="2026-07-18T17:11:00Z">
            <w:r>
              <w:fldChar w:fldCharType="begin"/>
            </w:r>
            <w:r>
              <w:instrText>HYPERLINK \l "_Toc232352105"</w:instrText>
            </w:r>
            <w:r>
              <w:fldChar w:fldCharType="separate"/>
            </w:r>
            <w:r w:rsidRPr="00527DB0">
              <w:rPr>
                <w:rStyle w:val="Hyperlink"/>
                <w:noProof/>
              </w:rPr>
              <w:t>2.9</w:t>
            </w:r>
            <w:r>
              <w:rPr>
                <w:rFonts w:asciiTheme="minorHAnsi" w:eastAsiaTheme="minorEastAsia" w:hAnsiTheme="minorHAnsi" w:cstheme="minorBidi"/>
                <w:smallCaps w:val="0"/>
                <w:noProof/>
                <w:kern w:val="2"/>
                <w:sz w:val="24"/>
                <w14:ligatures w14:val="standardContextual"/>
              </w:rPr>
              <w:tab/>
            </w:r>
            <w:r w:rsidRPr="00527DB0">
              <w:rPr>
                <w:rStyle w:val="Hyperlink"/>
                <w:noProof/>
              </w:rPr>
              <w:t>CS-II Code Converter</w:t>
            </w:r>
            <w:r>
              <w:rPr>
                <w:noProof/>
                <w:webHidden/>
              </w:rPr>
              <w:tab/>
            </w:r>
            <w:r>
              <w:rPr>
                <w:noProof/>
                <w:webHidden/>
              </w:rPr>
              <w:fldChar w:fldCharType="begin"/>
            </w:r>
            <w:r>
              <w:rPr>
                <w:noProof/>
                <w:webHidden/>
              </w:rPr>
              <w:instrText xml:space="preserve"> PAGEREF _Toc232352105 \h </w:instrText>
            </w:r>
          </w:ins>
          <w:r>
            <w:rPr>
              <w:noProof/>
              <w:webHidden/>
            </w:rPr>
          </w:r>
          <w:ins w:id="180" w:author="Guy Fedorkow" w:date="2026-07-18T13:11:00Z" w16du:dateUtc="2026-07-18T17:11:00Z">
            <w:r>
              <w:rPr>
                <w:noProof/>
                <w:webHidden/>
              </w:rPr>
              <w:fldChar w:fldCharType="separate"/>
            </w:r>
            <w:r>
              <w:rPr>
                <w:noProof/>
                <w:webHidden/>
              </w:rPr>
              <w:t>19</w:t>
            </w:r>
            <w:r>
              <w:rPr>
                <w:noProof/>
                <w:webHidden/>
              </w:rPr>
              <w:fldChar w:fldCharType="end"/>
            </w:r>
            <w:r>
              <w:fldChar w:fldCharType="end"/>
            </w:r>
          </w:ins>
        </w:p>
        <w:p w14:paraId="57664085" w14:textId="4892E4C3" w:rsidR="00001094" w:rsidRDefault="00001094">
          <w:pPr>
            <w:pStyle w:val="TOC2"/>
            <w:tabs>
              <w:tab w:val="left" w:pos="1000"/>
              <w:tab w:val="right" w:leader="dot" w:pos="9350"/>
            </w:tabs>
            <w:rPr>
              <w:ins w:id="181" w:author="Guy Fedorkow" w:date="2026-07-18T13:11:00Z" w16du:dateUtc="2026-07-18T17:11:00Z"/>
              <w:rFonts w:asciiTheme="minorHAnsi" w:eastAsiaTheme="minorEastAsia" w:hAnsiTheme="minorHAnsi" w:cstheme="minorBidi"/>
              <w:smallCaps w:val="0"/>
              <w:noProof/>
              <w:kern w:val="2"/>
              <w:sz w:val="24"/>
              <w14:ligatures w14:val="standardContextual"/>
            </w:rPr>
          </w:pPr>
          <w:ins w:id="182" w:author="Guy Fedorkow" w:date="2026-07-18T13:11:00Z" w16du:dateUtc="2026-07-18T17:11:00Z">
            <w:r>
              <w:fldChar w:fldCharType="begin"/>
            </w:r>
            <w:r>
              <w:instrText>HYPERLINK \l "_Toc232352106"</w:instrText>
            </w:r>
            <w:r>
              <w:fldChar w:fldCharType="separate"/>
            </w:r>
            <w:r w:rsidRPr="00527DB0">
              <w:rPr>
                <w:rStyle w:val="Hyperlink"/>
                <w:noProof/>
              </w:rPr>
              <w:t>2.10</w:t>
            </w:r>
            <w:r>
              <w:rPr>
                <w:rFonts w:asciiTheme="minorHAnsi" w:eastAsiaTheme="minorEastAsia" w:hAnsiTheme="minorHAnsi" w:cstheme="minorBidi"/>
                <w:smallCaps w:val="0"/>
                <w:noProof/>
                <w:kern w:val="2"/>
                <w:sz w:val="24"/>
                <w14:ligatures w14:val="standardContextual"/>
              </w:rPr>
              <w:tab/>
            </w:r>
            <w:r w:rsidRPr="00527DB0">
              <w:rPr>
                <w:rStyle w:val="Hyperlink"/>
                <w:noProof/>
              </w:rPr>
              <w:t>Core File Format</w:t>
            </w:r>
            <w:r>
              <w:rPr>
                <w:noProof/>
                <w:webHidden/>
              </w:rPr>
              <w:tab/>
            </w:r>
            <w:r>
              <w:rPr>
                <w:noProof/>
                <w:webHidden/>
              </w:rPr>
              <w:fldChar w:fldCharType="begin"/>
            </w:r>
            <w:r>
              <w:rPr>
                <w:noProof/>
                <w:webHidden/>
              </w:rPr>
              <w:instrText xml:space="preserve"> PAGEREF _Toc232352106 \h </w:instrText>
            </w:r>
          </w:ins>
          <w:r>
            <w:rPr>
              <w:noProof/>
              <w:webHidden/>
            </w:rPr>
          </w:r>
          <w:ins w:id="183" w:author="Guy Fedorkow" w:date="2026-07-18T13:11:00Z" w16du:dateUtc="2026-07-18T17:11:00Z">
            <w:r>
              <w:rPr>
                <w:noProof/>
                <w:webHidden/>
              </w:rPr>
              <w:fldChar w:fldCharType="separate"/>
            </w:r>
            <w:r>
              <w:rPr>
                <w:noProof/>
                <w:webHidden/>
              </w:rPr>
              <w:t>19</w:t>
            </w:r>
            <w:r>
              <w:rPr>
                <w:noProof/>
                <w:webHidden/>
              </w:rPr>
              <w:fldChar w:fldCharType="end"/>
            </w:r>
            <w:r>
              <w:fldChar w:fldCharType="end"/>
            </w:r>
          </w:ins>
        </w:p>
        <w:p w14:paraId="08C6113A" w14:textId="7F504914" w:rsidR="00001094" w:rsidRDefault="00001094">
          <w:pPr>
            <w:pStyle w:val="TOC2"/>
            <w:tabs>
              <w:tab w:val="left" w:pos="1000"/>
              <w:tab w:val="right" w:leader="dot" w:pos="9350"/>
            </w:tabs>
            <w:rPr>
              <w:ins w:id="184" w:author="Guy Fedorkow" w:date="2026-07-18T13:11:00Z" w16du:dateUtc="2026-07-18T17:11:00Z"/>
              <w:rFonts w:asciiTheme="minorHAnsi" w:eastAsiaTheme="minorEastAsia" w:hAnsiTheme="minorHAnsi" w:cstheme="minorBidi"/>
              <w:smallCaps w:val="0"/>
              <w:noProof/>
              <w:kern w:val="2"/>
              <w:sz w:val="24"/>
              <w14:ligatures w14:val="standardContextual"/>
            </w:rPr>
          </w:pPr>
          <w:ins w:id="185" w:author="Guy Fedorkow" w:date="2026-07-18T13:11:00Z" w16du:dateUtc="2026-07-18T17:11:00Z">
            <w:r>
              <w:fldChar w:fldCharType="begin"/>
            </w:r>
            <w:r>
              <w:instrText>HYPERLINK \l "_Toc232352107"</w:instrText>
            </w:r>
            <w:r>
              <w:fldChar w:fldCharType="separate"/>
            </w:r>
            <w:r w:rsidRPr="00527DB0">
              <w:rPr>
                <w:rStyle w:val="Hyperlink"/>
                <w:noProof/>
              </w:rPr>
              <w:t>2.11</w:t>
            </w:r>
            <w:r>
              <w:rPr>
                <w:rFonts w:asciiTheme="minorHAnsi" w:eastAsiaTheme="minorEastAsia" w:hAnsiTheme="minorHAnsi" w:cstheme="minorBidi"/>
                <w:smallCaps w:val="0"/>
                <w:noProof/>
                <w:kern w:val="2"/>
                <w:sz w:val="24"/>
                <w14:ligatures w14:val="standardContextual"/>
              </w:rPr>
              <w:tab/>
            </w:r>
            <w:r w:rsidRPr="00527DB0">
              <w:rPr>
                <w:rStyle w:val="Hyperlink"/>
                <w:noProof/>
              </w:rPr>
              <w:t>Assembler Grammar</w:t>
            </w:r>
            <w:r>
              <w:rPr>
                <w:noProof/>
                <w:webHidden/>
              </w:rPr>
              <w:tab/>
            </w:r>
            <w:r>
              <w:rPr>
                <w:noProof/>
                <w:webHidden/>
              </w:rPr>
              <w:fldChar w:fldCharType="begin"/>
            </w:r>
            <w:r>
              <w:rPr>
                <w:noProof/>
                <w:webHidden/>
              </w:rPr>
              <w:instrText xml:space="preserve"> PAGEREF _Toc232352107 \h </w:instrText>
            </w:r>
          </w:ins>
          <w:r>
            <w:rPr>
              <w:noProof/>
              <w:webHidden/>
            </w:rPr>
          </w:r>
          <w:ins w:id="186" w:author="Guy Fedorkow" w:date="2026-07-18T13:11:00Z" w16du:dateUtc="2026-07-18T17:11:00Z">
            <w:r>
              <w:rPr>
                <w:noProof/>
                <w:webHidden/>
              </w:rPr>
              <w:fldChar w:fldCharType="separate"/>
            </w:r>
            <w:r>
              <w:rPr>
                <w:noProof/>
                <w:webHidden/>
              </w:rPr>
              <w:t>20</w:t>
            </w:r>
            <w:r>
              <w:rPr>
                <w:noProof/>
                <w:webHidden/>
              </w:rPr>
              <w:fldChar w:fldCharType="end"/>
            </w:r>
            <w:r>
              <w:fldChar w:fldCharType="end"/>
            </w:r>
          </w:ins>
        </w:p>
        <w:p w14:paraId="318F888E" w14:textId="329157C0" w:rsidR="00001094" w:rsidRDefault="00001094">
          <w:pPr>
            <w:pStyle w:val="TOC1"/>
            <w:tabs>
              <w:tab w:val="left" w:pos="600"/>
              <w:tab w:val="right" w:leader="dot" w:pos="9350"/>
            </w:tabs>
            <w:rPr>
              <w:ins w:id="187" w:author="Guy Fedorkow" w:date="2026-07-18T13:11:00Z" w16du:dateUtc="2026-07-18T17:11:00Z"/>
              <w:rFonts w:asciiTheme="minorHAnsi" w:eastAsiaTheme="minorEastAsia" w:hAnsiTheme="minorHAnsi" w:cstheme="minorBidi"/>
              <w:b w:val="0"/>
              <w:bCs w:val="0"/>
              <w:caps w:val="0"/>
              <w:noProof/>
              <w:kern w:val="2"/>
              <w:sz w:val="24"/>
              <w14:ligatures w14:val="standardContextual"/>
            </w:rPr>
          </w:pPr>
          <w:ins w:id="188" w:author="Guy Fedorkow" w:date="2026-07-18T13:11:00Z" w16du:dateUtc="2026-07-18T17:11:00Z">
            <w:r>
              <w:fldChar w:fldCharType="begin"/>
            </w:r>
            <w:r>
              <w:instrText>HYPERLINK \l "_Toc232352108"</w:instrText>
            </w:r>
            <w:r>
              <w:fldChar w:fldCharType="separate"/>
            </w:r>
            <w:r w:rsidRPr="00527DB0">
              <w:rPr>
                <w:rStyle w:val="Hyperlink"/>
                <w:noProof/>
              </w:rPr>
              <w:t>3.</w:t>
            </w:r>
            <w:r>
              <w:rPr>
                <w:rFonts w:asciiTheme="minorHAnsi" w:eastAsiaTheme="minorEastAsia" w:hAnsiTheme="minorHAnsi" w:cstheme="minorBidi"/>
                <w:b w:val="0"/>
                <w:bCs w:val="0"/>
                <w:caps w:val="0"/>
                <w:noProof/>
                <w:kern w:val="2"/>
                <w:sz w:val="24"/>
                <w14:ligatures w14:val="standardContextual"/>
              </w:rPr>
              <w:tab/>
            </w:r>
            <w:r w:rsidRPr="00527DB0">
              <w:rPr>
                <w:rStyle w:val="Hyperlink"/>
                <w:noProof/>
              </w:rPr>
              <w:t>Simulator</w:t>
            </w:r>
            <w:r>
              <w:rPr>
                <w:noProof/>
                <w:webHidden/>
              </w:rPr>
              <w:tab/>
            </w:r>
            <w:r>
              <w:rPr>
                <w:noProof/>
                <w:webHidden/>
              </w:rPr>
              <w:fldChar w:fldCharType="begin"/>
            </w:r>
            <w:r>
              <w:rPr>
                <w:noProof/>
                <w:webHidden/>
              </w:rPr>
              <w:instrText xml:space="preserve"> PAGEREF _Toc232352108 \h </w:instrText>
            </w:r>
          </w:ins>
          <w:r>
            <w:rPr>
              <w:noProof/>
              <w:webHidden/>
            </w:rPr>
          </w:r>
          <w:ins w:id="189" w:author="Guy Fedorkow" w:date="2026-07-18T13:11:00Z" w16du:dateUtc="2026-07-18T17:11:00Z">
            <w:r>
              <w:rPr>
                <w:noProof/>
                <w:webHidden/>
              </w:rPr>
              <w:fldChar w:fldCharType="separate"/>
            </w:r>
            <w:r>
              <w:rPr>
                <w:noProof/>
                <w:webHidden/>
              </w:rPr>
              <w:t>23</w:t>
            </w:r>
            <w:r>
              <w:rPr>
                <w:noProof/>
                <w:webHidden/>
              </w:rPr>
              <w:fldChar w:fldCharType="end"/>
            </w:r>
            <w:r>
              <w:fldChar w:fldCharType="end"/>
            </w:r>
          </w:ins>
        </w:p>
        <w:p w14:paraId="6A76890C" w14:textId="7F5E6C2B" w:rsidR="00001094" w:rsidRDefault="00001094">
          <w:pPr>
            <w:pStyle w:val="TOC2"/>
            <w:tabs>
              <w:tab w:val="left" w:pos="800"/>
              <w:tab w:val="right" w:leader="dot" w:pos="9350"/>
            </w:tabs>
            <w:rPr>
              <w:ins w:id="190" w:author="Guy Fedorkow" w:date="2026-07-18T13:11:00Z" w16du:dateUtc="2026-07-18T17:11:00Z"/>
              <w:rFonts w:asciiTheme="minorHAnsi" w:eastAsiaTheme="minorEastAsia" w:hAnsiTheme="minorHAnsi" w:cstheme="minorBidi"/>
              <w:smallCaps w:val="0"/>
              <w:noProof/>
              <w:kern w:val="2"/>
              <w:sz w:val="24"/>
              <w14:ligatures w14:val="standardContextual"/>
            </w:rPr>
          </w:pPr>
          <w:ins w:id="191" w:author="Guy Fedorkow" w:date="2026-07-18T13:11:00Z" w16du:dateUtc="2026-07-18T17:11:00Z">
            <w:r>
              <w:fldChar w:fldCharType="begin"/>
            </w:r>
            <w:r>
              <w:instrText>HYPERLINK \l "_Toc232352109"</w:instrText>
            </w:r>
            <w:r>
              <w:fldChar w:fldCharType="separate"/>
            </w:r>
            <w:r w:rsidRPr="00527DB0">
              <w:rPr>
                <w:rStyle w:val="Hyperlink"/>
                <w:noProof/>
              </w:rPr>
              <w:t>3.1</w:t>
            </w:r>
            <w:r>
              <w:rPr>
                <w:rFonts w:asciiTheme="minorHAnsi" w:eastAsiaTheme="minorEastAsia" w:hAnsiTheme="minorHAnsi" w:cstheme="minorBidi"/>
                <w:smallCaps w:val="0"/>
                <w:noProof/>
                <w:kern w:val="2"/>
                <w:sz w:val="24"/>
                <w14:ligatures w14:val="standardContextual"/>
              </w:rPr>
              <w:tab/>
            </w:r>
            <w:r w:rsidRPr="00527DB0">
              <w:rPr>
                <w:rStyle w:val="Hyperlink"/>
                <w:noProof/>
              </w:rPr>
              <w:t>Command Line Options</w:t>
            </w:r>
            <w:r>
              <w:rPr>
                <w:noProof/>
                <w:webHidden/>
              </w:rPr>
              <w:tab/>
            </w:r>
            <w:r>
              <w:rPr>
                <w:noProof/>
                <w:webHidden/>
              </w:rPr>
              <w:fldChar w:fldCharType="begin"/>
            </w:r>
            <w:r>
              <w:rPr>
                <w:noProof/>
                <w:webHidden/>
              </w:rPr>
              <w:instrText xml:space="preserve"> PAGEREF _Toc232352109 \h </w:instrText>
            </w:r>
          </w:ins>
          <w:r>
            <w:rPr>
              <w:noProof/>
              <w:webHidden/>
            </w:rPr>
          </w:r>
          <w:ins w:id="192" w:author="Guy Fedorkow" w:date="2026-07-18T13:11:00Z" w16du:dateUtc="2026-07-18T17:11:00Z">
            <w:r>
              <w:rPr>
                <w:noProof/>
                <w:webHidden/>
              </w:rPr>
              <w:fldChar w:fldCharType="separate"/>
            </w:r>
            <w:r>
              <w:rPr>
                <w:noProof/>
                <w:webHidden/>
              </w:rPr>
              <w:t>23</w:t>
            </w:r>
            <w:r>
              <w:rPr>
                <w:noProof/>
                <w:webHidden/>
              </w:rPr>
              <w:fldChar w:fldCharType="end"/>
            </w:r>
            <w:r>
              <w:fldChar w:fldCharType="end"/>
            </w:r>
          </w:ins>
        </w:p>
        <w:p w14:paraId="60748CEA" w14:textId="1CB5F5CB" w:rsidR="00001094" w:rsidRDefault="00001094">
          <w:pPr>
            <w:pStyle w:val="TOC3"/>
            <w:tabs>
              <w:tab w:val="left" w:pos="1200"/>
              <w:tab w:val="right" w:leader="dot" w:pos="9350"/>
            </w:tabs>
            <w:rPr>
              <w:ins w:id="193" w:author="Guy Fedorkow" w:date="2026-07-18T13:11:00Z" w16du:dateUtc="2026-07-18T17:11:00Z"/>
              <w:rFonts w:asciiTheme="minorHAnsi" w:eastAsiaTheme="minorEastAsia" w:hAnsiTheme="minorHAnsi" w:cstheme="minorBidi"/>
              <w:iCs w:val="0"/>
              <w:noProof/>
              <w:kern w:val="2"/>
              <w:sz w:val="24"/>
              <w14:ligatures w14:val="standardContextual"/>
            </w:rPr>
          </w:pPr>
          <w:ins w:id="194" w:author="Guy Fedorkow" w:date="2026-07-18T13:11:00Z" w16du:dateUtc="2026-07-18T17:11:00Z">
            <w:r>
              <w:fldChar w:fldCharType="begin"/>
            </w:r>
            <w:r>
              <w:instrText>HYPERLINK \l "_Toc232352110"</w:instrText>
            </w:r>
            <w:r>
              <w:fldChar w:fldCharType="separate"/>
            </w:r>
            <w:r w:rsidRPr="00527DB0">
              <w:rPr>
                <w:rStyle w:val="Hyperlink"/>
                <w:noProof/>
              </w:rPr>
              <w:t>3.1.1</w:t>
            </w:r>
            <w:r>
              <w:rPr>
                <w:rFonts w:asciiTheme="minorHAnsi" w:eastAsiaTheme="minorEastAsia" w:hAnsiTheme="minorHAnsi" w:cstheme="minorBidi"/>
                <w:iCs w:val="0"/>
                <w:noProof/>
                <w:kern w:val="2"/>
                <w:sz w:val="24"/>
                <w14:ligatures w14:val="standardContextual"/>
              </w:rPr>
              <w:tab/>
            </w:r>
            <w:r w:rsidRPr="00527DB0">
              <w:rPr>
                <w:rStyle w:val="Hyperlink"/>
                <w:noProof/>
              </w:rPr>
              <w:t>Program Launch Options</w:t>
            </w:r>
            <w:r>
              <w:rPr>
                <w:noProof/>
                <w:webHidden/>
              </w:rPr>
              <w:tab/>
            </w:r>
            <w:r>
              <w:rPr>
                <w:noProof/>
                <w:webHidden/>
              </w:rPr>
              <w:fldChar w:fldCharType="begin"/>
            </w:r>
            <w:r>
              <w:rPr>
                <w:noProof/>
                <w:webHidden/>
              </w:rPr>
              <w:instrText xml:space="preserve"> PAGEREF _Toc232352110 \h </w:instrText>
            </w:r>
          </w:ins>
          <w:r>
            <w:rPr>
              <w:noProof/>
              <w:webHidden/>
            </w:rPr>
          </w:r>
          <w:ins w:id="195" w:author="Guy Fedorkow" w:date="2026-07-18T13:11:00Z" w16du:dateUtc="2026-07-18T17:11:00Z">
            <w:r>
              <w:rPr>
                <w:noProof/>
                <w:webHidden/>
              </w:rPr>
              <w:fldChar w:fldCharType="separate"/>
            </w:r>
            <w:r>
              <w:rPr>
                <w:noProof/>
                <w:webHidden/>
              </w:rPr>
              <w:t>24</w:t>
            </w:r>
            <w:r>
              <w:rPr>
                <w:noProof/>
                <w:webHidden/>
              </w:rPr>
              <w:fldChar w:fldCharType="end"/>
            </w:r>
            <w:r>
              <w:fldChar w:fldCharType="end"/>
            </w:r>
          </w:ins>
        </w:p>
        <w:p w14:paraId="724EDB00" w14:textId="0EBD7A34" w:rsidR="00001094" w:rsidRDefault="00001094">
          <w:pPr>
            <w:pStyle w:val="TOC3"/>
            <w:tabs>
              <w:tab w:val="left" w:pos="1200"/>
              <w:tab w:val="right" w:leader="dot" w:pos="9350"/>
            </w:tabs>
            <w:rPr>
              <w:ins w:id="196" w:author="Guy Fedorkow" w:date="2026-07-18T13:11:00Z" w16du:dateUtc="2026-07-18T17:11:00Z"/>
              <w:rFonts w:asciiTheme="minorHAnsi" w:eastAsiaTheme="minorEastAsia" w:hAnsiTheme="minorHAnsi" w:cstheme="minorBidi"/>
              <w:iCs w:val="0"/>
              <w:noProof/>
              <w:kern w:val="2"/>
              <w:sz w:val="24"/>
              <w14:ligatures w14:val="standardContextual"/>
            </w:rPr>
          </w:pPr>
          <w:ins w:id="197" w:author="Guy Fedorkow" w:date="2026-07-18T13:11:00Z" w16du:dateUtc="2026-07-18T17:11:00Z">
            <w:r>
              <w:fldChar w:fldCharType="begin"/>
            </w:r>
            <w:r>
              <w:instrText>HYPERLINK \l "_Toc232352111"</w:instrText>
            </w:r>
            <w:r>
              <w:fldChar w:fldCharType="separate"/>
            </w:r>
            <w:r w:rsidRPr="00527DB0">
              <w:rPr>
                <w:rStyle w:val="Hyperlink"/>
                <w:noProof/>
              </w:rPr>
              <w:t>3.1.2</w:t>
            </w:r>
            <w:r>
              <w:rPr>
                <w:rFonts w:asciiTheme="minorHAnsi" w:eastAsiaTheme="minorEastAsia" w:hAnsiTheme="minorHAnsi" w:cstheme="minorBidi"/>
                <w:iCs w:val="0"/>
                <w:noProof/>
                <w:kern w:val="2"/>
                <w:sz w:val="24"/>
                <w14:ligatures w14:val="standardContextual"/>
              </w:rPr>
              <w:tab/>
            </w:r>
            <w:r w:rsidRPr="00527DB0">
              <w:rPr>
                <w:rStyle w:val="Hyperlink"/>
                <w:noProof/>
              </w:rPr>
              <w:t>Display Options</w:t>
            </w:r>
            <w:r>
              <w:rPr>
                <w:noProof/>
                <w:webHidden/>
              </w:rPr>
              <w:tab/>
            </w:r>
            <w:r>
              <w:rPr>
                <w:noProof/>
                <w:webHidden/>
              </w:rPr>
              <w:fldChar w:fldCharType="begin"/>
            </w:r>
            <w:r>
              <w:rPr>
                <w:noProof/>
                <w:webHidden/>
              </w:rPr>
              <w:instrText xml:space="preserve"> PAGEREF _Toc232352111 \h </w:instrText>
            </w:r>
          </w:ins>
          <w:r>
            <w:rPr>
              <w:noProof/>
              <w:webHidden/>
            </w:rPr>
          </w:r>
          <w:ins w:id="198" w:author="Guy Fedorkow" w:date="2026-07-18T13:11:00Z" w16du:dateUtc="2026-07-18T17:11:00Z">
            <w:r>
              <w:rPr>
                <w:noProof/>
                <w:webHidden/>
              </w:rPr>
              <w:fldChar w:fldCharType="separate"/>
            </w:r>
            <w:r>
              <w:rPr>
                <w:noProof/>
                <w:webHidden/>
              </w:rPr>
              <w:t>26</w:t>
            </w:r>
            <w:r>
              <w:rPr>
                <w:noProof/>
                <w:webHidden/>
              </w:rPr>
              <w:fldChar w:fldCharType="end"/>
            </w:r>
            <w:r>
              <w:fldChar w:fldCharType="end"/>
            </w:r>
          </w:ins>
        </w:p>
        <w:p w14:paraId="563481B7" w14:textId="56A49973" w:rsidR="00001094" w:rsidRDefault="00001094">
          <w:pPr>
            <w:pStyle w:val="TOC3"/>
            <w:tabs>
              <w:tab w:val="left" w:pos="1200"/>
              <w:tab w:val="right" w:leader="dot" w:pos="9350"/>
            </w:tabs>
            <w:rPr>
              <w:ins w:id="199" w:author="Guy Fedorkow" w:date="2026-07-18T13:11:00Z" w16du:dateUtc="2026-07-18T17:11:00Z"/>
              <w:rFonts w:asciiTheme="minorHAnsi" w:eastAsiaTheme="minorEastAsia" w:hAnsiTheme="minorHAnsi" w:cstheme="minorBidi"/>
              <w:iCs w:val="0"/>
              <w:noProof/>
              <w:kern w:val="2"/>
              <w:sz w:val="24"/>
              <w14:ligatures w14:val="standardContextual"/>
            </w:rPr>
          </w:pPr>
          <w:ins w:id="200" w:author="Guy Fedorkow" w:date="2026-07-18T13:11:00Z" w16du:dateUtc="2026-07-18T17:11:00Z">
            <w:r>
              <w:fldChar w:fldCharType="begin"/>
            </w:r>
            <w:r>
              <w:instrText>HYPERLINK \l "_Toc232352112"</w:instrText>
            </w:r>
            <w:r>
              <w:fldChar w:fldCharType="separate"/>
            </w:r>
            <w:r w:rsidRPr="00527DB0">
              <w:rPr>
                <w:rStyle w:val="Hyperlink"/>
                <w:noProof/>
              </w:rPr>
              <w:t>3.1.3</w:t>
            </w:r>
            <w:r>
              <w:rPr>
                <w:rFonts w:asciiTheme="minorHAnsi" w:eastAsiaTheme="minorEastAsia" w:hAnsiTheme="minorHAnsi" w:cstheme="minorBidi"/>
                <w:iCs w:val="0"/>
                <w:noProof/>
                <w:kern w:val="2"/>
                <w:sz w:val="24"/>
                <w14:ligatures w14:val="standardContextual"/>
              </w:rPr>
              <w:tab/>
            </w:r>
            <w:r w:rsidRPr="00527DB0">
              <w:rPr>
                <w:rStyle w:val="Hyperlink"/>
                <w:noProof/>
              </w:rPr>
              <w:t>Instruction Trace</w:t>
            </w:r>
            <w:r>
              <w:rPr>
                <w:noProof/>
                <w:webHidden/>
              </w:rPr>
              <w:tab/>
            </w:r>
            <w:r>
              <w:rPr>
                <w:noProof/>
                <w:webHidden/>
              </w:rPr>
              <w:fldChar w:fldCharType="begin"/>
            </w:r>
            <w:r>
              <w:rPr>
                <w:noProof/>
                <w:webHidden/>
              </w:rPr>
              <w:instrText xml:space="preserve"> PAGEREF _Toc232352112 \h </w:instrText>
            </w:r>
          </w:ins>
          <w:r>
            <w:rPr>
              <w:noProof/>
              <w:webHidden/>
            </w:rPr>
          </w:r>
          <w:ins w:id="201" w:author="Guy Fedorkow" w:date="2026-07-18T13:11:00Z" w16du:dateUtc="2026-07-18T17:11:00Z">
            <w:r>
              <w:rPr>
                <w:noProof/>
                <w:webHidden/>
              </w:rPr>
              <w:fldChar w:fldCharType="separate"/>
            </w:r>
            <w:r>
              <w:rPr>
                <w:noProof/>
                <w:webHidden/>
              </w:rPr>
              <w:t>27</w:t>
            </w:r>
            <w:r>
              <w:rPr>
                <w:noProof/>
                <w:webHidden/>
              </w:rPr>
              <w:fldChar w:fldCharType="end"/>
            </w:r>
            <w:r>
              <w:fldChar w:fldCharType="end"/>
            </w:r>
          </w:ins>
        </w:p>
        <w:p w14:paraId="376126EB" w14:textId="1889577E" w:rsidR="00001094" w:rsidRDefault="00001094">
          <w:pPr>
            <w:pStyle w:val="TOC3"/>
            <w:tabs>
              <w:tab w:val="left" w:pos="1200"/>
              <w:tab w:val="right" w:leader="dot" w:pos="9350"/>
            </w:tabs>
            <w:rPr>
              <w:ins w:id="202" w:author="Guy Fedorkow" w:date="2026-07-18T13:11:00Z" w16du:dateUtc="2026-07-18T17:11:00Z"/>
              <w:rFonts w:asciiTheme="minorHAnsi" w:eastAsiaTheme="minorEastAsia" w:hAnsiTheme="minorHAnsi" w:cstheme="minorBidi"/>
              <w:iCs w:val="0"/>
              <w:noProof/>
              <w:kern w:val="2"/>
              <w:sz w:val="24"/>
              <w14:ligatures w14:val="standardContextual"/>
            </w:rPr>
          </w:pPr>
          <w:ins w:id="203" w:author="Guy Fedorkow" w:date="2026-07-18T13:11:00Z" w16du:dateUtc="2026-07-18T17:11:00Z">
            <w:r>
              <w:fldChar w:fldCharType="begin"/>
            </w:r>
            <w:r>
              <w:instrText>HYPERLINK \l "_Toc232352113"</w:instrText>
            </w:r>
            <w:r>
              <w:fldChar w:fldCharType="separate"/>
            </w:r>
            <w:r w:rsidRPr="00527DB0">
              <w:rPr>
                <w:rStyle w:val="Hyperlink"/>
                <w:noProof/>
              </w:rPr>
              <w:t>3.1.4</w:t>
            </w:r>
            <w:r>
              <w:rPr>
                <w:rFonts w:asciiTheme="minorHAnsi" w:eastAsiaTheme="minorEastAsia" w:hAnsiTheme="minorHAnsi" w:cstheme="minorBidi"/>
                <w:iCs w:val="0"/>
                <w:noProof/>
                <w:kern w:val="2"/>
                <w:sz w:val="24"/>
                <w14:ligatures w14:val="standardContextual"/>
              </w:rPr>
              <w:tab/>
            </w:r>
            <w:r w:rsidRPr="00527DB0">
              <w:rPr>
                <w:rStyle w:val="Hyperlink"/>
                <w:noProof/>
              </w:rPr>
              <w:t>Specialized</w:t>
            </w:r>
            <w:r>
              <w:rPr>
                <w:noProof/>
                <w:webHidden/>
              </w:rPr>
              <w:tab/>
            </w:r>
            <w:r>
              <w:rPr>
                <w:noProof/>
                <w:webHidden/>
              </w:rPr>
              <w:fldChar w:fldCharType="begin"/>
            </w:r>
            <w:r>
              <w:rPr>
                <w:noProof/>
                <w:webHidden/>
              </w:rPr>
              <w:instrText xml:space="preserve"> PAGEREF _Toc232352113 \h </w:instrText>
            </w:r>
          </w:ins>
          <w:r>
            <w:rPr>
              <w:noProof/>
              <w:webHidden/>
            </w:rPr>
          </w:r>
          <w:ins w:id="204" w:author="Guy Fedorkow" w:date="2026-07-18T13:11:00Z" w16du:dateUtc="2026-07-18T17:11:00Z">
            <w:r>
              <w:rPr>
                <w:noProof/>
                <w:webHidden/>
              </w:rPr>
              <w:fldChar w:fldCharType="separate"/>
            </w:r>
            <w:r>
              <w:rPr>
                <w:noProof/>
                <w:webHidden/>
              </w:rPr>
              <w:t>28</w:t>
            </w:r>
            <w:r>
              <w:rPr>
                <w:noProof/>
                <w:webHidden/>
              </w:rPr>
              <w:fldChar w:fldCharType="end"/>
            </w:r>
            <w:r>
              <w:fldChar w:fldCharType="end"/>
            </w:r>
          </w:ins>
        </w:p>
        <w:p w14:paraId="251ECC41" w14:textId="16E542E5" w:rsidR="00001094" w:rsidRDefault="00001094">
          <w:pPr>
            <w:pStyle w:val="TOC2"/>
            <w:tabs>
              <w:tab w:val="left" w:pos="800"/>
              <w:tab w:val="right" w:leader="dot" w:pos="9350"/>
            </w:tabs>
            <w:rPr>
              <w:ins w:id="205" w:author="Guy Fedorkow" w:date="2026-07-18T13:11:00Z" w16du:dateUtc="2026-07-18T17:11:00Z"/>
              <w:rFonts w:asciiTheme="minorHAnsi" w:eastAsiaTheme="minorEastAsia" w:hAnsiTheme="minorHAnsi" w:cstheme="minorBidi"/>
              <w:smallCaps w:val="0"/>
              <w:noProof/>
              <w:kern w:val="2"/>
              <w:sz w:val="24"/>
              <w14:ligatures w14:val="standardContextual"/>
            </w:rPr>
          </w:pPr>
          <w:ins w:id="206" w:author="Guy Fedorkow" w:date="2026-07-18T13:11:00Z" w16du:dateUtc="2026-07-18T17:11:00Z">
            <w:r>
              <w:fldChar w:fldCharType="begin"/>
            </w:r>
            <w:r>
              <w:instrText>HYPERLINK \l "_Toc232352114"</w:instrText>
            </w:r>
            <w:r>
              <w:fldChar w:fldCharType="separate"/>
            </w:r>
            <w:r w:rsidRPr="00527DB0">
              <w:rPr>
                <w:rStyle w:val="Hyperlink"/>
                <w:noProof/>
              </w:rPr>
              <w:t>3.2</w:t>
            </w:r>
            <w:r>
              <w:rPr>
                <w:rFonts w:asciiTheme="minorHAnsi" w:eastAsiaTheme="minorEastAsia" w:hAnsiTheme="minorHAnsi" w:cstheme="minorBidi"/>
                <w:smallCaps w:val="0"/>
                <w:noProof/>
                <w:kern w:val="2"/>
                <w:sz w:val="24"/>
                <w14:ligatures w14:val="standardContextual"/>
              </w:rPr>
              <w:tab/>
            </w:r>
            <w:r w:rsidRPr="00527DB0">
              <w:rPr>
                <w:rStyle w:val="Hyperlink"/>
                <w:noProof/>
              </w:rPr>
              <w:t>Control Panel</w:t>
            </w:r>
            <w:r>
              <w:rPr>
                <w:noProof/>
                <w:webHidden/>
              </w:rPr>
              <w:tab/>
            </w:r>
            <w:r>
              <w:rPr>
                <w:noProof/>
                <w:webHidden/>
              </w:rPr>
              <w:fldChar w:fldCharType="begin"/>
            </w:r>
            <w:r>
              <w:rPr>
                <w:noProof/>
                <w:webHidden/>
              </w:rPr>
              <w:instrText xml:space="preserve"> PAGEREF _Toc232352114 \h </w:instrText>
            </w:r>
          </w:ins>
          <w:r>
            <w:rPr>
              <w:noProof/>
              <w:webHidden/>
            </w:rPr>
          </w:r>
          <w:ins w:id="207" w:author="Guy Fedorkow" w:date="2026-07-18T13:11:00Z" w16du:dateUtc="2026-07-18T17:11:00Z">
            <w:r>
              <w:rPr>
                <w:noProof/>
                <w:webHidden/>
              </w:rPr>
              <w:fldChar w:fldCharType="separate"/>
            </w:r>
            <w:r>
              <w:rPr>
                <w:noProof/>
                <w:webHidden/>
              </w:rPr>
              <w:t>28</w:t>
            </w:r>
            <w:r>
              <w:rPr>
                <w:noProof/>
                <w:webHidden/>
              </w:rPr>
              <w:fldChar w:fldCharType="end"/>
            </w:r>
            <w:r>
              <w:fldChar w:fldCharType="end"/>
            </w:r>
          </w:ins>
        </w:p>
        <w:p w14:paraId="298EAD03" w14:textId="2A9285EC" w:rsidR="00001094" w:rsidRDefault="00001094">
          <w:pPr>
            <w:pStyle w:val="TOC2"/>
            <w:tabs>
              <w:tab w:val="left" w:pos="800"/>
              <w:tab w:val="right" w:leader="dot" w:pos="9350"/>
            </w:tabs>
            <w:rPr>
              <w:ins w:id="208" w:author="Guy Fedorkow" w:date="2026-07-18T13:11:00Z" w16du:dateUtc="2026-07-18T17:11:00Z"/>
              <w:rFonts w:asciiTheme="minorHAnsi" w:eastAsiaTheme="minorEastAsia" w:hAnsiTheme="minorHAnsi" w:cstheme="minorBidi"/>
              <w:smallCaps w:val="0"/>
              <w:noProof/>
              <w:kern w:val="2"/>
              <w:sz w:val="24"/>
              <w14:ligatures w14:val="standardContextual"/>
            </w:rPr>
          </w:pPr>
          <w:ins w:id="209" w:author="Guy Fedorkow" w:date="2026-07-18T13:11:00Z" w16du:dateUtc="2026-07-18T17:11:00Z">
            <w:r>
              <w:fldChar w:fldCharType="begin"/>
            </w:r>
            <w:r>
              <w:instrText>HYPERLINK \l "_Toc232352115"</w:instrText>
            </w:r>
            <w:r>
              <w:fldChar w:fldCharType="separate"/>
            </w:r>
            <w:r w:rsidRPr="00527DB0">
              <w:rPr>
                <w:rStyle w:val="Hyperlink"/>
                <w:noProof/>
              </w:rPr>
              <w:t>3.3</w:t>
            </w:r>
            <w:r>
              <w:rPr>
                <w:rFonts w:asciiTheme="minorHAnsi" w:eastAsiaTheme="minorEastAsia" w:hAnsiTheme="minorHAnsi" w:cstheme="minorBidi"/>
                <w:smallCaps w:val="0"/>
                <w:noProof/>
                <w:kern w:val="2"/>
                <w:sz w:val="24"/>
                <w14:ligatures w14:val="standardContextual"/>
              </w:rPr>
              <w:tab/>
            </w:r>
            <w:r w:rsidRPr="00527DB0">
              <w:rPr>
                <w:rStyle w:val="Hyperlink"/>
                <w:noProof/>
              </w:rPr>
              <w:t>I/O Devices</w:t>
            </w:r>
            <w:r>
              <w:rPr>
                <w:noProof/>
                <w:webHidden/>
              </w:rPr>
              <w:tab/>
            </w:r>
            <w:r>
              <w:rPr>
                <w:noProof/>
                <w:webHidden/>
              </w:rPr>
              <w:fldChar w:fldCharType="begin"/>
            </w:r>
            <w:r>
              <w:rPr>
                <w:noProof/>
                <w:webHidden/>
              </w:rPr>
              <w:instrText xml:space="preserve"> PAGEREF _Toc232352115 \h </w:instrText>
            </w:r>
          </w:ins>
          <w:r>
            <w:rPr>
              <w:noProof/>
              <w:webHidden/>
            </w:rPr>
          </w:r>
          <w:ins w:id="210" w:author="Guy Fedorkow" w:date="2026-07-18T13:11:00Z" w16du:dateUtc="2026-07-18T17:11:00Z">
            <w:r>
              <w:rPr>
                <w:noProof/>
                <w:webHidden/>
              </w:rPr>
              <w:fldChar w:fldCharType="separate"/>
            </w:r>
            <w:r>
              <w:rPr>
                <w:noProof/>
                <w:webHidden/>
              </w:rPr>
              <w:t>30</w:t>
            </w:r>
            <w:r>
              <w:rPr>
                <w:noProof/>
                <w:webHidden/>
              </w:rPr>
              <w:fldChar w:fldCharType="end"/>
            </w:r>
            <w:r>
              <w:fldChar w:fldCharType="end"/>
            </w:r>
          </w:ins>
        </w:p>
        <w:p w14:paraId="619005EF" w14:textId="24C2B10B" w:rsidR="00001094" w:rsidRDefault="00001094">
          <w:pPr>
            <w:pStyle w:val="TOC3"/>
            <w:tabs>
              <w:tab w:val="left" w:pos="1200"/>
              <w:tab w:val="right" w:leader="dot" w:pos="9350"/>
            </w:tabs>
            <w:rPr>
              <w:ins w:id="211" w:author="Guy Fedorkow" w:date="2026-07-18T13:11:00Z" w16du:dateUtc="2026-07-18T17:11:00Z"/>
              <w:rFonts w:asciiTheme="minorHAnsi" w:eastAsiaTheme="minorEastAsia" w:hAnsiTheme="minorHAnsi" w:cstheme="minorBidi"/>
              <w:iCs w:val="0"/>
              <w:noProof/>
              <w:kern w:val="2"/>
              <w:sz w:val="24"/>
              <w14:ligatures w14:val="standardContextual"/>
            </w:rPr>
          </w:pPr>
          <w:ins w:id="212" w:author="Guy Fedorkow" w:date="2026-07-18T13:11:00Z" w16du:dateUtc="2026-07-18T17:11:00Z">
            <w:r>
              <w:fldChar w:fldCharType="begin"/>
            </w:r>
            <w:r>
              <w:instrText>HYPERLINK \l "_Toc232352116"</w:instrText>
            </w:r>
            <w:r>
              <w:fldChar w:fldCharType="separate"/>
            </w:r>
            <w:r w:rsidRPr="00527DB0">
              <w:rPr>
                <w:rStyle w:val="Hyperlink"/>
                <w:noProof/>
              </w:rPr>
              <w:t>3.3.1</w:t>
            </w:r>
            <w:r>
              <w:rPr>
                <w:rFonts w:asciiTheme="minorHAnsi" w:eastAsiaTheme="minorEastAsia" w:hAnsiTheme="minorHAnsi" w:cstheme="minorBidi"/>
                <w:iCs w:val="0"/>
                <w:noProof/>
                <w:kern w:val="2"/>
                <w:sz w:val="24"/>
                <w14:ligatures w14:val="standardContextual"/>
              </w:rPr>
              <w:tab/>
            </w:r>
            <w:r w:rsidRPr="00527DB0">
              <w:rPr>
                <w:rStyle w:val="Hyperlink"/>
                <w:noProof/>
              </w:rPr>
              <w:t>Graphics Output and the Light Gun</w:t>
            </w:r>
            <w:r>
              <w:rPr>
                <w:noProof/>
                <w:webHidden/>
              </w:rPr>
              <w:tab/>
            </w:r>
            <w:r>
              <w:rPr>
                <w:noProof/>
                <w:webHidden/>
              </w:rPr>
              <w:fldChar w:fldCharType="begin"/>
            </w:r>
            <w:r>
              <w:rPr>
                <w:noProof/>
                <w:webHidden/>
              </w:rPr>
              <w:instrText xml:space="preserve"> PAGEREF _Toc232352116 \h </w:instrText>
            </w:r>
          </w:ins>
          <w:r>
            <w:rPr>
              <w:noProof/>
              <w:webHidden/>
            </w:rPr>
          </w:r>
          <w:ins w:id="213" w:author="Guy Fedorkow" w:date="2026-07-18T13:11:00Z" w16du:dateUtc="2026-07-18T17:11:00Z">
            <w:r>
              <w:rPr>
                <w:noProof/>
                <w:webHidden/>
              </w:rPr>
              <w:fldChar w:fldCharType="separate"/>
            </w:r>
            <w:r>
              <w:rPr>
                <w:noProof/>
                <w:webHidden/>
              </w:rPr>
              <w:t>30</w:t>
            </w:r>
            <w:r>
              <w:rPr>
                <w:noProof/>
                <w:webHidden/>
              </w:rPr>
              <w:fldChar w:fldCharType="end"/>
            </w:r>
            <w:r>
              <w:fldChar w:fldCharType="end"/>
            </w:r>
          </w:ins>
        </w:p>
        <w:p w14:paraId="6D40845A" w14:textId="3FFA947B" w:rsidR="00001094" w:rsidRDefault="00001094">
          <w:pPr>
            <w:pStyle w:val="TOC2"/>
            <w:tabs>
              <w:tab w:val="left" w:pos="800"/>
              <w:tab w:val="right" w:leader="dot" w:pos="9350"/>
            </w:tabs>
            <w:rPr>
              <w:ins w:id="214" w:author="Guy Fedorkow" w:date="2026-07-18T13:11:00Z" w16du:dateUtc="2026-07-18T17:11:00Z"/>
              <w:rFonts w:asciiTheme="minorHAnsi" w:eastAsiaTheme="minorEastAsia" w:hAnsiTheme="minorHAnsi" w:cstheme="minorBidi"/>
              <w:smallCaps w:val="0"/>
              <w:noProof/>
              <w:kern w:val="2"/>
              <w:sz w:val="24"/>
              <w14:ligatures w14:val="standardContextual"/>
            </w:rPr>
          </w:pPr>
          <w:ins w:id="215" w:author="Guy Fedorkow" w:date="2026-07-18T13:11:00Z" w16du:dateUtc="2026-07-18T17:11:00Z">
            <w:r>
              <w:fldChar w:fldCharType="begin"/>
            </w:r>
            <w:r>
              <w:instrText>HYPERLINK \l "_Toc232352117"</w:instrText>
            </w:r>
            <w:r>
              <w:fldChar w:fldCharType="separate"/>
            </w:r>
            <w:r w:rsidRPr="00527DB0">
              <w:rPr>
                <w:rStyle w:val="Hyperlink"/>
                <w:noProof/>
              </w:rPr>
              <w:t>3.4</w:t>
            </w:r>
            <w:r>
              <w:rPr>
                <w:rFonts w:asciiTheme="minorHAnsi" w:eastAsiaTheme="minorEastAsia" w:hAnsiTheme="minorHAnsi" w:cstheme="minorBidi"/>
                <w:smallCaps w:val="0"/>
                <w:noProof/>
                <w:kern w:val="2"/>
                <w:sz w:val="24"/>
                <w14:ligatures w14:val="standardContextual"/>
              </w:rPr>
              <w:tab/>
            </w:r>
            <w:r w:rsidRPr="00527DB0">
              <w:rPr>
                <w:rStyle w:val="Hyperlink"/>
                <w:noProof/>
              </w:rPr>
              <w:t>Simulator Files</w:t>
            </w:r>
            <w:r>
              <w:rPr>
                <w:noProof/>
                <w:webHidden/>
              </w:rPr>
              <w:tab/>
            </w:r>
            <w:r>
              <w:rPr>
                <w:noProof/>
                <w:webHidden/>
              </w:rPr>
              <w:fldChar w:fldCharType="begin"/>
            </w:r>
            <w:r>
              <w:rPr>
                <w:noProof/>
                <w:webHidden/>
              </w:rPr>
              <w:instrText xml:space="preserve"> PAGEREF _Toc232352117 \h </w:instrText>
            </w:r>
          </w:ins>
          <w:r>
            <w:rPr>
              <w:noProof/>
              <w:webHidden/>
            </w:rPr>
          </w:r>
          <w:ins w:id="216" w:author="Guy Fedorkow" w:date="2026-07-18T13:11:00Z" w16du:dateUtc="2026-07-18T17:11:00Z">
            <w:r>
              <w:rPr>
                <w:noProof/>
                <w:webHidden/>
              </w:rPr>
              <w:fldChar w:fldCharType="separate"/>
            </w:r>
            <w:r>
              <w:rPr>
                <w:noProof/>
                <w:webHidden/>
              </w:rPr>
              <w:t>31</w:t>
            </w:r>
            <w:r>
              <w:rPr>
                <w:noProof/>
                <w:webHidden/>
              </w:rPr>
              <w:fldChar w:fldCharType="end"/>
            </w:r>
            <w:r>
              <w:fldChar w:fldCharType="end"/>
            </w:r>
          </w:ins>
        </w:p>
        <w:p w14:paraId="5F226B6D" w14:textId="57779703" w:rsidR="00001094" w:rsidRDefault="00001094">
          <w:pPr>
            <w:pStyle w:val="TOC3"/>
            <w:tabs>
              <w:tab w:val="left" w:pos="1200"/>
              <w:tab w:val="right" w:leader="dot" w:pos="9350"/>
            </w:tabs>
            <w:rPr>
              <w:ins w:id="217" w:author="Guy Fedorkow" w:date="2026-07-18T13:11:00Z" w16du:dateUtc="2026-07-18T17:11:00Z"/>
              <w:rFonts w:asciiTheme="minorHAnsi" w:eastAsiaTheme="minorEastAsia" w:hAnsiTheme="minorHAnsi" w:cstheme="minorBidi"/>
              <w:iCs w:val="0"/>
              <w:noProof/>
              <w:kern w:val="2"/>
              <w:sz w:val="24"/>
              <w14:ligatures w14:val="standardContextual"/>
            </w:rPr>
          </w:pPr>
          <w:ins w:id="218" w:author="Guy Fedorkow" w:date="2026-07-18T13:11:00Z" w16du:dateUtc="2026-07-18T17:11:00Z">
            <w:r>
              <w:fldChar w:fldCharType="begin"/>
            </w:r>
            <w:r>
              <w:instrText>HYPERLINK \l "_Toc232352118"</w:instrText>
            </w:r>
            <w:r>
              <w:fldChar w:fldCharType="separate"/>
            </w:r>
            <w:r w:rsidRPr="00527DB0">
              <w:rPr>
                <w:rStyle w:val="Hyperlink"/>
                <w:noProof/>
              </w:rPr>
              <w:t>3.4.1</w:t>
            </w:r>
            <w:r>
              <w:rPr>
                <w:rFonts w:asciiTheme="minorHAnsi" w:eastAsiaTheme="minorEastAsia" w:hAnsiTheme="minorHAnsi" w:cstheme="minorBidi"/>
                <w:iCs w:val="0"/>
                <w:noProof/>
                <w:kern w:val="2"/>
                <w:sz w:val="24"/>
                <w14:ligatures w14:val="standardContextual"/>
              </w:rPr>
              <w:tab/>
            </w:r>
            <w:r w:rsidRPr="00527DB0">
              <w:rPr>
                <w:rStyle w:val="Hyperlink"/>
                <w:noProof/>
              </w:rPr>
              <w:t>Core Files</w:t>
            </w:r>
            <w:r>
              <w:rPr>
                <w:noProof/>
                <w:webHidden/>
              </w:rPr>
              <w:tab/>
            </w:r>
            <w:r>
              <w:rPr>
                <w:noProof/>
                <w:webHidden/>
              </w:rPr>
              <w:fldChar w:fldCharType="begin"/>
            </w:r>
            <w:r>
              <w:rPr>
                <w:noProof/>
                <w:webHidden/>
              </w:rPr>
              <w:instrText xml:space="preserve"> PAGEREF _Toc232352118 \h </w:instrText>
            </w:r>
          </w:ins>
          <w:r>
            <w:rPr>
              <w:noProof/>
              <w:webHidden/>
            </w:rPr>
          </w:r>
          <w:ins w:id="219" w:author="Guy Fedorkow" w:date="2026-07-18T13:11:00Z" w16du:dateUtc="2026-07-18T17:11:00Z">
            <w:r>
              <w:rPr>
                <w:noProof/>
                <w:webHidden/>
              </w:rPr>
              <w:fldChar w:fldCharType="separate"/>
            </w:r>
            <w:r>
              <w:rPr>
                <w:noProof/>
                <w:webHidden/>
              </w:rPr>
              <w:t>31</w:t>
            </w:r>
            <w:r>
              <w:rPr>
                <w:noProof/>
                <w:webHidden/>
              </w:rPr>
              <w:fldChar w:fldCharType="end"/>
            </w:r>
            <w:r>
              <w:fldChar w:fldCharType="end"/>
            </w:r>
          </w:ins>
        </w:p>
        <w:p w14:paraId="468022D1" w14:textId="2BAA1A52" w:rsidR="00001094" w:rsidRDefault="00001094">
          <w:pPr>
            <w:pStyle w:val="TOC3"/>
            <w:tabs>
              <w:tab w:val="left" w:pos="1200"/>
              <w:tab w:val="right" w:leader="dot" w:pos="9350"/>
            </w:tabs>
            <w:rPr>
              <w:ins w:id="220" w:author="Guy Fedorkow" w:date="2026-07-18T13:11:00Z" w16du:dateUtc="2026-07-18T17:11:00Z"/>
              <w:rFonts w:asciiTheme="minorHAnsi" w:eastAsiaTheme="minorEastAsia" w:hAnsiTheme="minorHAnsi" w:cstheme="minorBidi"/>
              <w:iCs w:val="0"/>
              <w:noProof/>
              <w:kern w:val="2"/>
              <w:sz w:val="24"/>
              <w14:ligatures w14:val="standardContextual"/>
            </w:rPr>
          </w:pPr>
          <w:ins w:id="221" w:author="Guy Fedorkow" w:date="2026-07-18T13:11:00Z" w16du:dateUtc="2026-07-18T17:11:00Z">
            <w:r>
              <w:fldChar w:fldCharType="begin"/>
            </w:r>
            <w:r>
              <w:instrText>HYPERLINK \l "_Toc232352119"</w:instrText>
            </w:r>
            <w:r>
              <w:fldChar w:fldCharType="separate"/>
            </w:r>
            <w:r w:rsidRPr="00527DB0">
              <w:rPr>
                <w:rStyle w:val="Hyperlink"/>
                <w:noProof/>
              </w:rPr>
              <w:t>3.4.2</w:t>
            </w:r>
            <w:r>
              <w:rPr>
                <w:rFonts w:asciiTheme="minorHAnsi" w:eastAsiaTheme="minorEastAsia" w:hAnsiTheme="minorHAnsi" w:cstheme="minorBidi"/>
                <w:iCs w:val="0"/>
                <w:noProof/>
                <w:kern w:val="2"/>
                <w:sz w:val="24"/>
                <w14:ligatures w14:val="standardContextual"/>
              </w:rPr>
              <w:tab/>
            </w:r>
            <w:r w:rsidRPr="00527DB0">
              <w:rPr>
                <w:rStyle w:val="Hyperlink"/>
                <w:noProof/>
              </w:rPr>
              <w:t>Project_exec.py Files</w:t>
            </w:r>
            <w:r>
              <w:rPr>
                <w:noProof/>
                <w:webHidden/>
              </w:rPr>
              <w:tab/>
            </w:r>
            <w:r>
              <w:rPr>
                <w:noProof/>
                <w:webHidden/>
              </w:rPr>
              <w:fldChar w:fldCharType="begin"/>
            </w:r>
            <w:r>
              <w:rPr>
                <w:noProof/>
                <w:webHidden/>
              </w:rPr>
              <w:instrText xml:space="preserve"> PAGEREF _Toc232352119 \h </w:instrText>
            </w:r>
          </w:ins>
          <w:r>
            <w:rPr>
              <w:noProof/>
              <w:webHidden/>
            </w:rPr>
          </w:r>
          <w:ins w:id="222" w:author="Guy Fedorkow" w:date="2026-07-18T13:11:00Z" w16du:dateUtc="2026-07-18T17:11:00Z">
            <w:r>
              <w:rPr>
                <w:noProof/>
                <w:webHidden/>
              </w:rPr>
              <w:fldChar w:fldCharType="separate"/>
            </w:r>
            <w:r>
              <w:rPr>
                <w:noProof/>
                <w:webHidden/>
              </w:rPr>
              <w:t>31</w:t>
            </w:r>
            <w:r>
              <w:rPr>
                <w:noProof/>
                <w:webHidden/>
              </w:rPr>
              <w:fldChar w:fldCharType="end"/>
            </w:r>
            <w:r>
              <w:fldChar w:fldCharType="end"/>
            </w:r>
          </w:ins>
        </w:p>
        <w:p w14:paraId="3CC48D2F" w14:textId="484A1C0A" w:rsidR="00001094" w:rsidRDefault="00001094">
          <w:pPr>
            <w:pStyle w:val="TOC2"/>
            <w:tabs>
              <w:tab w:val="left" w:pos="800"/>
              <w:tab w:val="right" w:leader="dot" w:pos="9350"/>
            </w:tabs>
            <w:rPr>
              <w:ins w:id="223" w:author="Guy Fedorkow" w:date="2026-07-18T13:11:00Z" w16du:dateUtc="2026-07-18T17:11:00Z"/>
              <w:rFonts w:asciiTheme="minorHAnsi" w:eastAsiaTheme="minorEastAsia" w:hAnsiTheme="minorHAnsi" w:cstheme="minorBidi"/>
              <w:smallCaps w:val="0"/>
              <w:noProof/>
              <w:kern w:val="2"/>
              <w:sz w:val="24"/>
              <w14:ligatures w14:val="standardContextual"/>
            </w:rPr>
          </w:pPr>
          <w:ins w:id="224" w:author="Guy Fedorkow" w:date="2026-07-18T13:11:00Z" w16du:dateUtc="2026-07-18T17:11:00Z">
            <w:r>
              <w:fldChar w:fldCharType="begin"/>
            </w:r>
            <w:r>
              <w:instrText>HYPERLINK \l "_Toc232352120"</w:instrText>
            </w:r>
            <w:r>
              <w:fldChar w:fldCharType="separate"/>
            </w:r>
            <w:r w:rsidRPr="00527DB0">
              <w:rPr>
                <w:rStyle w:val="Hyperlink"/>
                <w:noProof/>
              </w:rPr>
              <w:t>3.5</w:t>
            </w:r>
            <w:r>
              <w:rPr>
                <w:rFonts w:asciiTheme="minorHAnsi" w:eastAsiaTheme="minorEastAsia" w:hAnsiTheme="minorHAnsi" w:cstheme="minorBidi"/>
                <w:smallCaps w:val="0"/>
                <w:noProof/>
                <w:kern w:val="2"/>
                <w:sz w:val="24"/>
                <w14:ligatures w14:val="standardContextual"/>
              </w:rPr>
              <w:tab/>
            </w:r>
            <w:r w:rsidRPr="00527DB0">
              <w:rPr>
                <w:rStyle w:val="Hyperlink"/>
                <w:noProof/>
              </w:rPr>
              <w:t>Program Trace Log</w:t>
            </w:r>
            <w:r>
              <w:rPr>
                <w:noProof/>
                <w:webHidden/>
              </w:rPr>
              <w:tab/>
            </w:r>
            <w:r>
              <w:rPr>
                <w:noProof/>
                <w:webHidden/>
              </w:rPr>
              <w:fldChar w:fldCharType="begin"/>
            </w:r>
            <w:r>
              <w:rPr>
                <w:noProof/>
                <w:webHidden/>
              </w:rPr>
              <w:instrText xml:space="preserve"> PAGEREF _Toc232352120 \h </w:instrText>
            </w:r>
          </w:ins>
          <w:r>
            <w:rPr>
              <w:noProof/>
              <w:webHidden/>
            </w:rPr>
          </w:r>
          <w:ins w:id="225" w:author="Guy Fedorkow" w:date="2026-07-18T13:11:00Z" w16du:dateUtc="2026-07-18T17:11:00Z">
            <w:r>
              <w:rPr>
                <w:noProof/>
                <w:webHidden/>
              </w:rPr>
              <w:fldChar w:fldCharType="separate"/>
            </w:r>
            <w:r>
              <w:rPr>
                <w:noProof/>
                <w:webHidden/>
              </w:rPr>
              <w:t>31</w:t>
            </w:r>
            <w:r>
              <w:rPr>
                <w:noProof/>
                <w:webHidden/>
              </w:rPr>
              <w:fldChar w:fldCharType="end"/>
            </w:r>
            <w:r>
              <w:fldChar w:fldCharType="end"/>
            </w:r>
          </w:ins>
        </w:p>
        <w:p w14:paraId="5B691512" w14:textId="7874CE71" w:rsidR="00001094" w:rsidRDefault="00001094">
          <w:pPr>
            <w:pStyle w:val="TOC2"/>
            <w:tabs>
              <w:tab w:val="left" w:pos="800"/>
              <w:tab w:val="right" w:leader="dot" w:pos="9350"/>
            </w:tabs>
            <w:rPr>
              <w:ins w:id="226" w:author="Guy Fedorkow" w:date="2026-07-18T13:11:00Z" w16du:dateUtc="2026-07-18T17:11:00Z"/>
              <w:rFonts w:asciiTheme="minorHAnsi" w:eastAsiaTheme="minorEastAsia" w:hAnsiTheme="minorHAnsi" w:cstheme="minorBidi"/>
              <w:smallCaps w:val="0"/>
              <w:noProof/>
              <w:kern w:val="2"/>
              <w:sz w:val="24"/>
              <w14:ligatures w14:val="standardContextual"/>
            </w:rPr>
          </w:pPr>
          <w:ins w:id="227" w:author="Guy Fedorkow" w:date="2026-07-18T13:11:00Z" w16du:dateUtc="2026-07-18T17:11:00Z">
            <w:r>
              <w:fldChar w:fldCharType="begin"/>
            </w:r>
            <w:r>
              <w:instrText>HYPERLINK \l "_Toc232352121"</w:instrText>
            </w:r>
            <w:r>
              <w:fldChar w:fldCharType="separate"/>
            </w:r>
            <w:r w:rsidRPr="00527DB0">
              <w:rPr>
                <w:rStyle w:val="Hyperlink"/>
                <w:noProof/>
              </w:rPr>
              <w:t>3.6</w:t>
            </w:r>
            <w:r>
              <w:rPr>
                <w:rFonts w:asciiTheme="minorHAnsi" w:eastAsiaTheme="minorEastAsia" w:hAnsiTheme="minorHAnsi" w:cstheme="minorBidi"/>
                <w:smallCaps w:val="0"/>
                <w:noProof/>
                <w:kern w:val="2"/>
                <w:sz w:val="24"/>
                <w14:ligatures w14:val="standardContextual"/>
              </w:rPr>
              <w:tab/>
            </w:r>
            <w:r w:rsidRPr="00527DB0">
              <w:rPr>
                <w:rStyle w:val="Hyperlink"/>
                <w:noProof/>
              </w:rPr>
              <w:t>Flow Graph</w:t>
            </w:r>
            <w:r>
              <w:rPr>
                <w:noProof/>
                <w:webHidden/>
              </w:rPr>
              <w:tab/>
            </w:r>
            <w:r>
              <w:rPr>
                <w:noProof/>
                <w:webHidden/>
              </w:rPr>
              <w:fldChar w:fldCharType="begin"/>
            </w:r>
            <w:r>
              <w:rPr>
                <w:noProof/>
                <w:webHidden/>
              </w:rPr>
              <w:instrText xml:space="preserve"> PAGEREF _Toc232352121 \h </w:instrText>
            </w:r>
          </w:ins>
          <w:r>
            <w:rPr>
              <w:noProof/>
              <w:webHidden/>
            </w:rPr>
          </w:r>
          <w:ins w:id="228" w:author="Guy Fedorkow" w:date="2026-07-18T13:11:00Z" w16du:dateUtc="2026-07-18T17:11:00Z">
            <w:r>
              <w:rPr>
                <w:noProof/>
                <w:webHidden/>
              </w:rPr>
              <w:fldChar w:fldCharType="separate"/>
            </w:r>
            <w:r>
              <w:rPr>
                <w:noProof/>
                <w:webHidden/>
              </w:rPr>
              <w:t>31</w:t>
            </w:r>
            <w:r>
              <w:rPr>
                <w:noProof/>
                <w:webHidden/>
              </w:rPr>
              <w:fldChar w:fldCharType="end"/>
            </w:r>
            <w:r>
              <w:fldChar w:fldCharType="end"/>
            </w:r>
          </w:ins>
        </w:p>
        <w:p w14:paraId="695A3AF0" w14:textId="7807716C" w:rsidR="00001094" w:rsidRDefault="00001094">
          <w:pPr>
            <w:pStyle w:val="TOC1"/>
            <w:tabs>
              <w:tab w:val="left" w:pos="600"/>
              <w:tab w:val="right" w:leader="dot" w:pos="9350"/>
            </w:tabs>
            <w:rPr>
              <w:ins w:id="229" w:author="Guy Fedorkow" w:date="2026-07-18T13:11:00Z" w16du:dateUtc="2026-07-18T17:11:00Z"/>
              <w:rFonts w:asciiTheme="minorHAnsi" w:eastAsiaTheme="minorEastAsia" w:hAnsiTheme="minorHAnsi" w:cstheme="minorBidi"/>
              <w:b w:val="0"/>
              <w:bCs w:val="0"/>
              <w:caps w:val="0"/>
              <w:noProof/>
              <w:kern w:val="2"/>
              <w:sz w:val="24"/>
              <w14:ligatures w14:val="standardContextual"/>
            </w:rPr>
          </w:pPr>
          <w:ins w:id="230" w:author="Guy Fedorkow" w:date="2026-07-18T13:11:00Z" w16du:dateUtc="2026-07-18T17:11:00Z">
            <w:r>
              <w:fldChar w:fldCharType="begin"/>
            </w:r>
            <w:r>
              <w:instrText>HYPERLINK \l "_Toc232352122"</w:instrText>
            </w:r>
            <w:r>
              <w:fldChar w:fldCharType="separate"/>
            </w:r>
            <w:r w:rsidRPr="00527DB0">
              <w:rPr>
                <w:rStyle w:val="Hyperlink"/>
                <w:noProof/>
              </w:rPr>
              <w:t>4.</w:t>
            </w:r>
            <w:r>
              <w:rPr>
                <w:rFonts w:asciiTheme="minorHAnsi" w:eastAsiaTheme="minorEastAsia" w:hAnsiTheme="minorHAnsi" w:cstheme="minorBidi"/>
                <w:b w:val="0"/>
                <w:bCs w:val="0"/>
                <w:caps w:val="0"/>
                <w:noProof/>
                <w:kern w:val="2"/>
                <w:sz w:val="24"/>
                <w14:ligatures w14:val="standardContextual"/>
              </w:rPr>
              <w:tab/>
            </w:r>
            <w:r w:rsidRPr="00527DB0">
              <w:rPr>
                <w:rStyle w:val="Hyperlink"/>
                <w:noProof/>
              </w:rPr>
              <w:t>Ancillary Tools</w:t>
            </w:r>
            <w:r>
              <w:rPr>
                <w:noProof/>
                <w:webHidden/>
              </w:rPr>
              <w:tab/>
            </w:r>
            <w:r>
              <w:rPr>
                <w:noProof/>
                <w:webHidden/>
              </w:rPr>
              <w:fldChar w:fldCharType="begin"/>
            </w:r>
            <w:r>
              <w:rPr>
                <w:noProof/>
                <w:webHidden/>
              </w:rPr>
              <w:instrText xml:space="preserve"> PAGEREF _Toc232352122 \h </w:instrText>
            </w:r>
          </w:ins>
          <w:r>
            <w:rPr>
              <w:noProof/>
              <w:webHidden/>
            </w:rPr>
          </w:r>
          <w:ins w:id="231" w:author="Guy Fedorkow" w:date="2026-07-18T13:11:00Z" w16du:dateUtc="2026-07-18T17:11:00Z">
            <w:r>
              <w:rPr>
                <w:noProof/>
                <w:webHidden/>
              </w:rPr>
              <w:fldChar w:fldCharType="separate"/>
            </w:r>
            <w:r>
              <w:rPr>
                <w:noProof/>
                <w:webHidden/>
              </w:rPr>
              <w:t>31</w:t>
            </w:r>
            <w:r>
              <w:rPr>
                <w:noProof/>
                <w:webHidden/>
              </w:rPr>
              <w:fldChar w:fldCharType="end"/>
            </w:r>
            <w:r>
              <w:fldChar w:fldCharType="end"/>
            </w:r>
          </w:ins>
        </w:p>
        <w:p w14:paraId="4593FC81" w14:textId="1826D1EC" w:rsidR="00001094" w:rsidRDefault="00001094">
          <w:pPr>
            <w:pStyle w:val="TOC2"/>
            <w:tabs>
              <w:tab w:val="left" w:pos="800"/>
              <w:tab w:val="right" w:leader="dot" w:pos="9350"/>
            </w:tabs>
            <w:rPr>
              <w:ins w:id="232" w:author="Guy Fedorkow" w:date="2026-07-18T13:11:00Z" w16du:dateUtc="2026-07-18T17:11:00Z"/>
              <w:rFonts w:asciiTheme="minorHAnsi" w:eastAsiaTheme="minorEastAsia" w:hAnsiTheme="minorHAnsi" w:cstheme="minorBidi"/>
              <w:smallCaps w:val="0"/>
              <w:noProof/>
              <w:kern w:val="2"/>
              <w:sz w:val="24"/>
              <w14:ligatures w14:val="standardContextual"/>
            </w:rPr>
          </w:pPr>
          <w:ins w:id="233" w:author="Guy Fedorkow" w:date="2026-07-18T13:11:00Z" w16du:dateUtc="2026-07-18T17:11:00Z">
            <w:r>
              <w:fldChar w:fldCharType="begin"/>
            </w:r>
            <w:r>
              <w:instrText>HYPERLINK \l "_Toc232352123"</w:instrText>
            </w:r>
            <w:r>
              <w:fldChar w:fldCharType="separate"/>
            </w:r>
            <w:r w:rsidRPr="00527DB0">
              <w:rPr>
                <w:rStyle w:val="Hyperlink"/>
                <w:noProof/>
              </w:rPr>
              <w:t>4.1</w:t>
            </w:r>
            <w:r>
              <w:rPr>
                <w:rFonts w:asciiTheme="minorHAnsi" w:eastAsiaTheme="minorEastAsia" w:hAnsiTheme="minorHAnsi" w:cstheme="minorBidi"/>
                <w:smallCaps w:val="0"/>
                <w:noProof/>
                <w:kern w:val="2"/>
                <w:sz w:val="24"/>
                <w14:ligatures w14:val="standardContextual"/>
              </w:rPr>
              <w:tab/>
            </w:r>
            <w:r w:rsidRPr="00527DB0">
              <w:rPr>
                <w:rStyle w:val="Hyperlink"/>
                <w:noProof/>
              </w:rPr>
              <w:t>wwdisasm – Disassembler for Whirlwind Binaries</w:t>
            </w:r>
            <w:r>
              <w:rPr>
                <w:noProof/>
                <w:webHidden/>
              </w:rPr>
              <w:tab/>
            </w:r>
            <w:r>
              <w:rPr>
                <w:noProof/>
                <w:webHidden/>
              </w:rPr>
              <w:fldChar w:fldCharType="begin"/>
            </w:r>
            <w:r>
              <w:rPr>
                <w:noProof/>
                <w:webHidden/>
              </w:rPr>
              <w:instrText xml:space="preserve"> PAGEREF _Toc232352123 \h </w:instrText>
            </w:r>
          </w:ins>
          <w:r>
            <w:rPr>
              <w:noProof/>
              <w:webHidden/>
            </w:rPr>
          </w:r>
          <w:ins w:id="234" w:author="Guy Fedorkow" w:date="2026-07-18T13:11:00Z" w16du:dateUtc="2026-07-18T17:11:00Z">
            <w:r>
              <w:rPr>
                <w:noProof/>
                <w:webHidden/>
              </w:rPr>
              <w:fldChar w:fldCharType="separate"/>
            </w:r>
            <w:r>
              <w:rPr>
                <w:noProof/>
                <w:webHidden/>
              </w:rPr>
              <w:t>31</w:t>
            </w:r>
            <w:r>
              <w:rPr>
                <w:noProof/>
                <w:webHidden/>
              </w:rPr>
              <w:fldChar w:fldCharType="end"/>
            </w:r>
            <w:r>
              <w:fldChar w:fldCharType="end"/>
            </w:r>
          </w:ins>
        </w:p>
        <w:p w14:paraId="594AA93E" w14:textId="1B128C81" w:rsidR="00001094" w:rsidRDefault="00001094">
          <w:pPr>
            <w:pStyle w:val="TOC2"/>
            <w:tabs>
              <w:tab w:val="left" w:pos="800"/>
              <w:tab w:val="right" w:leader="dot" w:pos="9350"/>
            </w:tabs>
            <w:rPr>
              <w:ins w:id="235" w:author="Guy Fedorkow" w:date="2026-07-18T13:11:00Z" w16du:dateUtc="2026-07-18T17:11:00Z"/>
              <w:rFonts w:asciiTheme="minorHAnsi" w:eastAsiaTheme="minorEastAsia" w:hAnsiTheme="minorHAnsi" w:cstheme="minorBidi"/>
              <w:smallCaps w:val="0"/>
              <w:noProof/>
              <w:kern w:val="2"/>
              <w:sz w:val="24"/>
              <w14:ligatures w14:val="standardContextual"/>
            </w:rPr>
          </w:pPr>
          <w:ins w:id="236" w:author="Guy Fedorkow" w:date="2026-07-18T13:11:00Z" w16du:dateUtc="2026-07-18T17:11:00Z">
            <w:r>
              <w:lastRenderedPageBreak/>
              <w:fldChar w:fldCharType="begin"/>
            </w:r>
            <w:r>
              <w:instrText>HYPERLINK \l "_Toc232352124"</w:instrText>
            </w:r>
            <w:r>
              <w:fldChar w:fldCharType="separate"/>
            </w:r>
            <w:r w:rsidRPr="00527DB0">
              <w:rPr>
                <w:rStyle w:val="Hyperlink"/>
                <w:noProof/>
              </w:rPr>
              <w:t>4.2</w:t>
            </w:r>
            <w:r>
              <w:rPr>
                <w:rFonts w:asciiTheme="minorHAnsi" w:eastAsiaTheme="minorEastAsia" w:hAnsiTheme="minorHAnsi" w:cstheme="minorBidi"/>
                <w:smallCaps w:val="0"/>
                <w:noProof/>
                <w:kern w:val="2"/>
                <w:sz w:val="24"/>
                <w14:ligatures w14:val="standardContextual"/>
              </w:rPr>
              <w:tab/>
            </w:r>
            <w:r w:rsidRPr="00527DB0">
              <w:rPr>
                <w:rStyle w:val="Hyperlink"/>
                <w:noProof/>
              </w:rPr>
              <w:t>wwdiff – Compare core files</w:t>
            </w:r>
            <w:r>
              <w:rPr>
                <w:noProof/>
                <w:webHidden/>
              </w:rPr>
              <w:tab/>
            </w:r>
            <w:r>
              <w:rPr>
                <w:noProof/>
                <w:webHidden/>
              </w:rPr>
              <w:fldChar w:fldCharType="begin"/>
            </w:r>
            <w:r>
              <w:rPr>
                <w:noProof/>
                <w:webHidden/>
              </w:rPr>
              <w:instrText xml:space="preserve"> PAGEREF _Toc232352124 \h </w:instrText>
            </w:r>
          </w:ins>
          <w:r>
            <w:rPr>
              <w:noProof/>
              <w:webHidden/>
            </w:rPr>
          </w:r>
          <w:ins w:id="237" w:author="Guy Fedorkow" w:date="2026-07-18T13:11:00Z" w16du:dateUtc="2026-07-18T17:11:00Z">
            <w:r>
              <w:rPr>
                <w:noProof/>
                <w:webHidden/>
              </w:rPr>
              <w:fldChar w:fldCharType="separate"/>
            </w:r>
            <w:r>
              <w:rPr>
                <w:noProof/>
                <w:webHidden/>
              </w:rPr>
              <w:t>31</w:t>
            </w:r>
            <w:r>
              <w:rPr>
                <w:noProof/>
                <w:webHidden/>
              </w:rPr>
              <w:fldChar w:fldCharType="end"/>
            </w:r>
            <w:r>
              <w:fldChar w:fldCharType="end"/>
            </w:r>
          </w:ins>
        </w:p>
        <w:p w14:paraId="204B9B33" w14:textId="27D5113F" w:rsidR="00001094" w:rsidRDefault="00001094">
          <w:pPr>
            <w:pStyle w:val="TOC2"/>
            <w:tabs>
              <w:tab w:val="left" w:pos="800"/>
              <w:tab w:val="right" w:leader="dot" w:pos="9350"/>
            </w:tabs>
            <w:rPr>
              <w:ins w:id="238" w:author="Guy Fedorkow" w:date="2026-07-18T13:11:00Z" w16du:dateUtc="2026-07-18T17:11:00Z"/>
              <w:rFonts w:asciiTheme="minorHAnsi" w:eastAsiaTheme="minorEastAsia" w:hAnsiTheme="minorHAnsi" w:cstheme="minorBidi"/>
              <w:smallCaps w:val="0"/>
              <w:noProof/>
              <w:kern w:val="2"/>
              <w:sz w:val="24"/>
              <w14:ligatures w14:val="standardContextual"/>
            </w:rPr>
          </w:pPr>
          <w:ins w:id="239" w:author="Guy Fedorkow" w:date="2026-07-18T13:11:00Z" w16du:dateUtc="2026-07-18T17:11:00Z">
            <w:r>
              <w:fldChar w:fldCharType="begin"/>
            </w:r>
            <w:r>
              <w:instrText>HYPERLINK \l "_Toc232352125"</w:instrText>
            </w:r>
            <w:r>
              <w:fldChar w:fldCharType="separate"/>
            </w:r>
            <w:r w:rsidRPr="00527DB0">
              <w:rPr>
                <w:rStyle w:val="Hyperlink"/>
                <w:noProof/>
              </w:rPr>
              <w:t>4.3</w:t>
            </w:r>
            <w:r>
              <w:rPr>
                <w:rFonts w:asciiTheme="minorHAnsi" w:eastAsiaTheme="minorEastAsia" w:hAnsiTheme="minorHAnsi" w:cstheme="minorBidi"/>
                <w:smallCaps w:val="0"/>
                <w:noProof/>
                <w:kern w:val="2"/>
                <w:sz w:val="24"/>
                <w14:ligatures w14:val="standardContextual"/>
              </w:rPr>
              <w:tab/>
            </w:r>
            <w:r w:rsidRPr="00527DB0">
              <w:rPr>
                <w:rStyle w:val="Hyperlink"/>
                <w:noProof/>
              </w:rPr>
              <w:t>wwutd – Universal Tape Decoder</w:t>
            </w:r>
            <w:r>
              <w:rPr>
                <w:noProof/>
                <w:webHidden/>
              </w:rPr>
              <w:tab/>
            </w:r>
            <w:r>
              <w:rPr>
                <w:noProof/>
                <w:webHidden/>
              </w:rPr>
              <w:fldChar w:fldCharType="begin"/>
            </w:r>
            <w:r>
              <w:rPr>
                <w:noProof/>
                <w:webHidden/>
              </w:rPr>
              <w:instrText xml:space="preserve"> PAGEREF _Toc232352125 \h </w:instrText>
            </w:r>
          </w:ins>
          <w:r>
            <w:rPr>
              <w:noProof/>
              <w:webHidden/>
            </w:rPr>
          </w:r>
          <w:ins w:id="240" w:author="Guy Fedorkow" w:date="2026-07-18T13:11:00Z" w16du:dateUtc="2026-07-18T17:11:00Z">
            <w:r>
              <w:rPr>
                <w:noProof/>
                <w:webHidden/>
              </w:rPr>
              <w:fldChar w:fldCharType="separate"/>
            </w:r>
            <w:r>
              <w:rPr>
                <w:noProof/>
                <w:webHidden/>
              </w:rPr>
              <w:t>31</w:t>
            </w:r>
            <w:r>
              <w:rPr>
                <w:noProof/>
                <w:webHidden/>
              </w:rPr>
              <w:fldChar w:fldCharType="end"/>
            </w:r>
            <w:r>
              <w:fldChar w:fldCharType="end"/>
            </w:r>
          </w:ins>
        </w:p>
        <w:p w14:paraId="0F8DA7AE" w14:textId="7102A818" w:rsidR="00001094" w:rsidRDefault="00001094">
          <w:pPr>
            <w:pStyle w:val="TOC1"/>
            <w:tabs>
              <w:tab w:val="left" w:pos="600"/>
              <w:tab w:val="right" w:leader="dot" w:pos="9350"/>
            </w:tabs>
            <w:rPr>
              <w:ins w:id="241" w:author="Guy Fedorkow" w:date="2026-07-18T13:11:00Z" w16du:dateUtc="2026-07-18T17:11:00Z"/>
              <w:rFonts w:asciiTheme="minorHAnsi" w:eastAsiaTheme="minorEastAsia" w:hAnsiTheme="minorHAnsi" w:cstheme="minorBidi"/>
              <w:b w:val="0"/>
              <w:bCs w:val="0"/>
              <w:caps w:val="0"/>
              <w:noProof/>
              <w:kern w:val="2"/>
              <w:sz w:val="24"/>
              <w14:ligatures w14:val="standardContextual"/>
            </w:rPr>
          </w:pPr>
          <w:ins w:id="242" w:author="Guy Fedorkow" w:date="2026-07-18T13:11:00Z" w16du:dateUtc="2026-07-18T17:11:00Z">
            <w:r>
              <w:fldChar w:fldCharType="begin"/>
            </w:r>
            <w:r>
              <w:instrText>HYPERLINK \l "_Toc232352126"</w:instrText>
            </w:r>
            <w:r>
              <w:fldChar w:fldCharType="separate"/>
            </w:r>
            <w:r w:rsidRPr="00527DB0">
              <w:rPr>
                <w:rStyle w:val="Hyperlink"/>
                <w:noProof/>
              </w:rPr>
              <w:t>5.</w:t>
            </w:r>
            <w:r>
              <w:rPr>
                <w:rFonts w:asciiTheme="minorHAnsi" w:eastAsiaTheme="minorEastAsia" w:hAnsiTheme="minorHAnsi" w:cstheme="minorBidi"/>
                <w:b w:val="0"/>
                <w:bCs w:val="0"/>
                <w:caps w:val="0"/>
                <w:noProof/>
                <w:kern w:val="2"/>
                <w:sz w:val="24"/>
                <w14:ligatures w14:val="standardContextual"/>
              </w:rPr>
              <w:tab/>
            </w:r>
            <w:r w:rsidRPr="00527DB0">
              <w:rPr>
                <w:rStyle w:val="Hyperlink"/>
                <w:noProof/>
              </w:rPr>
              <w:t>End of Document</w:t>
            </w:r>
            <w:r>
              <w:rPr>
                <w:noProof/>
                <w:webHidden/>
              </w:rPr>
              <w:tab/>
            </w:r>
            <w:r>
              <w:rPr>
                <w:noProof/>
                <w:webHidden/>
              </w:rPr>
              <w:fldChar w:fldCharType="begin"/>
            </w:r>
            <w:r>
              <w:rPr>
                <w:noProof/>
                <w:webHidden/>
              </w:rPr>
              <w:instrText xml:space="preserve"> PAGEREF _Toc232352126 \h </w:instrText>
            </w:r>
          </w:ins>
          <w:r>
            <w:rPr>
              <w:noProof/>
              <w:webHidden/>
            </w:rPr>
          </w:r>
          <w:ins w:id="243" w:author="Guy Fedorkow" w:date="2026-07-18T13:11:00Z" w16du:dateUtc="2026-07-18T17:11:00Z">
            <w:r>
              <w:rPr>
                <w:noProof/>
                <w:webHidden/>
              </w:rPr>
              <w:fldChar w:fldCharType="separate"/>
            </w:r>
            <w:r>
              <w:rPr>
                <w:noProof/>
                <w:webHidden/>
              </w:rPr>
              <w:t>31</w:t>
            </w:r>
            <w:r>
              <w:rPr>
                <w:noProof/>
                <w:webHidden/>
              </w:rPr>
              <w:fldChar w:fldCharType="end"/>
            </w:r>
            <w:r>
              <w:fldChar w:fldCharType="end"/>
            </w:r>
          </w:ins>
        </w:p>
        <w:p w14:paraId="0B09B15C" w14:textId="77777777" w:rsidR="00E075D4" w:rsidRPr="00134F1F" w:rsidRDefault="00D01D6A">
          <w:pPr>
            <w:pStyle w:val="TOC1"/>
            <w:tabs>
              <w:tab w:val="left" w:pos="400"/>
              <w:tab w:val="right" w:leader="dot" w:pos="9350"/>
            </w:tabs>
            <w:rPr>
              <w:del w:id="244" w:author="Guy Fedorkow" w:date="2026-07-18T13:11:00Z" w16du:dateUtc="2026-07-18T17:11:00Z"/>
              <w:rFonts w:asciiTheme="minorHAnsi" w:eastAsiaTheme="minorEastAsia" w:hAnsiTheme="minorHAnsi" w:cstheme="minorBidi"/>
              <w:b w:val="0"/>
              <w:bCs w:val="0"/>
              <w:caps w:val="0"/>
              <w:kern w:val="2"/>
              <w:sz w:val="22"/>
              <w:szCs w:val="22"/>
            </w:rPr>
          </w:pPr>
          <w:ins w:id="245" w:author="Guy Fedorkow" w:date="2026-07-18T13:11:00Z" w16du:dateUtc="2026-07-18T17:11:00Z">
            <w:r>
              <w:rPr>
                <w:caps w:val="0"/>
                <w:noProof/>
              </w:rPr>
              <w:fldChar w:fldCharType="end"/>
            </w:r>
          </w:ins>
          <w:del w:id="246" w:author="Guy Fedorkow" w:date="2026-07-18T13:11:00Z" w16du:dateUtc="2026-07-18T17:11:00Z">
            <w:r w:rsidR="00134F1F">
              <w:fldChar w:fldCharType="begin"/>
            </w:r>
            <w:r w:rsidR="00134F1F">
              <w:rPr>
                <w:rStyle w:val="IndexLink"/>
                <w:webHidden/>
              </w:rPr>
              <w:delInstrText xml:space="preserve"> TOC \z \o "1-3" \u \h</w:delInstrText>
            </w:r>
            <w:r w:rsidR="00134F1F">
              <w:rPr>
                <w:rStyle w:val="IndexLink"/>
              </w:rPr>
              <w:fldChar w:fldCharType="separate"/>
            </w:r>
            <w:r w:rsidR="00134F1F">
              <w:rPr>
                <w:b w:val="0"/>
                <w:bCs w:val="0"/>
                <w:caps w:val="0"/>
              </w:rPr>
              <w:fldChar w:fldCharType="begin"/>
            </w:r>
            <w:r w:rsidR="00134F1F">
              <w:delInstrText>HYPERLINK \l "_Toc187018265" \h</w:delInstrText>
            </w:r>
            <w:r w:rsidR="00134F1F">
              <w:rPr>
                <w:b w:val="0"/>
                <w:bCs w:val="0"/>
                <w:caps w:val="0"/>
              </w:rPr>
            </w:r>
            <w:r w:rsidR="00134F1F">
              <w:rPr>
                <w:b w:val="0"/>
                <w:bCs w:val="0"/>
                <w:caps w:val="0"/>
              </w:rPr>
              <w:fldChar w:fldCharType="separate"/>
            </w:r>
            <w:r w:rsidR="00134F1F">
              <w:rPr>
                <w:rStyle w:val="IndexLink"/>
                <w:webHidden/>
              </w:rPr>
              <w:delText>1.</w:delText>
            </w:r>
            <w:r w:rsidR="00134F1F" w:rsidRPr="00134F1F">
              <w:rPr>
                <w:rStyle w:val="IndexLink"/>
                <w:rFonts w:asciiTheme="minorHAnsi" w:eastAsiaTheme="minorEastAsia" w:hAnsiTheme="minorHAnsi" w:cstheme="minorBidi"/>
                <w:b w:val="0"/>
                <w:bCs w:val="0"/>
                <w:caps w:val="0"/>
                <w:kern w:val="2"/>
                <w:sz w:val="22"/>
                <w:szCs w:val="22"/>
              </w:rPr>
              <w:tab/>
            </w:r>
            <w:r w:rsidR="00134F1F">
              <w:rPr>
                <w:rStyle w:val="IndexLink"/>
              </w:rPr>
              <w:delText>Introduction</w:delText>
            </w:r>
            <w:r w:rsidR="00134F1F">
              <w:rPr>
                <w:b w:val="0"/>
                <w:bCs w:val="0"/>
                <w:caps w:val="0"/>
                <w:webHidden/>
              </w:rPr>
              <w:fldChar w:fldCharType="begin"/>
            </w:r>
            <w:r w:rsidR="00134F1F">
              <w:rPr>
                <w:webHidden/>
              </w:rPr>
              <w:delInstrText>PAGEREF _Toc187018265 \h</w:delInstrText>
            </w:r>
            <w:r w:rsidR="00134F1F">
              <w:rPr>
                <w:b w:val="0"/>
                <w:bCs w:val="0"/>
                <w:caps w:val="0"/>
                <w:webHidden/>
              </w:rPr>
            </w:r>
            <w:r w:rsidR="00134F1F">
              <w:rPr>
                <w:b w:val="0"/>
                <w:bCs w:val="0"/>
                <w:caps w:val="0"/>
                <w:webHidden/>
              </w:rPr>
              <w:fldChar w:fldCharType="separate"/>
            </w:r>
            <w:r w:rsidR="00134F1F">
              <w:rPr>
                <w:rStyle w:val="IndexLink"/>
              </w:rPr>
              <w:tab/>
              <w:delText>2</w:delText>
            </w:r>
            <w:r w:rsidR="00134F1F">
              <w:rPr>
                <w:b w:val="0"/>
                <w:bCs w:val="0"/>
                <w:caps w:val="0"/>
                <w:webHidden/>
              </w:rPr>
              <w:fldChar w:fldCharType="end"/>
            </w:r>
            <w:r w:rsidR="00134F1F">
              <w:rPr>
                <w:b w:val="0"/>
                <w:bCs w:val="0"/>
                <w:caps w:val="0"/>
              </w:rPr>
              <w:fldChar w:fldCharType="end"/>
            </w:r>
          </w:del>
        </w:p>
        <w:p w14:paraId="0DE5DCC8" w14:textId="77777777" w:rsidR="00E075D4" w:rsidRPr="00134F1F" w:rsidRDefault="00134F1F">
          <w:pPr>
            <w:pStyle w:val="TOC3"/>
            <w:tabs>
              <w:tab w:val="left" w:pos="1200"/>
              <w:tab w:val="right" w:leader="dot" w:pos="9350"/>
            </w:tabs>
            <w:rPr>
              <w:del w:id="247" w:author="Guy Fedorkow" w:date="2026-07-18T13:11:00Z" w16du:dateUtc="2026-07-18T17:11:00Z"/>
              <w:rFonts w:asciiTheme="minorHAnsi" w:eastAsiaTheme="minorEastAsia" w:hAnsiTheme="minorHAnsi" w:cstheme="minorBidi"/>
              <w:iCs w:val="0"/>
              <w:kern w:val="2"/>
              <w:sz w:val="22"/>
              <w:szCs w:val="22"/>
            </w:rPr>
          </w:pPr>
          <w:del w:id="248" w:author="Guy Fedorkow" w:date="2026-07-18T13:11:00Z" w16du:dateUtc="2026-07-18T17:11:00Z">
            <w:r>
              <w:rPr>
                <w:iCs w:val="0"/>
              </w:rPr>
              <w:fldChar w:fldCharType="begin"/>
            </w:r>
            <w:r>
              <w:delInstrText>HYPERLINK \l "_Toc187018266" \h</w:delInstrText>
            </w:r>
            <w:r>
              <w:rPr>
                <w:iCs w:val="0"/>
              </w:rPr>
            </w:r>
            <w:r>
              <w:rPr>
                <w:iCs w:val="0"/>
              </w:rPr>
              <w:fldChar w:fldCharType="separate"/>
            </w:r>
            <w:r>
              <w:rPr>
                <w:rStyle w:val="IndexLink"/>
                <w:webHidden/>
              </w:rPr>
              <w:delText>1.1.1</w:delText>
            </w:r>
            <w:r w:rsidRPr="00134F1F">
              <w:rPr>
                <w:rStyle w:val="IndexLink"/>
                <w:rFonts w:asciiTheme="minorHAnsi" w:eastAsiaTheme="minorEastAsia" w:hAnsiTheme="minorHAnsi" w:cstheme="minorBidi"/>
                <w:iCs w:val="0"/>
                <w:kern w:val="2"/>
                <w:sz w:val="22"/>
                <w:szCs w:val="22"/>
              </w:rPr>
              <w:tab/>
            </w:r>
            <w:r>
              <w:rPr>
                <w:rStyle w:val="IndexLink"/>
              </w:rPr>
              <w:delText>Emulator vs Simulator</w:delText>
            </w:r>
            <w:r>
              <w:rPr>
                <w:iCs w:val="0"/>
                <w:webHidden/>
              </w:rPr>
              <w:fldChar w:fldCharType="begin"/>
            </w:r>
            <w:r>
              <w:rPr>
                <w:webHidden/>
              </w:rPr>
              <w:delInstrText>PAGEREF _Toc187018266 \h</w:delInstrText>
            </w:r>
            <w:r>
              <w:rPr>
                <w:iCs w:val="0"/>
                <w:webHidden/>
              </w:rPr>
            </w:r>
            <w:r>
              <w:rPr>
                <w:iCs w:val="0"/>
                <w:webHidden/>
              </w:rPr>
              <w:fldChar w:fldCharType="separate"/>
            </w:r>
            <w:r>
              <w:rPr>
                <w:rStyle w:val="IndexLink"/>
              </w:rPr>
              <w:tab/>
              <w:delText>3</w:delText>
            </w:r>
            <w:r>
              <w:rPr>
                <w:iCs w:val="0"/>
                <w:webHidden/>
              </w:rPr>
              <w:fldChar w:fldCharType="end"/>
            </w:r>
            <w:r>
              <w:rPr>
                <w:iCs w:val="0"/>
              </w:rPr>
              <w:fldChar w:fldCharType="end"/>
            </w:r>
          </w:del>
        </w:p>
        <w:p w14:paraId="4653ADA3" w14:textId="77777777" w:rsidR="00E075D4" w:rsidRPr="00134F1F" w:rsidRDefault="00134F1F">
          <w:pPr>
            <w:pStyle w:val="TOC1"/>
            <w:tabs>
              <w:tab w:val="left" w:pos="400"/>
              <w:tab w:val="right" w:leader="dot" w:pos="9350"/>
            </w:tabs>
            <w:rPr>
              <w:del w:id="249" w:author="Guy Fedorkow" w:date="2026-07-18T13:11:00Z" w16du:dateUtc="2026-07-18T17:11:00Z"/>
              <w:rFonts w:asciiTheme="minorHAnsi" w:eastAsiaTheme="minorEastAsia" w:hAnsiTheme="minorHAnsi" w:cstheme="minorBidi"/>
              <w:b w:val="0"/>
              <w:bCs w:val="0"/>
              <w:caps w:val="0"/>
              <w:kern w:val="2"/>
              <w:sz w:val="22"/>
              <w:szCs w:val="22"/>
            </w:rPr>
          </w:pPr>
          <w:del w:id="250" w:author="Guy Fedorkow" w:date="2026-07-18T13:11:00Z" w16du:dateUtc="2026-07-18T17:11:00Z">
            <w:r>
              <w:rPr>
                <w:b w:val="0"/>
                <w:bCs w:val="0"/>
                <w:caps w:val="0"/>
              </w:rPr>
              <w:fldChar w:fldCharType="begin"/>
            </w:r>
            <w:r>
              <w:delInstrText>HYPERLINK \l "_Toc187018267" \h</w:delInstrText>
            </w:r>
            <w:r>
              <w:rPr>
                <w:b w:val="0"/>
                <w:bCs w:val="0"/>
                <w:caps w:val="0"/>
              </w:rPr>
            </w:r>
            <w:r>
              <w:rPr>
                <w:b w:val="0"/>
                <w:bCs w:val="0"/>
                <w:caps w:val="0"/>
              </w:rPr>
              <w:fldChar w:fldCharType="separate"/>
            </w:r>
            <w:r>
              <w:rPr>
                <w:rStyle w:val="IndexLink"/>
                <w:webHidden/>
              </w:rPr>
              <w:delText>2.</w:delText>
            </w:r>
            <w:r w:rsidRPr="00134F1F">
              <w:rPr>
                <w:rStyle w:val="IndexLink"/>
                <w:rFonts w:asciiTheme="minorHAnsi" w:eastAsiaTheme="minorEastAsia" w:hAnsiTheme="minorHAnsi" w:cstheme="minorBidi"/>
                <w:b w:val="0"/>
                <w:bCs w:val="0"/>
                <w:caps w:val="0"/>
                <w:kern w:val="2"/>
                <w:sz w:val="22"/>
                <w:szCs w:val="22"/>
              </w:rPr>
              <w:tab/>
            </w:r>
            <w:r>
              <w:rPr>
                <w:rStyle w:val="IndexLink"/>
              </w:rPr>
              <w:delText>Whirlwind Assembler</w:delText>
            </w:r>
            <w:r>
              <w:rPr>
                <w:b w:val="0"/>
                <w:bCs w:val="0"/>
                <w:caps w:val="0"/>
                <w:webHidden/>
              </w:rPr>
              <w:fldChar w:fldCharType="begin"/>
            </w:r>
            <w:r>
              <w:rPr>
                <w:webHidden/>
              </w:rPr>
              <w:delInstrText>PAGEREF _Toc187018267 \h</w:delInstrText>
            </w:r>
            <w:r>
              <w:rPr>
                <w:b w:val="0"/>
                <w:bCs w:val="0"/>
                <w:caps w:val="0"/>
                <w:webHidden/>
              </w:rPr>
            </w:r>
            <w:r>
              <w:rPr>
                <w:b w:val="0"/>
                <w:bCs w:val="0"/>
                <w:caps w:val="0"/>
                <w:webHidden/>
              </w:rPr>
              <w:fldChar w:fldCharType="separate"/>
            </w:r>
            <w:r>
              <w:rPr>
                <w:rStyle w:val="IndexLink"/>
              </w:rPr>
              <w:tab/>
              <w:delText>4</w:delText>
            </w:r>
            <w:r>
              <w:rPr>
                <w:b w:val="0"/>
                <w:bCs w:val="0"/>
                <w:caps w:val="0"/>
                <w:webHidden/>
              </w:rPr>
              <w:fldChar w:fldCharType="end"/>
            </w:r>
            <w:r>
              <w:rPr>
                <w:b w:val="0"/>
                <w:bCs w:val="0"/>
                <w:caps w:val="0"/>
              </w:rPr>
              <w:fldChar w:fldCharType="end"/>
            </w:r>
          </w:del>
        </w:p>
        <w:p w14:paraId="13391CE9" w14:textId="77777777" w:rsidR="00E075D4" w:rsidRPr="00134F1F" w:rsidRDefault="00134F1F">
          <w:pPr>
            <w:pStyle w:val="TOC3"/>
            <w:tabs>
              <w:tab w:val="left" w:pos="1200"/>
              <w:tab w:val="right" w:leader="dot" w:pos="9350"/>
            </w:tabs>
            <w:rPr>
              <w:del w:id="251" w:author="Guy Fedorkow" w:date="2026-07-18T13:11:00Z" w16du:dateUtc="2026-07-18T17:11:00Z"/>
              <w:rFonts w:asciiTheme="minorHAnsi" w:eastAsiaTheme="minorEastAsia" w:hAnsiTheme="minorHAnsi" w:cstheme="minorBidi"/>
              <w:iCs w:val="0"/>
              <w:kern w:val="2"/>
              <w:sz w:val="22"/>
              <w:szCs w:val="22"/>
            </w:rPr>
          </w:pPr>
          <w:del w:id="252" w:author="Guy Fedorkow" w:date="2026-07-18T13:11:00Z" w16du:dateUtc="2026-07-18T17:11:00Z">
            <w:r>
              <w:rPr>
                <w:iCs w:val="0"/>
              </w:rPr>
              <w:fldChar w:fldCharType="begin"/>
            </w:r>
            <w:r>
              <w:delInstrText>HYPERLINK \l "_Toc187018268" \h</w:delInstrText>
            </w:r>
            <w:r>
              <w:rPr>
                <w:iCs w:val="0"/>
              </w:rPr>
            </w:r>
            <w:r>
              <w:rPr>
                <w:iCs w:val="0"/>
              </w:rPr>
              <w:fldChar w:fldCharType="separate"/>
            </w:r>
            <w:r>
              <w:rPr>
                <w:rStyle w:val="IndexLink"/>
                <w:webHidden/>
              </w:rPr>
              <w:delText>2.1.1</w:delText>
            </w:r>
            <w:r w:rsidRPr="00134F1F">
              <w:rPr>
                <w:rStyle w:val="IndexLink"/>
                <w:rFonts w:asciiTheme="minorHAnsi" w:eastAsiaTheme="minorEastAsia" w:hAnsiTheme="minorHAnsi" w:cstheme="minorBidi"/>
                <w:iCs w:val="0"/>
                <w:kern w:val="2"/>
                <w:sz w:val="22"/>
                <w:szCs w:val="22"/>
              </w:rPr>
              <w:tab/>
            </w:r>
            <w:r>
              <w:rPr>
                <w:rStyle w:val="IndexLink"/>
              </w:rPr>
              <w:delText>ToDo: Proposed wwasm Feature Additions</w:delText>
            </w:r>
            <w:r>
              <w:rPr>
                <w:iCs w:val="0"/>
                <w:webHidden/>
              </w:rPr>
              <w:fldChar w:fldCharType="begin"/>
            </w:r>
            <w:r>
              <w:rPr>
                <w:webHidden/>
              </w:rPr>
              <w:delInstrText>PAGEREF _Toc187018268 \h</w:delInstrText>
            </w:r>
            <w:r>
              <w:rPr>
                <w:iCs w:val="0"/>
                <w:webHidden/>
              </w:rPr>
            </w:r>
            <w:r>
              <w:rPr>
                <w:iCs w:val="0"/>
                <w:webHidden/>
              </w:rPr>
              <w:fldChar w:fldCharType="separate"/>
            </w:r>
            <w:r>
              <w:rPr>
                <w:rStyle w:val="IndexLink"/>
              </w:rPr>
              <w:tab/>
              <w:delText>4</w:delText>
            </w:r>
            <w:r>
              <w:rPr>
                <w:iCs w:val="0"/>
                <w:webHidden/>
              </w:rPr>
              <w:fldChar w:fldCharType="end"/>
            </w:r>
            <w:r>
              <w:rPr>
                <w:iCs w:val="0"/>
              </w:rPr>
              <w:fldChar w:fldCharType="end"/>
            </w:r>
          </w:del>
        </w:p>
        <w:p w14:paraId="1116D031" w14:textId="77777777" w:rsidR="00E075D4" w:rsidRPr="00134F1F" w:rsidRDefault="00134F1F">
          <w:pPr>
            <w:pStyle w:val="TOC2"/>
            <w:tabs>
              <w:tab w:val="left" w:pos="800"/>
              <w:tab w:val="right" w:leader="dot" w:pos="9350"/>
            </w:tabs>
            <w:rPr>
              <w:del w:id="253" w:author="Guy Fedorkow" w:date="2026-07-18T13:11:00Z" w16du:dateUtc="2026-07-18T17:11:00Z"/>
              <w:rFonts w:asciiTheme="minorHAnsi" w:eastAsiaTheme="minorEastAsia" w:hAnsiTheme="minorHAnsi" w:cstheme="minorBidi"/>
              <w:smallCaps w:val="0"/>
              <w:kern w:val="2"/>
              <w:sz w:val="22"/>
              <w:szCs w:val="22"/>
            </w:rPr>
          </w:pPr>
          <w:del w:id="254" w:author="Guy Fedorkow" w:date="2026-07-18T13:11:00Z" w16du:dateUtc="2026-07-18T17:11:00Z">
            <w:r>
              <w:rPr>
                <w:smallCaps w:val="0"/>
              </w:rPr>
              <w:fldChar w:fldCharType="begin"/>
            </w:r>
            <w:r>
              <w:delInstrText>HYPERLINK \l "_Toc187018269" \h</w:delInstrText>
            </w:r>
            <w:r>
              <w:rPr>
                <w:smallCaps w:val="0"/>
              </w:rPr>
            </w:r>
            <w:r>
              <w:rPr>
                <w:smallCaps w:val="0"/>
              </w:rPr>
              <w:fldChar w:fldCharType="separate"/>
            </w:r>
            <w:r>
              <w:rPr>
                <w:rStyle w:val="IndexLink"/>
                <w:webHidden/>
              </w:rPr>
              <w:delText>2.2</w:delText>
            </w:r>
            <w:r w:rsidRPr="00134F1F">
              <w:rPr>
                <w:rStyle w:val="IndexLink"/>
                <w:rFonts w:asciiTheme="minorHAnsi" w:eastAsiaTheme="minorEastAsia" w:hAnsiTheme="minorHAnsi" w:cstheme="minorBidi"/>
                <w:smallCaps w:val="0"/>
                <w:kern w:val="2"/>
                <w:sz w:val="22"/>
                <w:szCs w:val="22"/>
              </w:rPr>
              <w:tab/>
            </w:r>
            <w:r>
              <w:rPr>
                <w:rStyle w:val="IndexLink"/>
              </w:rPr>
              <w:delText>wwasm Command Line Options</w:delText>
            </w:r>
            <w:r>
              <w:rPr>
                <w:smallCaps w:val="0"/>
                <w:webHidden/>
              </w:rPr>
              <w:fldChar w:fldCharType="begin"/>
            </w:r>
            <w:r>
              <w:rPr>
                <w:webHidden/>
              </w:rPr>
              <w:delInstrText>PAGEREF _Toc187018269 \h</w:delInstrText>
            </w:r>
            <w:r>
              <w:rPr>
                <w:smallCaps w:val="0"/>
                <w:webHidden/>
              </w:rPr>
            </w:r>
            <w:r>
              <w:rPr>
                <w:smallCaps w:val="0"/>
                <w:webHidden/>
              </w:rPr>
              <w:fldChar w:fldCharType="separate"/>
            </w:r>
            <w:r>
              <w:rPr>
                <w:rStyle w:val="IndexLink"/>
              </w:rPr>
              <w:tab/>
              <w:delText>4</w:delText>
            </w:r>
            <w:r>
              <w:rPr>
                <w:smallCaps w:val="0"/>
                <w:webHidden/>
              </w:rPr>
              <w:fldChar w:fldCharType="end"/>
            </w:r>
            <w:r>
              <w:rPr>
                <w:smallCaps w:val="0"/>
              </w:rPr>
              <w:fldChar w:fldCharType="end"/>
            </w:r>
          </w:del>
        </w:p>
        <w:p w14:paraId="333DAE76" w14:textId="77777777" w:rsidR="00E075D4" w:rsidRPr="00134F1F" w:rsidRDefault="00134F1F">
          <w:pPr>
            <w:pStyle w:val="TOC2"/>
            <w:tabs>
              <w:tab w:val="left" w:pos="800"/>
              <w:tab w:val="right" w:leader="dot" w:pos="9350"/>
            </w:tabs>
            <w:rPr>
              <w:del w:id="255" w:author="Guy Fedorkow" w:date="2026-07-18T13:11:00Z" w16du:dateUtc="2026-07-18T17:11:00Z"/>
              <w:rFonts w:asciiTheme="minorHAnsi" w:eastAsiaTheme="minorEastAsia" w:hAnsiTheme="minorHAnsi" w:cstheme="minorBidi"/>
              <w:smallCaps w:val="0"/>
              <w:kern w:val="2"/>
              <w:sz w:val="22"/>
              <w:szCs w:val="22"/>
            </w:rPr>
          </w:pPr>
          <w:del w:id="256" w:author="Guy Fedorkow" w:date="2026-07-18T13:11:00Z" w16du:dateUtc="2026-07-18T17:11:00Z">
            <w:r>
              <w:rPr>
                <w:smallCaps w:val="0"/>
              </w:rPr>
              <w:fldChar w:fldCharType="begin"/>
            </w:r>
            <w:r>
              <w:delInstrText>HYPERLINK \l "_Toc187018270" \h</w:delInstrText>
            </w:r>
            <w:r>
              <w:rPr>
                <w:smallCaps w:val="0"/>
              </w:rPr>
            </w:r>
            <w:r>
              <w:rPr>
                <w:smallCaps w:val="0"/>
              </w:rPr>
              <w:fldChar w:fldCharType="separate"/>
            </w:r>
            <w:r>
              <w:rPr>
                <w:rStyle w:val="IndexLink"/>
                <w:webHidden/>
              </w:rPr>
              <w:delText>2.3</w:delText>
            </w:r>
            <w:r w:rsidRPr="00134F1F">
              <w:rPr>
                <w:rStyle w:val="IndexLink"/>
                <w:rFonts w:asciiTheme="minorHAnsi" w:eastAsiaTheme="minorEastAsia" w:hAnsiTheme="minorHAnsi" w:cstheme="minorBidi"/>
                <w:smallCaps w:val="0"/>
                <w:kern w:val="2"/>
                <w:sz w:val="22"/>
                <w:szCs w:val="22"/>
              </w:rPr>
              <w:tab/>
            </w:r>
            <w:r>
              <w:rPr>
                <w:rStyle w:val="IndexLink"/>
              </w:rPr>
              <w:delText>Source Code Format</w:delText>
            </w:r>
            <w:r>
              <w:rPr>
                <w:smallCaps w:val="0"/>
                <w:webHidden/>
              </w:rPr>
              <w:fldChar w:fldCharType="begin"/>
            </w:r>
            <w:r>
              <w:rPr>
                <w:webHidden/>
              </w:rPr>
              <w:delInstrText>PAGEREF _Toc187018270 \h</w:delInstrText>
            </w:r>
            <w:r>
              <w:rPr>
                <w:smallCaps w:val="0"/>
                <w:webHidden/>
              </w:rPr>
            </w:r>
            <w:r>
              <w:rPr>
                <w:smallCaps w:val="0"/>
                <w:webHidden/>
              </w:rPr>
              <w:fldChar w:fldCharType="separate"/>
            </w:r>
            <w:r>
              <w:rPr>
                <w:rStyle w:val="IndexLink"/>
              </w:rPr>
              <w:tab/>
              <w:delText>5</w:delText>
            </w:r>
            <w:r>
              <w:rPr>
                <w:smallCaps w:val="0"/>
                <w:webHidden/>
              </w:rPr>
              <w:fldChar w:fldCharType="end"/>
            </w:r>
            <w:r>
              <w:rPr>
                <w:smallCaps w:val="0"/>
              </w:rPr>
              <w:fldChar w:fldCharType="end"/>
            </w:r>
          </w:del>
        </w:p>
        <w:p w14:paraId="605AA35B" w14:textId="77777777" w:rsidR="00E075D4" w:rsidRPr="00134F1F" w:rsidRDefault="00134F1F">
          <w:pPr>
            <w:pStyle w:val="TOC2"/>
            <w:tabs>
              <w:tab w:val="left" w:pos="800"/>
              <w:tab w:val="right" w:leader="dot" w:pos="9350"/>
            </w:tabs>
            <w:rPr>
              <w:del w:id="257" w:author="Guy Fedorkow" w:date="2026-07-18T13:11:00Z" w16du:dateUtc="2026-07-18T17:11:00Z"/>
              <w:rFonts w:asciiTheme="minorHAnsi" w:eastAsiaTheme="minorEastAsia" w:hAnsiTheme="minorHAnsi" w:cstheme="minorBidi"/>
              <w:smallCaps w:val="0"/>
              <w:kern w:val="2"/>
              <w:sz w:val="22"/>
              <w:szCs w:val="22"/>
            </w:rPr>
          </w:pPr>
          <w:del w:id="258" w:author="Guy Fedorkow" w:date="2026-07-18T13:11:00Z" w16du:dateUtc="2026-07-18T17:11:00Z">
            <w:r>
              <w:rPr>
                <w:smallCaps w:val="0"/>
              </w:rPr>
              <w:fldChar w:fldCharType="begin"/>
            </w:r>
            <w:r>
              <w:delInstrText>HYPERLINK \l "_Toc187018271" \h</w:delInstrText>
            </w:r>
            <w:r>
              <w:rPr>
                <w:smallCaps w:val="0"/>
              </w:rPr>
            </w:r>
            <w:r>
              <w:rPr>
                <w:smallCaps w:val="0"/>
              </w:rPr>
              <w:fldChar w:fldCharType="separate"/>
            </w:r>
            <w:r>
              <w:rPr>
                <w:rStyle w:val="IndexLink"/>
                <w:webHidden/>
              </w:rPr>
              <w:delText>2.4</w:delText>
            </w:r>
            <w:r w:rsidRPr="00134F1F">
              <w:rPr>
                <w:rStyle w:val="IndexLink"/>
                <w:rFonts w:asciiTheme="minorHAnsi" w:eastAsiaTheme="minorEastAsia" w:hAnsiTheme="minorHAnsi" w:cstheme="minorBidi"/>
                <w:smallCaps w:val="0"/>
                <w:kern w:val="2"/>
                <w:sz w:val="22"/>
                <w:szCs w:val="22"/>
              </w:rPr>
              <w:tab/>
            </w:r>
            <w:r>
              <w:rPr>
                <w:rStyle w:val="IndexLink"/>
              </w:rPr>
              <w:delText>Whirlwind operations – Op Codes and Operands</w:delText>
            </w:r>
            <w:r>
              <w:rPr>
                <w:smallCaps w:val="0"/>
                <w:webHidden/>
              </w:rPr>
              <w:fldChar w:fldCharType="begin"/>
            </w:r>
            <w:r>
              <w:rPr>
                <w:webHidden/>
              </w:rPr>
              <w:delInstrText>PAGEREF _Toc187018271 \h</w:delInstrText>
            </w:r>
            <w:r>
              <w:rPr>
                <w:smallCaps w:val="0"/>
                <w:webHidden/>
              </w:rPr>
            </w:r>
            <w:r>
              <w:rPr>
                <w:smallCaps w:val="0"/>
                <w:webHidden/>
              </w:rPr>
              <w:fldChar w:fldCharType="separate"/>
            </w:r>
            <w:r>
              <w:rPr>
                <w:rStyle w:val="IndexLink"/>
              </w:rPr>
              <w:tab/>
              <w:delText>6</w:delText>
            </w:r>
            <w:r>
              <w:rPr>
                <w:smallCaps w:val="0"/>
                <w:webHidden/>
              </w:rPr>
              <w:fldChar w:fldCharType="end"/>
            </w:r>
            <w:r>
              <w:rPr>
                <w:smallCaps w:val="0"/>
              </w:rPr>
              <w:fldChar w:fldCharType="end"/>
            </w:r>
          </w:del>
        </w:p>
        <w:p w14:paraId="1039C6A2" w14:textId="77777777" w:rsidR="00E075D4" w:rsidRPr="00134F1F" w:rsidRDefault="00134F1F">
          <w:pPr>
            <w:pStyle w:val="TOC2"/>
            <w:tabs>
              <w:tab w:val="left" w:pos="800"/>
              <w:tab w:val="right" w:leader="dot" w:pos="9350"/>
            </w:tabs>
            <w:rPr>
              <w:del w:id="259" w:author="Guy Fedorkow" w:date="2026-07-18T13:11:00Z" w16du:dateUtc="2026-07-18T17:11:00Z"/>
              <w:rFonts w:asciiTheme="minorHAnsi" w:eastAsiaTheme="minorEastAsia" w:hAnsiTheme="minorHAnsi" w:cstheme="minorBidi"/>
              <w:smallCaps w:val="0"/>
              <w:kern w:val="2"/>
              <w:sz w:val="22"/>
              <w:szCs w:val="22"/>
            </w:rPr>
          </w:pPr>
          <w:del w:id="260" w:author="Guy Fedorkow" w:date="2026-07-18T13:11:00Z" w16du:dateUtc="2026-07-18T17:11:00Z">
            <w:r>
              <w:rPr>
                <w:smallCaps w:val="0"/>
              </w:rPr>
              <w:fldChar w:fldCharType="begin"/>
            </w:r>
            <w:r>
              <w:delInstrText>HYPERLINK \l "_Toc187018272" \h</w:delInstrText>
            </w:r>
            <w:r>
              <w:rPr>
                <w:smallCaps w:val="0"/>
              </w:rPr>
            </w:r>
            <w:r>
              <w:rPr>
                <w:smallCaps w:val="0"/>
              </w:rPr>
              <w:fldChar w:fldCharType="separate"/>
            </w:r>
            <w:r>
              <w:rPr>
                <w:rStyle w:val="IndexLink"/>
                <w:webHidden/>
              </w:rPr>
              <w:delText>2.5</w:delText>
            </w:r>
            <w:r w:rsidRPr="00134F1F">
              <w:rPr>
                <w:rStyle w:val="IndexLink"/>
                <w:rFonts w:asciiTheme="minorHAnsi" w:eastAsiaTheme="minorEastAsia" w:hAnsiTheme="minorHAnsi" w:cstheme="minorBidi"/>
                <w:smallCaps w:val="0"/>
                <w:kern w:val="2"/>
                <w:sz w:val="22"/>
                <w:szCs w:val="22"/>
              </w:rPr>
              <w:tab/>
            </w:r>
            <w:r>
              <w:rPr>
                <w:rStyle w:val="IndexLink"/>
              </w:rPr>
              <w:delText>Numbers</w:delText>
            </w:r>
            <w:r>
              <w:rPr>
                <w:smallCaps w:val="0"/>
                <w:webHidden/>
              </w:rPr>
              <w:fldChar w:fldCharType="begin"/>
            </w:r>
            <w:r>
              <w:rPr>
                <w:webHidden/>
              </w:rPr>
              <w:delInstrText>PAGEREF _Toc187018272 \h</w:delInstrText>
            </w:r>
            <w:r>
              <w:rPr>
                <w:smallCaps w:val="0"/>
                <w:webHidden/>
              </w:rPr>
            </w:r>
            <w:r>
              <w:rPr>
                <w:smallCaps w:val="0"/>
                <w:webHidden/>
              </w:rPr>
              <w:fldChar w:fldCharType="separate"/>
            </w:r>
            <w:r>
              <w:rPr>
                <w:rStyle w:val="IndexLink"/>
              </w:rPr>
              <w:tab/>
              <w:delText>7</w:delText>
            </w:r>
            <w:r>
              <w:rPr>
                <w:smallCaps w:val="0"/>
                <w:webHidden/>
              </w:rPr>
              <w:fldChar w:fldCharType="end"/>
            </w:r>
            <w:r>
              <w:rPr>
                <w:smallCaps w:val="0"/>
              </w:rPr>
              <w:fldChar w:fldCharType="end"/>
            </w:r>
          </w:del>
        </w:p>
        <w:p w14:paraId="1385EFE6" w14:textId="77777777" w:rsidR="00E075D4" w:rsidRPr="00134F1F" w:rsidRDefault="00134F1F">
          <w:pPr>
            <w:pStyle w:val="TOC2"/>
            <w:tabs>
              <w:tab w:val="left" w:pos="800"/>
              <w:tab w:val="right" w:leader="dot" w:pos="9350"/>
            </w:tabs>
            <w:rPr>
              <w:del w:id="261" w:author="Guy Fedorkow" w:date="2026-07-18T13:11:00Z" w16du:dateUtc="2026-07-18T17:11:00Z"/>
              <w:rFonts w:asciiTheme="minorHAnsi" w:eastAsiaTheme="minorEastAsia" w:hAnsiTheme="minorHAnsi" w:cstheme="minorBidi"/>
              <w:smallCaps w:val="0"/>
              <w:kern w:val="2"/>
              <w:sz w:val="22"/>
              <w:szCs w:val="22"/>
            </w:rPr>
          </w:pPr>
          <w:del w:id="262" w:author="Guy Fedorkow" w:date="2026-07-18T13:11:00Z" w16du:dateUtc="2026-07-18T17:11:00Z">
            <w:r>
              <w:rPr>
                <w:smallCaps w:val="0"/>
              </w:rPr>
              <w:fldChar w:fldCharType="begin"/>
            </w:r>
            <w:r>
              <w:delInstrText>HYPERLINK \l "_Toc187018273" \h</w:delInstrText>
            </w:r>
            <w:r>
              <w:rPr>
                <w:smallCaps w:val="0"/>
              </w:rPr>
            </w:r>
            <w:r>
              <w:rPr>
                <w:smallCaps w:val="0"/>
              </w:rPr>
              <w:fldChar w:fldCharType="separate"/>
            </w:r>
            <w:r>
              <w:rPr>
                <w:rStyle w:val="IndexLink"/>
                <w:webHidden/>
              </w:rPr>
              <w:delText>2.6</w:delText>
            </w:r>
            <w:r w:rsidRPr="00134F1F">
              <w:rPr>
                <w:rStyle w:val="IndexLink"/>
                <w:rFonts w:asciiTheme="minorHAnsi" w:eastAsiaTheme="minorEastAsia" w:hAnsiTheme="minorHAnsi" w:cstheme="minorBidi"/>
                <w:smallCaps w:val="0"/>
                <w:kern w:val="2"/>
                <w:sz w:val="22"/>
                <w:szCs w:val="22"/>
              </w:rPr>
              <w:tab/>
            </w:r>
            <w:r>
              <w:rPr>
                <w:rStyle w:val="IndexLink"/>
              </w:rPr>
              <w:delText>Expressions</w:delText>
            </w:r>
            <w:r>
              <w:rPr>
                <w:smallCaps w:val="0"/>
                <w:webHidden/>
              </w:rPr>
              <w:fldChar w:fldCharType="begin"/>
            </w:r>
            <w:r>
              <w:rPr>
                <w:webHidden/>
              </w:rPr>
              <w:delInstrText>PAGEREF _Toc187018273 \h</w:delInstrText>
            </w:r>
            <w:r>
              <w:rPr>
                <w:smallCaps w:val="0"/>
                <w:webHidden/>
              </w:rPr>
            </w:r>
            <w:r>
              <w:rPr>
                <w:smallCaps w:val="0"/>
                <w:webHidden/>
              </w:rPr>
              <w:fldChar w:fldCharType="separate"/>
            </w:r>
            <w:r>
              <w:rPr>
                <w:rStyle w:val="IndexLink"/>
              </w:rPr>
              <w:tab/>
              <w:delText>8</w:delText>
            </w:r>
            <w:r>
              <w:rPr>
                <w:smallCaps w:val="0"/>
                <w:webHidden/>
              </w:rPr>
              <w:fldChar w:fldCharType="end"/>
            </w:r>
            <w:r>
              <w:rPr>
                <w:smallCaps w:val="0"/>
              </w:rPr>
              <w:fldChar w:fldCharType="end"/>
            </w:r>
          </w:del>
        </w:p>
        <w:p w14:paraId="14510321" w14:textId="77777777" w:rsidR="00E075D4" w:rsidRPr="00134F1F" w:rsidRDefault="00134F1F">
          <w:pPr>
            <w:pStyle w:val="TOC2"/>
            <w:tabs>
              <w:tab w:val="left" w:pos="800"/>
              <w:tab w:val="right" w:leader="dot" w:pos="9350"/>
            </w:tabs>
            <w:rPr>
              <w:del w:id="263" w:author="Guy Fedorkow" w:date="2026-07-18T13:11:00Z" w16du:dateUtc="2026-07-18T17:11:00Z"/>
              <w:rFonts w:asciiTheme="minorHAnsi" w:eastAsiaTheme="minorEastAsia" w:hAnsiTheme="minorHAnsi" w:cstheme="minorBidi"/>
              <w:smallCaps w:val="0"/>
              <w:kern w:val="2"/>
              <w:sz w:val="22"/>
              <w:szCs w:val="22"/>
            </w:rPr>
          </w:pPr>
          <w:del w:id="264" w:author="Guy Fedorkow" w:date="2026-07-18T13:11:00Z" w16du:dateUtc="2026-07-18T17:11:00Z">
            <w:r>
              <w:rPr>
                <w:smallCaps w:val="0"/>
              </w:rPr>
              <w:fldChar w:fldCharType="begin"/>
            </w:r>
            <w:r>
              <w:delInstrText>HYPERLINK \l "_Toc187018274" \h</w:delInstrText>
            </w:r>
            <w:r>
              <w:rPr>
                <w:smallCaps w:val="0"/>
              </w:rPr>
            </w:r>
            <w:r>
              <w:rPr>
                <w:smallCaps w:val="0"/>
              </w:rPr>
              <w:fldChar w:fldCharType="separate"/>
            </w:r>
            <w:r>
              <w:rPr>
                <w:rStyle w:val="IndexLink"/>
                <w:webHidden/>
              </w:rPr>
              <w:delText>2.7</w:delText>
            </w:r>
            <w:r w:rsidRPr="00134F1F">
              <w:rPr>
                <w:rStyle w:val="IndexLink"/>
                <w:rFonts w:asciiTheme="minorHAnsi" w:eastAsiaTheme="minorEastAsia" w:hAnsiTheme="minorHAnsi" w:cstheme="minorBidi"/>
                <w:smallCaps w:val="0"/>
                <w:kern w:val="2"/>
                <w:sz w:val="22"/>
                <w:szCs w:val="22"/>
              </w:rPr>
              <w:tab/>
            </w:r>
            <w:r>
              <w:rPr>
                <w:rStyle w:val="IndexLink"/>
              </w:rPr>
              <w:delText>Labels</w:delText>
            </w:r>
            <w:r>
              <w:rPr>
                <w:smallCaps w:val="0"/>
                <w:webHidden/>
              </w:rPr>
              <w:fldChar w:fldCharType="begin"/>
            </w:r>
            <w:r>
              <w:rPr>
                <w:webHidden/>
              </w:rPr>
              <w:delInstrText>PAGEREF _Toc187018274 \h</w:delInstrText>
            </w:r>
            <w:r>
              <w:rPr>
                <w:smallCaps w:val="0"/>
                <w:webHidden/>
              </w:rPr>
            </w:r>
            <w:r>
              <w:rPr>
                <w:smallCaps w:val="0"/>
                <w:webHidden/>
              </w:rPr>
              <w:fldChar w:fldCharType="separate"/>
            </w:r>
            <w:r>
              <w:rPr>
                <w:rStyle w:val="IndexLink"/>
              </w:rPr>
              <w:tab/>
              <w:delText>8</w:delText>
            </w:r>
            <w:r>
              <w:rPr>
                <w:smallCaps w:val="0"/>
                <w:webHidden/>
              </w:rPr>
              <w:fldChar w:fldCharType="end"/>
            </w:r>
            <w:r>
              <w:rPr>
                <w:smallCaps w:val="0"/>
              </w:rPr>
              <w:fldChar w:fldCharType="end"/>
            </w:r>
          </w:del>
        </w:p>
        <w:p w14:paraId="02F1C1CA" w14:textId="77777777" w:rsidR="00E075D4" w:rsidRPr="00134F1F" w:rsidRDefault="00134F1F">
          <w:pPr>
            <w:pStyle w:val="TOC2"/>
            <w:tabs>
              <w:tab w:val="left" w:pos="800"/>
              <w:tab w:val="right" w:leader="dot" w:pos="9350"/>
            </w:tabs>
            <w:rPr>
              <w:del w:id="265" w:author="Guy Fedorkow" w:date="2026-07-18T13:11:00Z" w16du:dateUtc="2026-07-18T17:11:00Z"/>
              <w:rFonts w:asciiTheme="minorHAnsi" w:eastAsiaTheme="minorEastAsia" w:hAnsiTheme="minorHAnsi" w:cstheme="minorBidi"/>
              <w:smallCaps w:val="0"/>
              <w:kern w:val="2"/>
              <w:sz w:val="22"/>
              <w:szCs w:val="22"/>
            </w:rPr>
          </w:pPr>
          <w:del w:id="266" w:author="Guy Fedorkow" w:date="2026-07-18T13:11:00Z" w16du:dateUtc="2026-07-18T17:11:00Z">
            <w:r>
              <w:rPr>
                <w:smallCaps w:val="0"/>
              </w:rPr>
              <w:fldChar w:fldCharType="begin"/>
            </w:r>
            <w:r>
              <w:delInstrText>HYPERLINK \l "_Toc187018275" \h</w:delInstrText>
            </w:r>
            <w:r>
              <w:rPr>
                <w:smallCaps w:val="0"/>
              </w:rPr>
            </w:r>
            <w:r>
              <w:rPr>
                <w:smallCaps w:val="0"/>
              </w:rPr>
              <w:fldChar w:fldCharType="separate"/>
            </w:r>
            <w:r>
              <w:rPr>
                <w:rStyle w:val="IndexLink"/>
                <w:webHidden/>
              </w:rPr>
              <w:delText>2.8</w:delText>
            </w:r>
            <w:r w:rsidRPr="00134F1F">
              <w:rPr>
                <w:rStyle w:val="IndexLink"/>
                <w:rFonts w:asciiTheme="minorHAnsi" w:eastAsiaTheme="minorEastAsia" w:hAnsiTheme="minorHAnsi" w:cstheme="minorBidi"/>
                <w:smallCaps w:val="0"/>
                <w:kern w:val="2"/>
                <w:sz w:val="22"/>
                <w:szCs w:val="22"/>
              </w:rPr>
              <w:tab/>
            </w:r>
            <w:r>
              <w:rPr>
                <w:rStyle w:val="IndexLink"/>
              </w:rPr>
              <w:delText>Pseudo-Ops</w:delText>
            </w:r>
            <w:r>
              <w:rPr>
                <w:smallCaps w:val="0"/>
                <w:webHidden/>
              </w:rPr>
              <w:fldChar w:fldCharType="begin"/>
            </w:r>
            <w:r>
              <w:rPr>
                <w:webHidden/>
              </w:rPr>
              <w:delInstrText>PAGEREF _Toc187018275 \h</w:delInstrText>
            </w:r>
            <w:r>
              <w:rPr>
                <w:smallCaps w:val="0"/>
                <w:webHidden/>
              </w:rPr>
            </w:r>
            <w:r>
              <w:rPr>
                <w:smallCaps w:val="0"/>
                <w:webHidden/>
              </w:rPr>
              <w:fldChar w:fldCharType="separate"/>
            </w:r>
            <w:r>
              <w:rPr>
                <w:rStyle w:val="IndexLink"/>
              </w:rPr>
              <w:tab/>
              <w:delText>9</w:delText>
            </w:r>
            <w:r>
              <w:rPr>
                <w:smallCaps w:val="0"/>
                <w:webHidden/>
              </w:rPr>
              <w:fldChar w:fldCharType="end"/>
            </w:r>
            <w:r>
              <w:rPr>
                <w:smallCaps w:val="0"/>
              </w:rPr>
              <w:fldChar w:fldCharType="end"/>
            </w:r>
          </w:del>
        </w:p>
        <w:p w14:paraId="0FA409B9" w14:textId="77777777" w:rsidR="00E075D4" w:rsidRPr="00134F1F" w:rsidRDefault="00134F1F">
          <w:pPr>
            <w:pStyle w:val="TOC3"/>
            <w:tabs>
              <w:tab w:val="left" w:pos="1200"/>
              <w:tab w:val="right" w:leader="dot" w:pos="9350"/>
            </w:tabs>
            <w:rPr>
              <w:del w:id="267" w:author="Guy Fedorkow" w:date="2026-07-18T13:11:00Z" w16du:dateUtc="2026-07-18T17:11:00Z"/>
              <w:rFonts w:asciiTheme="minorHAnsi" w:eastAsiaTheme="minorEastAsia" w:hAnsiTheme="minorHAnsi" w:cstheme="minorBidi"/>
              <w:iCs w:val="0"/>
              <w:kern w:val="2"/>
              <w:sz w:val="22"/>
              <w:szCs w:val="22"/>
            </w:rPr>
          </w:pPr>
          <w:del w:id="268" w:author="Guy Fedorkow" w:date="2026-07-18T13:11:00Z" w16du:dateUtc="2026-07-18T17:11:00Z">
            <w:r>
              <w:rPr>
                <w:iCs w:val="0"/>
              </w:rPr>
              <w:fldChar w:fldCharType="begin"/>
            </w:r>
            <w:r>
              <w:delInstrText>HYPERLINK \l "_Toc187018276" \h</w:delInstrText>
            </w:r>
            <w:r>
              <w:rPr>
                <w:iCs w:val="0"/>
              </w:rPr>
            </w:r>
            <w:r>
              <w:rPr>
                <w:iCs w:val="0"/>
              </w:rPr>
              <w:fldChar w:fldCharType="separate"/>
            </w:r>
            <w:r>
              <w:rPr>
                <w:rStyle w:val="IndexLink"/>
                <w:webHidden/>
              </w:rPr>
              <w:delText>2.8.1</w:delText>
            </w:r>
            <w:r w:rsidRPr="00134F1F">
              <w:rPr>
                <w:rStyle w:val="IndexLink"/>
                <w:rFonts w:asciiTheme="minorHAnsi" w:eastAsiaTheme="minorEastAsia" w:hAnsiTheme="minorHAnsi" w:cstheme="minorBidi"/>
                <w:iCs w:val="0"/>
                <w:kern w:val="2"/>
                <w:sz w:val="22"/>
                <w:szCs w:val="22"/>
              </w:rPr>
              <w:tab/>
            </w:r>
            <w:r>
              <w:rPr>
                <w:rStyle w:val="IndexLink"/>
                <w:rFonts w:ascii="Courier New" w:hAnsi="Courier New" w:cs="Courier New"/>
              </w:rPr>
              <w:delText>.WW_TapeID:</w:delText>
            </w:r>
            <w:r>
              <w:rPr>
                <w:rStyle w:val="IndexLink"/>
              </w:rPr>
              <w:delText xml:space="preserve"> </w:delText>
            </w:r>
            <w:r>
              <w:rPr>
                <w:rStyle w:val="IndexLink"/>
                <w:bCs/>
                <w:i/>
              </w:rPr>
              <w:delText>string</w:delText>
            </w:r>
            <w:r>
              <w:rPr>
                <w:iCs w:val="0"/>
                <w:webHidden/>
              </w:rPr>
              <w:fldChar w:fldCharType="begin"/>
            </w:r>
            <w:r>
              <w:rPr>
                <w:webHidden/>
              </w:rPr>
              <w:delInstrText>PAGEREF _Toc187018276 \h</w:delInstrText>
            </w:r>
            <w:r>
              <w:rPr>
                <w:iCs w:val="0"/>
                <w:webHidden/>
              </w:rPr>
            </w:r>
            <w:r>
              <w:rPr>
                <w:iCs w:val="0"/>
                <w:webHidden/>
              </w:rPr>
              <w:fldChar w:fldCharType="separate"/>
            </w:r>
            <w:r>
              <w:rPr>
                <w:rStyle w:val="IndexLink"/>
              </w:rPr>
              <w:tab/>
              <w:delText>9</w:delText>
            </w:r>
            <w:r>
              <w:rPr>
                <w:iCs w:val="0"/>
                <w:webHidden/>
              </w:rPr>
              <w:fldChar w:fldCharType="end"/>
            </w:r>
            <w:r>
              <w:rPr>
                <w:iCs w:val="0"/>
              </w:rPr>
              <w:fldChar w:fldCharType="end"/>
            </w:r>
          </w:del>
        </w:p>
        <w:p w14:paraId="2315BF8D" w14:textId="77777777" w:rsidR="00E075D4" w:rsidRPr="00134F1F" w:rsidRDefault="00134F1F">
          <w:pPr>
            <w:pStyle w:val="TOC3"/>
            <w:tabs>
              <w:tab w:val="left" w:pos="1200"/>
              <w:tab w:val="right" w:leader="dot" w:pos="9350"/>
            </w:tabs>
            <w:rPr>
              <w:del w:id="269" w:author="Guy Fedorkow" w:date="2026-07-18T13:11:00Z" w16du:dateUtc="2026-07-18T17:11:00Z"/>
              <w:rFonts w:asciiTheme="minorHAnsi" w:eastAsiaTheme="minorEastAsia" w:hAnsiTheme="minorHAnsi" w:cstheme="minorBidi"/>
              <w:iCs w:val="0"/>
              <w:kern w:val="2"/>
              <w:sz w:val="22"/>
              <w:szCs w:val="22"/>
            </w:rPr>
          </w:pPr>
          <w:del w:id="270" w:author="Guy Fedorkow" w:date="2026-07-18T13:11:00Z" w16du:dateUtc="2026-07-18T17:11:00Z">
            <w:r>
              <w:rPr>
                <w:iCs w:val="0"/>
              </w:rPr>
              <w:fldChar w:fldCharType="begin"/>
            </w:r>
            <w:r>
              <w:delInstrText>HYPERLINK \l "_Toc187018277" \h</w:delInstrText>
            </w:r>
            <w:r>
              <w:rPr>
                <w:iCs w:val="0"/>
              </w:rPr>
            </w:r>
            <w:r>
              <w:rPr>
                <w:iCs w:val="0"/>
              </w:rPr>
              <w:fldChar w:fldCharType="separate"/>
            </w:r>
            <w:r>
              <w:rPr>
                <w:rStyle w:val="IndexLink"/>
                <w:webHidden/>
              </w:rPr>
              <w:delText>2.8.2</w:delText>
            </w:r>
            <w:r w:rsidRPr="00134F1F">
              <w:rPr>
                <w:rStyle w:val="IndexLink"/>
                <w:rFonts w:asciiTheme="minorHAnsi" w:eastAsiaTheme="minorEastAsia" w:hAnsiTheme="minorHAnsi" w:cstheme="minorBidi"/>
                <w:iCs w:val="0"/>
                <w:kern w:val="2"/>
                <w:sz w:val="22"/>
                <w:szCs w:val="22"/>
              </w:rPr>
              <w:tab/>
            </w:r>
            <w:r>
              <w:rPr>
                <w:rStyle w:val="IndexLink"/>
                <w:rFonts w:ascii="Courier New" w:hAnsi="Courier New" w:cs="Courier New"/>
              </w:rPr>
              <w:delText>.WW_File</w:delText>
            </w:r>
            <w:r>
              <w:rPr>
                <w:rStyle w:val="IndexLink"/>
              </w:rPr>
              <w:delText xml:space="preserve"> </w:delText>
            </w:r>
            <w:r>
              <w:rPr>
                <w:rStyle w:val="IndexLink"/>
                <w:bCs/>
                <w:i/>
              </w:rPr>
              <w:delText>string</w:delText>
            </w:r>
            <w:r>
              <w:rPr>
                <w:iCs w:val="0"/>
                <w:webHidden/>
              </w:rPr>
              <w:fldChar w:fldCharType="begin"/>
            </w:r>
            <w:r>
              <w:rPr>
                <w:webHidden/>
              </w:rPr>
              <w:delInstrText>PAGEREF _Toc187018277 \h</w:delInstrText>
            </w:r>
            <w:r>
              <w:rPr>
                <w:iCs w:val="0"/>
                <w:webHidden/>
              </w:rPr>
            </w:r>
            <w:r>
              <w:rPr>
                <w:iCs w:val="0"/>
                <w:webHidden/>
              </w:rPr>
              <w:fldChar w:fldCharType="separate"/>
            </w:r>
            <w:r>
              <w:rPr>
                <w:rStyle w:val="IndexLink"/>
              </w:rPr>
              <w:tab/>
              <w:delText>9</w:delText>
            </w:r>
            <w:r>
              <w:rPr>
                <w:iCs w:val="0"/>
                <w:webHidden/>
              </w:rPr>
              <w:fldChar w:fldCharType="end"/>
            </w:r>
            <w:r>
              <w:rPr>
                <w:iCs w:val="0"/>
              </w:rPr>
              <w:fldChar w:fldCharType="end"/>
            </w:r>
          </w:del>
        </w:p>
        <w:p w14:paraId="14623754" w14:textId="77777777" w:rsidR="00E075D4" w:rsidRPr="00134F1F" w:rsidRDefault="00134F1F">
          <w:pPr>
            <w:pStyle w:val="TOC3"/>
            <w:tabs>
              <w:tab w:val="left" w:pos="1200"/>
              <w:tab w:val="right" w:leader="dot" w:pos="9350"/>
            </w:tabs>
            <w:rPr>
              <w:del w:id="271" w:author="Guy Fedorkow" w:date="2026-07-18T13:11:00Z" w16du:dateUtc="2026-07-18T17:11:00Z"/>
              <w:rFonts w:asciiTheme="minorHAnsi" w:eastAsiaTheme="minorEastAsia" w:hAnsiTheme="minorHAnsi" w:cstheme="minorBidi"/>
              <w:iCs w:val="0"/>
              <w:kern w:val="2"/>
              <w:sz w:val="22"/>
              <w:szCs w:val="22"/>
            </w:rPr>
          </w:pPr>
          <w:del w:id="272" w:author="Guy Fedorkow" w:date="2026-07-18T13:11:00Z" w16du:dateUtc="2026-07-18T17:11:00Z">
            <w:r>
              <w:rPr>
                <w:iCs w:val="0"/>
              </w:rPr>
              <w:fldChar w:fldCharType="begin"/>
            </w:r>
            <w:r>
              <w:delInstrText>HYPERLINK \l "_Toc187018278" \h</w:delInstrText>
            </w:r>
            <w:r>
              <w:rPr>
                <w:iCs w:val="0"/>
              </w:rPr>
            </w:r>
            <w:r>
              <w:rPr>
                <w:iCs w:val="0"/>
              </w:rPr>
              <w:fldChar w:fldCharType="separate"/>
            </w:r>
            <w:r>
              <w:rPr>
                <w:rStyle w:val="IndexLink"/>
                <w:webHidden/>
              </w:rPr>
              <w:delText>2.8.3</w:delText>
            </w:r>
            <w:r w:rsidRPr="00134F1F">
              <w:rPr>
                <w:rStyle w:val="IndexLink"/>
                <w:rFonts w:asciiTheme="minorHAnsi" w:eastAsiaTheme="minorEastAsia" w:hAnsiTheme="minorHAnsi" w:cstheme="minorBidi"/>
                <w:iCs w:val="0"/>
                <w:kern w:val="2"/>
                <w:sz w:val="22"/>
                <w:szCs w:val="22"/>
              </w:rPr>
              <w:tab/>
            </w:r>
            <w:r>
              <w:rPr>
                <w:rStyle w:val="IndexLink"/>
                <w:rFonts w:ascii="Courier New" w:hAnsi="Courier New" w:cs="Courier New"/>
              </w:rPr>
              <w:delText>.isa</w:delText>
            </w:r>
            <w:r>
              <w:rPr>
                <w:rStyle w:val="IndexLink"/>
                <w:bCs/>
              </w:rPr>
              <w:delText xml:space="preserve"> </w:delText>
            </w:r>
            <w:r>
              <w:rPr>
                <w:rStyle w:val="IndexLink"/>
                <w:rFonts w:ascii="Courier New" w:hAnsi="Courier New" w:cs="Courier New"/>
                <w:bCs/>
              </w:rPr>
              <w:delText>[1950|1954]</w:delText>
            </w:r>
            <w:r>
              <w:rPr>
                <w:iCs w:val="0"/>
                <w:webHidden/>
              </w:rPr>
              <w:fldChar w:fldCharType="begin"/>
            </w:r>
            <w:r>
              <w:rPr>
                <w:webHidden/>
              </w:rPr>
              <w:delInstrText>PAGEREF _Toc187018278 \h</w:delInstrText>
            </w:r>
            <w:r>
              <w:rPr>
                <w:iCs w:val="0"/>
                <w:webHidden/>
              </w:rPr>
            </w:r>
            <w:r>
              <w:rPr>
                <w:iCs w:val="0"/>
                <w:webHidden/>
              </w:rPr>
              <w:fldChar w:fldCharType="separate"/>
            </w:r>
            <w:r>
              <w:rPr>
                <w:rStyle w:val="IndexLink"/>
              </w:rPr>
              <w:tab/>
              <w:delText>9</w:delText>
            </w:r>
            <w:r>
              <w:rPr>
                <w:iCs w:val="0"/>
                <w:webHidden/>
              </w:rPr>
              <w:fldChar w:fldCharType="end"/>
            </w:r>
            <w:r>
              <w:rPr>
                <w:iCs w:val="0"/>
              </w:rPr>
              <w:fldChar w:fldCharType="end"/>
            </w:r>
          </w:del>
        </w:p>
        <w:p w14:paraId="16F14059" w14:textId="77777777" w:rsidR="00E075D4" w:rsidRPr="00134F1F" w:rsidRDefault="00134F1F">
          <w:pPr>
            <w:pStyle w:val="TOC3"/>
            <w:tabs>
              <w:tab w:val="left" w:pos="1200"/>
              <w:tab w:val="right" w:leader="dot" w:pos="9350"/>
            </w:tabs>
            <w:rPr>
              <w:del w:id="273" w:author="Guy Fedorkow" w:date="2026-07-18T13:11:00Z" w16du:dateUtc="2026-07-18T17:11:00Z"/>
              <w:rFonts w:asciiTheme="minorHAnsi" w:eastAsiaTheme="minorEastAsia" w:hAnsiTheme="minorHAnsi" w:cstheme="minorBidi"/>
              <w:iCs w:val="0"/>
              <w:kern w:val="2"/>
              <w:sz w:val="22"/>
              <w:szCs w:val="22"/>
            </w:rPr>
          </w:pPr>
          <w:del w:id="274" w:author="Guy Fedorkow" w:date="2026-07-18T13:11:00Z" w16du:dateUtc="2026-07-18T17:11:00Z">
            <w:r>
              <w:rPr>
                <w:iCs w:val="0"/>
              </w:rPr>
              <w:fldChar w:fldCharType="begin"/>
            </w:r>
            <w:r>
              <w:delInstrText>HYPERLINK \l "_Toc187018279" \h</w:delInstrText>
            </w:r>
            <w:r>
              <w:rPr>
                <w:iCs w:val="0"/>
              </w:rPr>
            </w:r>
            <w:r>
              <w:rPr>
                <w:iCs w:val="0"/>
              </w:rPr>
              <w:fldChar w:fldCharType="separate"/>
            </w:r>
            <w:r>
              <w:rPr>
                <w:rStyle w:val="IndexLink"/>
                <w:webHidden/>
              </w:rPr>
              <w:delText>2.8.4</w:delText>
            </w:r>
            <w:r w:rsidRPr="00134F1F">
              <w:rPr>
                <w:rStyle w:val="IndexLink"/>
                <w:rFonts w:asciiTheme="minorHAnsi" w:eastAsiaTheme="minorEastAsia" w:hAnsiTheme="minorHAnsi" w:cstheme="minorBidi"/>
                <w:iCs w:val="0"/>
                <w:kern w:val="2"/>
                <w:sz w:val="22"/>
                <w:szCs w:val="22"/>
              </w:rPr>
              <w:tab/>
            </w:r>
            <w:r>
              <w:rPr>
                <w:rStyle w:val="IndexLink"/>
              </w:rPr>
              <w:delText>.</w:delText>
            </w:r>
            <w:r>
              <w:rPr>
                <w:rStyle w:val="IndexLink"/>
                <w:rFonts w:ascii="Courier New" w:hAnsi="Courier New" w:cs="Courier New"/>
              </w:rPr>
              <w:delText xml:space="preserve">switch </w:delText>
            </w:r>
            <w:r>
              <w:rPr>
                <w:rStyle w:val="IndexLink"/>
                <w:bCs/>
                <w:i/>
              </w:rPr>
              <w:delText>name abs-expr</w:delText>
            </w:r>
            <w:r>
              <w:rPr>
                <w:iCs w:val="0"/>
                <w:webHidden/>
              </w:rPr>
              <w:fldChar w:fldCharType="begin"/>
            </w:r>
            <w:r>
              <w:rPr>
                <w:webHidden/>
              </w:rPr>
              <w:delInstrText>PAGEREF _Toc187018279 \h</w:delInstrText>
            </w:r>
            <w:r>
              <w:rPr>
                <w:iCs w:val="0"/>
                <w:webHidden/>
              </w:rPr>
            </w:r>
            <w:r>
              <w:rPr>
                <w:iCs w:val="0"/>
                <w:webHidden/>
              </w:rPr>
              <w:fldChar w:fldCharType="separate"/>
            </w:r>
            <w:r>
              <w:rPr>
                <w:rStyle w:val="IndexLink"/>
              </w:rPr>
              <w:tab/>
              <w:delText>9</w:delText>
            </w:r>
            <w:r>
              <w:rPr>
                <w:iCs w:val="0"/>
                <w:webHidden/>
              </w:rPr>
              <w:fldChar w:fldCharType="end"/>
            </w:r>
            <w:r>
              <w:rPr>
                <w:iCs w:val="0"/>
              </w:rPr>
              <w:fldChar w:fldCharType="end"/>
            </w:r>
          </w:del>
        </w:p>
        <w:p w14:paraId="403E5DF7" w14:textId="77777777" w:rsidR="00E075D4" w:rsidRPr="00134F1F" w:rsidRDefault="00134F1F">
          <w:pPr>
            <w:pStyle w:val="TOC3"/>
            <w:tabs>
              <w:tab w:val="left" w:pos="1200"/>
              <w:tab w:val="right" w:leader="dot" w:pos="9350"/>
            </w:tabs>
            <w:rPr>
              <w:del w:id="275" w:author="Guy Fedorkow" w:date="2026-07-18T13:11:00Z" w16du:dateUtc="2026-07-18T17:11:00Z"/>
              <w:rFonts w:asciiTheme="minorHAnsi" w:eastAsiaTheme="minorEastAsia" w:hAnsiTheme="minorHAnsi" w:cstheme="minorBidi"/>
              <w:iCs w:val="0"/>
              <w:kern w:val="2"/>
              <w:sz w:val="22"/>
              <w:szCs w:val="22"/>
            </w:rPr>
          </w:pPr>
          <w:del w:id="276" w:author="Guy Fedorkow" w:date="2026-07-18T13:11:00Z" w16du:dateUtc="2026-07-18T17:11:00Z">
            <w:r>
              <w:rPr>
                <w:iCs w:val="0"/>
              </w:rPr>
              <w:fldChar w:fldCharType="begin"/>
            </w:r>
            <w:r>
              <w:delInstrText>HYPERLINK \l "_Toc187018280" \h</w:delInstrText>
            </w:r>
            <w:r>
              <w:rPr>
                <w:iCs w:val="0"/>
              </w:rPr>
            </w:r>
            <w:r>
              <w:rPr>
                <w:iCs w:val="0"/>
              </w:rPr>
              <w:fldChar w:fldCharType="separate"/>
            </w:r>
            <w:r>
              <w:rPr>
                <w:rStyle w:val="IndexLink"/>
                <w:webHidden/>
              </w:rPr>
              <w:delText>2.8.5</w:delText>
            </w:r>
            <w:r w:rsidRPr="00134F1F">
              <w:rPr>
                <w:rStyle w:val="IndexLink"/>
                <w:rFonts w:asciiTheme="minorHAnsi" w:eastAsiaTheme="minorEastAsia" w:hAnsiTheme="minorHAnsi" w:cstheme="minorBidi"/>
                <w:iCs w:val="0"/>
                <w:kern w:val="2"/>
                <w:sz w:val="22"/>
                <w:szCs w:val="22"/>
              </w:rPr>
              <w:tab/>
            </w:r>
            <w:r>
              <w:rPr>
                <w:rStyle w:val="IndexLink"/>
              </w:rPr>
              <w:delText>.</w:delText>
            </w:r>
            <w:r>
              <w:rPr>
                <w:rStyle w:val="IndexLink"/>
                <w:rFonts w:ascii="Courier New" w:hAnsi="Courier New" w:cs="Courier New"/>
              </w:rPr>
              <w:delText>dbwgt</w:delText>
            </w:r>
            <w:r>
              <w:rPr>
                <w:rStyle w:val="IndexLink"/>
              </w:rPr>
              <w:delText xml:space="preserve"> </w:delText>
            </w:r>
            <w:r>
              <w:rPr>
                <w:rStyle w:val="IndexLink"/>
                <w:rFonts w:ascii="Courier New" w:hAnsi="Courier New" w:cs="Courier New"/>
                <w:i/>
              </w:rPr>
              <w:delText>addr-expr</w:delText>
            </w:r>
            <w:r>
              <w:rPr>
                <w:rStyle w:val="IndexLink"/>
                <w:rFonts w:ascii="Courier New" w:hAnsi="Courier New" w:cs="Courier New"/>
              </w:rPr>
              <w:delText>|</w:delText>
            </w:r>
            <w:r>
              <w:rPr>
                <w:rStyle w:val="IndexLink"/>
                <w:rFonts w:ascii="Courier New" w:hAnsi="Courier New" w:cs="Courier New"/>
                <w:i/>
              </w:rPr>
              <w:delText>string [step_value [format-string]]</w:delText>
            </w:r>
            <w:r>
              <w:rPr>
                <w:iCs w:val="0"/>
                <w:webHidden/>
              </w:rPr>
              <w:fldChar w:fldCharType="begin"/>
            </w:r>
            <w:r>
              <w:rPr>
                <w:webHidden/>
              </w:rPr>
              <w:delInstrText>PAGEREF _Toc187018280 \h</w:delInstrText>
            </w:r>
            <w:r>
              <w:rPr>
                <w:iCs w:val="0"/>
                <w:webHidden/>
              </w:rPr>
            </w:r>
            <w:r>
              <w:rPr>
                <w:iCs w:val="0"/>
                <w:webHidden/>
              </w:rPr>
              <w:fldChar w:fldCharType="separate"/>
            </w:r>
            <w:r>
              <w:rPr>
                <w:rStyle w:val="IndexLink"/>
              </w:rPr>
              <w:tab/>
              <w:delText>10</w:delText>
            </w:r>
            <w:r>
              <w:rPr>
                <w:iCs w:val="0"/>
                <w:webHidden/>
              </w:rPr>
              <w:fldChar w:fldCharType="end"/>
            </w:r>
            <w:r>
              <w:rPr>
                <w:iCs w:val="0"/>
              </w:rPr>
              <w:fldChar w:fldCharType="end"/>
            </w:r>
          </w:del>
        </w:p>
        <w:p w14:paraId="33A79915" w14:textId="77777777" w:rsidR="00E075D4" w:rsidRPr="00134F1F" w:rsidRDefault="00134F1F">
          <w:pPr>
            <w:pStyle w:val="TOC3"/>
            <w:tabs>
              <w:tab w:val="left" w:pos="1200"/>
              <w:tab w:val="right" w:leader="dot" w:pos="9350"/>
            </w:tabs>
            <w:rPr>
              <w:del w:id="277" w:author="Guy Fedorkow" w:date="2026-07-18T13:11:00Z" w16du:dateUtc="2026-07-18T17:11:00Z"/>
              <w:rFonts w:asciiTheme="minorHAnsi" w:eastAsiaTheme="minorEastAsia" w:hAnsiTheme="minorHAnsi" w:cstheme="minorBidi"/>
              <w:iCs w:val="0"/>
              <w:kern w:val="2"/>
              <w:sz w:val="22"/>
              <w:szCs w:val="22"/>
            </w:rPr>
          </w:pPr>
          <w:del w:id="278" w:author="Guy Fedorkow" w:date="2026-07-18T13:11:00Z" w16du:dateUtc="2026-07-18T17:11:00Z">
            <w:r>
              <w:rPr>
                <w:iCs w:val="0"/>
              </w:rPr>
              <w:fldChar w:fldCharType="begin"/>
            </w:r>
            <w:r>
              <w:delInstrText>HYPERLINK \l "_Toc187018281" \h</w:delInstrText>
            </w:r>
            <w:r>
              <w:rPr>
                <w:iCs w:val="0"/>
              </w:rPr>
            </w:r>
            <w:r>
              <w:rPr>
                <w:iCs w:val="0"/>
              </w:rPr>
              <w:fldChar w:fldCharType="separate"/>
            </w:r>
            <w:r>
              <w:rPr>
                <w:rStyle w:val="IndexLink"/>
                <w:webHidden/>
              </w:rPr>
              <w:delText>2.8.6</w:delText>
            </w:r>
            <w:r w:rsidRPr="00134F1F">
              <w:rPr>
                <w:rStyle w:val="IndexLink"/>
                <w:rFonts w:asciiTheme="minorHAnsi" w:eastAsiaTheme="minorEastAsia" w:hAnsiTheme="minorHAnsi" w:cstheme="minorBidi"/>
                <w:iCs w:val="0"/>
                <w:kern w:val="2"/>
                <w:sz w:val="22"/>
                <w:szCs w:val="22"/>
              </w:rPr>
              <w:tab/>
            </w:r>
            <w:r>
              <w:rPr>
                <w:rStyle w:val="IndexLink"/>
              </w:rPr>
              <w:delText>.</w:delText>
            </w:r>
            <w:r>
              <w:rPr>
                <w:rStyle w:val="IndexLink"/>
                <w:rFonts w:ascii="Courier New" w:hAnsi="Courier New" w:cs="Courier New"/>
              </w:rPr>
              <w:delText>jumpto</w:delText>
            </w:r>
            <w:r>
              <w:rPr>
                <w:rStyle w:val="IndexLink"/>
              </w:rPr>
              <w:delText xml:space="preserve">  </w:delText>
            </w:r>
            <w:r>
              <w:rPr>
                <w:rStyle w:val="IndexLink"/>
                <w:rFonts w:ascii="Courier New" w:hAnsi="Courier New" w:cs="Courier New"/>
                <w:i/>
              </w:rPr>
              <w:delText>addr-expr</w:delText>
            </w:r>
            <w:r>
              <w:rPr>
                <w:iCs w:val="0"/>
                <w:webHidden/>
              </w:rPr>
              <w:fldChar w:fldCharType="begin"/>
            </w:r>
            <w:r>
              <w:rPr>
                <w:webHidden/>
              </w:rPr>
              <w:delInstrText>PAGEREF _Toc187018281 \h</w:delInstrText>
            </w:r>
            <w:r>
              <w:rPr>
                <w:iCs w:val="0"/>
                <w:webHidden/>
              </w:rPr>
            </w:r>
            <w:r>
              <w:rPr>
                <w:iCs w:val="0"/>
                <w:webHidden/>
              </w:rPr>
              <w:fldChar w:fldCharType="separate"/>
            </w:r>
            <w:r>
              <w:rPr>
                <w:rStyle w:val="IndexLink"/>
              </w:rPr>
              <w:tab/>
              <w:delText>10</w:delText>
            </w:r>
            <w:r>
              <w:rPr>
                <w:iCs w:val="0"/>
                <w:webHidden/>
              </w:rPr>
              <w:fldChar w:fldCharType="end"/>
            </w:r>
            <w:r>
              <w:rPr>
                <w:iCs w:val="0"/>
              </w:rPr>
              <w:fldChar w:fldCharType="end"/>
            </w:r>
          </w:del>
        </w:p>
        <w:p w14:paraId="3FA897FD" w14:textId="77777777" w:rsidR="00E075D4" w:rsidRPr="00134F1F" w:rsidRDefault="00134F1F">
          <w:pPr>
            <w:pStyle w:val="TOC3"/>
            <w:tabs>
              <w:tab w:val="left" w:pos="1200"/>
              <w:tab w:val="right" w:leader="dot" w:pos="9350"/>
            </w:tabs>
            <w:rPr>
              <w:del w:id="279" w:author="Guy Fedorkow" w:date="2026-07-18T13:11:00Z" w16du:dateUtc="2026-07-18T17:11:00Z"/>
              <w:rFonts w:asciiTheme="minorHAnsi" w:eastAsiaTheme="minorEastAsia" w:hAnsiTheme="minorHAnsi" w:cstheme="minorBidi"/>
              <w:iCs w:val="0"/>
              <w:kern w:val="2"/>
              <w:sz w:val="22"/>
              <w:szCs w:val="22"/>
            </w:rPr>
          </w:pPr>
          <w:del w:id="280" w:author="Guy Fedorkow" w:date="2026-07-18T13:11:00Z" w16du:dateUtc="2026-07-18T17:11:00Z">
            <w:r>
              <w:rPr>
                <w:iCs w:val="0"/>
              </w:rPr>
              <w:fldChar w:fldCharType="begin"/>
            </w:r>
            <w:r>
              <w:delInstrText>HYPERLINK \l "_Toc187018282" \h</w:delInstrText>
            </w:r>
            <w:r>
              <w:rPr>
                <w:iCs w:val="0"/>
              </w:rPr>
            </w:r>
            <w:r>
              <w:rPr>
                <w:iCs w:val="0"/>
              </w:rPr>
              <w:fldChar w:fldCharType="separate"/>
            </w:r>
            <w:r>
              <w:rPr>
                <w:rStyle w:val="IndexLink"/>
                <w:webHidden/>
              </w:rPr>
              <w:delText>2.8.7</w:delText>
            </w:r>
            <w:r w:rsidRPr="00134F1F">
              <w:rPr>
                <w:rStyle w:val="IndexLink"/>
                <w:rFonts w:asciiTheme="minorHAnsi" w:eastAsiaTheme="minorEastAsia" w:hAnsiTheme="minorHAnsi" w:cstheme="minorBidi"/>
                <w:iCs w:val="0"/>
                <w:kern w:val="2"/>
                <w:sz w:val="22"/>
                <w:szCs w:val="22"/>
              </w:rPr>
              <w:tab/>
            </w:r>
            <w:r>
              <w:rPr>
                <w:rStyle w:val="IndexLink"/>
              </w:rPr>
              <w:delText>.</w:delText>
            </w:r>
            <w:r>
              <w:rPr>
                <w:rStyle w:val="IndexLink"/>
                <w:rFonts w:ascii="Courier New" w:hAnsi="Courier New" w:cs="Courier New"/>
              </w:rPr>
              <w:delText>org</w:delText>
            </w:r>
            <w:r>
              <w:rPr>
                <w:rStyle w:val="IndexLink"/>
              </w:rPr>
              <w:delText xml:space="preserve"> </w:delText>
            </w:r>
            <w:r>
              <w:rPr>
                <w:rStyle w:val="IndexLink"/>
                <w:rFonts w:ascii="Courier New" w:hAnsi="Courier New" w:cs="Courier New"/>
                <w:i/>
              </w:rPr>
              <w:delText>addr-expr</w:delText>
            </w:r>
            <w:r>
              <w:rPr>
                <w:iCs w:val="0"/>
                <w:webHidden/>
              </w:rPr>
              <w:fldChar w:fldCharType="begin"/>
            </w:r>
            <w:r>
              <w:rPr>
                <w:webHidden/>
              </w:rPr>
              <w:delInstrText>PAGEREF _Toc187018282 \h</w:delInstrText>
            </w:r>
            <w:r>
              <w:rPr>
                <w:iCs w:val="0"/>
                <w:webHidden/>
              </w:rPr>
            </w:r>
            <w:r>
              <w:rPr>
                <w:iCs w:val="0"/>
                <w:webHidden/>
              </w:rPr>
              <w:fldChar w:fldCharType="separate"/>
            </w:r>
            <w:r>
              <w:rPr>
                <w:rStyle w:val="IndexLink"/>
              </w:rPr>
              <w:tab/>
              <w:delText>10</w:delText>
            </w:r>
            <w:r>
              <w:rPr>
                <w:iCs w:val="0"/>
                <w:webHidden/>
              </w:rPr>
              <w:fldChar w:fldCharType="end"/>
            </w:r>
            <w:r>
              <w:rPr>
                <w:iCs w:val="0"/>
              </w:rPr>
              <w:fldChar w:fldCharType="end"/>
            </w:r>
          </w:del>
        </w:p>
        <w:p w14:paraId="41DBAB30" w14:textId="77777777" w:rsidR="00E075D4" w:rsidRPr="00134F1F" w:rsidRDefault="00134F1F">
          <w:pPr>
            <w:pStyle w:val="TOC3"/>
            <w:tabs>
              <w:tab w:val="left" w:pos="1200"/>
              <w:tab w:val="right" w:leader="dot" w:pos="9350"/>
            </w:tabs>
            <w:rPr>
              <w:del w:id="281" w:author="Guy Fedorkow" w:date="2026-07-18T13:11:00Z" w16du:dateUtc="2026-07-18T17:11:00Z"/>
              <w:rFonts w:asciiTheme="minorHAnsi" w:eastAsiaTheme="minorEastAsia" w:hAnsiTheme="minorHAnsi" w:cstheme="minorBidi"/>
              <w:iCs w:val="0"/>
              <w:kern w:val="2"/>
              <w:sz w:val="22"/>
              <w:szCs w:val="22"/>
            </w:rPr>
          </w:pPr>
          <w:del w:id="282" w:author="Guy Fedorkow" w:date="2026-07-18T13:11:00Z" w16du:dateUtc="2026-07-18T17:11:00Z">
            <w:r>
              <w:rPr>
                <w:iCs w:val="0"/>
              </w:rPr>
              <w:fldChar w:fldCharType="begin"/>
            </w:r>
            <w:r>
              <w:delInstrText>HYPERLINK \l "_Toc187018283" \h</w:delInstrText>
            </w:r>
            <w:r>
              <w:rPr>
                <w:iCs w:val="0"/>
              </w:rPr>
            </w:r>
            <w:r>
              <w:rPr>
                <w:iCs w:val="0"/>
              </w:rPr>
              <w:fldChar w:fldCharType="separate"/>
            </w:r>
            <w:r>
              <w:rPr>
                <w:rStyle w:val="IndexLink"/>
                <w:webHidden/>
              </w:rPr>
              <w:delText>2.8.8</w:delText>
            </w:r>
            <w:r w:rsidRPr="00134F1F">
              <w:rPr>
                <w:rStyle w:val="IndexLink"/>
                <w:rFonts w:asciiTheme="minorHAnsi" w:eastAsiaTheme="minorEastAsia" w:hAnsiTheme="minorHAnsi" w:cstheme="minorBidi"/>
                <w:iCs w:val="0"/>
                <w:kern w:val="2"/>
                <w:sz w:val="22"/>
                <w:szCs w:val="22"/>
              </w:rPr>
              <w:tab/>
            </w:r>
            <w:r>
              <w:rPr>
                <w:rStyle w:val="IndexLink"/>
              </w:rPr>
              <w:delText>.</w:delText>
            </w:r>
            <w:r>
              <w:rPr>
                <w:rStyle w:val="IndexLink"/>
                <w:rFonts w:ascii="Courier New" w:hAnsi="Courier New" w:cs="Courier New"/>
              </w:rPr>
              <w:delText>daorg</w:delText>
            </w:r>
            <w:r>
              <w:rPr>
                <w:rStyle w:val="IndexLink"/>
              </w:rPr>
              <w:delText xml:space="preserve"> </w:delText>
            </w:r>
            <w:r>
              <w:rPr>
                <w:rStyle w:val="IndexLink"/>
                <w:rFonts w:ascii="Courier New" w:hAnsi="Courier New" w:cs="Courier New"/>
                <w:i/>
              </w:rPr>
              <w:delText>addr-expr</w:delText>
            </w:r>
            <w:r>
              <w:rPr>
                <w:iCs w:val="0"/>
                <w:webHidden/>
              </w:rPr>
              <w:fldChar w:fldCharType="begin"/>
            </w:r>
            <w:r>
              <w:rPr>
                <w:webHidden/>
              </w:rPr>
              <w:delInstrText>PAGEREF _Toc187018283 \h</w:delInstrText>
            </w:r>
            <w:r>
              <w:rPr>
                <w:iCs w:val="0"/>
                <w:webHidden/>
              </w:rPr>
            </w:r>
            <w:r>
              <w:rPr>
                <w:iCs w:val="0"/>
                <w:webHidden/>
              </w:rPr>
              <w:fldChar w:fldCharType="separate"/>
            </w:r>
            <w:r>
              <w:rPr>
                <w:rStyle w:val="IndexLink"/>
              </w:rPr>
              <w:tab/>
              <w:delText>10</w:delText>
            </w:r>
            <w:r>
              <w:rPr>
                <w:iCs w:val="0"/>
                <w:webHidden/>
              </w:rPr>
              <w:fldChar w:fldCharType="end"/>
            </w:r>
            <w:r>
              <w:rPr>
                <w:iCs w:val="0"/>
              </w:rPr>
              <w:fldChar w:fldCharType="end"/>
            </w:r>
          </w:del>
        </w:p>
        <w:p w14:paraId="234327F5" w14:textId="77777777" w:rsidR="00E075D4" w:rsidRPr="00134F1F" w:rsidRDefault="00134F1F">
          <w:pPr>
            <w:pStyle w:val="TOC3"/>
            <w:tabs>
              <w:tab w:val="left" w:pos="1200"/>
              <w:tab w:val="right" w:leader="dot" w:pos="9350"/>
            </w:tabs>
            <w:rPr>
              <w:del w:id="283" w:author="Guy Fedorkow" w:date="2026-07-18T13:11:00Z" w16du:dateUtc="2026-07-18T17:11:00Z"/>
              <w:rFonts w:asciiTheme="minorHAnsi" w:eastAsiaTheme="minorEastAsia" w:hAnsiTheme="minorHAnsi" w:cstheme="minorBidi"/>
              <w:iCs w:val="0"/>
              <w:kern w:val="2"/>
              <w:sz w:val="22"/>
              <w:szCs w:val="22"/>
            </w:rPr>
          </w:pPr>
          <w:del w:id="284" w:author="Guy Fedorkow" w:date="2026-07-18T13:11:00Z" w16du:dateUtc="2026-07-18T17:11:00Z">
            <w:r>
              <w:rPr>
                <w:iCs w:val="0"/>
              </w:rPr>
              <w:fldChar w:fldCharType="begin"/>
            </w:r>
            <w:r>
              <w:delInstrText>HYPERLINK \l "_Toc187018284" \h</w:delInstrText>
            </w:r>
            <w:r>
              <w:rPr>
                <w:iCs w:val="0"/>
              </w:rPr>
            </w:r>
            <w:r>
              <w:rPr>
                <w:iCs w:val="0"/>
              </w:rPr>
              <w:fldChar w:fldCharType="separate"/>
            </w:r>
            <w:r>
              <w:rPr>
                <w:rStyle w:val="IndexLink"/>
                <w:webHidden/>
              </w:rPr>
              <w:delText>2.8.9</w:delText>
            </w:r>
            <w:r w:rsidRPr="00134F1F">
              <w:rPr>
                <w:rStyle w:val="IndexLink"/>
                <w:rFonts w:asciiTheme="minorHAnsi" w:eastAsiaTheme="minorEastAsia" w:hAnsiTheme="minorHAnsi" w:cstheme="minorBidi"/>
                <w:iCs w:val="0"/>
                <w:kern w:val="2"/>
                <w:sz w:val="22"/>
                <w:szCs w:val="22"/>
              </w:rPr>
              <w:tab/>
            </w:r>
            <w:r>
              <w:rPr>
                <w:rStyle w:val="IndexLink"/>
              </w:rPr>
              <w:delText>.</w:delText>
            </w:r>
            <w:r>
              <w:rPr>
                <w:rStyle w:val="IndexLink"/>
                <w:rFonts w:ascii="Courier New" w:hAnsi="Courier New" w:cs="Courier New"/>
              </w:rPr>
              <w:delText xml:space="preserve">pp variable, </w:delText>
            </w:r>
            <w:r>
              <w:rPr>
                <w:rStyle w:val="IndexLink"/>
                <w:rFonts w:ascii="Courier New" w:hAnsi="Courier New" w:cs="Courier New"/>
                <w:i/>
              </w:rPr>
              <w:delText>expr</w:delText>
            </w:r>
            <w:r>
              <w:rPr>
                <w:iCs w:val="0"/>
                <w:webHidden/>
              </w:rPr>
              <w:fldChar w:fldCharType="begin"/>
            </w:r>
            <w:r>
              <w:rPr>
                <w:webHidden/>
              </w:rPr>
              <w:delInstrText>PAGEREF _Toc187018284 \h</w:delInstrText>
            </w:r>
            <w:r>
              <w:rPr>
                <w:iCs w:val="0"/>
                <w:webHidden/>
              </w:rPr>
            </w:r>
            <w:r>
              <w:rPr>
                <w:iCs w:val="0"/>
                <w:webHidden/>
              </w:rPr>
              <w:fldChar w:fldCharType="separate"/>
            </w:r>
            <w:r>
              <w:rPr>
                <w:rStyle w:val="IndexLink"/>
              </w:rPr>
              <w:tab/>
              <w:delText>10</w:delText>
            </w:r>
            <w:r>
              <w:rPr>
                <w:iCs w:val="0"/>
                <w:webHidden/>
              </w:rPr>
              <w:fldChar w:fldCharType="end"/>
            </w:r>
            <w:r>
              <w:rPr>
                <w:iCs w:val="0"/>
              </w:rPr>
              <w:fldChar w:fldCharType="end"/>
            </w:r>
          </w:del>
        </w:p>
        <w:p w14:paraId="62609B79" w14:textId="77777777" w:rsidR="00E075D4" w:rsidRPr="00134F1F" w:rsidRDefault="00134F1F">
          <w:pPr>
            <w:pStyle w:val="TOC3"/>
            <w:tabs>
              <w:tab w:val="left" w:pos="1200"/>
              <w:tab w:val="right" w:leader="dot" w:pos="9350"/>
            </w:tabs>
            <w:rPr>
              <w:del w:id="285" w:author="Guy Fedorkow" w:date="2026-07-18T13:11:00Z" w16du:dateUtc="2026-07-18T17:11:00Z"/>
              <w:rFonts w:asciiTheme="minorHAnsi" w:eastAsiaTheme="minorEastAsia" w:hAnsiTheme="minorHAnsi" w:cstheme="minorBidi"/>
              <w:iCs w:val="0"/>
              <w:kern w:val="2"/>
              <w:sz w:val="22"/>
              <w:szCs w:val="22"/>
            </w:rPr>
          </w:pPr>
          <w:del w:id="286" w:author="Guy Fedorkow" w:date="2026-07-18T13:11:00Z" w16du:dateUtc="2026-07-18T17:11:00Z">
            <w:r>
              <w:rPr>
                <w:iCs w:val="0"/>
              </w:rPr>
              <w:fldChar w:fldCharType="begin"/>
            </w:r>
            <w:r>
              <w:delInstrText>HYPERLINK \l "_Toc187018285" \h</w:delInstrText>
            </w:r>
            <w:r>
              <w:rPr>
                <w:iCs w:val="0"/>
              </w:rPr>
            </w:r>
            <w:r>
              <w:rPr>
                <w:iCs w:val="0"/>
              </w:rPr>
              <w:fldChar w:fldCharType="separate"/>
            </w:r>
            <w:r>
              <w:rPr>
                <w:rStyle w:val="IndexLink"/>
                <w:webHidden/>
              </w:rPr>
              <w:delText>2.8.10</w:delText>
            </w:r>
            <w:r w:rsidRPr="00134F1F">
              <w:rPr>
                <w:rStyle w:val="IndexLink"/>
                <w:rFonts w:asciiTheme="minorHAnsi" w:eastAsiaTheme="minorEastAsia" w:hAnsiTheme="minorHAnsi" w:cstheme="minorBidi"/>
                <w:iCs w:val="0"/>
                <w:kern w:val="2"/>
                <w:sz w:val="22"/>
                <w:szCs w:val="22"/>
              </w:rPr>
              <w:tab/>
            </w:r>
            <w:r>
              <w:rPr>
                <w:rStyle w:val="IndexLink"/>
              </w:rPr>
              <w:delText>.</w:delText>
            </w:r>
            <w:r>
              <w:rPr>
                <w:rStyle w:val="IndexLink"/>
                <w:rFonts w:ascii="Courier New" w:hAnsi="Courier New" w:cs="Courier New"/>
              </w:rPr>
              <w:delText xml:space="preserve">word </w:delText>
            </w:r>
            <w:r>
              <w:rPr>
                <w:rStyle w:val="IndexLink"/>
                <w:rFonts w:ascii="Courier New" w:hAnsi="Courier New" w:cs="Courier New"/>
                <w:i/>
              </w:rPr>
              <w:delText>expr</w:delText>
            </w:r>
            <w:r>
              <w:rPr>
                <w:iCs w:val="0"/>
                <w:webHidden/>
              </w:rPr>
              <w:fldChar w:fldCharType="begin"/>
            </w:r>
            <w:r>
              <w:rPr>
                <w:webHidden/>
              </w:rPr>
              <w:delInstrText>PAGEREF _Toc187018285 \h</w:delInstrText>
            </w:r>
            <w:r>
              <w:rPr>
                <w:iCs w:val="0"/>
                <w:webHidden/>
              </w:rPr>
            </w:r>
            <w:r>
              <w:rPr>
                <w:iCs w:val="0"/>
                <w:webHidden/>
              </w:rPr>
              <w:fldChar w:fldCharType="separate"/>
            </w:r>
            <w:r>
              <w:rPr>
                <w:rStyle w:val="IndexLink"/>
              </w:rPr>
              <w:tab/>
              <w:delText>11</w:delText>
            </w:r>
            <w:r>
              <w:rPr>
                <w:iCs w:val="0"/>
                <w:webHidden/>
              </w:rPr>
              <w:fldChar w:fldCharType="end"/>
            </w:r>
            <w:r>
              <w:rPr>
                <w:iCs w:val="0"/>
              </w:rPr>
              <w:fldChar w:fldCharType="end"/>
            </w:r>
          </w:del>
        </w:p>
        <w:p w14:paraId="2F395703" w14:textId="77777777" w:rsidR="00E075D4" w:rsidRPr="00134F1F" w:rsidRDefault="00134F1F">
          <w:pPr>
            <w:pStyle w:val="TOC3"/>
            <w:tabs>
              <w:tab w:val="left" w:pos="1200"/>
              <w:tab w:val="right" w:leader="dot" w:pos="9350"/>
            </w:tabs>
            <w:rPr>
              <w:del w:id="287" w:author="Guy Fedorkow" w:date="2026-07-18T13:11:00Z" w16du:dateUtc="2026-07-18T17:11:00Z"/>
              <w:rFonts w:asciiTheme="minorHAnsi" w:eastAsiaTheme="minorEastAsia" w:hAnsiTheme="minorHAnsi" w:cstheme="minorBidi"/>
              <w:iCs w:val="0"/>
              <w:kern w:val="2"/>
              <w:sz w:val="22"/>
              <w:szCs w:val="22"/>
            </w:rPr>
          </w:pPr>
          <w:del w:id="288" w:author="Guy Fedorkow" w:date="2026-07-18T13:11:00Z" w16du:dateUtc="2026-07-18T17:11:00Z">
            <w:r>
              <w:rPr>
                <w:iCs w:val="0"/>
              </w:rPr>
              <w:fldChar w:fldCharType="begin"/>
            </w:r>
            <w:r>
              <w:delInstrText>HYPERLINK \l "_Toc187018286" \h</w:delInstrText>
            </w:r>
            <w:r>
              <w:rPr>
                <w:iCs w:val="0"/>
              </w:rPr>
            </w:r>
            <w:r>
              <w:rPr>
                <w:iCs w:val="0"/>
              </w:rPr>
              <w:fldChar w:fldCharType="separate"/>
            </w:r>
            <w:r>
              <w:rPr>
                <w:rStyle w:val="IndexLink"/>
                <w:webHidden/>
              </w:rPr>
              <w:delText>2.8.11</w:delText>
            </w:r>
            <w:r w:rsidRPr="00134F1F">
              <w:rPr>
                <w:rStyle w:val="IndexLink"/>
                <w:rFonts w:asciiTheme="minorHAnsi" w:eastAsiaTheme="minorEastAsia" w:hAnsiTheme="minorHAnsi" w:cstheme="minorBidi"/>
                <w:iCs w:val="0"/>
                <w:kern w:val="2"/>
                <w:sz w:val="22"/>
                <w:szCs w:val="22"/>
              </w:rPr>
              <w:tab/>
            </w:r>
            <w:r>
              <w:rPr>
                <w:rStyle w:val="IndexLink"/>
              </w:rPr>
              <w:delText>.</w:delText>
            </w:r>
            <w:r>
              <w:rPr>
                <w:rStyle w:val="IndexLink"/>
                <w:rFonts w:ascii="Courier New" w:hAnsi="Courier New" w:cs="Courier New"/>
              </w:rPr>
              <w:delText xml:space="preserve">flexh </w:delText>
            </w:r>
            <w:r>
              <w:rPr>
                <w:rStyle w:val="IndexLink"/>
                <w:rFonts w:ascii="Courier New" w:hAnsi="Courier New" w:cs="Courier New"/>
                <w:i/>
              </w:rPr>
              <w:delText>char, .</w:delText>
            </w:r>
            <w:r>
              <w:rPr>
                <w:rStyle w:val="IndexLink"/>
                <w:rFonts w:ascii="Courier New" w:hAnsi="Courier New" w:cs="Courier New"/>
              </w:rPr>
              <w:delText>flexl</w:delText>
            </w:r>
            <w:r>
              <w:rPr>
                <w:rStyle w:val="IndexLink"/>
                <w:rFonts w:ascii="Courier New" w:hAnsi="Courier New" w:cs="Courier New"/>
                <w:i/>
              </w:rPr>
              <w:delText xml:space="preserve"> char</w:delText>
            </w:r>
            <w:r>
              <w:rPr>
                <w:iCs w:val="0"/>
                <w:webHidden/>
              </w:rPr>
              <w:fldChar w:fldCharType="begin"/>
            </w:r>
            <w:r>
              <w:rPr>
                <w:webHidden/>
              </w:rPr>
              <w:delInstrText>PAGEREF _Toc187018286 \h</w:delInstrText>
            </w:r>
            <w:r>
              <w:rPr>
                <w:iCs w:val="0"/>
                <w:webHidden/>
              </w:rPr>
            </w:r>
            <w:r>
              <w:rPr>
                <w:iCs w:val="0"/>
                <w:webHidden/>
              </w:rPr>
              <w:fldChar w:fldCharType="separate"/>
            </w:r>
            <w:r>
              <w:rPr>
                <w:rStyle w:val="IndexLink"/>
              </w:rPr>
              <w:tab/>
              <w:delText>11</w:delText>
            </w:r>
            <w:r>
              <w:rPr>
                <w:iCs w:val="0"/>
                <w:webHidden/>
              </w:rPr>
              <w:fldChar w:fldCharType="end"/>
            </w:r>
            <w:r>
              <w:rPr>
                <w:iCs w:val="0"/>
              </w:rPr>
              <w:fldChar w:fldCharType="end"/>
            </w:r>
          </w:del>
        </w:p>
        <w:p w14:paraId="45CBD0B3" w14:textId="77777777" w:rsidR="00E075D4" w:rsidRPr="00134F1F" w:rsidRDefault="00134F1F">
          <w:pPr>
            <w:pStyle w:val="TOC3"/>
            <w:tabs>
              <w:tab w:val="left" w:pos="1200"/>
              <w:tab w:val="right" w:leader="dot" w:pos="9350"/>
            </w:tabs>
            <w:rPr>
              <w:del w:id="289" w:author="Guy Fedorkow" w:date="2026-07-18T13:11:00Z" w16du:dateUtc="2026-07-18T17:11:00Z"/>
              <w:rFonts w:asciiTheme="minorHAnsi" w:eastAsiaTheme="minorEastAsia" w:hAnsiTheme="minorHAnsi" w:cstheme="minorBidi"/>
              <w:iCs w:val="0"/>
              <w:kern w:val="2"/>
              <w:sz w:val="22"/>
              <w:szCs w:val="22"/>
            </w:rPr>
          </w:pPr>
          <w:del w:id="290" w:author="Guy Fedorkow" w:date="2026-07-18T13:11:00Z" w16du:dateUtc="2026-07-18T17:11:00Z">
            <w:r>
              <w:rPr>
                <w:iCs w:val="0"/>
              </w:rPr>
              <w:fldChar w:fldCharType="begin"/>
            </w:r>
            <w:r>
              <w:delInstrText>HYPERLINK \l "_Toc187018287" \h</w:delInstrText>
            </w:r>
            <w:r>
              <w:rPr>
                <w:iCs w:val="0"/>
              </w:rPr>
            </w:r>
            <w:r>
              <w:rPr>
                <w:iCs w:val="0"/>
              </w:rPr>
              <w:fldChar w:fldCharType="separate"/>
            </w:r>
            <w:r>
              <w:rPr>
                <w:rStyle w:val="IndexLink"/>
                <w:webHidden/>
              </w:rPr>
              <w:delText>2.8.12</w:delText>
            </w:r>
            <w:r w:rsidRPr="00134F1F">
              <w:rPr>
                <w:rStyle w:val="IndexLink"/>
                <w:rFonts w:asciiTheme="minorHAnsi" w:eastAsiaTheme="minorEastAsia" w:hAnsiTheme="minorHAnsi" w:cstheme="minorBidi"/>
                <w:iCs w:val="0"/>
                <w:kern w:val="2"/>
                <w:sz w:val="22"/>
                <w:szCs w:val="22"/>
              </w:rPr>
              <w:tab/>
            </w:r>
            <w:r>
              <w:rPr>
                <w:rStyle w:val="IndexLink"/>
              </w:rPr>
              <w:delText>.</w:delText>
            </w:r>
            <w:r>
              <w:rPr>
                <w:rStyle w:val="IndexLink"/>
                <w:rFonts w:ascii="Courier New" w:hAnsi="Courier New" w:cs="Courier New"/>
              </w:rPr>
              <w:delText>exec</w:delText>
            </w:r>
            <w:r>
              <w:rPr>
                <w:iCs w:val="0"/>
                <w:webHidden/>
              </w:rPr>
              <w:fldChar w:fldCharType="begin"/>
            </w:r>
            <w:r>
              <w:rPr>
                <w:webHidden/>
              </w:rPr>
              <w:delInstrText>PAGEREF _Toc187018287 \h</w:delInstrText>
            </w:r>
            <w:r>
              <w:rPr>
                <w:iCs w:val="0"/>
                <w:webHidden/>
              </w:rPr>
            </w:r>
            <w:r>
              <w:rPr>
                <w:iCs w:val="0"/>
                <w:webHidden/>
              </w:rPr>
              <w:fldChar w:fldCharType="separate"/>
            </w:r>
            <w:r>
              <w:rPr>
                <w:rStyle w:val="IndexLink"/>
              </w:rPr>
              <w:tab/>
              <w:delText>11</w:delText>
            </w:r>
            <w:r>
              <w:rPr>
                <w:iCs w:val="0"/>
                <w:webHidden/>
              </w:rPr>
              <w:fldChar w:fldCharType="end"/>
            </w:r>
            <w:r>
              <w:rPr>
                <w:iCs w:val="0"/>
              </w:rPr>
              <w:fldChar w:fldCharType="end"/>
            </w:r>
          </w:del>
        </w:p>
        <w:p w14:paraId="37124F3A" w14:textId="77777777" w:rsidR="00E075D4" w:rsidRPr="00134F1F" w:rsidRDefault="00134F1F">
          <w:pPr>
            <w:pStyle w:val="TOC3"/>
            <w:tabs>
              <w:tab w:val="left" w:pos="1200"/>
              <w:tab w:val="right" w:leader="dot" w:pos="9350"/>
            </w:tabs>
            <w:rPr>
              <w:del w:id="291" w:author="Guy Fedorkow" w:date="2026-07-18T13:11:00Z" w16du:dateUtc="2026-07-18T17:11:00Z"/>
              <w:rFonts w:asciiTheme="minorHAnsi" w:eastAsiaTheme="minorEastAsia" w:hAnsiTheme="minorHAnsi" w:cstheme="minorBidi"/>
              <w:iCs w:val="0"/>
              <w:kern w:val="2"/>
              <w:sz w:val="22"/>
              <w:szCs w:val="22"/>
            </w:rPr>
          </w:pPr>
          <w:del w:id="292" w:author="Guy Fedorkow" w:date="2026-07-18T13:11:00Z" w16du:dateUtc="2026-07-18T17:11:00Z">
            <w:r>
              <w:rPr>
                <w:iCs w:val="0"/>
              </w:rPr>
              <w:fldChar w:fldCharType="begin"/>
            </w:r>
            <w:r>
              <w:delInstrText>HYPERLINK \l "_Toc187018288" \h</w:delInstrText>
            </w:r>
            <w:r>
              <w:rPr>
                <w:iCs w:val="0"/>
              </w:rPr>
            </w:r>
            <w:r>
              <w:rPr>
                <w:iCs w:val="0"/>
              </w:rPr>
              <w:fldChar w:fldCharType="separate"/>
            </w:r>
            <w:r>
              <w:rPr>
                <w:rStyle w:val="IndexLink"/>
                <w:webHidden/>
              </w:rPr>
              <w:delText>2.8.13</w:delText>
            </w:r>
            <w:r w:rsidRPr="00134F1F">
              <w:rPr>
                <w:rStyle w:val="IndexLink"/>
                <w:rFonts w:asciiTheme="minorHAnsi" w:eastAsiaTheme="minorEastAsia" w:hAnsiTheme="minorHAnsi" w:cstheme="minorBidi"/>
                <w:iCs w:val="0"/>
                <w:kern w:val="2"/>
                <w:sz w:val="22"/>
                <w:szCs w:val="22"/>
              </w:rPr>
              <w:tab/>
            </w:r>
            <w:r>
              <w:rPr>
                <w:rStyle w:val="IndexLink"/>
              </w:rPr>
              <w:delText>.</w:delText>
            </w:r>
            <w:r>
              <w:rPr>
                <w:rStyle w:val="IndexLink"/>
                <w:rFonts w:ascii="Courier New" w:hAnsi="Courier New" w:cs="Courier New"/>
              </w:rPr>
              <w:delText>print</w:delText>
            </w:r>
            <w:r>
              <w:rPr>
                <w:iCs w:val="0"/>
                <w:webHidden/>
              </w:rPr>
              <w:fldChar w:fldCharType="begin"/>
            </w:r>
            <w:r>
              <w:rPr>
                <w:webHidden/>
              </w:rPr>
              <w:delInstrText>PAGEREF _Toc187018288 \h</w:delInstrText>
            </w:r>
            <w:r>
              <w:rPr>
                <w:iCs w:val="0"/>
                <w:webHidden/>
              </w:rPr>
            </w:r>
            <w:r>
              <w:rPr>
                <w:iCs w:val="0"/>
                <w:webHidden/>
              </w:rPr>
              <w:fldChar w:fldCharType="separate"/>
            </w:r>
            <w:r>
              <w:rPr>
                <w:rStyle w:val="IndexLink"/>
              </w:rPr>
              <w:tab/>
              <w:delText>12</w:delText>
            </w:r>
            <w:r>
              <w:rPr>
                <w:iCs w:val="0"/>
                <w:webHidden/>
              </w:rPr>
              <w:fldChar w:fldCharType="end"/>
            </w:r>
            <w:r>
              <w:rPr>
                <w:iCs w:val="0"/>
              </w:rPr>
              <w:fldChar w:fldCharType="end"/>
            </w:r>
          </w:del>
        </w:p>
        <w:p w14:paraId="547622A2" w14:textId="77777777" w:rsidR="00E075D4" w:rsidRPr="00134F1F" w:rsidRDefault="00134F1F">
          <w:pPr>
            <w:pStyle w:val="TOC2"/>
            <w:tabs>
              <w:tab w:val="left" w:pos="800"/>
              <w:tab w:val="right" w:leader="dot" w:pos="9350"/>
            </w:tabs>
            <w:rPr>
              <w:del w:id="293" w:author="Guy Fedorkow" w:date="2026-07-18T13:11:00Z" w16du:dateUtc="2026-07-18T17:11:00Z"/>
              <w:rFonts w:asciiTheme="minorHAnsi" w:eastAsiaTheme="minorEastAsia" w:hAnsiTheme="minorHAnsi" w:cstheme="minorBidi"/>
              <w:smallCaps w:val="0"/>
              <w:kern w:val="2"/>
              <w:sz w:val="22"/>
              <w:szCs w:val="22"/>
            </w:rPr>
          </w:pPr>
          <w:del w:id="294" w:author="Guy Fedorkow" w:date="2026-07-18T13:11:00Z" w16du:dateUtc="2026-07-18T17:11:00Z">
            <w:r>
              <w:rPr>
                <w:smallCaps w:val="0"/>
              </w:rPr>
              <w:fldChar w:fldCharType="begin"/>
            </w:r>
            <w:r>
              <w:delInstrText>HYPERLINK \l "_Toc187018289" \h</w:delInstrText>
            </w:r>
            <w:r>
              <w:rPr>
                <w:smallCaps w:val="0"/>
              </w:rPr>
            </w:r>
            <w:r>
              <w:rPr>
                <w:smallCaps w:val="0"/>
              </w:rPr>
              <w:fldChar w:fldCharType="separate"/>
            </w:r>
            <w:r>
              <w:rPr>
                <w:rStyle w:val="IndexLink"/>
                <w:webHidden/>
              </w:rPr>
              <w:delText>2.9</w:delText>
            </w:r>
            <w:r w:rsidRPr="00134F1F">
              <w:rPr>
                <w:rStyle w:val="IndexLink"/>
                <w:rFonts w:asciiTheme="minorHAnsi" w:eastAsiaTheme="minorEastAsia" w:hAnsiTheme="minorHAnsi" w:cstheme="minorBidi"/>
                <w:smallCaps w:val="0"/>
                <w:kern w:val="2"/>
                <w:sz w:val="22"/>
                <w:szCs w:val="22"/>
              </w:rPr>
              <w:tab/>
            </w:r>
            <w:r>
              <w:rPr>
                <w:rStyle w:val="IndexLink"/>
              </w:rPr>
              <w:delText>Listing and Source File</w:delText>
            </w:r>
            <w:r>
              <w:rPr>
                <w:smallCaps w:val="0"/>
                <w:webHidden/>
              </w:rPr>
              <w:fldChar w:fldCharType="begin"/>
            </w:r>
            <w:r>
              <w:rPr>
                <w:webHidden/>
              </w:rPr>
              <w:delInstrText>PAGEREF _Toc187018289 \h</w:delInstrText>
            </w:r>
            <w:r>
              <w:rPr>
                <w:smallCaps w:val="0"/>
                <w:webHidden/>
              </w:rPr>
            </w:r>
            <w:r>
              <w:rPr>
                <w:smallCaps w:val="0"/>
                <w:webHidden/>
              </w:rPr>
              <w:fldChar w:fldCharType="separate"/>
            </w:r>
            <w:r>
              <w:rPr>
                <w:rStyle w:val="IndexLink"/>
              </w:rPr>
              <w:tab/>
              <w:delText>12</w:delText>
            </w:r>
            <w:r>
              <w:rPr>
                <w:smallCaps w:val="0"/>
                <w:webHidden/>
              </w:rPr>
              <w:fldChar w:fldCharType="end"/>
            </w:r>
            <w:r>
              <w:rPr>
                <w:smallCaps w:val="0"/>
              </w:rPr>
              <w:fldChar w:fldCharType="end"/>
            </w:r>
          </w:del>
        </w:p>
        <w:p w14:paraId="531B9464" w14:textId="77777777" w:rsidR="00E075D4" w:rsidRPr="00134F1F" w:rsidRDefault="00134F1F">
          <w:pPr>
            <w:pStyle w:val="TOC2"/>
            <w:tabs>
              <w:tab w:val="left" w:pos="1000"/>
              <w:tab w:val="right" w:leader="dot" w:pos="9350"/>
            </w:tabs>
            <w:rPr>
              <w:del w:id="295" w:author="Guy Fedorkow" w:date="2026-07-18T13:11:00Z" w16du:dateUtc="2026-07-18T17:11:00Z"/>
              <w:rFonts w:asciiTheme="minorHAnsi" w:eastAsiaTheme="minorEastAsia" w:hAnsiTheme="minorHAnsi" w:cstheme="minorBidi"/>
              <w:smallCaps w:val="0"/>
              <w:kern w:val="2"/>
              <w:sz w:val="22"/>
              <w:szCs w:val="22"/>
            </w:rPr>
          </w:pPr>
          <w:del w:id="296" w:author="Guy Fedorkow" w:date="2026-07-18T13:11:00Z" w16du:dateUtc="2026-07-18T17:11:00Z">
            <w:r>
              <w:rPr>
                <w:smallCaps w:val="0"/>
              </w:rPr>
              <w:fldChar w:fldCharType="begin"/>
            </w:r>
            <w:r>
              <w:delInstrText>HYPERLINK \l "_Toc187018290" \h</w:delInstrText>
            </w:r>
            <w:r>
              <w:rPr>
                <w:smallCaps w:val="0"/>
              </w:rPr>
            </w:r>
            <w:r>
              <w:rPr>
                <w:smallCaps w:val="0"/>
              </w:rPr>
              <w:fldChar w:fldCharType="separate"/>
            </w:r>
            <w:r>
              <w:rPr>
                <w:rStyle w:val="IndexLink"/>
                <w:webHidden/>
              </w:rPr>
              <w:delText>2.10</w:delText>
            </w:r>
            <w:r w:rsidRPr="00134F1F">
              <w:rPr>
                <w:rStyle w:val="IndexLink"/>
                <w:rFonts w:asciiTheme="minorHAnsi" w:eastAsiaTheme="minorEastAsia" w:hAnsiTheme="minorHAnsi" w:cstheme="minorBidi"/>
                <w:smallCaps w:val="0"/>
                <w:kern w:val="2"/>
                <w:sz w:val="22"/>
                <w:szCs w:val="22"/>
              </w:rPr>
              <w:tab/>
            </w:r>
            <w:r>
              <w:rPr>
                <w:rStyle w:val="IndexLink"/>
              </w:rPr>
              <w:delText>CS-II Code Converter</w:delText>
            </w:r>
            <w:r>
              <w:rPr>
                <w:smallCaps w:val="0"/>
                <w:webHidden/>
              </w:rPr>
              <w:fldChar w:fldCharType="begin"/>
            </w:r>
            <w:r>
              <w:rPr>
                <w:webHidden/>
              </w:rPr>
              <w:delInstrText>PAGEREF _Toc187018290 \h</w:delInstrText>
            </w:r>
            <w:r>
              <w:rPr>
                <w:smallCaps w:val="0"/>
                <w:webHidden/>
              </w:rPr>
            </w:r>
            <w:r>
              <w:rPr>
                <w:smallCaps w:val="0"/>
                <w:webHidden/>
              </w:rPr>
              <w:fldChar w:fldCharType="separate"/>
            </w:r>
            <w:r>
              <w:rPr>
                <w:rStyle w:val="IndexLink"/>
              </w:rPr>
              <w:tab/>
              <w:delText>13</w:delText>
            </w:r>
            <w:r>
              <w:rPr>
                <w:smallCaps w:val="0"/>
                <w:webHidden/>
              </w:rPr>
              <w:fldChar w:fldCharType="end"/>
            </w:r>
            <w:r>
              <w:rPr>
                <w:smallCaps w:val="0"/>
              </w:rPr>
              <w:fldChar w:fldCharType="end"/>
            </w:r>
          </w:del>
        </w:p>
        <w:p w14:paraId="64189D9D" w14:textId="77777777" w:rsidR="00E075D4" w:rsidRPr="00134F1F" w:rsidRDefault="00134F1F">
          <w:pPr>
            <w:pStyle w:val="TOC2"/>
            <w:tabs>
              <w:tab w:val="left" w:pos="1000"/>
              <w:tab w:val="right" w:leader="dot" w:pos="9350"/>
            </w:tabs>
            <w:rPr>
              <w:del w:id="297" w:author="Guy Fedorkow" w:date="2026-07-18T13:11:00Z" w16du:dateUtc="2026-07-18T17:11:00Z"/>
              <w:rFonts w:asciiTheme="minorHAnsi" w:eastAsiaTheme="minorEastAsia" w:hAnsiTheme="minorHAnsi" w:cstheme="minorBidi"/>
              <w:smallCaps w:val="0"/>
              <w:kern w:val="2"/>
              <w:sz w:val="22"/>
              <w:szCs w:val="22"/>
            </w:rPr>
          </w:pPr>
          <w:del w:id="298" w:author="Guy Fedorkow" w:date="2026-07-18T13:11:00Z" w16du:dateUtc="2026-07-18T17:11:00Z">
            <w:r>
              <w:rPr>
                <w:smallCaps w:val="0"/>
              </w:rPr>
              <w:fldChar w:fldCharType="begin"/>
            </w:r>
            <w:r>
              <w:delInstrText>HYPERLINK \l "_Toc187018291" \h</w:delInstrText>
            </w:r>
            <w:r>
              <w:rPr>
                <w:smallCaps w:val="0"/>
              </w:rPr>
            </w:r>
            <w:r>
              <w:rPr>
                <w:smallCaps w:val="0"/>
              </w:rPr>
              <w:fldChar w:fldCharType="separate"/>
            </w:r>
            <w:r>
              <w:rPr>
                <w:rStyle w:val="IndexLink"/>
                <w:webHidden/>
              </w:rPr>
              <w:delText>2.11</w:delText>
            </w:r>
            <w:r w:rsidRPr="00134F1F">
              <w:rPr>
                <w:rStyle w:val="IndexLink"/>
                <w:rFonts w:asciiTheme="minorHAnsi" w:eastAsiaTheme="minorEastAsia" w:hAnsiTheme="minorHAnsi" w:cstheme="minorBidi"/>
                <w:smallCaps w:val="0"/>
                <w:kern w:val="2"/>
                <w:sz w:val="22"/>
                <w:szCs w:val="22"/>
              </w:rPr>
              <w:tab/>
            </w:r>
            <w:r>
              <w:rPr>
                <w:rStyle w:val="IndexLink"/>
              </w:rPr>
              <w:delText>Core File Format</w:delText>
            </w:r>
            <w:r>
              <w:rPr>
                <w:smallCaps w:val="0"/>
                <w:webHidden/>
              </w:rPr>
              <w:fldChar w:fldCharType="begin"/>
            </w:r>
            <w:r>
              <w:rPr>
                <w:webHidden/>
              </w:rPr>
              <w:delInstrText>PAGEREF _Toc187018291 \h</w:delInstrText>
            </w:r>
            <w:r>
              <w:rPr>
                <w:smallCaps w:val="0"/>
                <w:webHidden/>
              </w:rPr>
            </w:r>
            <w:r>
              <w:rPr>
                <w:smallCaps w:val="0"/>
                <w:webHidden/>
              </w:rPr>
              <w:fldChar w:fldCharType="separate"/>
            </w:r>
            <w:r>
              <w:rPr>
                <w:rStyle w:val="IndexLink"/>
              </w:rPr>
              <w:tab/>
              <w:delText>13</w:delText>
            </w:r>
            <w:r>
              <w:rPr>
                <w:smallCaps w:val="0"/>
                <w:webHidden/>
              </w:rPr>
              <w:fldChar w:fldCharType="end"/>
            </w:r>
            <w:r>
              <w:rPr>
                <w:smallCaps w:val="0"/>
              </w:rPr>
              <w:fldChar w:fldCharType="end"/>
            </w:r>
          </w:del>
        </w:p>
        <w:p w14:paraId="1F636F59" w14:textId="77777777" w:rsidR="00E075D4" w:rsidRPr="00134F1F" w:rsidRDefault="00134F1F">
          <w:pPr>
            <w:pStyle w:val="TOC2"/>
            <w:tabs>
              <w:tab w:val="left" w:pos="1000"/>
              <w:tab w:val="right" w:leader="dot" w:pos="9350"/>
            </w:tabs>
            <w:rPr>
              <w:del w:id="299" w:author="Guy Fedorkow" w:date="2026-07-18T13:11:00Z" w16du:dateUtc="2026-07-18T17:11:00Z"/>
              <w:rFonts w:asciiTheme="minorHAnsi" w:eastAsiaTheme="minorEastAsia" w:hAnsiTheme="minorHAnsi" w:cstheme="minorBidi"/>
              <w:smallCaps w:val="0"/>
              <w:kern w:val="2"/>
              <w:sz w:val="22"/>
              <w:szCs w:val="22"/>
            </w:rPr>
          </w:pPr>
          <w:del w:id="300" w:author="Guy Fedorkow" w:date="2026-07-18T13:11:00Z" w16du:dateUtc="2026-07-18T17:11:00Z">
            <w:r>
              <w:rPr>
                <w:smallCaps w:val="0"/>
              </w:rPr>
              <w:fldChar w:fldCharType="begin"/>
            </w:r>
            <w:r>
              <w:delInstrText>HYPERLINK \l "_Toc187018292" \h</w:delInstrText>
            </w:r>
            <w:r>
              <w:rPr>
                <w:smallCaps w:val="0"/>
              </w:rPr>
            </w:r>
            <w:r>
              <w:rPr>
                <w:smallCaps w:val="0"/>
              </w:rPr>
              <w:fldChar w:fldCharType="separate"/>
            </w:r>
            <w:r>
              <w:rPr>
                <w:rStyle w:val="IndexLink"/>
                <w:webHidden/>
              </w:rPr>
              <w:delText>2.12</w:delText>
            </w:r>
            <w:r w:rsidRPr="00134F1F">
              <w:rPr>
                <w:rStyle w:val="IndexLink"/>
                <w:rFonts w:asciiTheme="minorHAnsi" w:eastAsiaTheme="minorEastAsia" w:hAnsiTheme="minorHAnsi" w:cstheme="minorBidi"/>
                <w:smallCaps w:val="0"/>
                <w:kern w:val="2"/>
                <w:sz w:val="22"/>
                <w:szCs w:val="22"/>
              </w:rPr>
              <w:tab/>
            </w:r>
            <w:r>
              <w:rPr>
                <w:rStyle w:val="IndexLink"/>
              </w:rPr>
              <w:delText>Assembler Grammar</w:delText>
            </w:r>
            <w:r>
              <w:rPr>
                <w:smallCaps w:val="0"/>
                <w:webHidden/>
              </w:rPr>
              <w:fldChar w:fldCharType="begin"/>
            </w:r>
            <w:r>
              <w:rPr>
                <w:webHidden/>
              </w:rPr>
              <w:delInstrText>PAGEREF _Toc187018292 \h</w:delInstrText>
            </w:r>
            <w:r>
              <w:rPr>
                <w:smallCaps w:val="0"/>
                <w:webHidden/>
              </w:rPr>
            </w:r>
            <w:r>
              <w:rPr>
                <w:smallCaps w:val="0"/>
                <w:webHidden/>
              </w:rPr>
              <w:fldChar w:fldCharType="separate"/>
            </w:r>
            <w:r>
              <w:rPr>
                <w:rStyle w:val="IndexLink"/>
              </w:rPr>
              <w:tab/>
              <w:delText>14</w:delText>
            </w:r>
            <w:r>
              <w:rPr>
                <w:smallCaps w:val="0"/>
                <w:webHidden/>
              </w:rPr>
              <w:fldChar w:fldCharType="end"/>
            </w:r>
            <w:r>
              <w:rPr>
                <w:smallCaps w:val="0"/>
              </w:rPr>
              <w:fldChar w:fldCharType="end"/>
            </w:r>
          </w:del>
        </w:p>
        <w:p w14:paraId="44B35E9B" w14:textId="77777777" w:rsidR="00E075D4" w:rsidRPr="00134F1F" w:rsidRDefault="00134F1F">
          <w:pPr>
            <w:pStyle w:val="TOC1"/>
            <w:tabs>
              <w:tab w:val="left" w:pos="400"/>
              <w:tab w:val="right" w:leader="dot" w:pos="9350"/>
            </w:tabs>
            <w:rPr>
              <w:del w:id="301" w:author="Guy Fedorkow" w:date="2026-07-18T13:11:00Z" w16du:dateUtc="2026-07-18T17:11:00Z"/>
              <w:rFonts w:asciiTheme="minorHAnsi" w:eastAsiaTheme="minorEastAsia" w:hAnsiTheme="minorHAnsi" w:cstheme="minorBidi"/>
              <w:b w:val="0"/>
              <w:bCs w:val="0"/>
              <w:caps w:val="0"/>
              <w:kern w:val="2"/>
              <w:sz w:val="22"/>
              <w:szCs w:val="22"/>
            </w:rPr>
          </w:pPr>
          <w:del w:id="302" w:author="Guy Fedorkow" w:date="2026-07-18T13:11:00Z" w16du:dateUtc="2026-07-18T17:11:00Z">
            <w:r>
              <w:rPr>
                <w:b w:val="0"/>
                <w:bCs w:val="0"/>
                <w:caps w:val="0"/>
              </w:rPr>
              <w:fldChar w:fldCharType="begin"/>
            </w:r>
            <w:r>
              <w:delInstrText>HYPERLINK \l "_Toc187018293" \h</w:delInstrText>
            </w:r>
            <w:r>
              <w:rPr>
                <w:b w:val="0"/>
                <w:bCs w:val="0"/>
                <w:caps w:val="0"/>
              </w:rPr>
            </w:r>
            <w:r>
              <w:rPr>
                <w:b w:val="0"/>
                <w:bCs w:val="0"/>
                <w:caps w:val="0"/>
              </w:rPr>
              <w:fldChar w:fldCharType="separate"/>
            </w:r>
            <w:r>
              <w:rPr>
                <w:rStyle w:val="IndexLink"/>
                <w:webHidden/>
              </w:rPr>
              <w:delText>3.</w:delText>
            </w:r>
            <w:r w:rsidRPr="00134F1F">
              <w:rPr>
                <w:rStyle w:val="IndexLink"/>
                <w:rFonts w:asciiTheme="minorHAnsi" w:eastAsiaTheme="minorEastAsia" w:hAnsiTheme="minorHAnsi" w:cstheme="minorBidi"/>
                <w:b w:val="0"/>
                <w:bCs w:val="0"/>
                <w:caps w:val="0"/>
                <w:kern w:val="2"/>
                <w:sz w:val="22"/>
                <w:szCs w:val="22"/>
              </w:rPr>
              <w:tab/>
            </w:r>
            <w:r>
              <w:rPr>
                <w:rStyle w:val="IndexLink"/>
              </w:rPr>
              <w:delText>Simulator</w:delText>
            </w:r>
            <w:r>
              <w:rPr>
                <w:b w:val="0"/>
                <w:bCs w:val="0"/>
                <w:caps w:val="0"/>
                <w:webHidden/>
              </w:rPr>
              <w:fldChar w:fldCharType="begin"/>
            </w:r>
            <w:r>
              <w:rPr>
                <w:webHidden/>
              </w:rPr>
              <w:delInstrText>PAGEREF _Toc187018293 \h</w:delInstrText>
            </w:r>
            <w:r>
              <w:rPr>
                <w:b w:val="0"/>
                <w:bCs w:val="0"/>
                <w:caps w:val="0"/>
                <w:webHidden/>
              </w:rPr>
            </w:r>
            <w:r>
              <w:rPr>
                <w:b w:val="0"/>
                <w:bCs w:val="0"/>
                <w:caps w:val="0"/>
                <w:webHidden/>
              </w:rPr>
              <w:fldChar w:fldCharType="separate"/>
            </w:r>
            <w:r>
              <w:rPr>
                <w:rStyle w:val="IndexLink"/>
              </w:rPr>
              <w:tab/>
              <w:delText>17</w:delText>
            </w:r>
            <w:r>
              <w:rPr>
                <w:b w:val="0"/>
                <w:bCs w:val="0"/>
                <w:caps w:val="0"/>
                <w:webHidden/>
              </w:rPr>
              <w:fldChar w:fldCharType="end"/>
            </w:r>
            <w:r>
              <w:rPr>
                <w:b w:val="0"/>
                <w:bCs w:val="0"/>
                <w:caps w:val="0"/>
              </w:rPr>
              <w:fldChar w:fldCharType="end"/>
            </w:r>
          </w:del>
        </w:p>
        <w:p w14:paraId="30413FC5" w14:textId="77777777" w:rsidR="00E075D4" w:rsidRPr="00134F1F" w:rsidRDefault="00134F1F">
          <w:pPr>
            <w:pStyle w:val="TOC2"/>
            <w:tabs>
              <w:tab w:val="left" w:pos="800"/>
              <w:tab w:val="right" w:leader="dot" w:pos="9350"/>
            </w:tabs>
            <w:rPr>
              <w:del w:id="303" w:author="Guy Fedorkow" w:date="2026-07-18T13:11:00Z" w16du:dateUtc="2026-07-18T17:11:00Z"/>
              <w:rFonts w:asciiTheme="minorHAnsi" w:eastAsiaTheme="minorEastAsia" w:hAnsiTheme="minorHAnsi" w:cstheme="minorBidi"/>
              <w:smallCaps w:val="0"/>
              <w:kern w:val="2"/>
              <w:sz w:val="22"/>
              <w:szCs w:val="22"/>
            </w:rPr>
          </w:pPr>
          <w:del w:id="304" w:author="Guy Fedorkow" w:date="2026-07-18T13:11:00Z" w16du:dateUtc="2026-07-18T17:11:00Z">
            <w:r>
              <w:rPr>
                <w:smallCaps w:val="0"/>
              </w:rPr>
              <w:fldChar w:fldCharType="begin"/>
            </w:r>
            <w:r>
              <w:delInstrText>HYPERLINK \l "_Toc187018294" \h</w:delInstrText>
            </w:r>
            <w:r>
              <w:rPr>
                <w:smallCaps w:val="0"/>
              </w:rPr>
            </w:r>
            <w:r>
              <w:rPr>
                <w:smallCaps w:val="0"/>
              </w:rPr>
              <w:fldChar w:fldCharType="separate"/>
            </w:r>
            <w:r>
              <w:rPr>
                <w:rStyle w:val="IndexLink"/>
                <w:webHidden/>
              </w:rPr>
              <w:delText>3.1</w:delText>
            </w:r>
            <w:r w:rsidRPr="00134F1F">
              <w:rPr>
                <w:rStyle w:val="IndexLink"/>
                <w:rFonts w:asciiTheme="minorHAnsi" w:eastAsiaTheme="minorEastAsia" w:hAnsiTheme="minorHAnsi" w:cstheme="minorBidi"/>
                <w:smallCaps w:val="0"/>
                <w:kern w:val="2"/>
                <w:sz w:val="22"/>
                <w:szCs w:val="22"/>
              </w:rPr>
              <w:tab/>
            </w:r>
            <w:r>
              <w:rPr>
                <w:rStyle w:val="IndexLink"/>
              </w:rPr>
              <w:delText>Command Line Options</w:delText>
            </w:r>
            <w:r>
              <w:rPr>
                <w:smallCaps w:val="0"/>
                <w:webHidden/>
              </w:rPr>
              <w:fldChar w:fldCharType="begin"/>
            </w:r>
            <w:r>
              <w:rPr>
                <w:webHidden/>
              </w:rPr>
              <w:delInstrText>PAGEREF _Toc187018294 \h</w:delInstrText>
            </w:r>
            <w:r>
              <w:rPr>
                <w:smallCaps w:val="0"/>
                <w:webHidden/>
              </w:rPr>
            </w:r>
            <w:r>
              <w:rPr>
                <w:smallCaps w:val="0"/>
                <w:webHidden/>
              </w:rPr>
              <w:fldChar w:fldCharType="separate"/>
            </w:r>
            <w:r>
              <w:rPr>
                <w:rStyle w:val="IndexLink"/>
              </w:rPr>
              <w:tab/>
              <w:delText>17</w:delText>
            </w:r>
            <w:r>
              <w:rPr>
                <w:smallCaps w:val="0"/>
                <w:webHidden/>
              </w:rPr>
              <w:fldChar w:fldCharType="end"/>
            </w:r>
            <w:r>
              <w:rPr>
                <w:smallCaps w:val="0"/>
              </w:rPr>
              <w:fldChar w:fldCharType="end"/>
            </w:r>
          </w:del>
        </w:p>
        <w:p w14:paraId="52382BC7" w14:textId="77777777" w:rsidR="00E075D4" w:rsidRPr="00134F1F" w:rsidRDefault="00134F1F">
          <w:pPr>
            <w:pStyle w:val="TOC3"/>
            <w:tabs>
              <w:tab w:val="left" w:pos="1200"/>
              <w:tab w:val="right" w:leader="dot" w:pos="9350"/>
            </w:tabs>
            <w:rPr>
              <w:del w:id="305" w:author="Guy Fedorkow" w:date="2026-07-18T13:11:00Z" w16du:dateUtc="2026-07-18T17:11:00Z"/>
              <w:rFonts w:asciiTheme="minorHAnsi" w:eastAsiaTheme="minorEastAsia" w:hAnsiTheme="minorHAnsi" w:cstheme="minorBidi"/>
              <w:iCs w:val="0"/>
              <w:kern w:val="2"/>
              <w:sz w:val="22"/>
              <w:szCs w:val="22"/>
            </w:rPr>
          </w:pPr>
          <w:del w:id="306" w:author="Guy Fedorkow" w:date="2026-07-18T13:11:00Z" w16du:dateUtc="2026-07-18T17:11:00Z">
            <w:r>
              <w:rPr>
                <w:iCs w:val="0"/>
              </w:rPr>
              <w:fldChar w:fldCharType="begin"/>
            </w:r>
            <w:r>
              <w:delInstrText>HYPERLINK \l "_Toc187018295" \h</w:delInstrText>
            </w:r>
            <w:r>
              <w:rPr>
                <w:iCs w:val="0"/>
              </w:rPr>
            </w:r>
            <w:r>
              <w:rPr>
                <w:iCs w:val="0"/>
              </w:rPr>
              <w:fldChar w:fldCharType="separate"/>
            </w:r>
            <w:r>
              <w:rPr>
                <w:rStyle w:val="IndexLink"/>
                <w:webHidden/>
              </w:rPr>
              <w:delText>3.1.1</w:delText>
            </w:r>
            <w:r w:rsidRPr="00134F1F">
              <w:rPr>
                <w:rStyle w:val="IndexLink"/>
                <w:rFonts w:asciiTheme="minorHAnsi" w:eastAsiaTheme="minorEastAsia" w:hAnsiTheme="minorHAnsi" w:cstheme="minorBidi"/>
                <w:iCs w:val="0"/>
                <w:kern w:val="2"/>
                <w:sz w:val="22"/>
                <w:szCs w:val="22"/>
              </w:rPr>
              <w:tab/>
            </w:r>
            <w:r>
              <w:rPr>
                <w:rStyle w:val="IndexLink"/>
              </w:rPr>
              <w:delText>Program Launch Options</w:delText>
            </w:r>
            <w:r>
              <w:rPr>
                <w:iCs w:val="0"/>
                <w:webHidden/>
              </w:rPr>
              <w:fldChar w:fldCharType="begin"/>
            </w:r>
            <w:r>
              <w:rPr>
                <w:webHidden/>
              </w:rPr>
              <w:delInstrText>PAGEREF _Toc187018295 \h</w:delInstrText>
            </w:r>
            <w:r>
              <w:rPr>
                <w:iCs w:val="0"/>
                <w:webHidden/>
              </w:rPr>
            </w:r>
            <w:r>
              <w:rPr>
                <w:iCs w:val="0"/>
                <w:webHidden/>
              </w:rPr>
              <w:fldChar w:fldCharType="separate"/>
            </w:r>
            <w:r>
              <w:rPr>
                <w:rStyle w:val="IndexLink"/>
              </w:rPr>
              <w:tab/>
              <w:delText>17</w:delText>
            </w:r>
            <w:r>
              <w:rPr>
                <w:iCs w:val="0"/>
                <w:webHidden/>
              </w:rPr>
              <w:fldChar w:fldCharType="end"/>
            </w:r>
            <w:r>
              <w:rPr>
                <w:iCs w:val="0"/>
              </w:rPr>
              <w:fldChar w:fldCharType="end"/>
            </w:r>
          </w:del>
        </w:p>
        <w:p w14:paraId="4FF44882" w14:textId="77777777" w:rsidR="00E075D4" w:rsidRPr="00134F1F" w:rsidRDefault="00134F1F">
          <w:pPr>
            <w:pStyle w:val="TOC3"/>
            <w:tabs>
              <w:tab w:val="left" w:pos="1200"/>
              <w:tab w:val="right" w:leader="dot" w:pos="9350"/>
            </w:tabs>
            <w:rPr>
              <w:del w:id="307" w:author="Guy Fedorkow" w:date="2026-07-18T13:11:00Z" w16du:dateUtc="2026-07-18T17:11:00Z"/>
              <w:rFonts w:asciiTheme="minorHAnsi" w:eastAsiaTheme="minorEastAsia" w:hAnsiTheme="minorHAnsi" w:cstheme="minorBidi"/>
              <w:iCs w:val="0"/>
              <w:kern w:val="2"/>
              <w:sz w:val="22"/>
              <w:szCs w:val="22"/>
            </w:rPr>
          </w:pPr>
          <w:del w:id="308" w:author="Guy Fedorkow" w:date="2026-07-18T13:11:00Z" w16du:dateUtc="2026-07-18T17:11:00Z">
            <w:r>
              <w:rPr>
                <w:iCs w:val="0"/>
              </w:rPr>
              <w:fldChar w:fldCharType="begin"/>
            </w:r>
            <w:r>
              <w:delInstrText>HYPERLINK \l "_Toc187018296" \h</w:delInstrText>
            </w:r>
            <w:r>
              <w:rPr>
                <w:iCs w:val="0"/>
              </w:rPr>
            </w:r>
            <w:r>
              <w:rPr>
                <w:iCs w:val="0"/>
              </w:rPr>
              <w:fldChar w:fldCharType="separate"/>
            </w:r>
            <w:r>
              <w:rPr>
                <w:rStyle w:val="IndexLink"/>
                <w:webHidden/>
              </w:rPr>
              <w:delText>3.1.2</w:delText>
            </w:r>
            <w:r w:rsidRPr="00134F1F">
              <w:rPr>
                <w:rStyle w:val="IndexLink"/>
                <w:rFonts w:asciiTheme="minorHAnsi" w:eastAsiaTheme="minorEastAsia" w:hAnsiTheme="minorHAnsi" w:cstheme="minorBidi"/>
                <w:iCs w:val="0"/>
                <w:kern w:val="2"/>
                <w:sz w:val="22"/>
                <w:szCs w:val="22"/>
              </w:rPr>
              <w:tab/>
            </w:r>
            <w:r>
              <w:rPr>
                <w:rStyle w:val="IndexLink"/>
              </w:rPr>
              <w:delText>Display Options</w:delText>
            </w:r>
            <w:r>
              <w:rPr>
                <w:iCs w:val="0"/>
                <w:webHidden/>
              </w:rPr>
              <w:fldChar w:fldCharType="begin"/>
            </w:r>
            <w:r>
              <w:rPr>
                <w:webHidden/>
              </w:rPr>
              <w:delInstrText>PAGEREF _Toc187018296 \h</w:delInstrText>
            </w:r>
            <w:r>
              <w:rPr>
                <w:iCs w:val="0"/>
                <w:webHidden/>
              </w:rPr>
            </w:r>
            <w:r>
              <w:rPr>
                <w:iCs w:val="0"/>
                <w:webHidden/>
              </w:rPr>
              <w:fldChar w:fldCharType="separate"/>
            </w:r>
            <w:r>
              <w:rPr>
                <w:rStyle w:val="IndexLink"/>
              </w:rPr>
              <w:tab/>
              <w:delText>19</w:delText>
            </w:r>
            <w:r>
              <w:rPr>
                <w:iCs w:val="0"/>
                <w:webHidden/>
              </w:rPr>
              <w:fldChar w:fldCharType="end"/>
            </w:r>
            <w:r>
              <w:rPr>
                <w:iCs w:val="0"/>
              </w:rPr>
              <w:fldChar w:fldCharType="end"/>
            </w:r>
          </w:del>
        </w:p>
        <w:p w14:paraId="698E8D8C" w14:textId="77777777" w:rsidR="00E075D4" w:rsidRPr="00134F1F" w:rsidRDefault="00134F1F">
          <w:pPr>
            <w:pStyle w:val="TOC3"/>
            <w:tabs>
              <w:tab w:val="left" w:pos="1200"/>
              <w:tab w:val="right" w:leader="dot" w:pos="9350"/>
            </w:tabs>
            <w:rPr>
              <w:del w:id="309" w:author="Guy Fedorkow" w:date="2026-07-18T13:11:00Z" w16du:dateUtc="2026-07-18T17:11:00Z"/>
              <w:rFonts w:asciiTheme="minorHAnsi" w:eastAsiaTheme="minorEastAsia" w:hAnsiTheme="minorHAnsi" w:cstheme="minorBidi"/>
              <w:iCs w:val="0"/>
              <w:kern w:val="2"/>
              <w:sz w:val="22"/>
              <w:szCs w:val="22"/>
            </w:rPr>
          </w:pPr>
          <w:del w:id="310" w:author="Guy Fedorkow" w:date="2026-07-18T13:11:00Z" w16du:dateUtc="2026-07-18T17:11:00Z">
            <w:r>
              <w:rPr>
                <w:iCs w:val="0"/>
              </w:rPr>
              <w:fldChar w:fldCharType="begin"/>
            </w:r>
            <w:r>
              <w:delInstrText>HYPERLINK \l "_Toc187018297" \h</w:delInstrText>
            </w:r>
            <w:r>
              <w:rPr>
                <w:iCs w:val="0"/>
              </w:rPr>
            </w:r>
            <w:r>
              <w:rPr>
                <w:iCs w:val="0"/>
              </w:rPr>
              <w:fldChar w:fldCharType="separate"/>
            </w:r>
            <w:r>
              <w:rPr>
                <w:rStyle w:val="IndexLink"/>
                <w:webHidden/>
              </w:rPr>
              <w:delText>3.1.3</w:delText>
            </w:r>
            <w:r w:rsidRPr="00134F1F">
              <w:rPr>
                <w:rStyle w:val="IndexLink"/>
                <w:rFonts w:asciiTheme="minorHAnsi" w:eastAsiaTheme="minorEastAsia" w:hAnsiTheme="minorHAnsi" w:cstheme="minorBidi"/>
                <w:iCs w:val="0"/>
                <w:kern w:val="2"/>
                <w:sz w:val="22"/>
                <w:szCs w:val="22"/>
              </w:rPr>
              <w:tab/>
            </w:r>
            <w:r>
              <w:rPr>
                <w:rStyle w:val="IndexLink"/>
              </w:rPr>
              <w:delText>Instruction Trace</w:delText>
            </w:r>
            <w:r>
              <w:rPr>
                <w:iCs w:val="0"/>
                <w:webHidden/>
              </w:rPr>
              <w:fldChar w:fldCharType="begin"/>
            </w:r>
            <w:r>
              <w:rPr>
                <w:webHidden/>
              </w:rPr>
              <w:delInstrText>PAGEREF _Toc187018297 \h</w:delInstrText>
            </w:r>
            <w:r>
              <w:rPr>
                <w:iCs w:val="0"/>
                <w:webHidden/>
              </w:rPr>
            </w:r>
            <w:r>
              <w:rPr>
                <w:iCs w:val="0"/>
                <w:webHidden/>
              </w:rPr>
              <w:fldChar w:fldCharType="separate"/>
            </w:r>
            <w:r>
              <w:rPr>
                <w:rStyle w:val="IndexLink"/>
              </w:rPr>
              <w:tab/>
              <w:delText>20</w:delText>
            </w:r>
            <w:r>
              <w:rPr>
                <w:iCs w:val="0"/>
                <w:webHidden/>
              </w:rPr>
              <w:fldChar w:fldCharType="end"/>
            </w:r>
            <w:r>
              <w:rPr>
                <w:iCs w:val="0"/>
              </w:rPr>
              <w:fldChar w:fldCharType="end"/>
            </w:r>
          </w:del>
        </w:p>
        <w:p w14:paraId="1CD92A66" w14:textId="77777777" w:rsidR="00E075D4" w:rsidRPr="00134F1F" w:rsidRDefault="00134F1F">
          <w:pPr>
            <w:pStyle w:val="TOC3"/>
            <w:tabs>
              <w:tab w:val="left" w:pos="1200"/>
              <w:tab w:val="right" w:leader="dot" w:pos="9350"/>
            </w:tabs>
            <w:rPr>
              <w:del w:id="311" w:author="Guy Fedorkow" w:date="2026-07-18T13:11:00Z" w16du:dateUtc="2026-07-18T17:11:00Z"/>
              <w:rFonts w:asciiTheme="minorHAnsi" w:eastAsiaTheme="minorEastAsia" w:hAnsiTheme="minorHAnsi" w:cstheme="minorBidi"/>
              <w:iCs w:val="0"/>
              <w:kern w:val="2"/>
              <w:sz w:val="22"/>
              <w:szCs w:val="22"/>
            </w:rPr>
          </w:pPr>
          <w:del w:id="312" w:author="Guy Fedorkow" w:date="2026-07-18T13:11:00Z" w16du:dateUtc="2026-07-18T17:11:00Z">
            <w:r>
              <w:rPr>
                <w:iCs w:val="0"/>
              </w:rPr>
              <w:fldChar w:fldCharType="begin"/>
            </w:r>
            <w:r>
              <w:delInstrText>HYPERLINK \l "_Toc187018298" \h</w:delInstrText>
            </w:r>
            <w:r>
              <w:rPr>
                <w:iCs w:val="0"/>
              </w:rPr>
            </w:r>
            <w:r>
              <w:rPr>
                <w:iCs w:val="0"/>
              </w:rPr>
              <w:fldChar w:fldCharType="separate"/>
            </w:r>
            <w:r>
              <w:rPr>
                <w:rStyle w:val="IndexLink"/>
                <w:webHidden/>
              </w:rPr>
              <w:delText>3.1.4</w:delText>
            </w:r>
            <w:r w:rsidRPr="00134F1F">
              <w:rPr>
                <w:rStyle w:val="IndexLink"/>
                <w:rFonts w:asciiTheme="minorHAnsi" w:eastAsiaTheme="minorEastAsia" w:hAnsiTheme="minorHAnsi" w:cstheme="minorBidi"/>
                <w:iCs w:val="0"/>
                <w:kern w:val="2"/>
                <w:sz w:val="22"/>
                <w:szCs w:val="22"/>
              </w:rPr>
              <w:tab/>
            </w:r>
            <w:r>
              <w:rPr>
                <w:rStyle w:val="IndexLink"/>
              </w:rPr>
              <w:delText>Specialized</w:delText>
            </w:r>
            <w:r>
              <w:rPr>
                <w:iCs w:val="0"/>
                <w:webHidden/>
              </w:rPr>
              <w:fldChar w:fldCharType="begin"/>
            </w:r>
            <w:r>
              <w:rPr>
                <w:webHidden/>
              </w:rPr>
              <w:delInstrText>PAGEREF _Toc187018298 \h</w:delInstrText>
            </w:r>
            <w:r>
              <w:rPr>
                <w:iCs w:val="0"/>
                <w:webHidden/>
              </w:rPr>
            </w:r>
            <w:r>
              <w:rPr>
                <w:iCs w:val="0"/>
                <w:webHidden/>
              </w:rPr>
              <w:fldChar w:fldCharType="separate"/>
            </w:r>
            <w:r>
              <w:rPr>
                <w:rStyle w:val="IndexLink"/>
              </w:rPr>
              <w:tab/>
              <w:delText>20</w:delText>
            </w:r>
            <w:r>
              <w:rPr>
                <w:iCs w:val="0"/>
                <w:webHidden/>
              </w:rPr>
              <w:fldChar w:fldCharType="end"/>
            </w:r>
            <w:r>
              <w:rPr>
                <w:iCs w:val="0"/>
              </w:rPr>
              <w:fldChar w:fldCharType="end"/>
            </w:r>
          </w:del>
        </w:p>
        <w:p w14:paraId="523C4C2B" w14:textId="77777777" w:rsidR="00E075D4" w:rsidRPr="00134F1F" w:rsidRDefault="00134F1F">
          <w:pPr>
            <w:pStyle w:val="TOC2"/>
            <w:tabs>
              <w:tab w:val="left" w:pos="800"/>
              <w:tab w:val="right" w:leader="dot" w:pos="9350"/>
            </w:tabs>
            <w:rPr>
              <w:del w:id="313" w:author="Guy Fedorkow" w:date="2026-07-18T13:11:00Z" w16du:dateUtc="2026-07-18T17:11:00Z"/>
              <w:rFonts w:asciiTheme="minorHAnsi" w:eastAsiaTheme="minorEastAsia" w:hAnsiTheme="minorHAnsi" w:cstheme="minorBidi"/>
              <w:smallCaps w:val="0"/>
              <w:kern w:val="2"/>
              <w:sz w:val="22"/>
              <w:szCs w:val="22"/>
            </w:rPr>
          </w:pPr>
          <w:del w:id="314" w:author="Guy Fedorkow" w:date="2026-07-18T13:11:00Z" w16du:dateUtc="2026-07-18T17:11:00Z">
            <w:r>
              <w:rPr>
                <w:smallCaps w:val="0"/>
              </w:rPr>
              <w:fldChar w:fldCharType="begin"/>
            </w:r>
            <w:r>
              <w:delInstrText>HYPERLINK \l "_Toc187018299" \h</w:delInstrText>
            </w:r>
            <w:r>
              <w:rPr>
                <w:smallCaps w:val="0"/>
              </w:rPr>
            </w:r>
            <w:r>
              <w:rPr>
                <w:smallCaps w:val="0"/>
              </w:rPr>
              <w:fldChar w:fldCharType="separate"/>
            </w:r>
            <w:r>
              <w:rPr>
                <w:rStyle w:val="IndexLink"/>
                <w:webHidden/>
              </w:rPr>
              <w:delText>3.2</w:delText>
            </w:r>
            <w:r w:rsidRPr="00134F1F">
              <w:rPr>
                <w:rStyle w:val="IndexLink"/>
                <w:rFonts w:asciiTheme="minorHAnsi" w:eastAsiaTheme="minorEastAsia" w:hAnsiTheme="minorHAnsi" w:cstheme="minorBidi"/>
                <w:smallCaps w:val="0"/>
                <w:kern w:val="2"/>
                <w:sz w:val="22"/>
                <w:szCs w:val="22"/>
              </w:rPr>
              <w:tab/>
            </w:r>
            <w:r>
              <w:rPr>
                <w:rStyle w:val="IndexLink"/>
              </w:rPr>
              <w:delText>Control Panel</w:delText>
            </w:r>
            <w:r>
              <w:rPr>
                <w:smallCaps w:val="0"/>
                <w:webHidden/>
              </w:rPr>
              <w:fldChar w:fldCharType="begin"/>
            </w:r>
            <w:r>
              <w:rPr>
                <w:webHidden/>
              </w:rPr>
              <w:delInstrText>PAGEREF _Toc187018299 \h</w:delInstrText>
            </w:r>
            <w:r>
              <w:rPr>
                <w:smallCaps w:val="0"/>
                <w:webHidden/>
              </w:rPr>
            </w:r>
            <w:r>
              <w:rPr>
                <w:smallCaps w:val="0"/>
                <w:webHidden/>
              </w:rPr>
              <w:fldChar w:fldCharType="separate"/>
            </w:r>
            <w:r>
              <w:rPr>
                <w:rStyle w:val="IndexLink"/>
              </w:rPr>
              <w:tab/>
              <w:delText>20</w:delText>
            </w:r>
            <w:r>
              <w:rPr>
                <w:smallCaps w:val="0"/>
                <w:webHidden/>
              </w:rPr>
              <w:fldChar w:fldCharType="end"/>
            </w:r>
            <w:r>
              <w:rPr>
                <w:smallCaps w:val="0"/>
              </w:rPr>
              <w:fldChar w:fldCharType="end"/>
            </w:r>
          </w:del>
        </w:p>
        <w:p w14:paraId="6E42E18A" w14:textId="77777777" w:rsidR="00E075D4" w:rsidRPr="00134F1F" w:rsidRDefault="00134F1F">
          <w:pPr>
            <w:pStyle w:val="TOC2"/>
            <w:tabs>
              <w:tab w:val="left" w:pos="800"/>
              <w:tab w:val="right" w:leader="dot" w:pos="9350"/>
            </w:tabs>
            <w:rPr>
              <w:del w:id="315" w:author="Guy Fedorkow" w:date="2026-07-18T13:11:00Z" w16du:dateUtc="2026-07-18T17:11:00Z"/>
              <w:rFonts w:asciiTheme="minorHAnsi" w:eastAsiaTheme="minorEastAsia" w:hAnsiTheme="minorHAnsi" w:cstheme="minorBidi"/>
              <w:smallCaps w:val="0"/>
              <w:kern w:val="2"/>
              <w:sz w:val="22"/>
              <w:szCs w:val="22"/>
            </w:rPr>
          </w:pPr>
          <w:del w:id="316" w:author="Guy Fedorkow" w:date="2026-07-18T13:11:00Z" w16du:dateUtc="2026-07-18T17:11:00Z">
            <w:r>
              <w:rPr>
                <w:smallCaps w:val="0"/>
              </w:rPr>
              <w:fldChar w:fldCharType="begin"/>
            </w:r>
            <w:r>
              <w:delInstrText>HYPERLINK \l "_Toc187018300" \h</w:delInstrText>
            </w:r>
            <w:r>
              <w:rPr>
                <w:smallCaps w:val="0"/>
              </w:rPr>
            </w:r>
            <w:r>
              <w:rPr>
                <w:smallCaps w:val="0"/>
              </w:rPr>
              <w:fldChar w:fldCharType="separate"/>
            </w:r>
            <w:r>
              <w:rPr>
                <w:rStyle w:val="IndexLink"/>
                <w:webHidden/>
              </w:rPr>
              <w:delText>3.3</w:delText>
            </w:r>
            <w:r w:rsidRPr="00134F1F">
              <w:rPr>
                <w:rStyle w:val="IndexLink"/>
                <w:rFonts w:asciiTheme="minorHAnsi" w:eastAsiaTheme="minorEastAsia" w:hAnsiTheme="minorHAnsi" w:cstheme="minorBidi"/>
                <w:smallCaps w:val="0"/>
                <w:kern w:val="2"/>
                <w:sz w:val="22"/>
                <w:szCs w:val="22"/>
              </w:rPr>
              <w:tab/>
            </w:r>
            <w:r>
              <w:rPr>
                <w:rStyle w:val="IndexLink"/>
              </w:rPr>
              <w:delText>I/O Devices</w:delText>
            </w:r>
            <w:r>
              <w:rPr>
                <w:smallCaps w:val="0"/>
                <w:webHidden/>
              </w:rPr>
              <w:fldChar w:fldCharType="begin"/>
            </w:r>
            <w:r>
              <w:rPr>
                <w:webHidden/>
              </w:rPr>
              <w:delInstrText>PAGEREF _Toc187018300 \h</w:delInstrText>
            </w:r>
            <w:r>
              <w:rPr>
                <w:smallCaps w:val="0"/>
                <w:webHidden/>
              </w:rPr>
            </w:r>
            <w:r>
              <w:rPr>
                <w:smallCaps w:val="0"/>
                <w:webHidden/>
              </w:rPr>
              <w:fldChar w:fldCharType="separate"/>
            </w:r>
            <w:r>
              <w:rPr>
                <w:rStyle w:val="IndexLink"/>
              </w:rPr>
              <w:tab/>
              <w:delText>22</w:delText>
            </w:r>
            <w:r>
              <w:rPr>
                <w:smallCaps w:val="0"/>
                <w:webHidden/>
              </w:rPr>
              <w:fldChar w:fldCharType="end"/>
            </w:r>
            <w:r>
              <w:rPr>
                <w:smallCaps w:val="0"/>
              </w:rPr>
              <w:fldChar w:fldCharType="end"/>
            </w:r>
          </w:del>
        </w:p>
        <w:p w14:paraId="16D355C2" w14:textId="77777777" w:rsidR="00E075D4" w:rsidRPr="00134F1F" w:rsidRDefault="00134F1F">
          <w:pPr>
            <w:pStyle w:val="TOC3"/>
            <w:tabs>
              <w:tab w:val="left" w:pos="1200"/>
              <w:tab w:val="right" w:leader="dot" w:pos="9350"/>
            </w:tabs>
            <w:rPr>
              <w:del w:id="317" w:author="Guy Fedorkow" w:date="2026-07-18T13:11:00Z" w16du:dateUtc="2026-07-18T17:11:00Z"/>
              <w:rFonts w:asciiTheme="minorHAnsi" w:eastAsiaTheme="minorEastAsia" w:hAnsiTheme="minorHAnsi" w:cstheme="minorBidi"/>
              <w:iCs w:val="0"/>
              <w:kern w:val="2"/>
              <w:sz w:val="22"/>
              <w:szCs w:val="22"/>
            </w:rPr>
          </w:pPr>
          <w:del w:id="318" w:author="Guy Fedorkow" w:date="2026-07-18T13:11:00Z" w16du:dateUtc="2026-07-18T17:11:00Z">
            <w:r>
              <w:rPr>
                <w:iCs w:val="0"/>
              </w:rPr>
              <w:fldChar w:fldCharType="begin"/>
            </w:r>
            <w:r>
              <w:delInstrText>HYPERLINK \l "_Toc187018301" \h</w:delInstrText>
            </w:r>
            <w:r>
              <w:rPr>
                <w:iCs w:val="0"/>
              </w:rPr>
            </w:r>
            <w:r>
              <w:rPr>
                <w:iCs w:val="0"/>
              </w:rPr>
              <w:fldChar w:fldCharType="separate"/>
            </w:r>
            <w:r>
              <w:rPr>
                <w:rStyle w:val="IndexLink"/>
                <w:webHidden/>
              </w:rPr>
              <w:delText>3.3.1</w:delText>
            </w:r>
            <w:r w:rsidRPr="00134F1F">
              <w:rPr>
                <w:rStyle w:val="IndexLink"/>
                <w:rFonts w:asciiTheme="minorHAnsi" w:eastAsiaTheme="minorEastAsia" w:hAnsiTheme="minorHAnsi" w:cstheme="minorBidi"/>
                <w:iCs w:val="0"/>
                <w:kern w:val="2"/>
                <w:sz w:val="22"/>
                <w:szCs w:val="22"/>
              </w:rPr>
              <w:tab/>
            </w:r>
            <w:r>
              <w:rPr>
                <w:rStyle w:val="IndexLink"/>
              </w:rPr>
              <w:delText>Graphics Output and the Light Gun</w:delText>
            </w:r>
            <w:r>
              <w:rPr>
                <w:iCs w:val="0"/>
                <w:webHidden/>
              </w:rPr>
              <w:fldChar w:fldCharType="begin"/>
            </w:r>
            <w:r>
              <w:rPr>
                <w:webHidden/>
              </w:rPr>
              <w:delInstrText>PAGEREF _Toc187018301 \h</w:delInstrText>
            </w:r>
            <w:r>
              <w:rPr>
                <w:iCs w:val="0"/>
                <w:webHidden/>
              </w:rPr>
            </w:r>
            <w:r>
              <w:rPr>
                <w:iCs w:val="0"/>
                <w:webHidden/>
              </w:rPr>
              <w:fldChar w:fldCharType="separate"/>
            </w:r>
            <w:r>
              <w:rPr>
                <w:rStyle w:val="IndexLink"/>
              </w:rPr>
              <w:tab/>
              <w:delText>22</w:delText>
            </w:r>
            <w:r>
              <w:rPr>
                <w:iCs w:val="0"/>
                <w:webHidden/>
              </w:rPr>
              <w:fldChar w:fldCharType="end"/>
            </w:r>
            <w:r>
              <w:rPr>
                <w:iCs w:val="0"/>
              </w:rPr>
              <w:fldChar w:fldCharType="end"/>
            </w:r>
          </w:del>
        </w:p>
        <w:p w14:paraId="448DB93C" w14:textId="77777777" w:rsidR="00E075D4" w:rsidRPr="00134F1F" w:rsidRDefault="00134F1F">
          <w:pPr>
            <w:pStyle w:val="TOC2"/>
            <w:tabs>
              <w:tab w:val="left" w:pos="800"/>
              <w:tab w:val="right" w:leader="dot" w:pos="9350"/>
            </w:tabs>
            <w:rPr>
              <w:del w:id="319" w:author="Guy Fedorkow" w:date="2026-07-18T13:11:00Z" w16du:dateUtc="2026-07-18T17:11:00Z"/>
              <w:rFonts w:asciiTheme="minorHAnsi" w:eastAsiaTheme="minorEastAsia" w:hAnsiTheme="minorHAnsi" w:cstheme="minorBidi"/>
              <w:smallCaps w:val="0"/>
              <w:kern w:val="2"/>
              <w:sz w:val="22"/>
              <w:szCs w:val="22"/>
            </w:rPr>
          </w:pPr>
          <w:del w:id="320" w:author="Guy Fedorkow" w:date="2026-07-18T13:11:00Z" w16du:dateUtc="2026-07-18T17:11:00Z">
            <w:r>
              <w:rPr>
                <w:smallCaps w:val="0"/>
              </w:rPr>
              <w:fldChar w:fldCharType="begin"/>
            </w:r>
            <w:r>
              <w:delInstrText>HYPERLINK \l "_Toc187018302" \h</w:delInstrText>
            </w:r>
            <w:r>
              <w:rPr>
                <w:smallCaps w:val="0"/>
              </w:rPr>
            </w:r>
            <w:r>
              <w:rPr>
                <w:smallCaps w:val="0"/>
              </w:rPr>
              <w:fldChar w:fldCharType="separate"/>
            </w:r>
            <w:r>
              <w:rPr>
                <w:rStyle w:val="IndexLink"/>
                <w:webHidden/>
              </w:rPr>
              <w:delText>3.4</w:delText>
            </w:r>
            <w:r w:rsidRPr="00134F1F">
              <w:rPr>
                <w:rStyle w:val="IndexLink"/>
                <w:rFonts w:asciiTheme="minorHAnsi" w:eastAsiaTheme="minorEastAsia" w:hAnsiTheme="minorHAnsi" w:cstheme="minorBidi"/>
                <w:smallCaps w:val="0"/>
                <w:kern w:val="2"/>
                <w:sz w:val="22"/>
                <w:szCs w:val="22"/>
              </w:rPr>
              <w:tab/>
            </w:r>
            <w:r>
              <w:rPr>
                <w:rStyle w:val="IndexLink"/>
              </w:rPr>
              <w:delText>Simulator Files</w:delText>
            </w:r>
            <w:r>
              <w:rPr>
                <w:smallCaps w:val="0"/>
                <w:webHidden/>
              </w:rPr>
              <w:fldChar w:fldCharType="begin"/>
            </w:r>
            <w:r>
              <w:rPr>
                <w:webHidden/>
              </w:rPr>
              <w:delInstrText>PAGEREF _Toc187018302 \h</w:delInstrText>
            </w:r>
            <w:r>
              <w:rPr>
                <w:smallCaps w:val="0"/>
                <w:webHidden/>
              </w:rPr>
            </w:r>
            <w:r>
              <w:rPr>
                <w:smallCaps w:val="0"/>
                <w:webHidden/>
              </w:rPr>
              <w:fldChar w:fldCharType="separate"/>
            </w:r>
            <w:r>
              <w:rPr>
                <w:rStyle w:val="IndexLink"/>
              </w:rPr>
              <w:tab/>
              <w:delText>23</w:delText>
            </w:r>
            <w:r>
              <w:rPr>
                <w:smallCaps w:val="0"/>
                <w:webHidden/>
              </w:rPr>
              <w:fldChar w:fldCharType="end"/>
            </w:r>
            <w:r>
              <w:rPr>
                <w:smallCaps w:val="0"/>
              </w:rPr>
              <w:fldChar w:fldCharType="end"/>
            </w:r>
          </w:del>
        </w:p>
        <w:p w14:paraId="0C0810C3" w14:textId="77777777" w:rsidR="00E075D4" w:rsidRPr="00134F1F" w:rsidRDefault="00134F1F">
          <w:pPr>
            <w:pStyle w:val="TOC3"/>
            <w:tabs>
              <w:tab w:val="left" w:pos="1200"/>
              <w:tab w:val="right" w:leader="dot" w:pos="9350"/>
            </w:tabs>
            <w:rPr>
              <w:del w:id="321" w:author="Guy Fedorkow" w:date="2026-07-18T13:11:00Z" w16du:dateUtc="2026-07-18T17:11:00Z"/>
              <w:rFonts w:asciiTheme="minorHAnsi" w:eastAsiaTheme="minorEastAsia" w:hAnsiTheme="minorHAnsi" w:cstheme="minorBidi"/>
              <w:iCs w:val="0"/>
              <w:kern w:val="2"/>
              <w:sz w:val="22"/>
              <w:szCs w:val="22"/>
            </w:rPr>
          </w:pPr>
          <w:del w:id="322" w:author="Guy Fedorkow" w:date="2026-07-18T13:11:00Z" w16du:dateUtc="2026-07-18T17:11:00Z">
            <w:r>
              <w:rPr>
                <w:iCs w:val="0"/>
              </w:rPr>
              <w:fldChar w:fldCharType="begin"/>
            </w:r>
            <w:r>
              <w:delInstrText>HYPERLINK \l "_Toc187018303" \h</w:delInstrText>
            </w:r>
            <w:r>
              <w:rPr>
                <w:iCs w:val="0"/>
              </w:rPr>
            </w:r>
            <w:r>
              <w:rPr>
                <w:iCs w:val="0"/>
              </w:rPr>
              <w:fldChar w:fldCharType="separate"/>
            </w:r>
            <w:r>
              <w:rPr>
                <w:rStyle w:val="IndexLink"/>
                <w:webHidden/>
              </w:rPr>
              <w:delText>3.4.1</w:delText>
            </w:r>
            <w:r w:rsidRPr="00134F1F">
              <w:rPr>
                <w:rStyle w:val="IndexLink"/>
                <w:rFonts w:asciiTheme="minorHAnsi" w:eastAsiaTheme="minorEastAsia" w:hAnsiTheme="minorHAnsi" w:cstheme="minorBidi"/>
                <w:iCs w:val="0"/>
                <w:kern w:val="2"/>
                <w:sz w:val="22"/>
                <w:szCs w:val="22"/>
              </w:rPr>
              <w:tab/>
            </w:r>
            <w:r>
              <w:rPr>
                <w:rStyle w:val="IndexLink"/>
              </w:rPr>
              <w:delText>Core Files</w:delText>
            </w:r>
            <w:r>
              <w:rPr>
                <w:iCs w:val="0"/>
                <w:webHidden/>
              </w:rPr>
              <w:fldChar w:fldCharType="begin"/>
            </w:r>
            <w:r>
              <w:rPr>
                <w:webHidden/>
              </w:rPr>
              <w:delInstrText>PAGEREF _Toc187018303 \h</w:delInstrText>
            </w:r>
            <w:r>
              <w:rPr>
                <w:iCs w:val="0"/>
                <w:webHidden/>
              </w:rPr>
            </w:r>
            <w:r>
              <w:rPr>
                <w:iCs w:val="0"/>
                <w:webHidden/>
              </w:rPr>
              <w:fldChar w:fldCharType="separate"/>
            </w:r>
            <w:r>
              <w:rPr>
                <w:rStyle w:val="IndexLink"/>
              </w:rPr>
              <w:tab/>
              <w:delText>23</w:delText>
            </w:r>
            <w:r>
              <w:rPr>
                <w:iCs w:val="0"/>
                <w:webHidden/>
              </w:rPr>
              <w:fldChar w:fldCharType="end"/>
            </w:r>
            <w:r>
              <w:rPr>
                <w:iCs w:val="0"/>
              </w:rPr>
              <w:fldChar w:fldCharType="end"/>
            </w:r>
          </w:del>
        </w:p>
        <w:p w14:paraId="2C77B3C6" w14:textId="77777777" w:rsidR="00E075D4" w:rsidRPr="00134F1F" w:rsidRDefault="00134F1F">
          <w:pPr>
            <w:pStyle w:val="TOC3"/>
            <w:tabs>
              <w:tab w:val="left" w:pos="1200"/>
              <w:tab w:val="right" w:leader="dot" w:pos="9350"/>
            </w:tabs>
            <w:rPr>
              <w:del w:id="323" w:author="Guy Fedorkow" w:date="2026-07-18T13:11:00Z" w16du:dateUtc="2026-07-18T17:11:00Z"/>
              <w:rFonts w:asciiTheme="minorHAnsi" w:eastAsiaTheme="minorEastAsia" w:hAnsiTheme="minorHAnsi" w:cstheme="minorBidi"/>
              <w:iCs w:val="0"/>
              <w:kern w:val="2"/>
              <w:sz w:val="22"/>
              <w:szCs w:val="22"/>
            </w:rPr>
          </w:pPr>
          <w:del w:id="324" w:author="Guy Fedorkow" w:date="2026-07-18T13:11:00Z" w16du:dateUtc="2026-07-18T17:11:00Z">
            <w:r>
              <w:rPr>
                <w:iCs w:val="0"/>
              </w:rPr>
              <w:fldChar w:fldCharType="begin"/>
            </w:r>
            <w:r>
              <w:delInstrText>HYPERLINK \l "_Toc187018304" \h</w:delInstrText>
            </w:r>
            <w:r>
              <w:rPr>
                <w:iCs w:val="0"/>
              </w:rPr>
            </w:r>
            <w:r>
              <w:rPr>
                <w:iCs w:val="0"/>
              </w:rPr>
              <w:fldChar w:fldCharType="separate"/>
            </w:r>
            <w:r>
              <w:rPr>
                <w:rStyle w:val="IndexLink"/>
                <w:webHidden/>
              </w:rPr>
              <w:delText>3.4.2</w:delText>
            </w:r>
            <w:r w:rsidRPr="00134F1F">
              <w:rPr>
                <w:rStyle w:val="IndexLink"/>
                <w:rFonts w:asciiTheme="minorHAnsi" w:eastAsiaTheme="minorEastAsia" w:hAnsiTheme="minorHAnsi" w:cstheme="minorBidi"/>
                <w:iCs w:val="0"/>
                <w:kern w:val="2"/>
                <w:sz w:val="22"/>
                <w:szCs w:val="22"/>
              </w:rPr>
              <w:tab/>
            </w:r>
            <w:r>
              <w:rPr>
                <w:rStyle w:val="IndexLink"/>
              </w:rPr>
              <w:delText>Project_exec.py Files</w:delText>
            </w:r>
            <w:r>
              <w:rPr>
                <w:iCs w:val="0"/>
                <w:webHidden/>
              </w:rPr>
              <w:fldChar w:fldCharType="begin"/>
            </w:r>
            <w:r>
              <w:rPr>
                <w:webHidden/>
              </w:rPr>
              <w:delInstrText>PAGEREF _Toc187018304 \h</w:delInstrText>
            </w:r>
            <w:r>
              <w:rPr>
                <w:iCs w:val="0"/>
                <w:webHidden/>
              </w:rPr>
            </w:r>
            <w:r>
              <w:rPr>
                <w:iCs w:val="0"/>
                <w:webHidden/>
              </w:rPr>
              <w:fldChar w:fldCharType="separate"/>
            </w:r>
            <w:r>
              <w:rPr>
                <w:rStyle w:val="IndexLink"/>
              </w:rPr>
              <w:tab/>
              <w:delText>23</w:delText>
            </w:r>
            <w:r>
              <w:rPr>
                <w:iCs w:val="0"/>
                <w:webHidden/>
              </w:rPr>
              <w:fldChar w:fldCharType="end"/>
            </w:r>
            <w:r>
              <w:rPr>
                <w:iCs w:val="0"/>
              </w:rPr>
              <w:fldChar w:fldCharType="end"/>
            </w:r>
          </w:del>
        </w:p>
        <w:p w14:paraId="07388FD8" w14:textId="77777777" w:rsidR="00E075D4" w:rsidRPr="00134F1F" w:rsidRDefault="00134F1F">
          <w:pPr>
            <w:pStyle w:val="TOC2"/>
            <w:tabs>
              <w:tab w:val="left" w:pos="800"/>
              <w:tab w:val="right" w:leader="dot" w:pos="9350"/>
            </w:tabs>
            <w:rPr>
              <w:del w:id="325" w:author="Guy Fedorkow" w:date="2026-07-18T13:11:00Z" w16du:dateUtc="2026-07-18T17:11:00Z"/>
              <w:rFonts w:asciiTheme="minorHAnsi" w:eastAsiaTheme="minorEastAsia" w:hAnsiTheme="minorHAnsi" w:cstheme="minorBidi"/>
              <w:smallCaps w:val="0"/>
              <w:kern w:val="2"/>
              <w:sz w:val="22"/>
              <w:szCs w:val="22"/>
            </w:rPr>
          </w:pPr>
          <w:del w:id="326" w:author="Guy Fedorkow" w:date="2026-07-18T13:11:00Z" w16du:dateUtc="2026-07-18T17:11:00Z">
            <w:r>
              <w:rPr>
                <w:smallCaps w:val="0"/>
              </w:rPr>
              <w:fldChar w:fldCharType="begin"/>
            </w:r>
            <w:r>
              <w:delInstrText>HYPERLINK \l "_Toc187018305" \h</w:delInstrText>
            </w:r>
            <w:r>
              <w:rPr>
                <w:smallCaps w:val="0"/>
              </w:rPr>
            </w:r>
            <w:r>
              <w:rPr>
                <w:smallCaps w:val="0"/>
              </w:rPr>
              <w:fldChar w:fldCharType="separate"/>
            </w:r>
            <w:r>
              <w:rPr>
                <w:rStyle w:val="IndexLink"/>
                <w:webHidden/>
              </w:rPr>
              <w:delText>3.5</w:delText>
            </w:r>
            <w:r w:rsidRPr="00134F1F">
              <w:rPr>
                <w:rStyle w:val="IndexLink"/>
                <w:rFonts w:asciiTheme="minorHAnsi" w:eastAsiaTheme="minorEastAsia" w:hAnsiTheme="minorHAnsi" w:cstheme="minorBidi"/>
                <w:smallCaps w:val="0"/>
                <w:kern w:val="2"/>
                <w:sz w:val="22"/>
                <w:szCs w:val="22"/>
              </w:rPr>
              <w:tab/>
            </w:r>
            <w:r>
              <w:rPr>
                <w:rStyle w:val="IndexLink"/>
              </w:rPr>
              <w:delText>Program Trace Log</w:delText>
            </w:r>
            <w:r>
              <w:rPr>
                <w:smallCaps w:val="0"/>
                <w:webHidden/>
              </w:rPr>
              <w:fldChar w:fldCharType="begin"/>
            </w:r>
            <w:r>
              <w:rPr>
                <w:webHidden/>
              </w:rPr>
              <w:delInstrText>PAGEREF _Toc187018305 \h</w:delInstrText>
            </w:r>
            <w:r>
              <w:rPr>
                <w:smallCaps w:val="0"/>
                <w:webHidden/>
              </w:rPr>
            </w:r>
            <w:r>
              <w:rPr>
                <w:smallCaps w:val="0"/>
                <w:webHidden/>
              </w:rPr>
              <w:fldChar w:fldCharType="separate"/>
            </w:r>
            <w:r>
              <w:rPr>
                <w:rStyle w:val="IndexLink"/>
              </w:rPr>
              <w:tab/>
              <w:delText>23</w:delText>
            </w:r>
            <w:r>
              <w:rPr>
                <w:smallCaps w:val="0"/>
                <w:webHidden/>
              </w:rPr>
              <w:fldChar w:fldCharType="end"/>
            </w:r>
            <w:r>
              <w:rPr>
                <w:smallCaps w:val="0"/>
              </w:rPr>
              <w:fldChar w:fldCharType="end"/>
            </w:r>
          </w:del>
        </w:p>
        <w:p w14:paraId="1FF30DF0" w14:textId="77777777" w:rsidR="00E075D4" w:rsidRPr="00134F1F" w:rsidRDefault="00134F1F">
          <w:pPr>
            <w:pStyle w:val="TOC2"/>
            <w:tabs>
              <w:tab w:val="left" w:pos="800"/>
              <w:tab w:val="right" w:leader="dot" w:pos="9350"/>
            </w:tabs>
            <w:rPr>
              <w:del w:id="327" w:author="Guy Fedorkow" w:date="2026-07-18T13:11:00Z" w16du:dateUtc="2026-07-18T17:11:00Z"/>
              <w:rFonts w:asciiTheme="minorHAnsi" w:eastAsiaTheme="minorEastAsia" w:hAnsiTheme="minorHAnsi" w:cstheme="minorBidi"/>
              <w:smallCaps w:val="0"/>
              <w:kern w:val="2"/>
              <w:sz w:val="22"/>
              <w:szCs w:val="22"/>
            </w:rPr>
          </w:pPr>
          <w:del w:id="328" w:author="Guy Fedorkow" w:date="2026-07-18T13:11:00Z" w16du:dateUtc="2026-07-18T17:11:00Z">
            <w:r>
              <w:rPr>
                <w:smallCaps w:val="0"/>
              </w:rPr>
              <w:fldChar w:fldCharType="begin"/>
            </w:r>
            <w:r>
              <w:delInstrText>HYPERLINK \l "_Toc187018306" \h</w:delInstrText>
            </w:r>
            <w:r>
              <w:rPr>
                <w:smallCaps w:val="0"/>
              </w:rPr>
            </w:r>
            <w:r>
              <w:rPr>
                <w:smallCaps w:val="0"/>
              </w:rPr>
              <w:fldChar w:fldCharType="separate"/>
            </w:r>
            <w:r>
              <w:rPr>
                <w:rStyle w:val="IndexLink"/>
                <w:webHidden/>
              </w:rPr>
              <w:delText>3.6</w:delText>
            </w:r>
            <w:r w:rsidRPr="00134F1F">
              <w:rPr>
                <w:rStyle w:val="IndexLink"/>
                <w:rFonts w:asciiTheme="minorHAnsi" w:eastAsiaTheme="minorEastAsia" w:hAnsiTheme="minorHAnsi" w:cstheme="minorBidi"/>
                <w:smallCaps w:val="0"/>
                <w:kern w:val="2"/>
                <w:sz w:val="22"/>
                <w:szCs w:val="22"/>
              </w:rPr>
              <w:tab/>
            </w:r>
            <w:r>
              <w:rPr>
                <w:rStyle w:val="IndexLink"/>
              </w:rPr>
              <w:delText>Flow Graph</w:delText>
            </w:r>
            <w:r>
              <w:rPr>
                <w:smallCaps w:val="0"/>
                <w:webHidden/>
              </w:rPr>
              <w:fldChar w:fldCharType="begin"/>
            </w:r>
            <w:r>
              <w:rPr>
                <w:webHidden/>
              </w:rPr>
              <w:delInstrText>PAGEREF _Toc187018306 \h</w:delInstrText>
            </w:r>
            <w:r>
              <w:rPr>
                <w:smallCaps w:val="0"/>
                <w:webHidden/>
              </w:rPr>
            </w:r>
            <w:r>
              <w:rPr>
                <w:smallCaps w:val="0"/>
                <w:webHidden/>
              </w:rPr>
              <w:fldChar w:fldCharType="separate"/>
            </w:r>
            <w:r>
              <w:rPr>
                <w:rStyle w:val="IndexLink"/>
              </w:rPr>
              <w:tab/>
              <w:delText>23</w:delText>
            </w:r>
            <w:r>
              <w:rPr>
                <w:smallCaps w:val="0"/>
                <w:webHidden/>
              </w:rPr>
              <w:fldChar w:fldCharType="end"/>
            </w:r>
            <w:r>
              <w:rPr>
                <w:smallCaps w:val="0"/>
              </w:rPr>
              <w:fldChar w:fldCharType="end"/>
            </w:r>
          </w:del>
        </w:p>
        <w:p w14:paraId="4A6A7A11" w14:textId="77777777" w:rsidR="00E075D4" w:rsidRPr="00134F1F" w:rsidRDefault="00134F1F">
          <w:pPr>
            <w:pStyle w:val="TOC1"/>
            <w:tabs>
              <w:tab w:val="left" w:pos="400"/>
              <w:tab w:val="right" w:leader="dot" w:pos="9350"/>
            </w:tabs>
            <w:rPr>
              <w:del w:id="329" w:author="Guy Fedorkow" w:date="2026-07-18T13:11:00Z" w16du:dateUtc="2026-07-18T17:11:00Z"/>
              <w:rFonts w:asciiTheme="minorHAnsi" w:eastAsiaTheme="minorEastAsia" w:hAnsiTheme="minorHAnsi" w:cstheme="minorBidi"/>
              <w:b w:val="0"/>
              <w:bCs w:val="0"/>
              <w:caps w:val="0"/>
              <w:kern w:val="2"/>
              <w:sz w:val="22"/>
              <w:szCs w:val="22"/>
            </w:rPr>
          </w:pPr>
          <w:del w:id="330" w:author="Guy Fedorkow" w:date="2026-07-18T13:11:00Z" w16du:dateUtc="2026-07-18T17:11:00Z">
            <w:r>
              <w:rPr>
                <w:b w:val="0"/>
                <w:bCs w:val="0"/>
                <w:caps w:val="0"/>
              </w:rPr>
              <w:fldChar w:fldCharType="begin"/>
            </w:r>
            <w:r>
              <w:delInstrText>HYPERLINK \l "_Toc187018307" \h</w:delInstrText>
            </w:r>
            <w:r>
              <w:rPr>
                <w:b w:val="0"/>
                <w:bCs w:val="0"/>
                <w:caps w:val="0"/>
              </w:rPr>
            </w:r>
            <w:r>
              <w:rPr>
                <w:b w:val="0"/>
                <w:bCs w:val="0"/>
                <w:caps w:val="0"/>
              </w:rPr>
              <w:fldChar w:fldCharType="separate"/>
            </w:r>
            <w:r>
              <w:rPr>
                <w:rStyle w:val="IndexLink"/>
                <w:webHidden/>
              </w:rPr>
              <w:delText>4.</w:delText>
            </w:r>
            <w:r w:rsidRPr="00134F1F">
              <w:rPr>
                <w:rStyle w:val="IndexLink"/>
                <w:rFonts w:asciiTheme="minorHAnsi" w:eastAsiaTheme="minorEastAsia" w:hAnsiTheme="minorHAnsi" w:cstheme="minorBidi"/>
                <w:b w:val="0"/>
                <w:bCs w:val="0"/>
                <w:caps w:val="0"/>
                <w:kern w:val="2"/>
                <w:sz w:val="22"/>
                <w:szCs w:val="22"/>
              </w:rPr>
              <w:tab/>
            </w:r>
            <w:r>
              <w:rPr>
                <w:rStyle w:val="IndexLink"/>
              </w:rPr>
              <w:delText>Ancillary Tools</w:delText>
            </w:r>
            <w:r>
              <w:rPr>
                <w:b w:val="0"/>
                <w:bCs w:val="0"/>
                <w:caps w:val="0"/>
                <w:webHidden/>
              </w:rPr>
              <w:fldChar w:fldCharType="begin"/>
            </w:r>
            <w:r>
              <w:rPr>
                <w:webHidden/>
              </w:rPr>
              <w:delInstrText>PAGEREF _Toc187018307 \h</w:delInstrText>
            </w:r>
            <w:r>
              <w:rPr>
                <w:b w:val="0"/>
                <w:bCs w:val="0"/>
                <w:caps w:val="0"/>
                <w:webHidden/>
              </w:rPr>
            </w:r>
            <w:r>
              <w:rPr>
                <w:b w:val="0"/>
                <w:bCs w:val="0"/>
                <w:caps w:val="0"/>
                <w:webHidden/>
              </w:rPr>
              <w:fldChar w:fldCharType="separate"/>
            </w:r>
            <w:r>
              <w:rPr>
                <w:rStyle w:val="IndexLink"/>
              </w:rPr>
              <w:tab/>
              <w:delText>23</w:delText>
            </w:r>
            <w:r>
              <w:rPr>
                <w:b w:val="0"/>
                <w:bCs w:val="0"/>
                <w:caps w:val="0"/>
                <w:webHidden/>
              </w:rPr>
              <w:fldChar w:fldCharType="end"/>
            </w:r>
            <w:r>
              <w:rPr>
                <w:b w:val="0"/>
                <w:bCs w:val="0"/>
                <w:caps w:val="0"/>
              </w:rPr>
              <w:fldChar w:fldCharType="end"/>
            </w:r>
          </w:del>
        </w:p>
        <w:p w14:paraId="71D9BBC2" w14:textId="77777777" w:rsidR="00E075D4" w:rsidRPr="00134F1F" w:rsidRDefault="00134F1F">
          <w:pPr>
            <w:pStyle w:val="TOC2"/>
            <w:tabs>
              <w:tab w:val="left" w:pos="800"/>
              <w:tab w:val="right" w:leader="dot" w:pos="9350"/>
            </w:tabs>
            <w:rPr>
              <w:del w:id="331" w:author="Guy Fedorkow" w:date="2026-07-18T13:11:00Z" w16du:dateUtc="2026-07-18T17:11:00Z"/>
              <w:rFonts w:asciiTheme="minorHAnsi" w:eastAsiaTheme="minorEastAsia" w:hAnsiTheme="minorHAnsi" w:cstheme="minorBidi"/>
              <w:smallCaps w:val="0"/>
              <w:kern w:val="2"/>
              <w:sz w:val="22"/>
              <w:szCs w:val="22"/>
            </w:rPr>
          </w:pPr>
          <w:del w:id="332" w:author="Guy Fedorkow" w:date="2026-07-18T13:11:00Z" w16du:dateUtc="2026-07-18T17:11:00Z">
            <w:r>
              <w:rPr>
                <w:smallCaps w:val="0"/>
              </w:rPr>
              <w:fldChar w:fldCharType="begin"/>
            </w:r>
            <w:r>
              <w:delInstrText>HYPERLINK \l "_Toc187018308" \h</w:delInstrText>
            </w:r>
            <w:r>
              <w:rPr>
                <w:smallCaps w:val="0"/>
              </w:rPr>
            </w:r>
            <w:r>
              <w:rPr>
                <w:smallCaps w:val="0"/>
              </w:rPr>
              <w:fldChar w:fldCharType="separate"/>
            </w:r>
            <w:r>
              <w:rPr>
                <w:rStyle w:val="IndexLink"/>
                <w:webHidden/>
              </w:rPr>
              <w:delText>4.1</w:delText>
            </w:r>
            <w:r w:rsidRPr="00134F1F">
              <w:rPr>
                <w:rStyle w:val="IndexLink"/>
                <w:rFonts w:asciiTheme="minorHAnsi" w:eastAsiaTheme="minorEastAsia" w:hAnsiTheme="minorHAnsi" w:cstheme="minorBidi"/>
                <w:smallCaps w:val="0"/>
                <w:kern w:val="2"/>
                <w:sz w:val="22"/>
                <w:szCs w:val="22"/>
              </w:rPr>
              <w:tab/>
            </w:r>
            <w:r>
              <w:rPr>
                <w:rStyle w:val="IndexLink"/>
              </w:rPr>
              <w:delText>wwdisasm – Disassembler for Whirlwind Binaries</w:delText>
            </w:r>
            <w:r>
              <w:rPr>
                <w:smallCaps w:val="0"/>
                <w:webHidden/>
              </w:rPr>
              <w:fldChar w:fldCharType="begin"/>
            </w:r>
            <w:r>
              <w:rPr>
                <w:webHidden/>
              </w:rPr>
              <w:delInstrText>PAGEREF _Toc187018308 \h</w:delInstrText>
            </w:r>
            <w:r>
              <w:rPr>
                <w:smallCaps w:val="0"/>
                <w:webHidden/>
              </w:rPr>
            </w:r>
            <w:r>
              <w:rPr>
                <w:smallCaps w:val="0"/>
                <w:webHidden/>
              </w:rPr>
              <w:fldChar w:fldCharType="separate"/>
            </w:r>
            <w:r>
              <w:rPr>
                <w:rStyle w:val="IndexLink"/>
              </w:rPr>
              <w:tab/>
              <w:delText>23</w:delText>
            </w:r>
            <w:r>
              <w:rPr>
                <w:smallCaps w:val="0"/>
                <w:webHidden/>
              </w:rPr>
              <w:fldChar w:fldCharType="end"/>
            </w:r>
            <w:r>
              <w:rPr>
                <w:smallCaps w:val="0"/>
              </w:rPr>
              <w:fldChar w:fldCharType="end"/>
            </w:r>
          </w:del>
        </w:p>
        <w:p w14:paraId="4904FCA9" w14:textId="77777777" w:rsidR="00E075D4" w:rsidRPr="00134F1F" w:rsidRDefault="00134F1F">
          <w:pPr>
            <w:pStyle w:val="TOC2"/>
            <w:tabs>
              <w:tab w:val="left" w:pos="800"/>
              <w:tab w:val="right" w:leader="dot" w:pos="9350"/>
            </w:tabs>
            <w:rPr>
              <w:del w:id="333" w:author="Guy Fedorkow" w:date="2026-07-18T13:11:00Z" w16du:dateUtc="2026-07-18T17:11:00Z"/>
              <w:rFonts w:asciiTheme="minorHAnsi" w:eastAsiaTheme="minorEastAsia" w:hAnsiTheme="minorHAnsi" w:cstheme="minorBidi"/>
              <w:smallCaps w:val="0"/>
              <w:kern w:val="2"/>
              <w:sz w:val="22"/>
              <w:szCs w:val="22"/>
            </w:rPr>
          </w:pPr>
          <w:del w:id="334" w:author="Guy Fedorkow" w:date="2026-07-18T13:11:00Z" w16du:dateUtc="2026-07-18T17:11:00Z">
            <w:r>
              <w:rPr>
                <w:smallCaps w:val="0"/>
              </w:rPr>
              <w:fldChar w:fldCharType="begin"/>
            </w:r>
            <w:r>
              <w:delInstrText>HYPERLINK \l "_Toc187018309" \h</w:delInstrText>
            </w:r>
            <w:r>
              <w:rPr>
                <w:smallCaps w:val="0"/>
              </w:rPr>
            </w:r>
            <w:r>
              <w:rPr>
                <w:smallCaps w:val="0"/>
              </w:rPr>
              <w:fldChar w:fldCharType="separate"/>
            </w:r>
            <w:r>
              <w:rPr>
                <w:rStyle w:val="IndexLink"/>
                <w:webHidden/>
              </w:rPr>
              <w:delText>4.2</w:delText>
            </w:r>
            <w:r w:rsidRPr="00134F1F">
              <w:rPr>
                <w:rStyle w:val="IndexLink"/>
                <w:rFonts w:asciiTheme="minorHAnsi" w:eastAsiaTheme="minorEastAsia" w:hAnsiTheme="minorHAnsi" w:cstheme="minorBidi"/>
                <w:smallCaps w:val="0"/>
                <w:kern w:val="2"/>
                <w:sz w:val="22"/>
                <w:szCs w:val="22"/>
              </w:rPr>
              <w:tab/>
            </w:r>
            <w:r>
              <w:rPr>
                <w:rStyle w:val="IndexLink"/>
              </w:rPr>
              <w:delText>wwdiff – Compare core files</w:delText>
            </w:r>
            <w:r>
              <w:rPr>
                <w:smallCaps w:val="0"/>
                <w:webHidden/>
              </w:rPr>
              <w:fldChar w:fldCharType="begin"/>
            </w:r>
            <w:r>
              <w:rPr>
                <w:webHidden/>
              </w:rPr>
              <w:delInstrText>PAGEREF _Toc187018309 \h</w:delInstrText>
            </w:r>
            <w:r>
              <w:rPr>
                <w:smallCaps w:val="0"/>
                <w:webHidden/>
              </w:rPr>
            </w:r>
            <w:r>
              <w:rPr>
                <w:smallCaps w:val="0"/>
                <w:webHidden/>
              </w:rPr>
              <w:fldChar w:fldCharType="separate"/>
            </w:r>
            <w:r>
              <w:rPr>
                <w:rStyle w:val="IndexLink"/>
              </w:rPr>
              <w:tab/>
              <w:delText>23</w:delText>
            </w:r>
            <w:r>
              <w:rPr>
                <w:smallCaps w:val="0"/>
                <w:webHidden/>
              </w:rPr>
              <w:fldChar w:fldCharType="end"/>
            </w:r>
            <w:r>
              <w:rPr>
                <w:smallCaps w:val="0"/>
              </w:rPr>
              <w:fldChar w:fldCharType="end"/>
            </w:r>
          </w:del>
        </w:p>
        <w:p w14:paraId="5F5DAA8C" w14:textId="77777777" w:rsidR="00E075D4" w:rsidRPr="00134F1F" w:rsidRDefault="00134F1F">
          <w:pPr>
            <w:pStyle w:val="TOC2"/>
            <w:tabs>
              <w:tab w:val="left" w:pos="800"/>
              <w:tab w:val="right" w:leader="dot" w:pos="9350"/>
            </w:tabs>
            <w:rPr>
              <w:del w:id="335" w:author="Guy Fedorkow" w:date="2026-07-18T13:11:00Z" w16du:dateUtc="2026-07-18T17:11:00Z"/>
              <w:rFonts w:asciiTheme="minorHAnsi" w:eastAsiaTheme="minorEastAsia" w:hAnsiTheme="minorHAnsi" w:cstheme="minorBidi"/>
              <w:smallCaps w:val="0"/>
              <w:kern w:val="2"/>
              <w:sz w:val="22"/>
              <w:szCs w:val="22"/>
            </w:rPr>
          </w:pPr>
          <w:del w:id="336" w:author="Guy Fedorkow" w:date="2026-07-18T13:11:00Z" w16du:dateUtc="2026-07-18T17:11:00Z">
            <w:r>
              <w:rPr>
                <w:smallCaps w:val="0"/>
              </w:rPr>
              <w:fldChar w:fldCharType="begin"/>
            </w:r>
            <w:r>
              <w:delInstrText>HYPERLINK \l "_Toc187018310" \h</w:delInstrText>
            </w:r>
            <w:r>
              <w:rPr>
                <w:smallCaps w:val="0"/>
              </w:rPr>
            </w:r>
            <w:r>
              <w:rPr>
                <w:smallCaps w:val="0"/>
              </w:rPr>
              <w:fldChar w:fldCharType="separate"/>
            </w:r>
            <w:r>
              <w:rPr>
                <w:rStyle w:val="IndexLink"/>
                <w:webHidden/>
              </w:rPr>
              <w:delText>4.3</w:delText>
            </w:r>
            <w:r w:rsidRPr="00134F1F">
              <w:rPr>
                <w:rStyle w:val="IndexLink"/>
                <w:rFonts w:asciiTheme="minorHAnsi" w:eastAsiaTheme="minorEastAsia" w:hAnsiTheme="minorHAnsi" w:cstheme="minorBidi"/>
                <w:smallCaps w:val="0"/>
                <w:kern w:val="2"/>
                <w:sz w:val="22"/>
                <w:szCs w:val="22"/>
              </w:rPr>
              <w:tab/>
            </w:r>
            <w:r>
              <w:rPr>
                <w:rStyle w:val="IndexLink"/>
              </w:rPr>
              <w:delText>wwutd – Universal Tape Decoder</w:delText>
            </w:r>
            <w:r>
              <w:rPr>
                <w:smallCaps w:val="0"/>
                <w:webHidden/>
              </w:rPr>
              <w:fldChar w:fldCharType="begin"/>
            </w:r>
            <w:r>
              <w:rPr>
                <w:webHidden/>
              </w:rPr>
              <w:delInstrText>PAGEREF _Toc187018310 \h</w:delInstrText>
            </w:r>
            <w:r>
              <w:rPr>
                <w:smallCaps w:val="0"/>
                <w:webHidden/>
              </w:rPr>
            </w:r>
            <w:r>
              <w:rPr>
                <w:smallCaps w:val="0"/>
                <w:webHidden/>
              </w:rPr>
              <w:fldChar w:fldCharType="separate"/>
            </w:r>
            <w:r>
              <w:rPr>
                <w:rStyle w:val="IndexLink"/>
              </w:rPr>
              <w:tab/>
              <w:delText>23</w:delText>
            </w:r>
            <w:r>
              <w:rPr>
                <w:smallCaps w:val="0"/>
                <w:webHidden/>
              </w:rPr>
              <w:fldChar w:fldCharType="end"/>
            </w:r>
            <w:r>
              <w:rPr>
                <w:smallCaps w:val="0"/>
              </w:rPr>
              <w:fldChar w:fldCharType="end"/>
            </w:r>
          </w:del>
        </w:p>
        <w:p w14:paraId="27649DD2" w14:textId="77777777" w:rsidR="00E075D4" w:rsidRPr="00134F1F" w:rsidRDefault="00134F1F">
          <w:pPr>
            <w:pStyle w:val="TOC1"/>
            <w:tabs>
              <w:tab w:val="left" w:pos="400"/>
              <w:tab w:val="right" w:leader="dot" w:pos="9350"/>
            </w:tabs>
            <w:rPr>
              <w:del w:id="337" w:author="Guy Fedorkow" w:date="2026-07-18T13:11:00Z" w16du:dateUtc="2026-07-18T17:11:00Z"/>
              <w:rFonts w:asciiTheme="minorHAnsi" w:eastAsiaTheme="minorEastAsia" w:hAnsiTheme="minorHAnsi" w:cstheme="minorBidi"/>
              <w:b w:val="0"/>
              <w:bCs w:val="0"/>
              <w:caps w:val="0"/>
              <w:kern w:val="2"/>
              <w:sz w:val="22"/>
              <w:szCs w:val="22"/>
            </w:rPr>
          </w:pPr>
          <w:del w:id="338" w:author="Guy Fedorkow" w:date="2026-07-18T13:11:00Z" w16du:dateUtc="2026-07-18T17:11:00Z">
            <w:r>
              <w:rPr>
                <w:b w:val="0"/>
                <w:bCs w:val="0"/>
                <w:caps w:val="0"/>
              </w:rPr>
              <w:fldChar w:fldCharType="begin"/>
            </w:r>
            <w:r>
              <w:delInstrText>HYPERLINK \l "_Toc187018311" \h</w:delInstrText>
            </w:r>
            <w:r>
              <w:rPr>
                <w:b w:val="0"/>
                <w:bCs w:val="0"/>
                <w:caps w:val="0"/>
              </w:rPr>
            </w:r>
            <w:r>
              <w:rPr>
                <w:b w:val="0"/>
                <w:bCs w:val="0"/>
                <w:caps w:val="0"/>
              </w:rPr>
              <w:fldChar w:fldCharType="separate"/>
            </w:r>
            <w:r>
              <w:rPr>
                <w:rStyle w:val="IndexLink"/>
                <w:webHidden/>
              </w:rPr>
              <w:delText>5.</w:delText>
            </w:r>
            <w:r w:rsidRPr="00134F1F">
              <w:rPr>
                <w:rStyle w:val="IndexLink"/>
                <w:rFonts w:asciiTheme="minorHAnsi" w:eastAsiaTheme="minorEastAsia" w:hAnsiTheme="minorHAnsi" w:cstheme="minorBidi"/>
                <w:b w:val="0"/>
                <w:bCs w:val="0"/>
                <w:caps w:val="0"/>
                <w:kern w:val="2"/>
                <w:sz w:val="22"/>
                <w:szCs w:val="22"/>
              </w:rPr>
              <w:tab/>
            </w:r>
            <w:r>
              <w:rPr>
                <w:rStyle w:val="IndexLink"/>
              </w:rPr>
              <w:delText>End of Document</w:delText>
            </w:r>
            <w:r>
              <w:rPr>
                <w:b w:val="0"/>
                <w:bCs w:val="0"/>
                <w:caps w:val="0"/>
                <w:webHidden/>
              </w:rPr>
              <w:fldChar w:fldCharType="begin"/>
            </w:r>
            <w:r>
              <w:rPr>
                <w:webHidden/>
              </w:rPr>
              <w:delInstrText>PAGEREF _Toc187018311 \h</w:delInstrText>
            </w:r>
            <w:r>
              <w:rPr>
                <w:b w:val="0"/>
                <w:bCs w:val="0"/>
                <w:caps w:val="0"/>
                <w:webHidden/>
              </w:rPr>
            </w:r>
            <w:r>
              <w:rPr>
                <w:b w:val="0"/>
                <w:bCs w:val="0"/>
                <w:caps w:val="0"/>
                <w:webHidden/>
              </w:rPr>
              <w:fldChar w:fldCharType="separate"/>
            </w:r>
            <w:r>
              <w:rPr>
                <w:rStyle w:val="IndexLink"/>
              </w:rPr>
              <w:tab/>
              <w:delText>23</w:delText>
            </w:r>
            <w:r>
              <w:rPr>
                <w:b w:val="0"/>
                <w:bCs w:val="0"/>
                <w:caps w:val="0"/>
                <w:webHidden/>
              </w:rPr>
              <w:fldChar w:fldCharType="end"/>
            </w:r>
            <w:r>
              <w:rPr>
                <w:b w:val="0"/>
                <w:bCs w:val="0"/>
                <w:caps w:val="0"/>
              </w:rPr>
              <w:fldChar w:fldCharType="end"/>
            </w:r>
          </w:del>
        </w:p>
        <w:p w14:paraId="5A073669" w14:textId="77777777" w:rsidR="00E075D4" w:rsidRDefault="00134F1F">
          <w:del w:id="339" w:author="Guy Fedorkow" w:date="2026-07-18T13:11:00Z" w16du:dateUtc="2026-07-18T17:11:00Z">
            <w:r>
              <w:fldChar w:fldCharType="end"/>
            </w:r>
          </w:del>
        </w:p>
      </w:sdtContent>
    </w:sdt>
    <w:p w14:paraId="61BF5207" w14:textId="77777777" w:rsidR="00E075D4" w:rsidRDefault="00E075D4"/>
    <w:p w14:paraId="03BAC85D" w14:textId="77777777" w:rsidR="00E075D4" w:rsidRDefault="00E075D4"/>
    <w:p w14:paraId="2FA547E4" w14:textId="165C568B" w:rsidR="00E075D4" w:rsidRDefault="00134F1F">
      <w:pPr>
        <w:pStyle w:val="Heading1"/>
      </w:pPr>
      <w:bookmarkStart w:id="340" w:name="_Toc187018265"/>
      <w:bookmarkStart w:id="341" w:name="_Toc232352076"/>
      <w:r>
        <w:t>Introduction</w:t>
      </w:r>
      <w:bookmarkEnd w:id="340"/>
      <w:bookmarkEnd w:id="341"/>
      <w:del w:id="342" w:author="Guy Fedorkow" w:date="2026-07-18T13:11:00Z" w16du:dateUtc="2026-07-18T17:11:00Z">
        <w:r>
          <w:delText xml:space="preserve"> - xxx</w:delText>
        </w:r>
      </w:del>
    </w:p>
    <w:p w14:paraId="72C3C0D4" w14:textId="77777777" w:rsidR="00E075D4" w:rsidRDefault="00134F1F">
      <w:r>
        <w:t>The Whirlwind computer was built at MIT, and operated there from about 1950 to 1959, during which time numerous documents were written, and much code produced, some of which has been preserved on paper and magnetic tapes.</w:t>
      </w:r>
    </w:p>
    <w:p w14:paraId="5AC97E66" w14:textId="77777777" w:rsidR="00E075D4" w:rsidRDefault="00134F1F">
      <w:r>
        <w:t>As part of our work restoring software from this project at the MIT Museum and the Computer History Museum, we’ve developed a development environment to decode existing Whirlwind programs, or write new ones, and to run them in a simulation environment, called the MitWiSE, MIT Whirlwind Simulation Environment.</w:t>
      </w:r>
    </w:p>
    <w:p w14:paraId="7F02F2C8" w14:textId="77777777" w:rsidR="00E075D4" w:rsidRDefault="00134F1F">
      <w:r>
        <w:t>This document outlines how to use the components of the MitWiSE.</w:t>
      </w:r>
    </w:p>
    <w:p w14:paraId="2F28D9CB" w14:textId="77777777" w:rsidR="00E075D4" w:rsidRDefault="00134F1F">
      <w:r>
        <w:t>The Environment contains a number of components:</w:t>
      </w:r>
    </w:p>
    <w:p w14:paraId="4D381364" w14:textId="77777777" w:rsidR="00E075D4" w:rsidRDefault="00134F1F">
      <w:pPr>
        <w:pStyle w:val="ListParagraph"/>
        <w:numPr>
          <w:ilvl w:val="0"/>
          <w:numId w:val="24"/>
        </w:numPr>
        <w:pPrChange w:id="343" w:author="Guy Fedorkow" w:date="2026-07-18T13:11:00Z" w16du:dateUtc="2026-07-18T17:11:00Z">
          <w:pPr>
            <w:pStyle w:val="ListParagraph"/>
            <w:numPr>
              <w:numId w:val="6"/>
            </w:numPr>
            <w:tabs>
              <w:tab w:val="num" w:pos="0"/>
            </w:tabs>
            <w:ind w:left="720" w:hanging="360"/>
          </w:pPr>
        </w:pPrChange>
      </w:pPr>
      <w:r>
        <w:t>wwsim - An instruction set simulator that can execute Whirlwind programs</w:t>
      </w:r>
    </w:p>
    <w:p w14:paraId="7B4CCA93" w14:textId="77777777" w:rsidR="00E075D4" w:rsidRDefault="00134F1F">
      <w:pPr>
        <w:pStyle w:val="ListParagraph"/>
        <w:numPr>
          <w:ilvl w:val="0"/>
          <w:numId w:val="24"/>
        </w:numPr>
        <w:pPrChange w:id="344" w:author="Guy Fedorkow" w:date="2026-07-18T13:11:00Z" w16du:dateUtc="2026-07-18T17:11:00Z">
          <w:pPr>
            <w:pStyle w:val="ListParagraph"/>
            <w:numPr>
              <w:numId w:val="6"/>
            </w:numPr>
            <w:tabs>
              <w:tab w:val="num" w:pos="0"/>
            </w:tabs>
            <w:ind w:left="720" w:hanging="360"/>
          </w:pPr>
        </w:pPrChange>
      </w:pPr>
      <w:r>
        <w:t>wwasm – An assembler that can translate a modern-format source code representation of the instruction set into binary opcodes.</w:t>
      </w:r>
    </w:p>
    <w:p w14:paraId="4C047525" w14:textId="77777777" w:rsidR="00E075D4" w:rsidRDefault="00134F1F">
      <w:pPr>
        <w:pStyle w:val="ListParagraph"/>
        <w:numPr>
          <w:ilvl w:val="0"/>
          <w:numId w:val="24"/>
        </w:numPr>
        <w:pPrChange w:id="345" w:author="Guy Fedorkow" w:date="2026-07-18T13:11:00Z" w16du:dateUtc="2026-07-18T17:11:00Z">
          <w:pPr>
            <w:pStyle w:val="ListParagraph"/>
            <w:numPr>
              <w:numId w:val="6"/>
            </w:numPr>
            <w:tabs>
              <w:tab w:val="num" w:pos="0"/>
            </w:tabs>
            <w:ind w:left="720" w:hanging="360"/>
          </w:pPr>
        </w:pPrChange>
      </w:pPr>
      <w:r>
        <w:t>wwdisasm – a disassembler that decodes (to the extent possible) existing Whirlwind binary programs, producing a format that can be easily commented and labelled, then converted back into executable binary format with embedded labels by the assembler.</w:t>
      </w:r>
    </w:p>
    <w:p w14:paraId="620EDD23" w14:textId="77777777" w:rsidR="00E075D4" w:rsidRDefault="00134F1F">
      <w:pPr>
        <w:pStyle w:val="ListParagraph"/>
        <w:numPr>
          <w:ilvl w:val="0"/>
          <w:numId w:val="24"/>
        </w:numPr>
        <w:pPrChange w:id="346" w:author="Guy Fedorkow" w:date="2026-07-18T13:11:00Z" w16du:dateUtc="2026-07-18T17:11:00Z">
          <w:pPr>
            <w:pStyle w:val="ListParagraph"/>
            <w:numPr>
              <w:numId w:val="6"/>
            </w:numPr>
            <w:tabs>
              <w:tab w:val="num" w:pos="0"/>
            </w:tabs>
            <w:ind w:left="720" w:hanging="360"/>
          </w:pPr>
        </w:pPrChange>
      </w:pPr>
      <w:r>
        <w:rPr>
          <w:color w:val="E36C0A" w:themeColor="accent6" w:themeShade="BF"/>
        </w:rPr>
        <w:t xml:space="preserve">csii-convert </w:t>
      </w:r>
      <w:r>
        <w:t>offers a translator to convert source files written in Comprehensive System format into the MitWiSE assembler format, again, to allow code to be inspected, commented, labeled and assembled to an executable.</w:t>
      </w:r>
    </w:p>
    <w:p w14:paraId="6F46799A" w14:textId="77777777" w:rsidR="00E075D4" w:rsidRDefault="00E075D4"/>
    <w:p w14:paraId="7DB40CBE" w14:textId="77777777" w:rsidR="00E075D4" w:rsidRDefault="00134F1F">
      <w:r>
        <w:t>All of the tools are written in Python (approximately Python 3.11), and most can be found on GitHub at:</w:t>
      </w:r>
    </w:p>
    <w:p w14:paraId="5ADACB8A" w14:textId="719D371D" w:rsidR="00791211" w:rsidRDefault="00791211" w:rsidP="00791211">
      <w:pPr>
        <w:ind w:firstLine="720"/>
        <w:rPr>
          <w:ins w:id="347" w:author="Guy Fedorkow" w:date="2026-07-18T13:11:00Z" w16du:dateUtc="2026-07-18T17:11:00Z"/>
        </w:rPr>
      </w:pPr>
      <w:ins w:id="348" w:author="Guy Fedorkow" w:date="2026-07-18T13:11:00Z" w16du:dateUtc="2026-07-18T17:11:00Z">
        <w:r>
          <w:fldChar w:fldCharType="begin"/>
        </w:r>
        <w:r>
          <w:instrText>HYPERLINK "https://github.com/gfedorkow/Whirlwind-Instruction-Simulator"</w:instrText>
        </w:r>
        <w:r>
          <w:fldChar w:fldCharType="separate"/>
        </w:r>
        <w:r w:rsidRPr="00514853">
          <w:rPr>
            <w:rStyle w:val="Hyperlink"/>
          </w:rPr>
          <w:t>https://github.com/gfedorkow/Whirlwind-Instruction-Simulator</w:t>
        </w:r>
        <w:r>
          <w:fldChar w:fldCharType="end"/>
        </w:r>
      </w:ins>
    </w:p>
    <w:p w14:paraId="7F59C257" w14:textId="77777777" w:rsidR="00E075D4" w:rsidRDefault="00134F1F">
      <w:pPr>
        <w:ind w:firstLine="720"/>
        <w:rPr>
          <w:del w:id="349" w:author="Guy Fedorkow" w:date="2026-07-18T13:11:00Z" w16du:dateUtc="2026-07-18T17:11:00Z"/>
        </w:rPr>
      </w:pPr>
      <w:del w:id="350" w:author="Guy Fedorkow" w:date="2026-07-18T13:11:00Z" w16du:dateUtc="2026-07-18T17:11:00Z">
        <w:r>
          <w:fldChar w:fldCharType="begin"/>
        </w:r>
        <w:r>
          <w:delInstrText>HYPERLINK "https://github.com/gfedorkow/Whirlwind-Instruction-Simulator" \h</w:delInstrText>
        </w:r>
        <w:r>
          <w:fldChar w:fldCharType="separate"/>
        </w:r>
        <w:r>
          <w:rPr>
            <w:rStyle w:val="Hyperlink"/>
          </w:rPr>
          <w:delText>https://github.com/gfedorkow/Whirlwind-Instruction-Simulator</w:delText>
        </w:r>
        <w:r>
          <w:fldChar w:fldCharType="end"/>
        </w:r>
      </w:del>
    </w:p>
    <w:p w14:paraId="31818469" w14:textId="77777777" w:rsidR="00E075D4" w:rsidRDefault="00134F1F">
      <w:r>
        <w:t>All of the tools, excepting the simulator itself, are command-line oriented, running in a Linux or emulated-Linux environment like Cygwin on Windows.</w:t>
      </w:r>
    </w:p>
    <w:p w14:paraId="50C16CE9" w14:textId="77777777" w:rsidR="00E075D4" w:rsidRDefault="00E075D4"/>
    <w:p w14:paraId="277C0C66" w14:textId="77777777" w:rsidR="00E075D4" w:rsidRDefault="00134F1F">
      <w:pPr>
        <w:pStyle w:val="Heading3"/>
      </w:pPr>
      <w:bookmarkStart w:id="351" w:name="_Toc187018266"/>
      <w:bookmarkStart w:id="352" w:name="_Toc232352077"/>
      <w:r>
        <w:t>Emulator vs Simulator</w:t>
      </w:r>
      <w:bookmarkEnd w:id="351"/>
      <w:bookmarkEnd w:id="352"/>
    </w:p>
    <w:p w14:paraId="5CF47228" w14:textId="77777777" w:rsidR="00E075D4" w:rsidRDefault="00134F1F">
      <w:r>
        <w:t>Names Matter (up to a point)…  there are Simulators, there are Emulators.  Which is this?</w:t>
      </w:r>
    </w:p>
    <w:p w14:paraId="28CC3EDA" w14:textId="77777777" w:rsidR="00E075D4" w:rsidRDefault="00134F1F">
      <w:r>
        <w:t>At the extremes, a Simulator produces a complete environment disjoint from the physical world that can produce behavior similar to some other system.  For example, a climate simulator is clearly a model that we want to behave like the real climate, but no one is going to confuse one for the other.</w:t>
      </w:r>
    </w:p>
    <w:p w14:paraId="3E93EE43" w14:textId="77777777" w:rsidR="00E075D4" w:rsidRDefault="00134F1F">
      <w:r>
        <w:t xml:space="preserve">An Emulator is an object which is designed to stand in for another object.  At the extreme, Control Data (and many others) made devices that ‘emulated’, i.e., were plug-compatible with, IBM disk drives.  With a </w:t>
      </w:r>
      <w:r>
        <w:lastRenderedPageBreak/>
        <w:t>faithful emulation, the insides of the disk drive could be completely different from the originals, but they would operate interchangeably when plugged into an IBM mainframe.</w:t>
      </w:r>
      <w:r>
        <w:rPr>
          <w:rStyle w:val="FootnoteReference"/>
        </w:rPr>
        <w:footnoteReference w:id="1"/>
      </w:r>
    </w:p>
    <w:p w14:paraId="4C285B9A" w14:textId="77777777" w:rsidR="00E075D4" w:rsidRDefault="00134F1F">
      <w:r>
        <w:t>Our Whirlwind environment is half-way in between.  It is a synthetic environment isolated from any dependence on specific physical object (i.e., a simulator), but it does run real Whirlwind code, without modification, at approximately real-time speed (i.e., an emulator).</w:t>
      </w:r>
    </w:p>
    <w:p w14:paraId="434F05ED" w14:textId="77777777" w:rsidR="00E075D4" w:rsidRDefault="00134F1F">
      <w:r>
        <w:t>But in the end, the difference doesn’t matter much, so for now, it’s a Simulator.</w:t>
      </w:r>
    </w:p>
    <w:p w14:paraId="49A32CEA" w14:textId="77777777" w:rsidR="00E075D4" w:rsidRDefault="00134F1F">
      <w:del w:id="354" w:author="Guy Fedorkow" w:date="2026-07-18T13:11:00Z" w16du:dateUtc="2026-07-18T17:11:00Z">
        <w:r>
          <w:br w:type="page"/>
        </w:r>
      </w:del>
    </w:p>
    <w:p w14:paraId="13FEE25B" w14:textId="77777777" w:rsidR="00E075D4" w:rsidRDefault="00134F1F">
      <w:pPr>
        <w:pStyle w:val="Heading1"/>
        <w:pageBreakBefore/>
        <w:pPrChange w:id="355" w:author="Guy Fedorkow" w:date="2026-07-18T13:11:00Z" w16du:dateUtc="2026-07-18T17:11:00Z">
          <w:pPr>
            <w:pStyle w:val="Heading1"/>
            <w:spacing w:before="0"/>
          </w:pPr>
        </w:pPrChange>
      </w:pPr>
      <w:bookmarkStart w:id="356" w:name="_Toc187018267"/>
      <w:bookmarkStart w:id="357" w:name="_Toc232352078"/>
      <w:r>
        <w:lastRenderedPageBreak/>
        <w:t>Whirlwind Assembler</w:t>
      </w:r>
      <w:bookmarkEnd w:id="356"/>
      <w:bookmarkEnd w:id="357"/>
    </w:p>
    <w:p w14:paraId="343E6C44" w14:textId="77777777" w:rsidR="00E075D4" w:rsidRDefault="00134F1F">
      <w:r>
        <w:t>The wwasm assembler is used to convert programs written in human-readable assembly language into code that can be executed in the MIT Whirlwind Simulator.</w:t>
      </w:r>
    </w:p>
    <w:p w14:paraId="59CC30D0" w14:textId="77777777" w:rsidR="00E075D4" w:rsidRDefault="00134F1F">
      <w:r>
        <w:t>The input language inherits some characteristics of the original WW assembler (aka ‘converter’), but adds on a number of more-modern constructs to allow for programs that, while (insignificantly) harder to parse, are substantially easier to document.</w:t>
      </w:r>
      <w:r>
        <w:rPr>
          <w:rStyle w:val="FootnoteReference"/>
        </w:rPr>
        <w:footnoteReference w:id="2"/>
      </w:r>
    </w:p>
    <w:p w14:paraId="4B92FAE7" w14:textId="77777777" w:rsidR="00571F05" w:rsidRDefault="00571F05" w:rsidP="00571F05">
      <w:pPr>
        <w:rPr>
          <w:ins w:id="359" w:author="Guy Fedorkow" w:date="2026-07-18T13:11:00Z" w16du:dateUtc="2026-07-18T17:11:00Z"/>
        </w:rPr>
      </w:pPr>
    </w:p>
    <w:p w14:paraId="097979AD" w14:textId="77777777" w:rsidR="00E075D4" w:rsidRDefault="00134F1F">
      <w:pPr>
        <w:pStyle w:val="Heading2"/>
      </w:pPr>
      <w:bookmarkStart w:id="360" w:name="_Toc187018269"/>
      <w:bookmarkStart w:id="361" w:name="_Toc232352079"/>
      <w:r>
        <w:t>wwasm Command Line Options</w:t>
      </w:r>
      <w:bookmarkEnd w:id="360"/>
      <w:bookmarkEnd w:id="361"/>
    </w:p>
    <w:p w14:paraId="65C56C40" w14:textId="77777777" w:rsidR="00571F05" w:rsidRDefault="00571F05" w:rsidP="00571F05">
      <w:pPr>
        <w:rPr>
          <w:ins w:id="362" w:author="Guy Fedorkow" w:date="2026-07-18T13:11:00Z" w16du:dateUtc="2026-07-18T17:11:00Z"/>
        </w:rPr>
      </w:pPr>
    </w:p>
    <w:p w14:paraId="143D9AB9" w14:textId="77777777" w:rsidR="00E075D4" w:rsidRDefault="00134F1F" w:rsidP="00571F05">
      <w:pPr>
        <w:autoSpaceDE w:val="0"/>
        <w:autoSpaceDN w:val="0"/>
        <w:adjustRightInd w:val="0"/>
        <w:spacing w:after="0"/>
        <w:rPr>
          <w:rFonts w:ascii="Lucida Console" w:hAnsi="Lucida Console"/>
          <w:sz w:val="18"/>
        </w:rPr>
      </w:pPr>
      <w:r>
        <w:rPr>
          <w:rFonts w:ascii="Lucida Console" w:hAnsi="Lucida Console"/>
          <w:sz w:val="18"/>
          <w:rPrChange w:id="363" w:author="Guy Fedorkow" w:date="2026-07-18T13:11:00Z" w16du:dateUtc="2026-07-18T17:11:00Z">
            <w:rPr>
              <w:rFonts w:ascii="Liberation Mono" w:hAnsi="Liberation Mono"/>
              <w:sz w:val="16"/>
              <w:szCs w:val="16"/>
            </w:rPr>
          </w:rPrChange>
        </w:rPr>
        <w:t>$ wwasm -h</w:t>
      </w:r>
    </w:p>
    <w:p w14:paraId="040FA92B" w14:textId="77777777" w:rsidR="00607261" w:rsidRDefault="00607261" w:rsidP="00607261">
      <w:pPr>
        <w:autoSpaceDE w:val="0"/>
        <w:autoSpaceDN w:val="0"/>
        <w:adjustRightInd w:val="0"/>
        <w:spacing w:after="0"/>
        <w:rPr>
          <w:rFonts w:ascii="Lucida Console" w:hAnsi="Lucida Console"/>
          <w:sz w:val="18"/>
        </w:rPr>
      </w:pPr>
    </w:p>
    <w:p w14:paraId="7C86F4BA" w14:textId="77777777" w:rsid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usage: Assemble a Whirlwind Program. </w:t>
      </w:r>
    </w:p>
    <w:p w14:paraId="28DEE781" w14:textId="77777777" w:rsidR="00607261" w:rsidRDefault="00607261" w:rsidP="00607261">
      <w:pPr>
        <w:autoSpaceDE w:val="0"/>
        <w:autoSpaceDN w:val="0"/>
        <w:adjustRightInd w:val="0"/>
        <w:spacing w:after="0"/>
        <w:rPr>
          <w:rFonts w:ascii="Lucida Console" w:hAnsi="Lucida Console"/>
          <w:sz w:val="18"/>
        </w:rPr>
      </w:pPr>
      <w:r>
        <w:rPr>
          <w:rFonts w:ascii="Lucida Console" w:hAnsi="Lucida Console"/>
          <w:sz w:val="18"/>
        </w:rPr>
        <w:t xml:space="preserve">      </w:t>
      </w:r>
      <w:r w:rsidRPr="00607261">
        <w:rPr>
          <w:rFonts w:ascii="Lucida Console" w:hAnsi="Lucida Console"/>
          <w:sz w:val="18"/>
        </w:rPr>
        <w:t>[-h] [--LogDir LOGDIR] [--ArchaeoLog] [--outputfilebase OUTPUTFILEBASE]</w:t>
      </w:r>
    </w:p>
    <w:p w14:paraId="52855676" w14:textId="77777777" w:rsidR="00607261" w:rsidRDefault="00607261" w:rsidP="00607261">
      <w:pPr>
        <w:autoSpaceDE w:val="0"/>
        <w:autoSpaceDN w:val="0"/>
        <w:adjustRightInd w:val="0"/>
        <w:spacing w:after="0"/>
        <w:rPr>
          <w:rFonts w:ascii="Lucida Console" w:hAnsi="Lucida Console"/>
          <w:sz w:val="18"/>
        </w:rPr>
      </w:pPr>
      <w:r>
        <w:rPr>
          <w:rFonts w:ascii="Lucida Console" w:hAnsi="Lucida Console"/>
          <w:sz w:val="18"/>
        </w:rPr>
        <w:t xml:space="preserve">     </w:t>
      </w:r>
      <w:r w:rsidRPr="00607261">
        <w:rPr>
          <w:rFonts w:ascii="Lucida Console" w:hAnsi="Lucida Console"/>
          <w:sz w:val="18"/>
        </w:rPr>
        <w:t xml:space="preserve"> [--MinimalListing] [-D] [--ISA_1950] [--Reformat] </w:t>
      </w:r>
    </w:p>
    <w:p w14:paraId="2325B242" w14:textId="77777777" w:rsidR="00607261" w:rsidRDefault="00607261" w:rsidP="00607261">
      <w:pPr>
        <w:autoSpaceDE w:val="0"/>
        <w:autoSpaceDN w:val="0"/>
        <w:adjustRightInd w:val="0"/>
        <w:spacing w:after="0"/>
        <w:rPr>
          <w:rFonts w:ascii="Lucida Console" w:hAnsi="Lucida Console"/>
          <w:sz w:val="18"/>
        </w:rPr>
      </w:pPr>
      <w:r>
        <w:rPr>
          <w:rFonts w:ascii="Lucida Console" w:hAnsi="Lucida Console"/>
          <w:sz w:val="18"/>
        </w:rPr>
        <w:t xml:space="preserve">      </w:t>
      </w:r>
      <w:r w:rsidRPr="00607261">
        <w:rPr>
          <w:rFonts w:ascii="Lucida Console" w:hAnsi="Lucida Console"/>
          <w:sz w:val="18"/>
        </w:rPr>
        <w:t>[--OmitUnrefedLabels] [-f]</w:t>
      </w:r>
      <w:r>
        <w:rPr>
          <w:rFonts w:ascii="Lucida Console" w:hAnsi="Lucida Console"/>
          <w:sz w:val="18"/>
        </w:rPr>
        <w:t xml:space="preserve"> </w:t>
      </w:r>
      <w:r w:rsidRPr="00607261">
        <w:rPr>
          <w:rFonts w:ascii="Lucida Console" w:hAnsi="Lucida Console"/>
          <w:sz w:val="18"/>
        </w:rPr>
        <w:t xml:space="preserve">[--CommentColumn COMMENTCOLUMN] </w:t>
      </w:r>
    </w:p>
    <w:p w14:paraId="5C642C08" w14:textId="76DA3DAE" w:rsidR="00607261" w:rsidRPr="00607261" w:rsidRDefault="00607261" w:rsidP="00607261">
      <w:pPr>
        <w:autoSpaceDE w:val="0"/>
        <w:autoSpaceDN w:val="0"/>
        <w:adjustRightInd w:val="0"/>
        <w:spacing w:after="0"/>
        <w:rPr>
          <w:rFonts w:ascii="Lucida Console" w:hAnsi="Lucida Console"/>
          <w:sz w:val="18"/>
        </w:rPr>
      </w:pPr>
      <w:r>
        <w:rPr>
          <w:rFonts w:ascii="Lucida Console" w:hAnsi="Lucida Console"/>
          <w:sz w:val="18"/>
        </w:rPr>
        <w:t xml:space="preserve">      </w:t>
      </w:r>
      <w:r w:rsidRPr="00607261">
        <w:rPr>
          <w:rFonts w:ascii="Lucida Console" w:hAnsi="Lucida Console"/>
          <w:sz w:val="18"/>
        </w:rPr>
        <w:t>[--CommentWidth COMMENTWIDTH] [--OmitAutoComment]</w:t>
      </w:r>
    </w:p>
    <w:p w14:paraId="1E3222AA" w14:textId="62029D8D" w:rsid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inputfile</w:t>
      </w:r>
    </w:p>
    <w:p w14:paraId="06E0CCE7" w14:textId="77777777" w:rsidR="00607261" w:rsidRPr="00607261" w:rsidRDefault="00607261" w:rsidP="00607261">
      <w:pPr>
        <w:autoSpaceDE w:val="0"/>
        <w:autoSpaceDN w:val="0"/>
        <w:adjustRightInd w:val="0"/>
        <w:spacing w:after="0"/>
        <w:rPr>
          <w:rFonts w:ascii="Lucida Console" w:hAnsi="Lucida Console"/>
          <w:sz w:val="18"/>
        </w:rPr>
      </w:pPr>
    </w:p>
    <w:p w14:paraId="79217CE7"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positional arguments:</w:t>
      </w:r>
    </w:p>
    <w:p w14:paraId="14C19299"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inputfile             File name of ww asm source file</w:t>
      </w:r>
    </w:p>
    <w:p w14:paraId="6121A19D" w14:textId="77777777" w:rsidR="00607261" w:rsidRPr="00607261" w:rsidRDefault="00607261" w:rsidP="00607261">
      <w:pPr>
        <w:autoSpaceDE w:val="0"/>
        <w:autoSpaceDN w:val="0"/>
        <w:adjustRightInd w:val="0"/>
        <w:spacing w:after="0"/>
        <w:rPr>
          <w:rFonts w:ascii="Lucida Console" w:hAnsi="Lucida Console"/>
          <w:sz w:val="18"/>
        </w:rPr>
      </w:pPr>
    </w:p>
    <w:p w14:paraId="6242006A"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options:</w:t>
      </w:r>
    </w:p>
    <w:p w14:paraId="1916D06E"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-h, --help            show this help message and exit</w:t>
      </w:r>
    </w:p>
    <w:p w14:paraId="1B46D159"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--LogDir LOGDIR       Directory into which to store logs. Default is current wd.</w:t>
      </w:r>
    </w:p>
    <w:p w14:paraId="06D9FE74"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--ArchaeoLog          Write data to the archaeolog dir.</w:t>
      </w:r>
    </w:p>
    <w:p w14:paraId="740367AD"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--outputfilebase OUTPUTFILEBASE, -o OUTPUTFILEBASE</w:t>
      </w:r>
    </w:p>
    <w:p w14:paraId="41AD5940"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Base name for output file</w:t>
      </w:r>
    </w:p>
    <w:p w14:paraId="3245BA67"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--MinimalListing      Do not include prefix address and auto-comments in listing</w:t>
      </w:r>
    </w:p>
    <w:p w14:paraId="380CC634"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-D, --DecimalAddresses</w:t>
      </w:r>
    </w:p>
    <w:p w14:paraId="5D1C88FD"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Display listing addresses in decimal as well as octal</w:t>
      </w:r>
    </w:p>
    <w:p w14:paraId="2AC0326B"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--ISA_1950            Use the 1950 version of the instruction set</w:t>
      </w:r>
    </w:p>
    <w:p w14:paraId="2A5B0AEA"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--Reformat            Prettify the source .ww file and move the original to .ww.bak</w:t>
      </w:r>
    </w:p>
    <w:p w14:paraId="01BE76E6"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--OmitUnrefedLabels   Don't put unreferenced labels in the listing</w:t>
      </w:r>
    </w:p>
    <w:p w14:paraId="0799C03D" w14:textId="77777777" w:rsid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-f, --FlowGraph       Generate a static flow graph. </w:t>
      </w:r>
    </w:p>
    <w:p w14:paraId="02E3F867" w14:textId="4E081598" w:rsidR="00607261" w:rsidRPr="00607261" w:rsidRDefault="00607261" w:rsidP="00607261">
      <w:pPr>
        <w:autoSpaceDE w:val="0"/>
        <w:autoSpaceDN w:val="0"/>
        <w:adjustRightInd w:val="0"/>
        <w:spacing w:after="0"/>
        <w:rPr>
          <w:rFonts w:ascii="Lucida Console" w:hAnsi="Lucida Console"/>
          <w:sz w:val="18"/>
        </w:rPr>
      </w:pPr>
      <w:r>
        <w:rPr>
          <w:rFonts w:ascii="Lucida Console" w:hAnsi="Lucida Console"/>
          <w:sz w:val="18"/>
        </w:rPr>
        <w:t xml:space="preserve">                        </w:t>
      </w:r>
      <w:r w:rsidRPr="00607261">
        <w:rPr>
          <w:rFonts w:ascii="Lucida Console" w:hAnsi="Lucida Console"/>
          <w:sz w:val="18"/>
        </w:rPr>
        <w:t>Output file &lt;output-file-base-name</w:t>
      </w:r>
      <w:r>
        <w:rPr>
          <w:rFonts w:ascii="Lucida Console" w:hAnsi="Lucida Console"/>
          <w:sz w:val="18"/>
        </w:rPr>
        <w:t>&gt;</w:t>
      </w:r>
      <w:r w:rsidRPr="00607261">
        <w:rPr>
          <w:rFonts w:ascii="Lucida Console" w:hAnsi="Lucida Console"/>
          <w:sz w:val="18"/>
        </w:rPr>
        <w:t>.flow.static.gv</w:t>
      </w:r>
    </w:p>
    <w:p w14:paraId="7EBD264A"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--CommentColumn COMMENTCOLUMN</w:t>
      </w:r>
    </w:p>
    <w:p w14:paraId="3972CF6D"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Column after labels for comments in listing. Default 25</w:t>
      </w:r>
    </w:p>
    <w:p w14:paraId="048C6630" w14:textId="77777777" w:rsidR="00607261" w:rsidRP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--CommentWidth COMMENTWIDTH</w:t>
      </w:r>
    </w:p>
    <w:p w14:paraId="284FC4A8" w14:textId="77777777" w:rsid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Space to allocate to each comment field in listing.</w:t>
      </w:r>
    </w:p>
    <w:p w14:paraId="1938EDE5" w14:textId="79FE303C" w:rsidR="00607261" w:rsidRPr="00607261" w:rsidRDefault="00607261" w:rsidP="00607261">
      <w:pPr>
        <w:autoSpaceDE w:val="0"/>
        <w:autoSpaceDN w:val="0"/>
        <w:adjustRightInd w:val="0"/>
        <w:spacing w:after="0"/>
        <w:rPr>
          <w:rFonts w:ascii="Lucida Console" w:hAnsi="Lucida Console"/>
          <w:sz w:val="18"/>
        </w:rPr>
      </w:pPr>
      <w:r>
        <w:rPr>
          <w:rFonts w:ascii="Lucida Console" w:hAnsi="Lucida Console"/>
          <w:sz w:val="18"/>
        </w:rPr>
        <w:t xml:space="preserve">                       </w:t>
      </w:r>
      <w:r w:rsidRPr="00607261">
        <w:rPr>
          <w:rFonts w:ascii="Lucida Console" w:hAnsi="Lucida Console"/>
          <w:sz w:val="18"/>
        </w:rPr>
        <w:t xml:space="preserve"> If not specified or zero, no field detection</w:t>
      </w:r>
    </w:p>
    <w:p w14:paraId="4A981EFB" w14:textId="380B3558" w:rsidR="00607261" w:rsidRDefault="00607261" w:rsidP="00607261">
      <w:pPr>
        <w:autoSpaceDE w:val="0"/>
        <w:autoSpaceDN w:val="0"/>
        <w:adjustRightInd w:val="0"/>
        <w:spacing w:after="0"/>
        <w:rPr>
          <w:rFonts w:ascii="Lucida Console" w:hAnsi="Lucida Console"/>
          <w:sz w:val="18"/>
        </w:rPr>
      </w:pPr>
      <w:r w:rsidRPr="00607261">
        <w:rPr>
          <w:rFonts w:ascii="Lucida Console" w:hAnsi="Lucida Console"/>
          <w:sz w:val="18"/>
        </w:rPr>
        <w:t xml:space="preserve">  --OmitAutoComment     Omit the auto-comment xref in listing</w:t>
      </w:r>
    </w:p>
    <w:p w14:paraId="23F5CC96" w14:textId="77777777" w:rsidR="00607261" w:rsidRDefault="00607261" w:rsidP="00607261">
      <w:pPr>
        <w:autoSpaceDE w:val="0"/>
        <w:autoSpaceDN w:val="0"/>
        <w:adjustRightInd w:val="0"/>
        <w:spacing w:after="0"/>
        <w:rPr>
          <w:rFonts w:ascii="Lucida Console" w:hAnsi="Lucida Console"/>
          <w:sz w:val="18"/>
        </w:rPr>
      </w:pPr>
    </w:p>
    <w:p w14:paraId="7E2B1249" w14:textId="77777777" w:rsidR="00E075D4" w:rsidRDefault="00134F1F">
      <w:pPr>
        <w:rPr>
          <w:del w:id="364" w:author="Guy Fedorkow" w:date="2026-07-18T13:11:00Z" w16du:dateUtc="2026-07-18T17:11:00Z"/>
          <w:rFonts w:ascii="Liberation Mono" w:hAnsi="Liberation Mono"/>
          <w:sz w:val="16"/>
          <w:szCs w:val="16"/>
        </w:rPr>
      </w:pPr>
      <w:del w:id="365" w:author="Guy Fedorkow" w:date="2026-07-18T13:11:00Z" w16du:dateUtc="2026-07-18T17:11:00Z">
        <w:r>
          <w:rPr>
            <w:rFonts w:ascii="Liberation Mono" w:hAnsi="Liberation Mono"/>
            <w:sz w:val="16"/>
            <w:szCs w:val="16"/>
          </w:rPr>
          <w:delText xml:space="preserve">  --Reformat            Prettify the source .ww file and move the original to .ww.bak</w:delText>
        </w:r>
      </w:del>
    </w:p>
    <w:p w14:paraId="55698609" w14:textId="77777777" w:rsidR="00E075D4" w:rsidRDefault="00134F1F">
      <w:pPr>
        <w:rPr>
          <w:del w:id="366" w:author="Guy Fedorkow" w:date="2026-07-18T13:11:00Z" w16du:dateUtc="2026-07-18T17:11:00Z"/>
          <w:rFonts w:ascii="Liberation Mono" w:hAnsi="Liberation Mono"/>
          <w:sz w:val="16"/>
          <w:szCs w:val="16"/>
        </w:rPr>
      </w:pPr>
      <w:del w:id="367" w:author="Guy Fedorkow" w:date="2026-07-18T13:11:00Z" w16du:dateUtc="2026-07-18T17:11:00Z">
        <w:r>
          <w:rPr>
            <w:rFonts w:ascii="Liberation Mono" w:hAnsi="Liberation Mono"/>
            <w:sz w:val="16"/>
            <w:szCs w:val="16"/>
          </w:rPr>
          <w:delText xml:space="preserve">  --OmitUnrefedLabels   Don't put unreferenced labels in the listing</w:delText>
        </w:r>
      </w:del>
    </w:p>
    <w:p w14:paraId="4C47E980" w14:textId="77777777" w:rsidR="00E075D4" w:rsidRDefault="00134F1F">
      <w:pPr>
        <w:rPr>
          <w:del w:id="368" w:author="Guy Fedorkow" w:date="2026-07-18T13:11:00Z" w16du:dateUtc="2026-07-18T17:11:00Z"/>
          <w:rFonts w:ascii="Liberation Mono" w:hAnsi="Liberation Mono"/>
          <w:sz w:val="16"/>
          <w:szCs w:val="16"/>
        </w:rPr>
      </w:pPr>
      <w:del w:id="369" w:author="Guy Fedorkow" w:date="2026-07-18T13:11:00Z" w16du:dateUtc="2026-07-18T17:11:00Z">
        <w:r>
          <w:rPr>
            <w:rFonts w:ascii="Liberation Mono" w:hAnsi="Liberation Mono"/>
            <w:sz w:val="16"/>
            <w:szCs w:val="16"/>
          </w:rPr>
          <w:delText xml:space="preserve">  --CommentColumn COMMENTCOLUMN</w:delText>
        </w:r>
      </w:del>
    </w:p>
    <w:p w14:paraId="7DD5B25B" w14:textId="77777777" w:rsidR="00E075D4" w:rsidRDefault="00134F1F">
      <w:pPr>
        <w:rPr>
          <w:del w:id="370" w:author="Guy Fedorkow" w:date="2026-07-18T13:11:00Z" w16du:dateUtc="2026-07-18T17:11:00Z"/>
          <w:rFonts w:ascii="Liberation Mono" w:hAnsi="Liberation Mono"/>
          <w:sz w:val="16"/>
          <w:szCs w:val="16"/>
        </w:rPr>
      </w:pPr>
      <w:del w:id="371" w:author="Guy Fedorkow" w:date="2026-07-18T13:11:00Z" w16du:dateUtc="2026-07-18T17:11:00Z">
        <w:r>
          <w:rPr>
            <w:rFonts w:ascii="Liberation Mono" w:hAnsi="Liberation Mono"/>
            <w:sz w:val="16"/>
            <w:szCs w:val="16"/>
          </w:rPr>
          <w:delText xml:space="preserve">                        Column after labels for comments in listing. Default 25</w:delText>
        </w:r>
      </w:del>
    </w:p>
    <w:p w14:paraId="0A284B9E" w14:textId="77777777" w:rsidR="00E075D4" w:rsidRDefault="00134F1F">
      <w:pPr>
        <w:rPr>
          <w:del w:id="372" w:author="Guy Fedorkow" w:date="2026-07-18T13:11:00Z" w16du:dateUtc="2026-07-18T17:11:00Z"/>
          <w:rFonts w:ascii="Liberation Mono" w:hAnsi="Liberation Mono"/>
          <w:sz w:val="16"/>
          <w:szCs w:val="16"/>
        </w:rPr>
      </w:pPr>
      <w:del w:id="373" w:author="Guy Fedorkow" w:date="2026-07-18T13:11:00Z" w16du:dateUtc="2026-07-18T17:11:00Z">
        <w:r>
          <w:rPr>
            <w:rFonts w:ascii="Liberation Mono" w:hAnsi="Liberation Mono"/>
            <w:sz w:val="16"/>
            <w:szCs w:val="16"/>
          </w:rPr>
          <w:delText xml:space="preserve">  --CommentWidth COMMENTWIDTH</w:delText>
        </w:r>
      </w:del>
    </w:p>
    <w:p w14:paraId="46E997EF" w14:textId="77777777" w:rsidR="00E075D4" w:rsidRDefault="00134F1F">
      <w:pPr>
        <w:rPr>
          <w:del w:id="374" w:author="Guy Fedorkow" w:date="2026-07-18T13:11:00Z" w16du:dateUtc="2026-07-18T17:11:00Z"/>
          <w:rFonts w:ascii="Liberation Mono" w:hAnsi="Liberation Mono"/>
          <w:sz w:val="16"/>
          <w:szCs w:val="16"/>
        </w:rPr>
      </w:pPr>
      <w:del w:id="375" w:author="Guy Fedorkow" w:date="2026-07-18T13:11:00Z" w16du:dateUtc="2026-07-18T17:11:00Z">
        <w:r>
          <w:rPr>
            <w:rFonts w:ascii="Liberation Mono" w:hAnsi="Liberation Mono"/>
            <w:sz w:val="16"/>
            <w:szCs w:val="16"/>
          </w:rPr>
          <w:delText xml:space="preserve">                        Space to allocate to each comment field in listing.</w:delText>
        </w:r>
      </w:del>
    </w:p>
    <w:p w14:paraId="0A7673C2" w14:textId="77777777" w:rsidR="00E075D4" w:rsidRDefault="00134F1F">
      <w:pPr>
        <w:rPr>
          <w:del w:id="376" w:author="Guy Fedorkow" w:date="2026-07-18T13:11:00Z" w16du:dateUtc="2026-07-18T17:11:00Z"/>
          <w:rFonts w:ascii="Liberation Mono" w:hAnsi="Liberation Mono"/>
          <w:sz w:val="16"/>
          <w:szCs w:val="16"/>
        </w:rPr>
      </w:pPr>
      <w:del w:id="377" w:author="Guy Fedorkow" w:date="2026-07-18T13:11:00Z" w16du:dateUtc="2026-07-18T17:11:00Z">
        <w:r>
          <w:rPr>
            <w:rFonts w:ascii="Liberation Mono" w:hAnsi="Liberation Mono"/>
            <w:sz w:val="16"/>
            <w:szCs w:val="16"/>
          </w:rPr>
          <w:delText xml:space="preserve">                        If not specified or zero, no field detection</w:delText>
        </w:r>
      </w:del>
    </w:p>
    <w:p w14:paraId="7D439B56" w14:textId="77777777" w:rsidR="00E075D4" w:rsidRDefault="00134F1F">
      <w:pPr>
        <w:rPr>
          <w:del w:id="378" w:author="Guy Fedorkow" w:date="2026-07-18T13:11:00Z" w16du:dateUtc="2026-07-18T17:11:00Z"/>
        </w:rPr>
      </w:pPr>
      <w:del w:id="379" w:author="Guy Fedorkow" w:date="2026-07-18T13:11:00Z" w16du:dateUtc="2026-07-18T17:11:00Z">
        <w:r>
          <w:rPr>
            <w:rFonts w:ascii="Liberation Mono" w:hAnsi="Liberation Mono"/>
            <w:sz w:val="16"/>
            <w:szCs w:val="16"/>
          </w:rPr>
          <w:delText xml:space="preserve">  --OmitAutoComment     Omit the auto-comment xref in listing</w:delText>
        </w:r>
      </w:del>
    </w:p>
    <w:p w14:paraId="25AB257C" w14:textId="77777777" w:rsidR="00E075D4" w:rsidRDefault="00E075D4">
      <w:pPr>
        <w:rPr>
          <w:del w:id="380" w:author="Guy Fedorkow" w:date="2026-07-18T13:11:00Z" w16du:dateUtc="2026-07-18T17:11:00Z"/>
          <w:rFonts w:ascii="Liberation Mono" w:hAnsi="Liberation Mono"/>
          <w:sz w:val="16"/>
          <w:szCs w:val="16"/>
        </w:rPr>
      </w:pPr>
    </w:p>
    <w:p w14:paraId="31C9C79C" w14:textId="77777777" w:rsidR="00E075D4" w:rsidRDefault="00E075D4">
      <w:pPr>
        <w:rPr>
          <w:del w:id="381" w:author="Guy Fedorkow" w:date="2026-07-18T13:11:00Z" w16du:dateUtc="2026-07-18T17:11:00Z"/>
          <w:rFonts w:ascii="Liberation Mono" w:hAnsi="Liberation Mono"/>
          <w:sz w:val="16"/>
          <w:szCs w:val="16"/>
        </w:rPr>
      </w:pPr>
    </w:p>
    <w:p w14:paraId="24FB830A" w14:textId="77777777" w:rsidR="00E075D4" w:rsidRDefault="00E075D4">
      <w:pPr>
        <w:rPr>
          <w:del w:id="382" w:author="Guy Fedorkow" w:date="2026-07-18T13:11:00Z" w16du:dateUtc="2026-07-18T17:11:00Z"/>
          <w:rFonts w:ascii="Lucida Console" w:hAnsi="Lucida Console" w:cs="Lucida Console"/>
          <w:sz w:val="18"/>
          <w:szCs w:val="18"/>
        </w:rPr>
      </w:pPr>
    </w:p>
    <w:p w14:paraId="5FDEE887" w14:textId="77777777" w:rsidR="00E075D4" w:rsidRDefault="00134F1F">
      <w:pPr>
        <w:pStyle w:val="Heading3"/>
        <w:rPr>
          <w:del w:id="383" w:author="Guy Fedorkow" w:date="2026-07-18T13:11:00Z" w16du:dateUtc="2026-07-18T17:11:00Z"/>
        </w:rPr>
      </w:pPr>
      <w:del w:id="384" w:author="Guy Fedorkow" w:date="2026-07-18T13:11:00Z" w16du:dateUtc="2026-07-18T17:11:00Z">
        <w:r>
          <w:delText>Options for listing control</w:delText>
        </w:r>
      </w:del>
    </w:p>
    <w:p w14:paraId="058B7157" w14:textId="77777777" w:rsidR="00E075D4" w:rsidRDefault="00134F1F">
      <w:pPr>
        <w:rPr>
          <w:del w:id="385" w:author="Guy Fedorkow" w:date="2026-07-18T13:11:00Z" w16du:dateUtc="2026-07-18T17:11:00Z"/>
          <w:rFonts w:ascii="Liberation Sans" w:hAnsi="Liberation Sans"/>
          <w:szCs w:val="20"/>
        </w:rPr>
      </w:pPr>
      <w:del w:id="386" w:author="Guy Fedorkow" w:date="2026-07-18T13:11:00Z" w16du:dateUtc="2026-07-18T17:11:00Z">
        <w:r>
          <w:rPr>
            <w:rFonts w:ascii="Liberation Sans" w:hAnsi="Liberation Sans"/>
            <w:szCs w:val="20"/>
          </w:rPr>
          <w:delText>Several of the options above control the format of the resulting listing (.lst) file. Of particular note are the comment formatting options –CommentColumn and -CommentWidth. These are described below.</w:delText>
        </w:r>
      </w:del>
    </w:p>
    <w:p w14:paraId="5187D877" w14:textId="77777777" w:rsidR="00E075D4" w:rsidRDefault="00134F1F">
      <w:pPr>
        <w:rPr>
          <w:del w:id="387" w:author="Guy Fedorkow" w:date="2026-07-18T13:11:00Z" w16du:dateUtc="2026-07-18T17:11:00Z"/>
          <w:rFonts w:ascii="Liberation Sans" w:hAnsi="Liberation Sans"/>
          <w:szCs w:val="20"/>
        </w:rPr>
      </w:pPr>
      <w:del w:id="388" w:author="Guy Fedorkow" w:date="2026-07-18T13:11:00Z" w16du:dateUtc="2026-07-18T17:11:00Z">
        <w:r>
          <w:rPr>
            <w:rFonts w:ascii="Liberation Sans" w:hAnsi="Liberation Sans"/>
            <w:szCs w:val="20"/>
          </w:rPr>
          <w:delText>--OmitUnrefedLabels</w:delText>
        </w:r>
      </w:del>
    </w:p>
    <w:p w14:paraId="63884078" w14:textId="77777777" w:rsidR="00E075D4" w:rsidRDefault="00134F1F">
      <w:pPr>
        <w:rPr>
          <w:del w:id="389" w:author="Guy Fedorkow" w:date="2026-07-18T13:11:00Z" w16du:dateUtc="2026-07-18T17:11:00Z"/>
          <w:rFonts w:ascii="Liberation Sans" w:hAnsi="Liberation Sans"/>
          <w:szCs w:val="20"/>
        </w:rPr>
      </w:pPr>
      <w:del w:id="390" w:author="Guy Fedorkow" w:date="2026-07-18T13:11:00Z" w16du:dateUtc="2026-07-18T17:11:00Z">
        <w:r>
          <w:rPr>
            <w:rFonts w:ascii="Liberation Sans" w:hAnsi="Liberation Sans"/>
            <w:szCs w:val="20"/>
          </w:rPr>
          <w:delText xml:space="preserve">      This option is useful for reformatting a program generated by other tools, for instance those that generate a wwasm format from transcripts and other tools that transform legacy code. Those tools may define a label per line, and it’s more readable to include just those that have references in the code.</w:delText>
        </w:r>
      </w:del>
    </w:p>
    <w:p w14:paraId="7D1E235E" w14:textId="77777777" w:rsidR="00E075D4" w:rsidRDefault="00134F1F">
      <w:pPr>
        <w:rPr>
          <w:del w:id="391" w:author="Guy Fedorkow" w:date="2026-07-18T13:11:00Z" w16du:dateUtc="2026-07-18T17:11:00Z"/>
          <w:rFonts w:ascii="Liberation Sans" w:hAnsi="Liberation Sans"/>
          <w:szCs w:val="20"/>
        </w:rPr>
      </w:pPr>
      <w:del w:id="392" w:author="Guy Fedorkow" w:date="2026-07-18T13:11:00Z" w16du:dateUtc="2026-07-18T17:11:00Z">
        <w:r>
          <w:rPr>
            <w:rFonts w:ascii="Liberation Sans" w:hAnsi="Liberation Sans"/>
            <w:szCs w:val="20"/>
          </w:rPr>
          <w:delText>--OmitAutoCOmment</w:delText>
        </w:r>
      </w:del>
    </w:p>
    <w:p w14:paraId="083FBCF2" w14:textId="77777777" w:rsidR="00E075D4" w:rsidRDefault="00134F1F">
      <w:pPr>
        <w:rPr>
          <w:del w:id="393" w:author="Guy Fedorkow" w:date="2026-07-18T13:11:00Z" w16du:dateUtc="2026-07-18T17:11:00Z"/>
          <w:rFonts w:ascii="Liberation Sans" w:hAnsi="Liberation Sans"/>
          <w:szCs w:val="20"/>
        </w:rPr>
      </w:pPr>
      <w:del w:id="394" w:author="Guy Fedorkow" w:date="2026-07-18T13:11:00Z" w16du:dateUtc="2026-07-18T17:11:00Z">
        <w:r>
          <w:rPr>
            <w:rFonts w:ascii="Liberation Sans" w:hAnsi="Liberation Sans"/>
            <w:szCs w:val="20"/>
          </w:rPr>
          <w:delText xml:space="preserve">       The read-by and written-by comments of the form @@read-by, etc., will not be generated if this option is supplied.</w:delText>
        </w:r>
      </w:del>
    </w:p>
    <w:p w14:paraId="104043B1" w14:textId="77777777" w:rsidR="00E075D4" w:rsidRDefault="00134F1F">
      <w:pPr>
        <w:rPr>
          <w:del w:id="395" w:author="Guy Fedorkow" w:date="2026-07-18T13:11:00Z" w16du:dateUtc="2026-07-18T17:11:00Z"/>
          <w:rFonts w:ascii="Liberation Sans" w:hAnsi="Liberation Sans"/>
          <w:szCs w:val="20"/>
        </w:rPr>
      </w:pPr>
      <w:del w:id="396" w:author="Guy Fedorkow" w:date="2026-07-18T13:11:00Z" w16du:dateUtc="2026-07-18T17:11:00Z">
        <w:r>
          <w:delText xml:space="preserve">--MinimalListing </w:delText>
        </w:r>
      </w:del>
    </w:p>
    <w:p w14:paraId="0C71A47C" w14:textId="77777777" w:rsidR="00E075D4" w:rsidRDefault="00134F1F">
      <w:pPr>
        <w:rPr>
          <w:del w:id="397" w:author="Guy Fedorkow" w:date="2026-07-18T13:11:00Z" w16du:dateUtc="2026-07-18T17:11:00Z"/>
          <w:rFonts w:ascii="Liberation Sans" w:hAnsi="Liberation Sans"/>
          <w:szCs w:val="20"/>
        </w:rPr>
      </w:pPr>
      <w:del w:id="398" w:author="Guy Fedorkow" w:date="2026-07-18T13:11:00Z" w16du:dateUtc="2026-07-18T17:11:00Z">
        <w:r>
          <w:delText xml:space="preserve">      Do not include prefix address and auto-comments in listing. This is automatically true if –Reformat is given. Otherwise it may be useful for reformatting “by hand.”</w:delText>
        </w:r>
      </w:del>
    </w:p>
    <w:p w14:paraId="7EBFF1F3" w14:textId="77777777" w:rsidR="00E075D4" w:rsidRDefault="00134F1F">
      <w:pPr>
        <w:rPr>
          <w:del w:id="399" w:author="Guy Fedorkow" w:date="2026-07-18T13:11:00Z" w16du:dateUtc="2026-07-18T17:11:00Z"/>
          <w:rFonts w:ascii="Liberation Sans" w:hAnsi="Liberation Sans"/>
          <w:szCs w:val="20"/>
        </w:rPr>
      </w:pPr>
      <w:del w:id="400" w:author="Guy Fedorkow" w:date="2026-07-18T13:11:00Z" w16du:dateUtc="2026-07-18T17:11:00Z">
        <w:r>
          <w:delText>--Reformat</w:delText>
        </w:r>
      </w:del>
    </w:p>
    <w:p w14:paraId="24B1ED5E" w14:textId="77777777" w:rsidR="00E075D4" w:rsidRDefault="00134F1F">
      <w:pPr>
        <w:rPr>
          <w:del w:id="401" w:author="Guy Fedorkow" w:date="2026-07-18T13:11:00Z" w16du:dateUtc="2026-07-18T17:11:00Z"/>
          <w:rFonts w:ascii="Liberation Sans" w:hAnsi="Liberation Sans"/>
          <w:szCs w:val="20"/>
        </w:rPr>
      </w:pPr>
      <w:del w:id="402" w:author="Guy Fedorkow" w:date="2026-07-18T13:11:00Z" w16du:dateUtc="2026-07-18T17:11:00Z">
        <w:r>
          <w:delText xml:space="preserve">      Produces a reformatted source file, replacing the input file </w:delText>
        </w:r>
        <w:r>
          <w:rPr>
            <w:i/>
            <w:iCs/>
          </w:rPr>
          <w:delText xml:space="preserve">f </w:delText>
        </w:r>
        <w:r>
          <w:delText xml:space="preserve">and renaming the original </w:delText>
        </w:r>
        <w:r>
          <w:rPr>
            <w:i/>
            <w:iCs/>
          </w:rPr>
          <w:delText>f.bak</w:delText>
        </w:r>
        <w:r>
          <w:delText xml:space="preserve">. Turns on  MinimalListing, but otherwise leaves options such as the comment column parameters to be specified. </w:delText>
        </w:r>
      </w:del>
    </w:p>
    <w:p w14:paraId="58EBECD0" w14:textId="77777777" w:rsidR="00E075D4" w:rsidRDefault="00134F1F">
      <w:pPr>
        <w:rPr>
          <w:del w:id="403" w:author="Guy Fedorkow" w:date="2026-07-18T13:11:00Z" w16du:dateUtc="2026-07-18T17:11:00Z"/>
          <w:rFonts w:ascii="Liberation Sans" w:hAnsi="Liberation Sans"/>
          <w:szCs w:val="20"/>
        </w:rPr>
      </w:pPr>
      <w:del w:id="404" w:author="Guy Fedorkow" w:date="2026-07-18T13:11:00Z" w16du:dateUtc="2026-07-18T17:11:00Z">
        <w:r>
          <w:delText>The source file will not be written and renamed if there are syntax errors. However undefined labels will still produce a new file. Files .include’d will not be included in the reformatted file.</w:delText>
        </w:r>
      </w:del>
    </w:p>
    <w:p w14:paraId="6DE8D435" w14:textId="77777777" w:rsidR="00E075D4" w:rsidRDefault="00134F1F">
      <w:pPr>
        <w:rPr>
          <w:del w:id="405" w:author="Guy Fedorkow" w:date="2026-07-18T13:11:00Z" w16du:dateUtc="2026-07-18T17:11:00Z"/>
          <w:rFonts w:ascii="Liberation Sans" w:hAnsi="Liberation Sans"/>
          <w:szCs w:val="20"/>
        </w:rPr>
      </w:pPr>
      <w:del w:id="406" w:author="Guy Fedorkow" w:date="2026-07-18T13:11:00Z" w16du:dateUtc="2026-07-18T17:11:00Z">
        <w:r>
          <w:rPr>
            <w:rFonts w:ascii="Liberation Sans" w:hAnsi="Liberation Sans"/>
            <w:szCs w:val="20"/>
          </w:rPr>
          <w:delText>--CommentColumn, --CommentWidth</w:delText>
        </w:r>
      </w:del>
    </w:p>
    <w:p w14:paraId="1821DDA2" w14:textId="77777777" w:rsidR="00E075D4" w:rsidRDefault="00134F1F">
      <w:pPr>
        <w:rPr>
          <w:del w:id="407" w:author="Guy Fedorkow" w:date="2026-07-18T13:11:00Z" w16du:dateUtc="2026-07-18T17:11:00Z"/>
          <w:rFonts w:ascii="Liberation Sans" w:hAnsi="Liberation Sans"/>
          <w:szCs w:val="20"/>
        </w:rPr>
      </w:pPr>
      <w:del w:id="408" w:author="Guy Fedorkow" w:date="2026-07-18T13:11:00Z" w16du:dateUtc="2026-07-18T17:11:00Z">
        <w:r>
          <w:rPr>
            <w:rFonts w:ascii="Liberation Sans" w:hAnsi="Liberation Sans"/>
            <w:szCs w:val="20"/>
          </w:rPr>
          <w:delText xml:space="preserve">        When these options are supplied, comments are formatted as semicolon-separated fields, and justified based on the value of –CommentWidth. If CommentWidth is not supplied, comment fields are not detected and are just passed through to the listing, the “traditional” case. </w:delText>
        </w:r>
      </w:del>
    </w:p>
    <w:p w14:paraId="66404460" w14:textId="77777777" w:rsidR="00E075D4" w:rsidRDefault="00134F1F">
      <w:pPr>
        <w:rPr>
          <w:del w:id="409" w:author="Guy Fedorkow" w:date="2026-07-18T13:11:00Z" w16du:dateUtc="2026-07-18T17:11:00Z"/>
          <w:rFonts w:ascii="Liberation Sans" w:hAnsi="Liberation Sans"/>
          <w:szCs w:val="20"/>
        </w:rPr>
      </w:pPr>
      <w:del w:id="410" w:author="Guy Fedorkow" w:date="2026-07-18T13:11:00Z" w16du:dateUtc="2026-07-18T17:11:00Z">
        <w:r>
          <w:rPr>
            <w:rFonts w:ascii="Liberation Sans" w:hAnsi="Liberation Sans"/>
            <w:szCs w:val="20"/>
          </w:rPr>
          <w:delText>Supplying a CommentWidth will then separate the fields. For example, this ww code produces the listing following:</w:delText>
        </w:r>
      </w:del>
    </w:p>
    <w:p w14:paraId="4A8BFD60" w14:textId="77777777" w:rsidR="00E075D4" w:rsidRDefault="00E075D4">
      <w:pPr>
        <w:rPr>
          <w:del w:id="411" w:author="Guy Fedorkow" w:date="2026-07-18T13:11:00Z" w16du:dateUtc="2026-07-18T17:11:00Z"/>
          <w:rFonts w:ascii="Liberation Sans" w:hAnsi="Liberation Sans"/>
          <w:szCs w:val="20"/>
        </w:rPr>
      </w:pPr>
    </w:p>
    <w:p w14:paraId="7784384B" w14:textId="77777777" w:rsidR="00E075D4" w:rsidRDefault="00134F1F">
      <w:pPr>
        <w:rPr>
          <w:del w:id="412" w:author="Guy Fedorkow" w:date="2026-07-18T13:11:00Z" w16du:dateUtc="2026-07-18T17:11:00Z"/>
          <w:rFonts w:ascii="Liberation Mono" w:hAnsi="Liberation Mono"/>
          <w:sz w:val="16"/>
          <w:szCs w:val="16"/>
        </w:rPr>
      </w:pPr>
      <w:del w:id="413" w:author="Guy Fedorkow" w:date="2026-07-18T13:11:00Z" w16du:dateUtc="2026-07-18T17:11:00Z">
        <w:r>
          <w:rPr>
            <w:rFonts w:ascii="Liberation Mono" w:hAnsi="Liberation Mono"/>
            <w:sz w:val="16"/>
            <w:szCs w:val="16"/>
          </w:rPr>
          <w:delText>23a1: cp 40a1  ; --&gt; if digit is zero ; [LAS Fixed was 39a1]</w:delText>
        </w:r>
      </w:del>
    </w:p>
    <w:p w14:paraId="26708F15" w14:textId="77777777" w:rsidR="00E075D4" w:rsidRDefault="00134F1F">
      <w:pPr>
        <w:rPr>
          <w:del w:id="414" w:author="Guy Fedorkow" w:date="2026-07-18T13:11:00Z" w16du:dateUtc="2026-07-18T17:11:00Z"/>
          <w:rFonts w:ascii="Liberation Mono" w:hAnsi="Liberation Mono"/>
          <w:sz w:val="16"/>
          <w:szCs w:val="16"/>
        </w:rPr>
      </w:pPr>
      <w:del w:id="415" w:author="Guy Fedorkow" w:date="2026-07-18T13:11:00Z" w16du:dateUtc="2026-07-18T17:11:00Z">
        <w:r>
          <w:rPr>
            <w:rFonts w:ascii="Liberation Mono" w:hAnsi="Liberation Mono"/>
            <w:sz w:val="16"/>
            <w:szCs w:val="16"/>
          </w:rPr>
          <w:delText xml:space="preserve">      sf 51a3  ; -|</w:delText>
        </w:r>
      </w:del>
    </w:p>
    <w:p w14:paraId="472DD997" w14:textId="77777777" w:rsidR="00E075D4" w:rsidRDefault="00134F1F">
      <w:pPr>
        <w:rPr>
          <w:del w:id="416" w:author="Guy Fedorkow" w:date="2026-07-18T13:11:00Z" w16du:dateUtc="2026-07-18T17:11:00Z"/>
          <w:rFonts w:ascii="Liberation Mono" w:hAnsi="Liberation Mono"/>
          <w:sz w:val="16"/>
          <w:szCs w:val="16"/>
        </w:rPr>
      </w:pPr>
      <w:del w:id="417" w:author="Guy Fedorkow" w:date="2026-07-18T13:11:00Z" w16du:dateUtc="2026-07-18T17:11:00Z">
        <w:r>
          <w:rPr>
            <w:rFonts w:ascii="Liberation Mono" w:hAnsi="Liberation Mono"/>
            <w:sz w:val="16"/>
            <w:szCs w:val="16"/>
          </w:rPr>
          <w:delText>25a1:     ts 43a1  ;  | Form (24,6) version</w:delText>
        </w:r>
      </w:del>
    </w:p>
    <w:p w14:paraId="45016234" w14:textId="77777777" w:rsidR="00E075D4" w:rsidRDefault="00134F1F">
      <w:pPr>
        <w:rPr>
          <w:del w:id="418" w:author="Guy Fedorkow" w:date="2026-07-18T13:11:00Z" w16du:dateUtc="2026-07-18T17:11:00Z"/>
          <w:rFonts w:ascii="Liberation Mono" w:hAnsi="Liberation Mono"/>
          <w:sz w:val="16"/>
          <w:szCs w:val="16"/>
        </w:rPr>
      </w:pPr>
      <w:del w:id="419" w:author="Guy Fedorkow" w:date="2026-07-18T13:11:00Z" w16du:dateUtc="2026-07-18T17:11:00Z">
        <w:r>
          <w:rPr>
            <w:rFonts w:ascii="Liberation Mono" w:hAnsi="Liberation Mono"/>
            <w:sz w:val="16"/>
            <w:szCs w:val="16"/>
          </w:rPr>
          <w:delText xml:space="preserve">     ca 11a4  ;  | of digit as an</w:delText>
        </w:r>
      </w:del>
    </w:p>
    <w:p w14:paraId="61213164" w14:textId="77777777" w:rsidR="00E075D4" w:rsidRDefault="00134F1F">
      <w:pPr>
        <w:rPr>
          <w:del w:id="420" w:author="Guy Fedorkow" w:date="2026-07-18T13:11:00Z" w16du:dateUtc="2026-07-18T17:11:00Z"/>
          <w:rFonts w:ascii="Liberation Mono" w:hAnsi="Liberation Mono"/>
          <w:sz w:val="16"/>
          <w:szCs w:val="16"/>
        </w:rPr>
      </w:pPr>
      <w:del w:id="421" w:author="Guy Fedorkow" w:date="2026-07-18T13:11:00Z" w16du:dateUtc="2026-07-18T17:11:00Z">
        <w:r>
          <w:rPr>
            <w:rFonts w:ascii="Liberation Mono" w:hAnsi="Liberation Mono"/>
            <w:sz w:val="16"/>
            <w:szCs w:val="16"/>
          </w:rPr>
          <w:delText xml:space="preserve">     su 51a3  ;  | integer in (43r, 44r</w:delText>
        </w:r>
      </w:del>
    </w:p>
    <w:p w14:paraId="5170B4A0" w14:textId="77777777" w:rsidR="00E075D4" w:rsidRDefault="00134F1F">
      <w:pPr>
        <w:rPr>
          <w:del w:id="422" w:author="Guy Fedorkow" w:date="2026-07-18T13:11:00Z" w16du:dateUtc="2026-07-18T17:11:00Z"/>
          <w:rFonts w:ascii="Liberation Mono" w:hAnsi="Liberation Mono"/>
          <w:sz w:val="16"/>
          <w:szCs w:val="16"/>
        </w:rPr>
      </w:pPr>
      <w:del w:id="423" w:author="Guy Fedorkow" w:date="2026-07-18T13:11:00Z" w16du:dateUtc="2026-07-18T17:11:00Z">
        <w:r>
          <w:rPr>
            <w:rFonts w:ascii="Liberation Mono" w:hAnsi="Liberation Mono"/>
            <w:sz w:val="16"/>
            <w:szCs w:val="16"/>
          </w:rPr>
          <w:delText xml:space="preserve">     slr 9    ;  | ; [LAS shift mantissa]</w:delText>
        </w:r>
      </w:del>
    </w:p>
    <w:p w14:paraId="6BCE3C28" w14:textId="77777777" w:rsidR="00E075D4" w:rsidRDefault="00134F1F">
      <w:pPr>
        <w:rPr>
          <w:del w:id="424" w:author="Guy Fedorkow" w:date="2026-07-18T13:11:00Z" w16du:dateUtc="2026-07-18T17:11:00Z"/>
          <w:rFonts w:ascii="Liberation Mono" w:hAnsi="Liberation Mono"/>
          <w:sz w:val="16"/>
          <w:szCs w:val="16"/>
        </w:rPr>
      </w:pPr>
      <w:del w:id="425" w:author="Guy Fedorkow" w:date="2026-07-18T13:11:00Z" w16du:dateUtc="2026-07-18T17:11:00Z">
        <w:r>
          <w:rPr>
            <w:rFonts w:ascii="Liberation Mono" w:hAnsi="Liberation Mono"/>
            <w:sz w:val="16"/>
            <w:szCs w:val="16"/>
          </w:rPr>
          <w:delText xml:space="preserve">      ts 44a1  ; -|</w:delText>
        </w:r>
      </w:del>
    </w:p>
    <w:p w14:paraId="61E6C929" w14:textId="77777777" w:rsidR="00E075D4" w:rsidRDefault="00E075D4">
      <w:pPr>
        <w:rPr>
          <w:del w:id="426" w:author="Guy Fedorkow" w:date="2026-07-18T13:11:00Z" w16du:dateUtc="2026-07-18T17:11:00Z"/>
          <w:rFonts w:ascii="Liberation Mono" w:hAnsi="Liberation Mono"/>
          <w:sz w:val="16"/>
          <w:szCs w:val="16"/>
        </w:rPr>
      </w:pPr>
    </w:p>
    <w:p w14:paraId="6DC002D5" w14:textId="77777777" w:rsidR="00E075D4" w:rsidRDefault="00134F1F">
      <w:pPr>
        <w:rPr>
          <w:del w:id="427" w:author="Guy Fedorkow" w:date="2026-07-18T13:11:00Z" w16du:dateUtc="2026-07-18T17:11:00Z"/>
          <w:rFonts w:ascii="Liberation Mono" w:hAnsi="Liberation Mono"/>
          <w:sz w:val="16"/>
          <w:szCs w:val="16"/>
        </w:rPr>
      </w:pPr>
      <w:del w:id="428" w:author="Guy Fedorkow" w:date="2026-07-18T13:11:00Z" w16du:dateUtc="2026-07-18T17:11:00Z">
        <w:r>
          <w:rPr>
            <w:rFonts w:ascii="Liberation Mono" w:hAnsi="Liberation Mono"/>
            <w:sz w:val="16"/>
            <w:szCs w:val="16"/>
          </w:rPr>
          <w:delText>@1027.0535:071050     23a1: cp 40a1          ; --&gt; if digit is zero       ; [LAS Fixed was 39a1]</w:delText>
        </w:r>
      </w:del>
    </w:p>
    <w:p w14:paraId="7A399684" w14:textId="77777777" w:rsidR="00E075D4" w:rsidRDefault="00134F1F">
      <w:pPr>
        <w:rPr>
          <w:del w:id="429" w:author="Guy Fedorkow" w:date="2026-07-18T13:11:00Z" w16du:dateUtc="2026-07-18T17:11:00Z"/>
          <w:rFonts w:ascii="Liberation Mono" w:hAnsi="Liberation Mono"/>
          <w:sz w:val="16"/>
          <w:szCs w:val="16"/>
        </w:rPr>
      </w:pPr>
      <w:del w:id="430" w:author="Guy Fedorkow" w:date="2026-07-18T13:11:00Z" w16du:dateUtc="2026-07-18T17:11:00Z">
        <w:r>
          <w:rPr>
            <w:rFonts w:ascii="Liberation Mono" w:hAnsi="Liberation Mono"/>
            <w:sz w:val="16"/>
            <w:szCs w:val="16"/>
          </w:rPr>
          <w:delText>@1030.0536:165164           sf 51a3          ; -|</w:delText>
        </w:r>
      </w:del>
    </w:p>
    <w:p w14:paraId="0E5050F3" w14:textId="77777777" w:rsidR="00E075D4" w:rsidRDefault="00134F1F">
      <w:pPr>
        <w:rPr>
          <w:del w:id="431" w:author="Guy Fedorkow" w:date="2026-07-18T13:11:00Z" w16du:dateUtc="2026-07-18T17:11:00Z"/>
          <w:rFonts w:ascii="Liberation Mono" w:hAnsi="Liberation Mono"/>
          <w:sz w:val="16"/>
          <w:szCs w:val="16"/>
        </w:rPr>
      </w:pPr>
      <w:del w:id="432" w:author="Guy Fedorkow" w:date="2026-07-18T13:11:00Z" w16du:dateUtc="2026-07-18T17:11:00Z">
        <w:r>
          <w:rPr>
            <w:rFonts w:ascii="Liberation Mono" w:hAnsi="Liberation Mono"/>
            <w:sz w:val="16"/>
            <w:szCs w:val="16"/>
          </w:rPr>
          <w:delText>@1031.0537:041053     25a1: ts 43a1          ;  | Form (24,6) version</w:delText>
        </w:r>
      </w:del>
    </w:p>
    <w:p w14:paraId="3A3E2BA8" w14:textId="77777777" w:rsidR="00E075D4" w:rsidRDefault="00134F1F">
      <w:pPr>
        <w:rPr>
          <w:del w:id="433" w:author="Guy Fedorkow" w:date="2026-07-18T13:11:00Z" w16du:dateUtc="2026-07-18T17:11:00Z"/>
          <w:rFonts w:ascii="Liberation Mono" w:hAnsi="Liberation Mono"/>
          <w:sz w:val="16"/>
          <w:szCs w:val="16"/>
        </w:rPr>
      </w:pPr>
      <w:del w:id="434" w:author="Guy Fedorkow" w:date="2026-07-18T13:11:00Z" w16du:dateUtc="2026-07-18T17:11:00Z">
        <w:r>
          <w:rPr>
            <w:rFonts w:ascii="Liberation Mono" w:hAnsi="Liberation Mono"/>
            <w:sz w:val="16"/>
            <w:szCs w:val="16"/>
          </w:rPr>
          <w:delText>@1032.0538:101214           ca 11a4          ;  | of digit as an</w:delText>
        </w:r>
      </w:del>
    </w:p>
    <w:p w14:paraId="7E1D9A67" w14:textId="77777777" w:rsidR="00E075D4" w:rsidRDefault="00134F1F">
      <w:pPr>
        <w:rPr>
          <w:del w:id="435" w:author="Guy Fedorkow" w:date="2026-07-18T13:11:00Z" w16du:dateUtc="2026-07-18T17:11:00Z"/>
          <w:rFonts w:ascii="Liberation Mono" w:hAnsi="Liberation Mono"/>
          <w:sz w:val="16"/>
          <w:szCs w:val="16"/>
        </w:rPr>
      </w:pPr>
      <w:del w:id="436" w:author="Guy Fedorkow" w:date="2026-07-18T13:11:00Z" w16du:dateUtc="2026-07-18T17:11:00Z">
        <w:r>
          <w:rPr>
            <w:rFonts w:ascii="Liberation Mono" w:hAnsi="Liberation Mono"/>
            <w:sz w:val="16"/>
            <w:szCs w:val="16"/>
          </w:rPr>
          <w:delText>@1033.0539:115164           su 51a3          ;  | integer in (43r, 44r</w:delText>
        </w:r>
      </w:del>
    </w:p>
    <w:p w14:paraId="50B96178" w14:textId="77777777" w:rsidR="00E075D4" w:rsidRDefault="00134F1F">
      <w:pPr>
        <w:rPr>
          <w:del w:id="437" w:author="Guy Fedorkow" w:date="2026-07-18T13:11:00Z" w16du:dateUtc="2026-07-18T17:11:00Z"/>
          <w:rFonts w:ascii="Liberation Mono" w:hAnsi="Liberation Mono"/>
          <w:sz w:val="16"/>
          <w:szCs w:val="16"/>
        </w:rPr>
      </w:pPr>
      <w:del w:id="438" w:author="Guy Fedorkow" w:date="2026-07-18T13:11:00Z" w16du:dateUtc="2026-07-18T17:11:00Z">
        <w:r>
          <w:rPr>
            <w:rFonts w:ascii="Liberation Mono" w:hAnsi="Liberation Mono"/>
            <w:sz w:val="16"/>
            <w:szCs w:val="16"/>
          </w:rPr>
          <w:delText>@1034.0540:154011           slr 9            ;  |                         ; [LAS shift mantissa]</w:delText>
        </w:r>
      </w:del>
    </w:p>
    <w:p w14:paraId="72DD22C4" w14:textId="77777777" w:rsidR="00E075D4" w:rsidRDefault="00134F1F">
      <w:pPr>
        <w:rPr>
          <w:del w:id="439" w:author="Guy Fedorkow" w:date="2026-07-18T13:11:00Z" w16du:dateUtc="2026-07-18T17:11:00Z"/>
          <w:rFonts w:ascii="Liberation Mono" w:hAnsi="Liberation Mono"/>
          <w:sz w:val="16"/>
          <w:szCs w:val="16"/>
        </w:rPr>
      </w:pPr>
      <w:del w:id="440" w:author="Guy Fedorkow" w:date="2026-07-18T13:11:00Z" w16du:dateUtc="2026-07-18T17:11:00Z">
        <w:r>
          <w:rPr>
            <w:rFonts w:ascii="Liberation Mono" w:hAnsi="Liberation Mono"/>
            <w:sz w:val="16"/>
            <w:szCs w:val="16"/>
          </w:rPr>
          <w:delText>@1035.0541:041054           ts 44a1          ; -|</w:delText>
        </w:r>
      </w:del>
    </w:p>
    <w:p w14:paraId="288BA1CE" w14:textId="77777777" w:rsidR="00E075D4" w:rsidRDefault="00134F1F">
      <w:pPr>
        <w:rPr>
          <w:del w:id="441" w:author="Guy Fedorkow" w:date="2026-07-18T13:11:00Z" w16du:dateUtc="2026-07-18T17:11:00Z"/>
          <w:rFonts w:ascii="Liberation Sans" w:hAnsi="Liberation Sans"/>
          <w:szCs w:val="20"/>
        </w:rPr>
      </w:pPr>
      <w:del w:id="442" w:author="Guy Fedorkow" w:date="2026-07-18T13:11:00Z" w16du:dateUtc="2026-07-18T17:11:00Z">
        <w:r>
          <w:rPr>
            <w:rFonts w:ascii="Liberation Sans" w:hAnsi="Liberation Sans"/>
            <w:szCs w:val="20"/>
          </w:rPr>
          <w:delText>The somewhat ragged input is justified, and we can easily distinguish comments from the original source (first field) from comments added by this porting effort (second field).</w:delText>
        </w:r>
      </w:del>
    </w:p>
    <w:p w14:paraId="0FCB2532" w14:textId="77777777" w:rsidR="00E075D4" w:rsidRDefault="00134F1F">
      <w:pPr>
        <w:rPr>
          <w:del w:id="443" w:author="Guy Fedorkow" w:date="2026-07-18T13:11:00Z" w16du:dateUtc="2026-07-18T17:11:00Z"/>
          <w:rFonts w:ascii="Liberation Sans" w:hAnsi="Liberation Sans"/>
          <w:szCs w:val="20"/>
        </w:rPr>
      </w:pPr>
      <w:del w:id="444" w:author="Guy Fedorkow" w:date="2026-07-18T13:11:00Z" w16du:dateUtc="2026-07-18T17:11:00Z">
        <w:r>
          <w:rPr>
            <w:rFonts w:ascii="Liberation Sans" w:hAnsi="Liberation Sans"/>
            <w:szCs w:val="20"/>
          </w:rPr>
          <w:delText>The manipulation of semicolons in this manner, and the tendency toward wide listings, is not to everyone’s taste, thus by default this option is off. --CommentColumn however does have default (25), which specifies where to start comments after the instruction. Specifying zero will leave the comments spaced as in the source file.</w:delText>
        </w:r>
      </w:del>
    </w:p>
    <w:p w14:paraId="7F5E9BF8" w14:textId="77777777" w:rsidR="00E075D4" w:rsidRDefault="00134F1F">
      <w:pPr>
        <w:rPr>
          <w:del w:id="445" w:author="Guy Fedorkow" w:date="2026-07-18T13:11:00Z" w16du:dateUtc="2026-07-18T17:11:00Z"/>
          <w:rFonts w:ascii="Liberation Sans" w:hAnsi="Liberation Sans"/>
        </w:rPr>
      </w:pPr>
      <w:del w:id="446" w:author="Guy Fedorkow" w:date="2026-07-18T13:11:00Z" w16du:dateUtc="2026-07-18T17:11:00Z">
        <w:r>
          <w:br w:type="page"/>
        </w:r>
      </w:del>
    </w:p>
    <w:p w14:paraId="6B926AC2" w14:textId="77777777" w:rsidR="00E075D4" w:rsidRDefault="00134F1F">
      <w:pPr>
        <w:pStyle w:val="Heading2"/>
        <w:pageBreakBefore/>
        <w:pPrChange w:id="447" w:author="Guy Fedorkow" w:date="2026-07-18T13:11:00Z" w16du:dateUtc="2026-07-18T17:11:00Z">
          <w:pPr>
            <w:pStyle w:val="Heading2"/>
            <w:spacing w:before="0"/>
          </w:pPr>
        </w:pPrChange>
      </w:pPr>
      <w:bookmarkStart w:id="448" w:name="_Toc187018270"/>
      <w:bookmarkStart w:id="449" w:name="_Toc232352080"/>
      <w:r>
        <w:lastRenderedPageBreak/>
        <w:t>Source Code Format</w:t>
      </w:r>
      <w:bookmarkEnd w:id="448"/>
      <w:bookmarkEnd w:id="449"/>
    </w:p>
    <w:p w14:paraId="6B168371" w14:textId="77777777" w:rsidR="00E075D4" w:rsidRDefault="00134F1F">
      <w:r>
        <w:t>We’ll start with a basic example, add.ww:</w:t>
      </w:r>
    </w:p>
    <w:p w14:paraId="59BD86B4" w14:textId="77777777" w:rsidR="00E075D4" w:rsidRPr="000A61A1" w:rsidRDefault="00134F1F">
      <w:pPr>
        <w:keepLines/>
        <w:rPr>
          <w:rFonts w:ascii="Consolas" w:hAnsi="Consolas"/>
          <w:rPrChange w:id="450" w:author="Guy Fedorkow" w:date="2026-07-18T13:11:00Z" w16du:dateUtc="2026-07-18T17:11:00Z">
            <w:rPr>
              <w:sz w:val="16"/>
              <w:szCs w:val="16"/>
            </w:rPr>
          </w:rPrChange>
        </w:rPr>
      </w:pPr>
      <w:r w:rsidRPr="000A61A1">
        <w:rPr>
          <w:rFonts w:ascii="Consolas" w:hAnsi="Consolas"/>
          <w:rPrChange w:id="451" w:author="Guy Fedorkow" w:date="2026-07-18T13:11:00Z" w16du:dateUtc="2026-07-18T17:11:00Z">
            <w:rPr>
              <w:rFonts w:ascii="Consolas" w:hAnsi="Consolas"/>
              <w:sz w:val="16"/>
              <w:szCs w:val="16"/>
            </w:rPr>
          </w:rPrChange>
        </w:rPr>
        <w:t xml:space="preserve">          .org 0o40</w:t>
      </w:r>
      <w:ins w:id="452" w:author="Guy Fedorkow" w:date="2026-07-18T13:11:00Z" w16du:dateUtc="2026-07-18T17:11:00Z">
        <w:r w:rsidR="00200028">
          <w:rPr>
            <w:rFonts w:ascii="Consolas" w:hAnsi="Consolas"/>
          </w:rPr>
          <w:tab/>
        </w:r>
      </w:ins>
      <w:r>
        <w:rPr>
          <w:rFonts w:ascii="Consolas" w:hAnsi="Consolas"/>
          <w:rPrChange w:id="453" w:author="Guy Fedorkow" w:date="2026-07-18T13:11:00Z" w16du:dateUtc="2026-07-18T17:11:00Z">
            <w:rPr>
              <w:rFonts w:ascii="Consolas" w:hAnsi="Consolas"/>
              <w:sz w:val="16"/>
              <w:szCs w:val="16"/>
            </w:rPr>
          </w:rPrChange>
        </w:rPr>
        <w:tab/>
      </w:r>
      <w:r>
        <w:rPr>
          <w:rFonts w:ascii="Consolas" w:hAnsi="Consolas"/>
          <w:rPrChange w:id="454" w:author="Guy Fedorkow" w:date="2026-07-18T13:11:00Z" w16du:dateUtc="2026-07-18T17:11:00Z">
            <w:rPr>
              <w:rFonts w:ascii="Consolas" w:hAnsi="Consolas"/>
              <w:sz w:val="16"/>
              <w:szCs w:val="16"/>
            </w:rPr>
          </w:rPrChange>
        </w:rPr>
        <w:tab/>
      </w:r>
      <w:r>
        <w:rPr>
          <w:rFonts w:ascii="Consolas" w:hAnsi="Consolas"/>
          <w:rPrChange w:id="455" w:author="Guy Fedorkow" w:date="2026-07-18T13:11:00Z" w16du:dateUtc="2026-07-18T17:11:00Z">
            <w:rPr>
              <w:rFonts w:ascii="Consolas" w:hAnsi="Consolas"/>
              <w:sz w:val="16"/>
              <w:szCs w:val="16"/>
            </w:rPr>
          </w:rPrChange>
        </w:rPr>
        <w:tab/>
        <w:t>Establishes program start at octal 40</w:t>
      </w:r>
    </w:p>
    <w:p w14:paraId="56E57C95" w14:textId="77777777" w:rsidR="00E075D4" w:rsidRPr="000A61A1" w:rsidRDefault="00134F1F">
      <w:pPr>
        <w:keepLines/>
        <w:rPr>
          <w:rFonts w:ascii="Consolas" w:hAnsi="Consolas"/>
          <w:rPrChange w:id="456" w:author="Guy Fedorkow" w:date="2026-07-18T13:11:00Z" w16du:dateUtc="2026-07-18T17:11:00Z">
            <w:rPr>
              <w:sz w:val="16"/>
              <w:szCs w:val="16"/>
            </w:rPr>
          </w:rPrChange>
        </w:rPr>
      </w:pPr>
      <w:r w:rsidRPr="000A61A1">
        <w:rPr>
          <w:rFonts w:ascii="Consolas" w:hAnsi="Consolas"/>
          <w:rPrChange w:id="457" w:author="Guy Fedorkow" w:date="2026-07-18T13:11:00Z" w16du:dateUtc="2026-07-18T17:11:00Z">
            <w:rPr>
              <w:rFonts w:ascii="Consolas" w:hAnsi="Consolas"/>
              <w:sz w:val="16"/>
              <w:szCs w:val="16"/>
            </w:rPr>
          </w:rPrChange>
        </w:rPr>
        <w:t xml:space="preserve">          .jumpto main</w:t>
      </w:r>
      <w:r>
        <w:rPr>
          <w:rFonts w:ascii="Consolas" w:hAnsi="Consolas"/>
          <w:rPrChange w:id="458" w:author="Guy Fedorkow" w:date="2026-07-18T13:11:00Z" w16du:dateUtc="2026-07-18T17:11:00Z">
            <w:rPr>
              <w:rFonts w:ascii="Consolas" w:hAnsi="Consolas"/>
              <w:sz w:val="16"/>
              <w:szCs w:val="16"/>
            </w:rPr>
          </w:rPrChange>
        </w:rPr>
        <w:tab/>
      </w:r>
      <w:r>
        <w:rPr>
          <w:rFonts w:ascii="Consolas" w:hAnsi="Consolas"/>
          <w:rPrChange w:id="459" w:author="Guy Fedorkow" w:date="2026-07-18T13:11:00Z" w16du:dateUtc="2026-07-18T17:11:00Z">
            <w:rPr>
              <w:rFonts w:ascii="Consolas" w:hAnsi="Consolas"/>
              <w:sz w:val="16"/>
              <w:szCs w:val="16"/>
            </w:rPr>
          </w:rPrChange>
        </w:rPr>
        <w:tab/>
      </w:r>
      <w:r>
        <w:rPr>
          <w:rFonts w:ascii="Consolas" w:hAnsi="Consolas"/>
          <w:rPrChange w:id="460" w:author="Guy Fedorkow" w:date="2026-07-18T13:11:00Z" w16du:dateUtc="2026-07-18T17:11:00Z">
            <w:rPr>
              <w:rFonts w:ascii="Consolas" w:hAnsi="Consolas"/>
              <w:sz w:val="16"/>
              <w:szCs w:val="16"/>
            </w:rPr>
          </w:rPrChange>
        </w:rPr>
        <w:tab/>
        <w:t>Tells simulator to begin execution at main</w:t>
      </w:r>
    </w:p>
    <w:p w14:paraId="3CE94E20" w14:textId="77777777" w:rsidR="00E075D4" w:rsidRPr="000A61A1" w:rsidRDefault="00134F1F">
      <w:pPr>
        <w:keepLines/>
        <w:rPr>
          <w:rFonts w:ascii="Consolas" w:hAnsi="Consolas"/>
          <w:rPrChange w:id="461" w:author="Guy Fedorkow" w:date="2026-07-18T13:11:00Z" w16du:dateUtc="2026-07-18T17:11:00Z">
            <w:rPr>
              <w:sz w:val="16"/>
              <w:szCs w:val="16"/>
            </w:rPr>
          </w:rPrChange>
        </w:rPr>
      </w:pPr>
      <w:r w:rsidRPr="000A61A1">
        <w:rPr>
          <w:rFonts w:ascii="Consolas" w:hAnsi="Consolas"/>
          <w:rPrChange w:id="462" w:author="Guy Fedorkow" w:date="2026-07-18T13:11:00Z" w16du:dateUtc="2026-07-18T17:11:00Z">
            <w:rPr>
              <w:rFonts w:ascii="Consolas" w:hAnsi="Consolas"/>
              <w:sz w:val="16"/>
              <w:szCs w:val="16"/>
            </w:rPr>
          </w:rPrChange>
        </w:rPr>
        <w:t>main:     ca x</w:t>
      </w:r>
      <w:r>
        <w:rPr>
          <w:rFonts w:ascii="Consolas" w:hAnsi="Consolas"/>
          <w:rPrChange w:id="463" w:author="Guy Fedorkow" w:date="2026-07-18T13:11:00Z" w16du:dateUtc="2026-07-18T17:11:00Z">
            <w:rPr>
              <w:rFonts w:ascii="Consolas" w:hAnsi="Consolas"/>
              <w:sz w:val="16"/>
              <w:szCs w:val="16"/>
            </w:rPr>
          </w:rPrChange>
        </w:rPr>
        <w:tab/>
      </w:r>
      <w:r>
        <w:rPr>
          <w:rFonts w:ascii="Consolas" w:hAnsi="Consolas"/>
          <w:rPrChange w:id="464" w:author="Guy Fedorkow" w:date="2026-07-18T13:11:00Z" w16du:dateUtc="2026-07-18T17:11:00Z">
            <w:rPr>
              <w:rFonts w:ascii="Consolas" w:hAnsi="Consolas"/>
              <w:sz w:val="16"/>
              <w:szCs w:val="16"/>
            </w:rPr>
          </w:rPrChange>
        </w:rPr>
        <w:tab/>
      </w:r>
      <w:r>
        <w:rPr>
          <w:rFonts w:ascii="Consolas" w:hAnsi="Consolas"/>
          <w:rPrChange w:id="465" w:author="Guy Fedorkow" w:date="2026-07-18T13:11:00Z" w16du:dateUtc="2026-07-18T17:11:00Z">
            <w:rPr>
              <w:rFonts w:ascii="Consolas" w:hAnsi="Consolas"/>
              <w:sz w:val="16"/>
              <w:szCs w:val="16"/>
            </w:rPr>
          </w:rPrChange>
        </w:rPr>
        <w:tab/>
      </w:r>
      <w:r>
        <w:rPr>
          <w:rFonts w:ascii="Consolas" w:hAnsi="Consolas"/>
          <w:rPrChange w:id="466" w:author="Guy Fedorkow" w:date="2026-07-18T13:11:00Z" w16du:dateUtc="2026-07-18T17:11:00Z">
            <w:rPr>
              <w:rFonts w:ascii="Consolas" w:hAnsi="Consolas"/>
              <w:sz w:val="16"/>
              <w:szCs w:val="16"/>
            </w:rPr>
          </w:rPrChange>
        </w:rPr>
        <w:tab/>
        <w:t>Load x into the AC</w:t>
      </w:r>
    </w:p>
    <w:p w14:paraId="5D66EDFA" w14:textId="77777777" w:rsidR="00E075D4" w:rsidRPr="000A61A1" w:rsidRDefault="00134F1F">
      <w:pPr>
        <w:keepLines/>
        <w:rPr>
          <w:rFonts w:ascii="Consolas" w:hAnsi="Consolas"/>
          <w:rPrChange w:id="467" w:author="Guy Fedorkow" w:date="2026-07-18T13:11:00Z" w16du:dateUtc="2026-07-18T17:11:00Z">
            <w:rPr>
              <w:sz w:val="16"/>
              <w:szCs w:val="16"/>
            </w:rPr>
          </w:rPrChange>
        </w:rPr>
      </w:pPr>
      <w:r w:rsidRPr="000A61A1">
        <w:rPr>
          <w:rFonts w:ascii="Consolas" w:hAnsi="Consolas"/>
          <w:rPrChange w:id="468" w:author="Guy Fedorkow" w:date="2026-07-18T13:11:00Z" w16du:dateUtc="2026-07-18T17:11:00Z">
            <w:rPr>
              <w:rFonts w:ascii="Consolas" w:hAnsi="Consolas"/>
              <w:sz w:val="16"/>
              <w:szCs w:val="16"/>
            </w:rPr>
          </w:rPrChange>
        </w:rPr>
        <w:t xml:space="preserve">          ad y</w:t>
      </w:r>
      <w:r>
        <w:rPr>
          <w:rFonts w:ascii="Consolas" w:hAnsi="Consolas"/>
          <w:rPrChange w:id="469" w:author="Guy Fedorkow" w:date="2026-07-18T13:11:00Z" w16du:dateUtc="2026-07-18T17:11:00Z">
            <w:rPr>
              <w:rFonts w:ascii="Consolas" w:hAnsi="Consolas"/>
              <w:sz w:val="16"/>
              <w:szCs w:val="16"/>
            </w:rPr>
          </w:rPrChange>
        </w:rPr>
        <w:tab/>
      </w:r>
      <w:r>
        <w:rPr>
          <w:rFonts w:ascii="Consolas" w:hAnsi="Consolas"/>
          <w:rPrChange w:id="470" w:author="Guy Fedorkow" w:date="2026-07-18T13:11:00Z" w16du:dateUtc="2026-07-18T17:11:00Z">
            <w:rPr>
              <w:rFonts w:ascii="Consolas" w:hAnsi="Consolas"/>
              <w:sz w:val="16"/>
              <w:szCs w:val="16"/>
            </w:rPr>
          </w:rPrChange>
        </w:rPr>
        <w:tab/>
      </w:r>
      <w:r>
        <w:rPr>
          <w:rFonts w:ascii="Consolas" w:hAnsi="Consolas"/>
          <w:rPrChange w:id="471" w:author="Guy Fedorkow" w:date="2026-07-18T13:11:00Z" w16du:dateUtc="2026-07-18T17:11:00Z">
            <w:rPr>
              <w:rFonts w:ascii="Consolas" w:hAnsi="Consolas"/>
              <w:sz w:val="16"/>
              <w:szCs w:val="16"/>
            </w:rPr>
          </w:rPrChange>
        </w:rPr>
        <w:tab/>
      </w:r>
      <w:r>
        <w:rPr>
          <w:rFonts w:ascii="Consolas" w:hAnsi="Consolas"/>
          <w:rPrChange w:id="472" w:author="Guy Fedorkow" w:date="2026-07-18T13:11:00Z" w16du:dateUtc="2026-07-18T17:11:00Z">
            <w:rPr>
              <w:rFonts w:ascii="Consolas" w:hAnsi="Consolas"/>
              <w:sz w:val="16"/>
              <w:szCs w:val="16"/>
            </w:rPr>
          </w:rPrChange>
        </w:rPr>
        <w:tab/>
        <w:t>Add y into the AC</w:t>
      </w:r>
    </w:p>
    <w:p w14:paraId="50C46D2E" w14:textId="77777777" w:rsidR="00E075D4" w:rsidRPr="000A61A1" w:rsidRDefault="00134F1F">
      <w:pPr>
        <w:keepLines/>
        <w:rPr>
          <w:rFonts w:ascii="Consolas" w:hAnsi="Consolas"/>
          <w:rPrChange w:id="473" w:author="Guy Fedorkow" w:date="2026-07-18T13:11:00Z" w16du:dateUtc="2026-07-18T17:11:00Z">
            <w:rPr>
              <w:sz w:val="16"/>
              <w:szCs w:val="16"/>
            </w:rPr>
          </w:rPrChange>
        </w:rPr>
      </w:pPr>
      <w:r w:rsidRPr="000A61A1">
        <w:rPr>
          <w:rFonts w:ascii="Consolas" w:hAnsi="Consolas"/>
          <w:rPrChange w:id="474" w:author="Guy Fedorkow" w:date="2026-07-18T13:11:00Z" w16du:dateUtc="2026-07-18T17:11:00Z">
            <w:rPr>
              <w:rFonts w:ascii="Consolas" w:hAnsi="Consolas"/>
              <w:sz w:val="16"/>
              <w:szCs w:val="16"/>
            </w:rPr>
          </w:rPrChange>
        </w:rPr>
        <w:t xml:space="preserve">          ts z</w:t>
      </w:r>
      <w:r>
        <w:rPr>
          <w:rFonts w:ascii="Consolas" w:hAnsi="Consolas"/>
          <w:rPrChange w:id="475" w:author="Guy Fedorkow" w:date="2026-07-18T13:11:00Z" w16du:dateUtc="2026-07-18T17:11:00Z">
            <w:rPr>
              <w:rFonts w:ascii="Consolas" w:hAnsi="Consolas"/>
              <w:sz w:val="16"/>
              <w:szCs w:val="16"/>
            </w:rPr>
          </w:rPrChange>
        </w:rPr>
        <w:tab/>
      </w:r>
      <w:r>
        <w:rPr>
          <w:rFonts w:ascii="Consolas" w:hAnsi="Consolas"/>
          <w:rPrChange w:id="476" w:author="Guy Fedorkow" w:date="2026-07-18T13:11:00Z" w16du:dateUtc="2026-07-18T17:11:00Z">
            <w:rPr>
              <w:rFonts w:ascii="Consolas" w:hAnsi="Consolas"/>
              <w:sz w:val="16"/>
              <w:szCs w:val="16"/>
            </w:rPr>
          </w:rPrChange>
        </w:rPr>
        <w:tab/>
      </w:r>
      <w:r>
        <w:rPr>
          <w:rFonts w:ascii="Consolas" w:hAnsi="Consolas"/>
          <w:rPrChange w:id="477" w:author="Guy Fedorkow" w:date="2026-07-18T13:11:00Z" w16du:dateUtc="2026-07-18T17:11:00Z">
            <w:rPr>
              <w:rFonts w:ascii="Consolas" w:hAnsi="Consolas"/>
              <w:sz w:val="16"/>
              <w:szCs w:val="16"/>
            </w:rPr>
          </w:rPrChange>
        </w:rPr>
        <w:tab/>
      </w:r>
      <w:r>
        <w:rPr>
          <w:rFonts w:ascii="Consolas" w:hAnsi="Consolas"/>
          <w:rPrChange w:id="478" w:author="Guy Fedorkow" w:date="2026-07-18T13:11:00Z" w16du:dateUtc="2026-07-18T17:11:00Z">
            <w:rPr>
              <w:rFonts w:ascii="Consolas" w:hAnsi="Consolas"/>
              <w:sz w:val="16"/>
              <w:szCs w:val="16"/>
            </w:rPr>
          </w:rPrChange>
        </w:rPr>
        <w:tab/>
        <w:t>Store AC in z</w:t>
      </w:r>
    </w:p>
    <w:p w14:paraId="1A9D63FE" w14:textId="77777777" w:rsidR="00E075D4" w:rsidRPr="000A61A1" w:rsidRDefault="00134F1F">
      <w:pPr>
        <w:keepLines/>
        <w:rPr>
          <w:rFonts w:ascii="Consolas" w:hAnsi="Consolas"/>
          <w:rPrChange w:id="479" w:author="Guy Fedorkow" w:date="2026-07-18T13:11:00Z" w16du:dateUtc="2026-07-18T17:11:00Z">
            <w:rPr>
              <w:sz w:val="16"/>
              <w:szCs w:val="16"/>
            </w:rPr>
          </w:rPrChange>
        </w:rPr>
      </w:pPr>
      <w:r w:rsidRPr="000A61A1">
        <w:rPr>
          <w:rFonts w:ascii="Consolas" w:hAnsi="Consolas"/>
          <w:rPrChange w:id="480" w:author="Guy Fedorkow" w:date="2026-07-18T13:11:00Z" w16du:dateUtc="2026-07-18T17:11:00Z">
            <w:rPr>
              <w:rFonts w:ascii="Consolas" w:hAnsi="Consolas"/>
              <w:sz w:val="16"/>
              <w:szCs w:val="16"/>
            </w:rPr>
          </w:rPrChange>
        </w:rPr>
        <w:t xml:space="preserve">          .print "%d %d %d", x, y, z</w:t>
      </w:r>
      <w:r>
        <w:rPr>
          <w:rFonts w:ascii="Consolas" w:hAnsi="Consolas"/>
          <w:rPrChange w:id="481" w:author="Guy Fedorkow" w:date="2026-07-18T13:11:00Z" w16du:dateUtc="2026-07-18T17:11:00Z">
            <w:rPr>
              <w:rFonts w:ascii="Consolas" w:hAnsi="Consolas"/>
              <w:sz w:val="16"/>
              <w:szCs w:val="16"/>
            </w:rPr>
          </w:rPrChange>
        </w:rPr>
        <w:tab/>
        <w:t>executable pseudo-op, prints results</w:t>
      </w:r>
    </w:p>
    <w:p w14:paraId="2311B86E" w14:textId="77777777" w:rsidR="00E075D4" w:rsidRPr="000A61A1" w:rsidRDefault="00134F1F">
      <w:pPr>
        <w:keepLines/>
        <w:rPr>
          <w:rFonts w:ascii="Consolas" w:hAnsi="Consolas"/>
          <w:rPrChange w:id="482" w:author="Guy Fedorkow" w:date="2026-07-18T13:11:00Z" w16du:dateUtc="2026-07-18T17:11:00Z">
            <w:rPr>
              <w:sz w:val="16"/>
              <w:szCs w:val="16"/>
            </w:rPr>
          </w:rPrChange>
        </w:rPr>
      </w:pPr>
      <w:r w:rsidRPr="000A61A1">
        <w:rPr>
          <w:rFonts w:ascii="Consolas" w:hAnsi="Consolas"/>
          <w:rPrChange w:id="483" w:author="Guy Fedorkow" w:date="2026-07-18T13:11:00Z" w16du:dateUtc="2026-07-18T17:11:00Z">
            <w:rPr>
              <w:rFonts w:ascii="Consolas" w:hAnsi="Consolas"/>
              <w:sz w:val="16"/>
              <w:szCs w:val="16"/>
            </w:rPr>
          </w:rPrChange>
        </w:rPr>
        <w:t xml:space="preserve">          si 0</w:t>
      </w:r>
      <w:r>
        <w:rPr>
          <w:rFonts w:ascii="Consolas" w:hAnsi="Consolas"/>
          <w:rPrChange w:id="484" w:author="Guy Fedorkow" w:date="2026-07-18T13:11:00Z" w16du:dateUtc="2026-07-18T17:11:00Z">
            <w:rPr>
              <w:rFonts w:ascii="Consolas" w:hAnsi="Consolas"/>
              <w:sz w:val="16"/>
              <w:szCs w:val="16"/>
            </w:rPr>
          </w:rPrChange>
        </w:rPr>
        <w:tab/>
      </w:r>
      <w:r>
        <w:rPr>
          <w:rFonts w:ascii="Consolas" w:hAnsi="Consolas"/>
          <w:rPrChange w:id="485" w:author="Guy Fedorkow" w:date="2026-07-18T13:11:00Z" w16du:dateUtc="2026-07-18T17:11:00Z">
            <w:rPr>
              <w:rFonts w:ascii="Consolas" w:hAnsi="Consolas"/>
              <w:sz w:val="16"/>
              <w:szCs w:val="16"/>
            </w:rPr>
          </w:rPrChange>
        </w:rPr>
        <w:tab/>
      </w:r>
      <w:r>
        <w:rPr>
          <w:rFonts w:ascii="Consolas" w:hAnsi="Consolas"/>
          <w:rPrChange w:id="486" w:author="Guy Fedorkow" w:date="2026-07-18T13:11:00Z" w16du:dateUtc="2026-07-18T17:11:00Z">
            <w:rPr>
              <w:rFonts w:ascii="Consolas" w:hAnsi="Consolas"/>
              <w:sz w:val="16"/>
              <w:szCs w:val="16"/>
            </w:rPr>
          </w:rPrChange>
        </w:rPr>
        <w:tab/>
      </w:r>
      <w:r>
        <w:rPr>
          <w:rFonts w:ascii="Consolas" w:hAnsi="Consolas"/>
          <w:rPrChange w:id="487" w:author="Guy Fedorkow" w:date="2026-07-18T13:11:00Z" w16du:dateUtc="2026-07-18T17:11:00Z">
            <w:rPr>
              <w:rFonts w:ascii="Consolas" w:hAnsi="Consolas"/>
              <w:sz w:val="16"/>
              <w:szCs w:val="16"/>
            </w:rPr>
          </w:rPrChange>
        </w:rPr>
        <w:tab/>
        <w:t>Select the zero device, i.e. halt</w:t>
      </w:r>
    </w:p>
    <w:p w14:paraId="79DD0D6E" w14:textId="77777777" w:rsidR="00E075D4" w:rsidRPr="000A61A1" w:rsidRDefault="00134F1F">
      <w:pPr>
        <w:keepLines/>
        <w:rPr>
          <w:rFonts w:ascii="Consolas" w:hAnsi="Consolas"/>
          <w:rPrChange w:id="488" w:author="Guy Fedorkow" w:date="2026-07-18T13:11:00Z" w16du:dateUtc="2026-07-18T17:11:00Z">
            <w:rPr>
              <w:sz w:val="16"/>
              <w:szCs w:val="16"/>
            </w:rPr>
          </w:rPrChange>
        </w:rPr>
      </w:pPr>
      <w:r w:rsidRPr="000A61A1">
        <w:rPr>
          <w:rFonts w:ascii="Consolas" w:hAnsi="Consolas"/>
          <w:rPrChange w:id="489" w:author="Guy Fedorkow" w:date="2026-07-18T13:11:00Z" w16du:dateUtc="2026-07-18T17:11:00Z">
            <w:rPr>
              <w:rFonts w:ascii="Consolas" w:hAnsi="Consolas"/>
              <w:sz w:val="16"/>
              <w:szCs w:val="16"/>
            </w:rPr>
          </w:rPrChange>
        </w:rPr>
        <w:t>x:        .word 10</w:t>
      </w:r>
      <w:r>
        <w:rPr>
          <w:rFonts w:ascii="Consolas" w:hAnsi="Consolas"/>
          <w:rPrChange w:id="490" w:author="Guy Fedorkow" w:date="2026-07-18T13:11:00Z" w16du:dateUtc="2026-07-18T17:11:00Z">
            <w:rPr>
              <w:rFonts w:ascii="Consolas" w:hAnsi="Consolas"/>
              <w:sz w:val="16"/>
              <w:szCs w:val="16"/>
            </w:rPr>
          </w:rPrChange>
        </w:rPr>
        <w:tab/>
      </w:r>
      <w:r>
        <w:rPr>
          <w:rFonts w:ascii="Consolas" w:hAnsi="Consolas"/>
          <w:rPrChange w:id="491" w:author="Guy Fedorkow" w:date="2026-07-18T13:11:00Z" w16du:dateUtc="2026-07-18T17:11:00Z">
            <w:rPr>
              <w:rFonts w:ascii="Consolas" w:hAnsi="Consolas"/>
              <w:sz w:val="16"/>
              <w:szCs w:val="16"/>
            </w:rPr>
          </w:rPrChange>
        </w:rPr>
        <w:tab/>
      </w:r>
      <w:r>
        <w:rPr>
          <w:rFonts w:ascii="Consolas" w:hAnsi="Consolas"/>
          <w:rPrChange w:id="492" w:author="Guy Fedorkow" w:date="2026-07-18T13:11:00Z" w16du:dateUtc="2026-07-18T17:11:00Z">
            <w:rPr>
              <w:rFonts w:ascii="Consolas" w:hAnsi="Consolas"/>
              <w:sz w:val="16"/>
              <w:szCs w:val="16"/>
            </w:rPr>
          </w:rPrChange>
        </w:rPr>
        <w:tab/>
      </w:r>
      <w:r>
        <w:rPr>
          <w:rFonts w:ascii="Consolas" w:hAnsi="Consolas"/>
          <w:rPrChange w:id="493" w:author="Guy Fedorkow" w:date="2026-07-18T13:11:00Z" w16du:dateUtc="2026-07-18T17:11:00Z">
            <w:rPr>
              <w:rFonts w:ascii="Consolas" w:hAnsi="Consolas"/>
              <w:sz w:val="16"/>
              <w:szCs w:val="16"/>
            </w:rPr>
          </w:rPrChange>
        </w:rPr>
        <w:tab/>
        <w:t>Allocate a word with label x and contents 10</w:t>
      </w:r>
    </w:p>
    <w:p w14:paraId="30591B04" w14:textId="77777777" w:rsidR="00E075D4" w:rsidRPr="000A61A1" w:rsidRDefault="00134F1F">
      <w:pPr>
        <w:keepLines/>
        <w:rPr>
          <w:rFonts w:ascii="Consolas" w:hAnsi="Consolas"/>
          <w:rPrChange w:id="494" w:author="Guy Fedorkow" w:date="2026-07-18T13:11:00Z" w16du:dateUtc="2026-07-18T17:11:00Z">
            <w:rPr>
              <w:sz w:val="16"/>
              <w:szCs w:val="16"/>
            </w:rPr>
          </w:rPrChange>
        </w:rPr>
      </w:pPr>
      <w:r w:rsidRPr="000A61A1">
        <w:rPr>
          <w:rFonts w:ascii="Consolas" w:hAnsi="Consolas"/>
          <w:rPrChange w:id="495" w:author="Guy Fedorkow" w:date="2026-07-18T13:11:00Z" w16du:dateUtc="2026-07-18T17:11:00Z">
            <w:rPr>
              <w:rFonts w:ascii="Consolas" w:hAnsi="Consolas"/>
              <w:sz w:val="16"/>
              <w:szCs w:val="16"/>
            </w:rPr>
          </w:rPrChange>
        </w:rPr>
        <w:t>y:        .word 20</w:t>
      </w:r>
    </w:p>
    <w:p w14:paraId="656E2B36" w14:textId="77777777" w:rsidR="00E075D4" w:rsidRPr="000A61A1" w:rsidRDefault="00134F1F">
      <w:pPr>
        <w:keepLines/>
        <w:rPr>
          <w:rFonts w:ascii="Consolas" w:hAnsi="Consolas"/>
          <w:rPrChange w:id="496" w:author="Guy Fedorkow" w:date="2026-07-18T13:11:00Z" w16du:dateUtc="2026-07-18T17:11:00Z">
            <w:rPr>
              <w:sz w:val="16"/>
              <w:szCs w:val="16"/>
            </w:rPr>
          </w:rPrChange>
        </w:rPr>
      </w:pPr>
      <w:r w:rsidRPr="000A61A1">
        <w:rPr>
          <w:rFonts w:ascii="Consolas" w:hAnsi="Consolas"/>
          <w:rPrChange w:id="497" w:author="Guy Fedorkow" w:date="2026-07-18T13:11:00Z" w16du:dateUtc="2026-07-18T17:11:00Z">
            <w:rPr>
              <w:rFonts w:ascii="Consolas" w:hAnsi="Consolas"/>
              <w:sz w:val="16"/>
              <w:szCs w:val="16"/>
            </w:rPr>
          </w:rPrChange>
        </w:rPr>
        <w:t>z:        .word 0</w:t>
      </w:r>
    </w:p>
    <w:p w14:paraId="4E7CB0C0" w14:textId="77777777" w:rsidR="00E075D4" w:rsidRDefault="00E075D4">
      <w:pPr>
        <w:rPr>
          <w:color w:val="E36C0A" w:themeColor="accent6" w:themeShade="BF"/>
          <w:rPrChange w:id="498" w:author="Guy Fedorkow" w:date="2026-07-18T13:11:00Z" w16du:dateUtc="2026-07-18T17:11:00Z">
            <w:rPr>
              <w:color w:val="E36C0A" w:themeColor="accent6" w:themeShade="BF"/>
              <w:sz w:val="16"/>
              <w:szCs w:val="16"/>
            </w:rPr>
          </w:rPrChange>
        </w:rPr>
      </w:pPr>
    </w:p>
    <w:p w14:paraId="20959270" w14:textId="77777777" w:rsidR="00E075D4" w:rsidRDefault="00134F1F">
      <w:r>
        <w:t>Here is the result of a run:</w:t>
      </w:r>
    </w:p>
    <w:p w14:paraId="251FA09D" w14:textId="77777777" w:rsidR="00E075D4" w:rsidRDefault="00E075D4"/>
    <w:p w14:paraId="49617D47" w14:textId="77777777" w:rsidR="00E075D4" w:rsidRPr="00842ADA" w:rsidRDefault="00134F1F">
      <w:pPr>
        <w:rPr>
          <w:rFonts w:ascii="Consolas" w:hAnsi="Consolas"/>
          <w:rPrChange w:id="499" w:author="Guy Fedorkow" w:date="2026-07-18T13:11:00Z" w16du:dateUtc="2026-07-18T17:11:00Z">
            <w:rPr>
              <w:sz w:val="16"/>
              <w:szCs w:val="16"/>
            </w:rPr>
          </w:rPrChange>
        </w:rPr>
      </w:pPr>
      <w:r>
        <w:rPr>
          <w:rFonts w:ascii="Consolas" w:hAnsi="Consolas"/>
          <w:rPrChange w:id="500" w:author="Guy Fedorkow" w:date="2026-07-18T13:11:00Z" w16du:dateUtc="2026-07-18T17:11:00Z">
            <w:rPr>
              <w:rFonts w:ascii="Consolas" w:hAnsi="Consolas"/>
              <w:sz w:val="16"/>
              <w:szCs w:val="16"/>
            </w:rPr>
          </w:rPrChange>
        </w:rPr>
        <w:t xml:space="preserve">$ wwasm </w:t>
      </w:r>
      <w:r w:rsidRPr="00842ADA">
        <w:rPr>
          <w:rFonts w:ascii="Consolas" w:hAnsi="Consolas"/>
          <w:rPrChange w:id="501" w:author="Guy Fedorkow" w:date="2026-07-18T13:11:00Z" w16du:dateUtc="2026-07-18T17:11:00Z">
            <w:rPr>
              <w:rFonts w:ascii="Consolas" w:hAnsi="Consolas"/>
              <w:sz w:val="16"/>
              <w:szCs w:val="16"/>
            </w:rPr>
          </w:rPrChange>
        </w:rPr>
        <w:t>add.ww</w:t>
      </w:r>
    </w:p>
    <w:p w14:paraId="3C0FE941" w14:textId="77777777" w:rsidR="00E075D4" w:rsidRPr="00842ADA" w:rsidRDefault="00134F1F">
      <w:pPr>
        <w:rPr>
          <w:rFonts w:ascii="Consolas" w:hAnsi="Consolas"/>
          <w:rPrChange w:id="502" w:author="Guy Fedorkow" w:date="2026-07-18T13:11:00Z" w16du:dateUtc="2026-07-18T17:11:00Z">
            <w:rPr>
              <w:sz w:val="16"/>
              <w:szCs w:val="16"/>
            </w:rPr>
          </w:rPrChange>
        </w:rPr>
      </w:pPr>
      <w:r w:rsidRPr="00842ADA">
        <w:rPr>
          <w:rFonts w:ascii="Consolas" w:hAnsi="Consolas"/>
          <w:rPrChange w:id="503" w:author="Guy Fedorkow" w:date="2026-07-18T13:11:00Z" w16du:dateUtc="2026-07-18T17:11:00Z">
            <w:rPr>
              <w:rFonts w:ascii="Consolas" w:hAnsi="Consolas"/>
              <w:sz w:val="16"/>
              <w:szCs w:val="16"/>
            </w:rPr>
          </w:rPrChange>
        </w:rPr>
        <w:t>Listing output to file add.lst</w:t>
      </w:r>
    </w:p>
    <w:p w14:paraId="497441FF" w14:textId="77777777" w:rsidR="00E075D4" w:rsidRPr="00842ADA" w:rsidRDefault="00134F1F">
      <w:pPr>
        <w:rPr>
          <w:rFonts w:ascii="Consolas" w:hAnsi="Consolas"/>
          <w:rPrChange w:id="504" w:author="Guy Fedorkow" w:date="2026-07-18T13:11:00Z" w16du:dateUtc="2026-07-18T17:11:00Z">
            <w:rPr>
              <w:sz w:val="16"/>
              <w:szCs w:val="16"/>
            </w:rPr>
          </w:rPrChange>
        </w:rPr>
      </w:pPr>
      <w:r w:rsidRPr="00842ADA">
        <w:rPr>
          <w:rFonts w:ascii="Consolas" w:hAnsi="Consolas"/>
          <w:rPrChange w:id="505" w:author="Guy Fedorkow" w:date="2026-07-18T13:11:00Z" w16du:dateUtc="2026-07-18T17:11:00Z">
            <w:rPr>
              <w:rFonts w:ascii="Consolas" w:hAnsi="Consolas"/>
              <w:sz w:val="16"/>
              <w:szCs w:val="16"/>
            </w:rPr>
          </w:rPrChange>
        </w:rPr>
        <w:t>Corefile output to file add.acore</w:t>
      </w:r>
    </w:p>
    <w:p w14:paraId="0C14B63F" w14:textId="77777777" w:rsidR="00E075D4" w:rsidRPr="00842ADA" w:rsidRDefault="00134F1F">
      <w:pPr>
        <w:rPr>
          <w:rFonts w:ascii="Consolas" w:hAnsi="Consolas"/>
          <w:rPrChange w:id="506" w:author="Guy Fedorkow" w:date="2026-07-18T13:11:00Z" w16du:dateUtc="2026-07-18T17:11:00Z">
            <w:rPr>
              <w:sz w:val="16"/>
              <w:szCs w:val="16"/>
            </w:rPr>
          </w:rPrChange>
        </w:rPr>
      </w:pPr>
      <w:r>
        <w:rPr>
          <w:rFonts w:ascii="Consolas" w:hAnsi="Consolas"/>
          <w:rPrChange w:id="507" w:author="Guy Fedorkow" w:date="2026-07-18T13:11:00Z" w16du:dateUtc="2026-07-18T17:11:00Z">
            <w:rPr>
              <w:rFonts w:ascii="Consolas" w:hAnsi="Consolas"/>
              <w:sz w:val="16"/>
              <w:szCs w:val="16"/>
            </w:rPr>
          </w:rPrChange>
        </w:rPr>
        <w:t>ww</w:t>
      </w:r>
      <w:r w:rsidRPr="00842ADA">
        <w:rPr>
          <w:rFonts w:ascii="Consolas" w:hAnsi="Consolas"/>
          <w:rPrChange w:id="508" w:author="Guy Fedorkow" w:date="2026-07-18T13:11:00Z" w16du:dateUtc="2026-07-18T17:11:00Z">
            <w:rPr>
              <w:rFonts w:ascii="Consolas" w:hAnsi="Consolas"/>
              <w:sz w:val="16"/>
              <w:szCs w:val="16"/>
            </w:rPr>
          </w:rPrChange>
        </w:rPr>
        <w:t>sim -q add.acore</w:t>
      </w:r>
    </w:p>
    <w:p w14:paraId="11A043DD" w14:textId="77777777" w:rsidR="00E075D4" w:rsidRPr="00842ADA" w:rsidRDefault="00134F1F">
      <w:pPr>
        <w:rPr>
          <w:rFonts w:ascii="Consolas" w:hAnsi="Consolas"/>
          <w:rPrChange w:id="509" w:author="Guy Fedorkow" w:date="2026-07-18T13:11:00Z" w16du:dateUtc="2026-07-18T17:11:00Z">
            <w:rPr>
              <w:sz w:val="16"/>
              <w:szCs w:val="16"/>
            </w:rPr>
          </w:rPrChange>
        </w:rPr>
      </w:pPr>
      <w:r w:rsidRPr="00842ADA">
        <w:rPr>
          <w:rFonts w:ascii="Consolas" w:hAnsi="Consolas"/>
          <w:rPrChange w:id="510" w:author="Guy Fedorkow" w:date="2026-07-18T13:11:00Z" w16du:dateUtc="2026-07-18T17:11:00Z">
            <w:rPr>
              <w:rFonts w:ascii="Consolas" w:hAnsi="Consolas"/>
              <w:sz w:val="16"/>
              <w:szCs w:val="16"/>
            </w:rPr>
          </w:rPrChange>
        </w:rPr>
        <w:t>start at 0o40</w:t>
      </w:r>
    </w:p>
    <w:p w14:paraId="4C5838DF" w14:textId="77777777" w:rsidR="00E075D4" w:rsidRPr="00842ADA" w:rsidRDefault="00134F1F">
      <w:pPr>
        <w:rPr>
          <w:rFonts w:ascii="Consolas" w:hAnsi="Consolas"/>
          <w:rPrChange w:id="511" w:author="Guy Fedorkow" w:date="2026-07-18T13:11:00Z" w16du:dateUtc="2026-07-18T17:11:00Z">
            <w:rPr>
              <w:sz w:val="16"/>
              <w:szCs w:val="16"/>
            </w:rPr>
          </w:rPrChange>
        </w:rPr>
      </w:pPr>
      <w:r w:rsidRPr="00842ADA">
        <w:rPr>
          <w:rFonts w:ascii="Consolas" w:hAnsi="Consolas"/>
          <w:rPrChange w:id="512" w:author="Guy Fedorkow" w:date="2026-07-18T13:11:00Z" w16du:dateUtc="2026-07-18T17:11:00Z">
            <w:rPr>
              <w:rFonts w:ascii="Consolas" w:hAnsi="Consolas"/>
              <w:sz w:val="16"/>
              <w:szCs w:val="16"/>
            </w:rPr>
          </w:rPrChange>
        </w:rPr>
        <w:t>x = 10,  y = 20, z = 30</w:t>
      </w:r>
    </w:p>
    <w:p w14:paraId="6F8A96B4" w14:textId="77777777" w:rsidR="00E075D4" w:rsidRPr="00842ADA" w:rsidRDefault="00134F1F">
      <w:pPr>
        <w:rPr>
          <w:rFonts w:ascii="Consolas" w:hAnsi="Consolas"/>
          <w:rPrChange w:id="513" w:author="Guy Fedorkow" w:date="2026-07-18T13:11:00Z" w16du:dateUtc="2026-07-18T17:11:00Z">
            <w:rPr>
              <w:sz w:val="16"/>
              <w:szCs w:val="16"/>
            </w:rPr>
          </w:rPrChange>
        </w:rPr>
      </w:pPr>
      <w:r w:rsidRPr="00842ADA">
        <w:rPr>
          <w:rFonts w:ascii="Consolas" w:hAnsi="Consolas"/>
          <w:rPrChange w:id="514" w:author="Guy Fedorkow" w:date="2026-07-18T13:11:00Z" w16du:dateUtc="2026-07-18T17:11:00Z">
            <w:rPr>
              <w:rFonts w:ascii="Consolas" w:hAnsi="Consolas"/>
              <w:sz w:val="16"/>
              <w:szCs w:val="16"/>
            </w:rPr>
          </w:rPrChange>
        </w:rPr>
        <w:t>Halt Instruction!  (Code=0) at pc=043</w:t>
      </w:r>
    </w:p>
    <w:p w14:paraId="32C47379" w14:textId="77777777" w:rsidR="00E075D4" w:rsidRPr="00842ADA" w:rsidRDefault="00134F1F">
      <w:pPr>
        <w:rPr>
          <w:rFonts w:ascii="Consolas" w:hAnsi="Consolas"/>
          <w:rPrChange w:id="515" w:author="Guy Fedorkow" w:date="2026-07-18T13:11:00Z" w16du:dateUtc="2026-07-18T17:11:00Z">
            <w:rPr>
              <w:sz w:val="16"/>
              <w:szCs w:val="16"/>
            </w:rPr>
          </w:rPrChange>
        </w:rPr>
      </w:pPr>
      <w:r w:rsidRPr="00842ADA">
        <w:rPr>
          <w:rFonts w:ascii="Consolas" w:hAnsi="Consolas"/>
          <w:rPrChange w:id="516" w:author="Guy Fedorkow" w:date="2026-07-18T13:11:00Z" w16du:dateUtc="2026-07-18T17:11:00Z">
            <w:rPr>
              <w:rFonts w:ascii="Consolas" w:hAnsi="Consolas"/>
              <w:sz w:val="16"/>
              <w:szCs w:val="16"/>
            </w:rPr>
          </w:rPrChange>
        </w:rPr>
        <w:t>Alarm 'Program Halt' (5) at PC=0o43 (0d35)</w:t>
      </w:r>
    </w:p>
    <w:p w14:paraId="358EBB01" w14:textId="77777777" w:rsidR="00E075D4" w:rsidRPr="00842ADA" w:rsidRDefault="00134F1F">
      <w:pPr>
        <w:rPr>
          <w:rFonts w:ascii="Consolas" w:hAnsi="Consolas"/>
          <w:rPrChange w:id="517" w:author="Guy Fedorkow" w:date="2026-07-18T13:11:00Z" w16du:dateUtc="2026-07-18T17:11:00Z">
            <w:rPr>
              <w:sz w:val="16"/>
              <w:szCs w:val="16"/>
            </w:rPr>
          </w:rPrChange>
        </w:rPr>
      </w:pPr>
      <w:r w:rsidRPr="00842ADA">
        <w:rPr>
          <w:rFonts w:ascii="Consolas" w:hAnsi="Consolas"/>
          <w:rPrChange w:id="518" w:author="Guy Fedorkow" w:date="2026-07-18T13:11:00Z" w16du:dateUtc="2026-07-18T17:11:00Z">
            <w:rPr>
              <w:rFonts w:ascii="Consolas" w:hAnsi="Consolas"/>
              <w:sz w:val="16"/>
              <w:szCs w:val="16"/>
            </w:rPr>
          </w:rPrChange>
        </w:rPr>
        <w:t>Ran 3 cycles; Used mem=48MB</w:t>
      </w:r>
    </w:p>
    <w:p w14:paraId="3FA8EB3B" w14:textId="77777777" w:rsidR="00E075D4" w:rsidRDefault="00134F1F">
      <w:pPr>
        <w:rPr>
          <w:rFonts w:ascii="Consolas" w:hAnsi="Consolas"/>
          <w:rPrChange w:id="519" w:author="Guy Fedorkow" w:date="2026-07-18T13:11:00Z" w16du:dateUtc="2026-07-18T17:11:00Z">
            <w:rPr>
              <w:sz w:val="16"/>
              <w:szCs w:val="16"/>
            </w:rPr>
          </w:rPrChange>
        </w:rPr>
      </w:pPr>
      <w:r w:rsidRPr="00842ADA">
        <w:rPr>
          <w:rFonts w:ascii="Consolas" w:hAnsi="Consolas"/>
          <w:rPrChange w:id="520" w:author="Guy Fedorkow" w:date="2026-07-18T13:11:00Z" w16du:dateUtc="2026-07-18T17:11:00Z">
            <w:rPr>
              <w:rFonts w:ascii="Consolas" w:hAnsi="Consolas"/>
              <w:sz w:val="16"/>
              <w:szCs w:val="16"/>
            </w:rPr>
          </w:rPrChange>
        </w:rPr>
        <w:t>$</w:t>
      </w:r>
    </w:p>
    <w:p w14:paraId="4E55166B" w14:textId="77777777" w:rsidR="00E075D4" w:rsidRDefault="00E075D4"/>
    <w:p w14:paraId="506A8F16" w14:textId="0CFDF3B7" w:rsidR="000A61A1" w:rsidRDefault="00134F1F" w:rsidP="00F85195">
      <w:pPr>
        <w:rPr>
          <w:ins w:id="521" w:author="Guy Fedorkow" w:date="2026-07-18T13:11:00Z" w16du:dateUtc="2026-07-18T17:11:00Z"/>
        </w:rPr>
      </w:pPr>
      <w:r>
        <w:t xml:space="preserve">The syntax is formalized (to an extent) in the later section “Assembler Grammar.” </w:t>
      </w:r>
    </w:p>
    <w:p w14:paraId="18BAA47A" w14:textId="057B5B92" w:rsidR="000A61A1" w:rsidRDefault="00134F1F" w:rsidP="00F85195">
      <w:pPr>
        <w:rPr>
          <w:ins w:id="522" w:author="Guy Fedorkow" w:date="2026-07-18T13:11:00Z" w16du:dateUtc="2026-07-18T17:11:00Z"/>
        </w:rPr>
      </w:pPr>
      <w:r>
        <w:t xml:space="preserve">A Whirlwind assembly program (.ww) consists of a sequence of text lines, each of which may be either a WW operation, a pseudo-op, a comment, or blank space. </w:t>
      </w:r>
    </w:p>
    <w:p w14:paraId="12B0ED99" w14:textId="77777777" w:rsidR="00E075D4" w:rsidRDefault="00134F1F">
      <w:r>
        <w:t>The basic format of a line is:</w:t>
      </w:r>
    </w:p>
    <w:p w14:paraId="1E260C0F" w14:textId="77777777" w:rsidR="00C243DD" w:rsidRDefault="00C243DD" w:rsidP="00F85195">
      <w:pPr>
        <w:rPr>
          <w:ins w:id="523" w:author="Guy Fedorkow" w:date="2026-07-18T13:11:00Z" w16du:dateUtc="2026-07-18T17:11:00Z"/>
        </w:rPr>
      </w:pPr>
    </w:p>
    <w:p w14:paraId="2897BE41" w14:textId="77777777" w:rsidR="00E075D4" w:rsidRPr="00F63A87" w:rsidRDefault="00134F1F">
      <w:pPr>
        <w:ind w:firstLine="720"/>
        <w:rPr>
          <w:rFonts w:ascii="Consolas" w:hAnsi="Consolas"/>
          <w:rPrChange w:id="524" w:author="Guy Fedorkow" w:date="2026-07-18T13:11:00Z" w16du:dateUtc="2026-07-18T17:11:00Z">
            <w:rPr/>
          </w:rPrChange>
        </w:rPr>
      </w:pPr>
      <w:r>
        <w:rPr>
          <w:rFonts w:ascii="Consolas" w:hAnsi="Consolas"/>
          <w:rPrChange w:id="525" w:author="Guy Fedorkow" w:date="2026-07-18T13:11:00Z" w16du:dateUtc="2026-07-18T17:11:00Z">
            <w:rPr>
              <w:rFonts w:ascii="Consolas" w:hAnsi="Consolas" w:cs="Courier New"/>
              <w:sz w:val="16"/>
              <w:szCs w:val="16"/>
            </w:rPr>
          </w:rPrChange>
        </w:rPr>
        <w:t>@</w:t>
      </w:r>
      <w:r w:rsidRPr="00F63A87">
        <w:rPr>
          <w:rFonts w:ascii="Consolas" w:hAnsi="Consolas"/>
          <w:rPrChange w:id="526" w:author="Guy Fedorkow" w:date="2026-07-18T13:11:00Z" w16du:dateUtc="2026-07-18T17:11:00Z">
            <w:rPr>
              <w:rFonts w:ascii="Consolas" w:hAnsi="Consolas" w:cs="Courier New"/>
              <w:sz w:val="16"/>
              <w:szCs w:val="16"/>
            </w:rPr>
          </w:rPrChange>
        </w:rPr>
        <w:t>&lt;</w:t>
      </w:r>
      <w:r>
        <w:rPr>
          <w:rFonts w:ascii="Consolas" w:hAnsi="Consolas"/>
          <w:rPrChange w:id="527" w:author="Guy Fedorkow" w:date="2026-07-18T13:11:00Z" w16du:dateUtc="2026-07-18T17:11:00Z">
            <w:rPr>
              <w:rFonts w:ascii="Consolas" w:hAnsi="Consolas" w:cs="Courier New"/>
              <w:sz w:val="16"/>
              <w:szCs w:val="16"/>
            </w:rPr>
          </w:rPrChange>
        </w:rPr>
        <w:t>addr&gt;:&lt;value&gt;</w:t>
      </w:r>
      <w:r w:rsidRPr="00F63A87">
        <w:rPr>
          <w:rFonts w:ascii="Consolas" w:hAnsi="Consolas"/>
          <w:rPrChange w:id="528" w:author="Guy Fedorkow" w:date="2026-07-18T13:11:00Z" w16du:dateUtc="2026-07-18T17:11:00Z">
            <w:rPr>
              <w:rFonts w:ascii="Consolas" w:hAnsi="Consolas" w:cs="Courier New"/>
              <w:sz w:val="16"/>
              <w:szCs w:val="16"/>
            </w:rPr>
          </w:rPrChange>
        </w:rPr>
        <w:t xml:space="preserve"> &lt;label&gt;</w:t>
      </w:r>
      <w:r>
        <w:rPr>
          <w:rFonts w:ascii="Consolas" w:hAnsi="Consolas"/>
          <w:rPrChange w:id="529" w:author="Guy Fedorkow" w:date="2026-07-18T13:11:00Z" w16du:dateUtc="2026-07-18T17:11:00Z">
            <w:rPr>
              <w:rFonts w:ascii="Consolas" w:hAnsi="Consolas" w:cs="Courier New"/>
              <w:sz w:val="16"/>
              <w:szCs w:val="16"/>
            </w:rPr>
          </w:rPrChange>
        </w:rPr>
        <w:t>:</w:t>
      </w:r>
      <w:r w:rsidRPr="00F63A87">
        <w:rPr>
          <w:rFonts w:ascii="Consolas" w:hAnsi="Consolas"/>
          <w:rPrChange w:id="530" w:author="Guy Fedorkow" w:date="2026-07-18T13:11:00Z" w16du:dateUtc="2026-07-18T17:11:00Z">
            <w:rPr>
              <w:rFonts w:ascii="Consolas" w:hAnsi="Consolas" w:cs="Courier New"/>
              <w:sz w:val="16"/>
              <w:szCs w:val="16"/>
            </w:rPr>
          </w:rPrChange>
        </w:rPr>
        <w:t xml:space="preserve">  &lt;</w:t>
      </w:r>
      <w:del w:id="531" w:author="Guy Fedorkow" w:date="2026-07-18T13:11:00Z" w16du:dateUtc="2026-07-18T17:11:00Z">
        <w:r>
          <w:rPr>
            <w:rFonts w:ascii="Consolas" w:hAnsi="Consolas" w:cs="Courier New"/>
            <w:sz w:val="16"/>
            <w:szCs w:val="16"/>
          </w:rPr>
          <w:delText>dot-if&gt; &lt;</w:delText>
        </w:r>
      </w:del>
      <w:r w:rsidRPr="00F63A87">
        <w:rPr>
          <w:rFonts w:ascii="Consolas" w:hAnsi="Consolas"/>
          <w:rPrChange w:id="532" w:author="Guy Fedorkow" w:date="2026-07-18T13:11:00Z" w16du:dateUtc="2026-07-18T17:11:00Z">
            <w:rPr>
              <w:rFonts w:ascii="Consolas" w:hAnsi="Consolas" w:cs="Courier New"/>
              <w:sz w:val="16"/>
              <w:szCs w:val="16"/>
            </w:rPr>
          </w:rPrChange>
        </w:rPr>
        <w:t xml:space="preserve">instruction&gt; </w:t>
      </w:r>
      <w:r>
        <w:rPr>
          <w:rFonts w:ascii="Consolas" w:hAnsi="Consolas"/>
          <w:rPrChange w:id="533" w:author="Guy Fedorkow" w:date="2026-07-18T13:11:00Z" w16du:dateUtc="2026-07-18T17:11:00Z">
            <w:rPr>
              <w:rFonts w:ascii="Consolas" w:hAnsi="Consolas" w:cs="Courier New"/>
              <w:sz w:val="16"/>
              <w:szCs w:val="16"/>
            </w:rPr>
          </w:rPrChange>
        </w:rPr>
        <w:t xml:space="preserve">; </w:t>
      </w:r>
      <w:r w:rsidRPr="00F63A87">
        <w:rPr>
          <w:rFonts w:ascii="Consolas" w:hAnsi="Consolas"/>
          <w:rPrChange w:id="534" w:author="Guy Fedorkow" w:date="2026-07-18T13:11:00Z" w16du:dateUtc="2026-07-18T17:11:00Z">
            <w:rPr>
              <w:rFonts w:ascii="Consolas" w:hAnsi="Consolas" w:cs="Courier New"/>
              <w:sz w:val="16"/>
              <w:szCs w:val="16"/>
            </w:rPr>
          </w:rPrChange>
        </w:rPr>
        <w:t xml:space="preserve">&lt;comment&gt; </w:t>
      </w:r>
      <w:r>
        <w:rPr>
          <w:rFonts w:ascii="Consolas" w:hAnsi="Consolas"/>
          <w:rPrChange w:id="535" w:author="Guy Fedorkow" w:date="2026-07-18T13:11:00Z" w16du:dateUtc="2026-07-18T17:11:00Z">
            <w:rPr>
              <w:rFonts w:ascii="Consolas" w:hAnsi="Consolas" w:cs="Courier New"/>
              <w:sz w:val="16"/>
              <w:szCs w:val="16"/>
            </w:rPr>
          </w:rPrChange>
        </w:rPr>
        <w:t xml:space="preserve"> @@</w:t>
      </w:r>
      <w:r w:rsidRPr="00F63A87">
        <w:rPr>
          <w:rFonts w:ascii="Consolas" w:hAnsi="Consolas"/>
          <w:rPrChange w:id="536" w:author="Guy Fedorkow" w:date="2026-07-18T13:11:00Z" w16du:dateUtc="2026-07-18T17:11:00Z">
            <w:rPr>
              <w:rFonts w:ascii="Consolas" w:hAnsi="Consolas" w:cs="Courier New"/>
              <w:sz w:val="16"/>
              <w:szCs w:val="16"/>
            </w:rPr>
          </w:rPrChange>
        </w:rPr>
        <w:t xml:space="preserve">&lt;auto-comment&gt;       </w:t>
      </w:r>
    </w:p>
    <w:p w14:paraId="23B441A6" w14:textId="77777777" w:rsidR="000A61A1" w:rsidRDefault="000A61A1" w:rsidP="00F85195">
      <w:pPr>
        <w:rPr>
          <w:ins w:id="537" w:author="Guy Fedorkow" w:date="2026-07-18T13:11:00Z" w16du:dateUtc="2026-07-18T17:11:00Z"/>
        </w:rPr>
      </w:pPr>
    </w:p>
    <w:p w14:paraId="606A9BE1" w14:textId="77777777" w:rsidR="00E075D4" w:rsidRDefault="00134F1F">
      <w:r>
        <w:t>Any of these fields is optional.  An &lt;instruction&gt; has the following format:</w:t>
      </w:r>
    </w:p>
    <w:p w14:paraId="572621B3" w14:textId="77777777" w:rsidR="00C243DD" w:rsidRDefault="00C243DD" w:rsidP="00F85195">
      <w:pPr>
        <w:rPr>
          <w:ins w:id="538" w:author="Guy Fedorkow" w:date="2026-07-18T13:11:00Z" w16du:dateUtc="2026-07-18T17:11:00Z"/>
        </w:rPr>
      </w:pPr>
    </w:p>
    <w:p w14:paraId="74EADF87" w14:textId="77777777" w:rsidR="00E075D4" w:rsidRDefault="00134F1F">
      <w:pPr>
        <w:ind w:firstLine="720"/>
      </w:pPr>
      <w:r>
        <w:rPr>
          <w:rPrChange w:id="539" w:author="Guy Fedorkow" w:date="2026-07-18T13:11:00Z" w16du:dateUtc="2026-07-18T17:11:00Z">
            <w:rPr>
              <w:sz w:val="16"/>
              <w:szCs w:val="16"/>
            </w:rPr>
          </w:rPrChange>
        </w:rPr>
        <w:lastRenderedPageBreak/>
        <w:t>&lt;opname&gt; &lt;operand1&gt;, …,&lt;operand&gt;N</w:t>
      </w:r>
    </w:p>
    <w:p w14:paraId="3336A5DA" w14:textId="77777777" w:rsidR="00C243DD" w:rsidRDefault="00C243DD" w:rsidP="00F85195">
      <w:pPr>
        <w:rPr>
          <w:ins w:id="540" w:author="Guy Fedorkow" w:date="2026-07-18T13:11:00Z" w16du:dateUtc="2026-07-18T17:11:00Z"/>
        </w:rPr>
      </w:pPr>
    </w:p>
    <w:p w14:paraId="184D37A7" w14:textId="6874AA55" w:rsidR="00C243DD" w:rsidRDefault="00134F1F" w:rsidP="00F85195">
      <w:pPr>
        <w:rPr>
          <w:ins w:id="541" w:author="Guy Fedorkow" w:date="2026-07-18T13:11:00Z" w16du:dateUtc="2026-07-18T17:11:00Z"/>
        </w:rPr>
      </w:pPr>
      <w:r>
        <w:t>All but one of the comma-separated operands are optional. i.e., an operation needs at least one operand.</w:t>
      </w:r>
    </w:p>
    <w:p w14:paraId="749E5A9B" w14:textId="77777777" w:rsidR="00E075D4" w:rsidRDefault="00134F1F">
      <w:r>
        <w:t>Space, tab, or an operator separates fields.</w:t>
      </w:r>
      <w:r>
        <w:rPr>
          <w:rStyle w:val="FootnoteReference"/>
        </w:rPr>
        <w:footnoteReference w:id="3"/>
      </w:r>
      <w:r>
        <w:t xml:space="preserve"> So for example it should work to say “label:sp 42”, with no space between the colon and the opname, if you were so inclined. Example:</w:t>
      </w:r>
    </w:p>
    <w:p w14:paraId="7A06DBB9" w14:textId="77777777" w:rsidR="00E075D4" w:rsidRDefault="00E075D4">
      <w:pPr>
        <w:rPr>
          <w:rFonts w:ascii="Consolas" w:hAnsi="Consolas"/>
        </w:rPr>
      </w:pPr>
    </w:p>
    <w:p w14:paraId="74284C4E" w14:textId="77777777" w:rsidR="00E075D4" w:rsidRDefault="00134F1F">
      <w:pPr>
        <w:ind w:firstLine="360"/>
        <w:rPr>
          <w:rFonts w:ascii="Consolas" w:hAnsi="Consolas"/>
          <w:rPrChange w:id="543" w:author="Guy Fedorkow" w:date="2026-07-18T13:11:00Z" w16du:dateUtc="2026-07-18T17:11:00Z">
            <w:rPr>
              <w:sz w:val="16"/>
              <w:szCs w:val="16"/>
            </w:rPr>
          </w:rPrChange>
        </w:rPr>
      </w:pPr>
      <w:r w:rsidRPr="00F0574C">
        <w:rPr>
          <w:rFonts w:ascii="Consolas" w:hAnsi="Consolas"/>
          <w:rPrChange w:id="544" w:author="Guy Fedorkow" w:date="2026-07-18T13:11:00Z" w16du:dateUtc="2026-07-18T17:11:00Z">
            <w:rPr>
              <w:rFonts w:ascii="Consolas" w:hAnsi="Consolas"/>
              <w:sz w:val="16"/>
              <w:szCs w:val="16"/>
            </w:rPr>
          </w:rPrChange>
        </w:rPr>
        <w:t xml:space="preserve">@0514:114243     </w:t>
      </w:r>
      <w:r>
        <w:rPr>
          <w:rFonts w:ascii="Consolas" w:hAnsi="Consolas"/>
          <w:rPrChange w:id="545" w:author="Guy Fedorkow" w:date="2026-07-18T13:11:00Z" w16du:dateUtc="2026-07-18T17:11:00Z">
            <w:rPr>
              <w:rFonts w:ascii="Consolas" w:hAnsi="Consolas"/>
              <w:sz w:val="16"/>
              <w:szCs w:val="16"/>
            </w:rPr>
          </w:rPrChange>
        </w:rPr>
        <w:t xml:space="preserve">a10: </w:t>
      </w:r>
      <w:r w:rsidRPr="00F0574C">
        <w:rPr>
          <w:rFonts w:ascii="Consolas" w:hAnsi="Consolas"/>
          <w:rPrChange w:id="546" w:author="Guy Fedorkow" w:date="2026-07-18T13:11:00Z" w16du:dateUtc="2026-07-18T17:11:00Z">
            <w:rPr>
              <w:rFonts w:ascii="Consolas" w:hAnsi="Consolas"/>
              <w:sz w:val="16"/>
              <w:szCs w:val="16"/>
            </w:rPr>
          </w:rPrChange>
        </w:rPr>
        <w:t xml:space="preserve">su </w:t>
      </w:r>
      <w:r>
        <w:rPr>
          <w:rFonts w:ascii="Consolas" w:hAnsi="Consolas"/>
          <w:rPrChange w:id="547" w:author="Guy Fedorkow" w:date="2026-07-18T13:11:00Z" w16du:dateUtc="2026-07-18T17:11:00Z">
            <w:rPr>
              <w:rFonts w:ascii="Consolas" w:hAnsi="Consolas"/>
              <w:sz w:val="16"/>
              <w:szCs w:val="16"/>
            </w:rPr>
          </w:rPrChange>
        </w:rPr>
        <w:t xml:space="preserve">  </w:t>
      </w:r>
      <w:r w:rsidRPr="00F0574C">
        <w:rPr>
          <w:rFonts w:ascii="Consolas" w:hAnsi="Consolas"/>
          <w:rPrChange w:id="548" w:author="Guy Fedorkow" w:date="2026-07-18T13:11:00Z" w16du:dateUtc="2026-07-18T17:11:00Z">
            <w:rPr>
              <w:rFonts w:ascii="Consolas" w:hAnsi="Consolas"/>
              <w:sz w:val="16"/>
              <w:szCs w:val="16"/>
            </w:rPr>
          </w:rPrChange>
        </w:rPr>
        <w:t xml:space="preserve">  a11 + 4 ; </w:t>
      </w:r>
      <w:r>
        <w:rPr>
          <w:rFonts w:ascii="Consolas" w:hAnsi="Consolas"/>
          <w:rPrChange w:id="549" w:author="Guy Fedorkow" w:date="2026-07-18T13:11:00Z" w16du:dateUtc="2026-07-18T17:11:00Z">
            <w:rPr>
              <w:rFonts w:ascii="Consolas" w:hAnsi="Consolas"/>
              <w:sz w:val="16"/>
              <w:szCs w:val="16"/>
            </w:rPr>
          </w:rPrChange>
        </w:rPr>
        <w:t>subtract memory from the AC</w:t>
      </w:r>
    </w:p>
    <w:p w14:paraId="49042F2B" w14:textId="77777777" w:rsidR="00E075D4" w:rsidRDefault="00E075D4">
      <w:pPr>
        <w:ind w:firstLine="360"/>
        <w:rPr>
          <w:rFonts w:ascii="Consolas" w:hAnsi="Consolas"/>
        </w:rPr>
      </w:pPr>
    </w:p>
    <w:p w14:paraId="40924E93" w14:textId="77777777" w:rsidR="00E075D4" w:rsidRDefault="00134F1F">
      <w:r>
        <w:t>The following table describes each field:</w:t>
      </w:r>
    </w:p>
    <w:p w14:paraId="47DD41F5" w14:textId="77777777" w:rsidR="00E075D4" w:rsidRDefault="00E075D4"/>
    <w:tbl>
      <w:tblPr>
        <w:tblStyle w:val="TableGrid"/>
        <w:tblW w:w="0" w:type="auto"/>
        <w:tblLayout w:type="fixed"/>
        <w:tblLook w:val="04A0" w:firstRow="1" w:lastRow="0" w:firstColumn="1" w:lastColumn="0" w:noHBand="0" w:noVBand="1"/>
        <w:tblPrChange w:id="550" w:author="Guy Fedorkow" w:date="2026-07-18T13:11:00Z" w16du:dateUtc="2026-07-18T17:11:00Z">
          <w:tblPr>
            <w:tblStyle w:val="TableGrid"/>
            <w:tblW w:w="9085" w:type="dxa"/>
            <w:tblLayout w:type="fixed"/>
            <w:tblLook w:val="04A0" w:firstRow="1" w:lastRow="0" w:firstColumn="1" w:lastColumn="0" w:noHBand="0" w:noVBand="1"/>
          </w:tblPr>
        </w:tblPrChange>
      </w:tblPr>
      <w:tblGrid>
        <w:gridCol w:w="2337"/>
        <w:gridCol w:w="6748"/>
        <w:gridCol w:w="113"/>
        <w:tblGridChange w:id="551">
          <w:tblGrid>
            <w:gridCol w:w="2336"/>
            <w:gridCol w:w="1"/>
            <w:gridCol w:w="6748"/>
            <w:gridCol w:w="113"/>
          </w:tblGrid>
        </w:tblGridChange>
      </w:tblGrid>
      <w:tr w:rsidR="00E075D4" w14:paraId="58628CCE" w14:textId="77777777" w:rsidTr="005602EB">
        <w:trPr>
          <w:trPrChange w:id="552" w:author="Guy Fedorkow" w:date="2026-07-18T13:11:00Z" w16du:dateUtc="2026-07-18T17:11:00Z">
            <w:trPr>
              <w:gridAfter w:val="0"/>
            </w:trPr>
          </w:trPrChange>
        </w:trPr>
        <w:tc>
          <w:tcPr>
            <w:tcW w:w="2337" w:type="dxa"/>
            <w:shd w:val="clear" w:color="auto" w:fill="DAEEF3" w:themeFill="accent5" w:themeFillTint="33"/>
            <w:tcPrChange w:id="553" w:author="Guy Fedorkow" w:date="2026-07-18T13:11:00Z" w16du:dateUtc="2026-07-18T17:11:00Z">
              <w:tcPr>
                <w:tcW w:w="2336" w:type="dxa"/>
                <w:shd w:val="clear" w:color="auto" w:fill="DAEEF3" w:themeFill="accent5" w:themeFillTint="33"/>
              </w:tcPr>
            </w:tcPrChange>
          </w:tcPr>
          <w:p w14:paraId="0E3824B4" w14:textId="77777777" w:rsidR="00E075D4" w:rsidRDefault="00134F1F">
            <w:r>
              <w:t>Name</w:t>
            </w:r>
          </w:p>
        </w:tc>
        <w:tc>
          <w:tcPr>
            <w:tcW w:w="6748" w:type="dxa"/>
            <w:gridSpan w:val="2"/>
            <w:shd w:val="clear" w:color="auto" w:fill="DAEEF3" w:themeFill="accent5" w:themeFillTint="33"/>
            <w:tcPrChange w:id="554" w:author="Guy Fedorkow" w:date="2026-07-18T13:11:00Z" w16du:dateUtc="2026-07-18T17:11:00Z">
              <w:tcPr>
                <w:tcW w:w="6748" w:type="dxa"/>
                <w:gridSpan w:val="2"/>
                <w:shd w:val="clear" w:color="auto" w:fill="DAEEF3" w:themeFill="accent5" w:themeFillTint="33"/>
              </w:tcPr>
            </w:tcPrChange>
          </w:tcPr>
          <w:p w14:paraId="1AE4D8EC" w14:textId="77777777" w:rsidR="00E075D4" w:rsidRDefault="00134F1F">
            <w:r>
              <w:t>Function</w:t>
            </w:r>
          </w:p>
        </w:tc>
      </w:tr>
      <w:tr w:rsidR="00E075D4" w14:paraId="7DE36F7E" w14:textId="77777777" w:rsidTr="005602EB">
        <w:trPr>
          <w:gridAfter w:val="1"/>
          <w:wAfter w:w="113" w:type="dxa"/>
          <w:trPrChange w:id="555" w:author="Guy Fedorkow" w:date="2026-07-18T13:11:00Z" w16du:dateUtc="2026-07-18T17:11:00Z">
            <w:trPr>
              <w:gridAfter w:val="1"/>
            </w:trPr>
          </w:trPrChange>
        </w:trPr>
        <w:tc>
          <w:tcPr>
            <w:tcW w:w="2337" w:type="dxa"/>
            <w:tcPrChange w:id="556" w:author="Guy Fedorkow" w:date="2026-07-18T13:11:00Z" w16du:dateUtc="2026-07-18T17:11:00Z">
              <w:tcPr>
                <w:tcW w:w="2336" w:type="dxa"/>
              </w:tcPr>
            </w:tcPrChange>
          </w:tcPr>
          <w:p w14:paraId="57C0A815" w14:textId="77777777" w:rsidR="00E075D4" w:rsidRDefault="00134F1F">
            <w:r>
              <w:t>Addr:Value</w:t>
            </w:r>
          </w:p>
        </w:tc>
        <w:tc>
          <w:tcPr>
            <w:tcW w:w="6748" w:type="dxa"/>
            <w:tcPrChange w:id="557" w:author="Guy Fedorkow" w:date="2026-07-18T13:11:00Z" w16du:dateUtc="2026-07-18T17:11:00Z">
              <w:tcPr>
                <w:tcW w:w="6748" w:type="dxa"/>
                <w:gridSpan w:val="2"/>
              </w:tcPr>
            </w:tcPrChange>
          </w:tcPr>
          <w:p w14:paraId="14FD0107" w14:textId="77777777" w:rsidR="00E075D4" w:rsidRDefault="00134F1F">
            <w:r>
              <w:t>Added to the assembler output file if it’s not in the source, and updated if it is, this field shows the result of assembly, i.e. the address and the word value stored at that address, both in octal. By saying -D to the asm, Addr is broken into an octal and decimal part, separated by dot, e.g.</w:t>
            </w:r>
            <w:ins w:id="558" w:author="Guy Fedorkow" w:date="2026-07-18T13:11:00Z" w16du:dateUtc="2026-07-18T17:11:00Z">
              <w:r w:rsidR="005602EB">
                <w:t xml:space="preserve"> </w:t>
              </w:r>
            </w:ins>
          </w:p>
          <w:p w14:paraId="491D2363" w14:textId="77777777" w:rsidR="00E075D4" w:rsidRDefault="00134F1F">
            <w:r>
              <w:t>@0221.145:110373</w:t>
            </w:r>
          </w:p>
        </w:tc>
      </w:tr>
      <w:tr w:rsidR="00E075D4" w14:paraId="565344E3" w14:textId="77777777" w:rsidTr="005602EB">
        <w:trPr>
          <w:trPrChange w:id="559" w:author="Guy Fedorkow" w:date="2026-07-18T13:11:00Z" w16du:dateUtc="2026-07-18T17:11:00Z">
            <w:trPr>
              <w:gridAfter w:val="0"/>
            </w:trPr>
          </w:trPrChange>
        </w:trPr>
        <w:tc>
          <w:tcPr>
            <w:tcW w:w="2337" w:type="dxa"/>
            <w:tcPrChange w:id="560" w:author="Guy Fedorkow" w:date="2026-07-18T13:11:00Z" w16du:dateUtc="2026-07-18T17:11:00Z">
              <w:tcPr>
                <w:tcW w:w="2336" w:type="dxa"/>
              </w:tcPr>
            </w:tcPrChange>
          </w:tcPr>
          <w:p w14:paraId="19392F82" w14:textId="77777777" w:rsidR="00E075D4" w:rsidRDefault="00134F1F">
            <w:r>
              <w:t>Label</w:t>
            </w:r>
          </w:p>
        </w:tc>
        <w:tc>
          <w:tcPr>
            <w:tcW w:w="6748" w:type="dxa"/>
            <w:gridSpan w:val="2"/>
            <w:tcPrChange w:id="561" w:author="Guy Fedorkow" w:date="2026-07-18T13:11:00Z" w16du:dateUtc="2026-07-18T17:11:00Z">
              <w:tcPr>
                <w:tcW w:w="6748" w:type="dxa"/>
                <w:gridSpan w:val="2"/>
              </w:tcPr>
            </w:tcPrChange>
          </w:tcPr>
          <w:p w14:paraId="69D46FD2" w14:textId="77777777" w:rsidR="00E075D4" w:rsidRDefault="00134F1F">
            <w:r>
              <w:t>Defines an asm variable bound to the address of the next executable instruction, or data word, seen in the sequence of program lines. An address may have multiple labels.</w:t>
            </w:r>
          </w:p>
          <w:p w14:paraId="41E05615" w14:textId="5874468E" w:rsidR="001A1557" w:rsidRDefault="001A1557">
            <w:r>
              <w:t>Labels and other variables (such as those set by .pp) are case-sensitive.</w:t>
            </w:r>
          </w:p>
        </w:tc>
      </w:tr>
      <w:tr w:rsidR="00E075D4" w14:paraId="1E3E3305" w14:textId="77777777" w:rsidTr="005602EB">
        <w:trPr>
          <w:trPrChange w:id="562" w:author="Guy Fedorkow" w:date="2026-07-18T13:11:00Z" w16du:dateUtc="2026-07-18T17:11:00Z">
            <w:trPr>
              <w:gridAfter w:val="0"/>
            </w:trPr>
          </w:trPrChange>
        </w:trPr>
        <w:tc>
          <w:tcPr>
            <w:tcW w:w="2337" w:type="dxa"/>
            <w:tcPrChange w:id="563" w:author="Guy Fedorkow" w:date="2026-07-18T13:11:00Z" w16du:dateUtc="2026-07-18T17:11:00Z">
              <w:tcPr>
                <w:tcW w:w="2336" w:type="dxa"/>
              </w:tcPr>
            </w:tcPrChange>
          </w:tcPr>
          <w:p w14:paraId="53868976" w14:textId="77777777" w:rsidR="00E075D4" w:rsidRDefault="00134F1F">
            <w:r>
              <w:t>OpCode</w:t>
            </w:r>
          </w:p>
        </w:tc>
        <w:tc>
          <w:tcPr>
            <w:tcW w:w="6748" w:type="dxa"/>
            <w:gridSpan w:val="2"/>
            <w:tcPrChange w:id="564" w:author="Guy Fedorkow" w:date="2026-07-18T13:11:00Z" w16du:dateUtc="2026-07-18T17:11:00Z">
              <w:tcPr>
                <w:tcW w:w="6748" w:type="dxa"/>
                <w:gridSpan w:val="2"/>
              </w:tcPr>
            </w:tcPrChange>
          </w:tcPr>
          <w:p w14:paraId="6B545B44" w14:textId="77777777" w:rsidR="00E075D4" w:rsidRDefault="00134F1F">
            <w:r>
              <w:t>One of 36 WW op codes in two-letter or three-letter format.  Upper or lower case is accepted.</w:t>
            </w:r>
          </w:p>
        </w:tc>
      </w:tr>
      <w:tr w:rsidR="00E075D4" w14:paraId="528A4225" w14:textId="77777777" w:rsidTr="005602EB">
        <w:trPr>
          <w:trPrChange w:id="565" w:author="Guy Fedorkow" w:date="2026-07-18T13:11:00Z" w16du:dateUtc="2026-07-18T17:11:00Z">
            <w:trPr>
              <w:gridAfter w:val="0"/>
            </w:trPr>
          </w:trPrChange>
        </w:trPr>
        <w:tc>
          <w:tcPr>
            <w:tcW w:w="2337" w:type="dxa"/>
            <w:tcPrChange w:id="566" w:author="Guy Fedorkow" w:date="2026-07-18T13:11:00Z" w16du:dateUtc="2026-07-18T17:11:00Z">
              <w:tcPr>
                <w:tcW w:w="2336" w:type="dxa"/>
              </w:tcPr>
            </w:tcPrChange>
          </w:tcPr>
          <w:p w14:paraId="53380F45" w14:textId="77777777" w:rsidR="00E075D4" w:rsidRDefault="00134F1F">
            <w:r>
              <w:t>Operands</w:t>
            </w:r>
          </w:p>
        </w:tc>
        <w:tc>
          <w:tcPr>
            <w:tcW w:w="6748" w:type="dxa"/>
            <w:gridSpan w:val="2"/>
            <w:tcPrChange w:id="567" w:author="Guy Fedorkow" w:date="2026-07-18T13:11:00Z" w16du:dateUtc="2026-07-18T17:11:00Z">
              <w:tcPr>
                <w:tcW w:w="6748" w:type="dxa"/>
                <w:gridSpan w:val="2"/>
              </w:tcPr>
            </w:tcPrChange>
          </w:tcPr>
          <w:p w14:paraId="28AEBCB5" w14:textId="77777777" w:rsidR="00E075D4" w:rsidRDefault="00134F1F">
            <w:r>
              <w:t>One or more expressions, comma-separated</w:t>
            </w:r>
          </w:p>
        </w:tc>
      </w:tr>
      <w:tr w:rsidR="00E075D4" w14:paraId="5DD0EE3D" w14:textId="77777777" w:rsidTr="005602EB">
        <w:trPr>
          <w:trPrChange w:id="568" w:author="Guy Fedorkow" w:date="2026-07-18T13:11:00Z" w16du:dateUtc="2026-07-18T17:11:00Z">
            <w:trPr>
              <w:gridAfter w:val="0"/>
            </w:trPr>
          </w:trPrChange>
        </w:trPr>
        <w:tc>
          <w:tcPr>
            <w:tcW w:w="2337" w:type="dxa"/>
            <w:tcPrChange w:id="569" w:author="Guy Fedorkow" w:date="2026-07-18T13:11:00Z" w16du:dateUtc="2026-07-18T17:11:00Z">
              <w:tcPr>
                <w:tcW w:w="2336" w:type="dxa"/>
              </w:tcPr>
            </w:tcPrChange>
          </w:tcPr>
          <w:p w14:paraId="1D186FD8" w14:textId="77777777" w:rsidR="00E075D4" w:rsidRDefault="00134F1F">
            <w:r>
              <w:t>Comment</w:t>
            </w:r>
          </w:p>
        </w:tc>
        <w:tc>
          <w:tcPr>
            <w:tcW w:w="6748" w:type="dxa"/>
            <w:gridSpan w:val="2"/>
            <w:tcPrChange w:id="570" w:author="Guy Fedorkow" w:date="2026-07-18T13:11:00Z" w16du:dateUtc="2026-07-18T17:11:00Z">
              <w:tcPr>
                <w:tcW w:w="6748" w:type="dxa"/>
                <w:gridSpan w:val="2"/>
              </w:tcPr>
            </w:tcPrChange>
          </w:tcPr>
          <w:p w14:paraId="4D87623F" w14:textId="77777777" w:rsidR="00E075D4" w:rsidRDefault="00134F1F">
            <w:r>
              <w:t>Free-form comment demarked by a semi-colon</w:t>
            </w:r>
          </w:p>
        </w:tc>
      </w:tr>
      <w:tr w:rsidR="00E075D4" w14:paraId="71F0B869" w14:textId="77777777" w:rsidTr="005602EB">
        <w:trPr>
          <w:trPrChange w:id="571" w:author="Guy Fedorkow" w:date="2026-07-18T13:11:00Z" w16du:dateUtc="2026-07-18T17:11:00Z">
            <w:trPr>
              <w:gridAfter w:val="0"/>
            </w:trPr>
          </w:trPrChange>
        </w:trPr>
        <w:tc>
          <w:tcPr>
            <w:tcW w:w="2337" w:type="dxa"/>
            <w:tcPrChange w:id="572" w:author="Guy Fedorkow" w:date="2026-07-18T13:11:00Z" w16du:dateUtc="2026-07-18T17:11:00Z">
              <w:tcPr>
                <w:tcW w:w="2336" w:type="dxa"/>
              </w:tcPr>
            </w:tcPrChange>
          </w:tcPr>
          <w:p w14:paraId="335094D2" w14:textId="77777777" w:rsidR="00E075D4" w:rsidRDefault="00134F1F">
            <w:r>
              <w:t>Auto-Comment</w:t>
            </w:r>
          </w:p>
        </w:tc>
        <w:tc>
          <w:tcPr>
            <w:tcW w:w="6748" w:type="dxa"/>
            <w:gridSpan w:val="2"/>
            <w:tcPrChange w:id="573" w:author="Guy Fedorkow" w:date="2026-07-18T13:11:00Z" w16du:dateUtc="2026-07-18T17:11:00Z">
              <w:tcPr>
                <w:tcW w:w="6748" w:type="dxa"/>
                <w:gridSpan w:val="2"/>
              </w:tcPr>
            </w:tcPrChange>
          </w:tcPr>
          <w:p w14:paraId="3569FD07" w14:textId="77777777" w:rsidR="00E075D4" w:rsidRDefault="00134F1F">
            <w:r>
              <w:t>The assembler will strip Auto-Comments and may insert new ones to indicate things like whether a line is the target of a branch somewhere else in the code.</w:t>
            </w:r>
          </w:p>
          <w:p w14:paraId="3E1CCCFC" w14:textId="77777777" w:rsidR="00E075D4" w:rsidRDefault="00134F1F">
            <w:r>
              <w:t>The Auto-comment is assumed to run to the end of the current line</w:t>
            </w:r>
          </w:p>
        </w:tc>
      </w:tr>
    </w:tbl>
    <w:p w14:paraId="3ADF7E52" w14:textId="77777777" w:rsidR="00E075D4" w:rsidRDefault="00E075D4"/>
    <w:p w14:paraId="2AFDD21A" w14:textId="77777777" w:rsidR="00E075D4" w:rsidRDefault="00134F1F">
      <w:pPr>
        <w:pStyle w:val="Heading2"/>
      </w:pPr>
      <w:bookmarkStart w:id="574" w:name="_Toc187018271"/>
      <w:bookmarkStart w:id="575" w:name="_Toc232352081"/>
      <w:r>
        <w:t>Whirlwind operations – Op Codes and Operands</w:t>
      </w:r>
      <w:bookmarkEnd w:id="574"/>
      <w:bookmarkEnd w:id="575"/>
    </w:p>
    <w:p w14:paraId="6671FFC4" w14:textId="77777777" w:rsidR="00E075D4" w:rsidRDefault="00134F1F">
      <w:r>
        <w:t>By default, the assembler follows the version of the instruction set described late in the Whirlwind program, in document 2M-0277 from 1958.  Op-Code names are taken from that doc.</w:t>
      </w:r>
    </w:p>
    <w:p w14:paraId="1071DF79" w14:textId="529D106D" w:rsidR="001D1DA9" w:rsidRDefault="001D1DA9" w:rsidP="00EB5CBF">
      <w:pPr>
        <w:rPr>
          <w:ins w:id="576" w:author="Guy Fedorkow" w:date="2026-07-18T13:11:00Z" w16du:dateUtc="2026-07-18T17:11:00Z"/>
        </w:rPr>
      </w:pPr>
      <w:ins w:id="577" w:author="Guy Fedorkow" w:date="2026-07-18T13:11:00Z" w16du:dateUtc="2026-07-18T17:11:00Z">
        <w:r>
          <w:lastRenderedPageBreak/>
          <w:fldChar w:fldCharType="begin"/>
        </w:r>
        <w:r>
          <w:instrText>HYPERLINK "http://www.bitsavers.org/pdf/mit/whirlwind/M-series/2M-0277_Whirlwind_Programming_Manual_Oct58.pdf"</w:instrText>
        </w:r>
        <w:r>
          <w:fldChar w:fldCharType="separate"/>
        </w:r>
        <w:r w:rsidRPr="00B51B16">
          <w:rPr>
            <w:rStyle w:val="Hyperlink"/>
          </w:rPr>
          <w:t>http://www.bitsavers.org/pdf/mit/whirlwind/M-series/2M-0277_Whirlwind_Programming_Manual_Oct58.pdf</w:t>
        </w:r>
        <w:r>
          <w:fldChar w:fldCharType="end"/>
        </w:r>
      </w:ins>
    </w:p>
    <w:p w14:paraId="3E6DF79E" w14:textId="77777777" w:rsidR="00E075D4" w:rsidRDefault="00134F1F">
      <w:pPr>
        <w:rPr>
          <w:del w:id="578" w:author="Guy Fedorkow" w:date="2026-07-18T13:11:00Z" w16du:dateUtc="2026-07-18T17:11:00Z"/>
        </w:rPr>
      </w:pPr>
      <w:del w:id="579" w:author="Guy Fedorkow" w:date="2026-07-18T13:11:00Z" w16du:dateUtc="2026-07-18T17:11:00Z">
        <w:r>
          <w:fldChar w:fldCharType="begin"/>
        </w:r>
        <w:r>
          <w:delInstrText>HYPERLINK "http://www.bitsavers.org/pdf/mit/whirlwind/M-series/2M-0277_Whirlwind_Programming_Manual_Oct58.pdf" \h</w:delInstrText>
        </w:r>
        <w:r>
          <w:fldChar w:fldCharType="separate"/>
        </w:r>
        <w:r>
          <w:rPr>
            <w:rStyle w:val="Hyperlink"/>
          </w:rPr>
          <w:delText>http://www.bitsavers.org/pdf/mit/whirlwind/M-series/2M-0277_Whirlwind_Programming_Manual_Oct58.pdf</w:delText>
        </w:r>
        <w:r>
          <w:fldChar w:fldCharType="end"/>
        </w:r>
      </w:del>
    </w:p>
    <w:p w14:paraId="1BC13414" w14:textId="77777777" w:rsidR="00E075D4" w:rsidRDefault="00E075D4"/>
    <w:p w14:paraId="5DF7A846" w14:textId="77777777" w:rsidR="00E075D4" w:rsidRDefault="00134F1F">
      <w:r>
        <w:t>Each opcode has a two- or three-letter mnemonic name, e.g. ‘ca’ for Clear and Add, followed by an argument.  In most instructions, the argument is simply an address for an operand.  There’s only one addressing mode; the 11-digit field is used as an address in to Core Memory to find the operand.</w:t>
      </w:r>
    </w:p>
    <w:p w14:paraId="00FF6A70" w14:textId="77777777" w:rsidR="00E075D4" w:rsidRDefault="00134F1F">
      <w:r>
        <w:t>A few instructions interpret the Operand field as a number rather than a memory address, and assign specific functions to bit locations, e.g., the shift instructions use operand bits to say how many bit positions the accumulator should be shifted, and what rounding mode should be used.</w:t>
      </w:r>
    </w:p>
    <w:p w14:paraId="61A2F878" w14:textId="77777777" w:rsidR="00E075D4" w:rsidRDefault="00134F1F">
      <w:r>
        <w:t>WWI programming depends on self-modifying code for indexed access to memory blocks, so it was common practice to use a zero in the operand field to indicate instructions that will be overwritten.  Currently there’s no capability to designate words in memory as “read only”.</w:t>
      </w:r>
    </w:p>
    <w:p w14:paraId="4422ECC2" w14:textId="77777777" w:rsidR="00E075D4" w:rsidRDefault="00134F1F">
      <w:r>
        <w:t>By convention, memory address zero always contains zero, memory address one contains one.   So “</w:t>
      </w:r>
      <w:r>
        <w:rPr>
          <w:rFonts w:ascii="Consolas" w:hAnsi="Consolas"/>
        </w:rPr>
        <w:t>ca 1</w:t>
      </w:r>
      <w:r>
        <w:t>” would result in a one in the AC.</w:t>
      </w:r>
    </w:p>
    <w:p w14:paraId="0AE1B9A1" w14:textId="77777777" w:rsidR="00E075D4" w:rsidRDefault="00134F1F">
      <w:r>
        <w:t>There is (currently) no (syntactic) means to declare a location as read-only.</w:t>
      </w:r>
    </w:p>
    <w:p w14:paraId="109AFF3A" w14:textId="77777777" w:rsidR="00E075D4" w:rsidRDefault="00134F1F">
      <w:r>
        <w:t>The assembler can be configured by a directive or command-line switch to use the 1950 version of the instruction set, prior to the introduction of the ‘new’ I/O system, where there were a number of op-codes dedicated to specific I/O devices (i.e., the CRT display).  The instruction set version is set prior to execution of the first instruction, and can’t be changed during execution.</w:t>
      </w:r>
    </w:p>
    <w:p w14:paraId="253E0E37" w14:textId="77777777" w:rsidR="00E075D4" w:rsidRDefault="00E075D4">
      <w:pPr>
        <w:spacing w:after="160" w:line="259" w:lineRule="auto"/>
        <w:contextualSpacing/>
      </w:pPr>
    </w:p>
    <w:p w14:paraId="58B42C05" w14:textId="77777777" w:rsidR="00E075D4" w:rsidRDefault="00134F1F">
      <w:pPr>
        <w:pStyle w:val="Heading2"/>
      </w:pPr>
      <w:bookmarkStart w:id="580" w:name="_Toc187018272"/>
      <w:bookmarkStart w:id="581" w:name="_Toc232352082"/>
      <w:r>
        <w:t>Numbers</w:t>
      </w:r>
      <w:bookmarkEnd w:id="580"/>
      <w:bookmarkEnd w:id="581"/>
    </w:p>
    <w:p w14:paraId="1309A611" w14:textId="77777777" w:rsidR="00E075D4" w:rsidRDefault="00134F1F">
      <w:r>
        <w:t>Whirlwind programmers had a (very annoying) habit of hopping back and forth between octal and decimal numbers.  It’s usually possible to tell which is which, but modern coders must stay alert.</w:t>
      </w:r>
    </w:p>
    <w:p w14:paraId="7434A361" w14:textId="77777777" w:rsidR="00E075D4" w:rsidRDefault="00134F1F">
      <w:r>
        <w:t>In existing Whirlwind code</w:t>
      </w:r>
      <w:r>
        <w:rPr>
          <w:rStyle w:val="FootnoteReference"/>
        </w:rPr>
        <w:footnoteReference w:id="4"/>
      </w:r>
      <w:r>
        <w:t>:</w:t>
      </w:r>
    </w:p>
    <w:p w14:paraId="226CABD6" w14:textId="77777777" w:rsidR="00E075D4" w:rsidRDefault="00134F1F">
      <w:pPr>
        <w:pStyle w:val="ListParagraph"/>
        <w:numPr>
          <w:ilvl w:val="0"/>
          <w:numId w:val="20"/>
        </w:numPr>
        <w:pPrChange w:id="583" w:author="Guy Fedorkow" w:date="2026-07-18T13:11:00Z" w16du:dateUtc="2026-07-18T17:11:00Z">
          <w:pPr>
            <w:pStyle w:val="ListParagraph"/>
            <w:numPr>
              <w:numId w:val="3"/>
            </w:numPr>
            <w:tabs>
              <w:tab w:val="num" w:pos="0"/>
            </w:tabs>
            <w:ind w:left="720" w:hanging="360"/>
          </w:pPr>
        </w:pPrChange>
      </w:pPr>
      <w:r>
        <w:t>If it’s a six-digit number of the form 0.00000, i.e., zero or one, a decimal point, and five numeric digits, it’s an octal number</w:t>
      </w:r>
    </w:p>
    <w:p w14:paraId="3E09044A" w14:textId="77777777" w:rsidR="00E075D4" w:rsidRDefault="00134F1F">
      <w:pPr>
        <w:pStyle w:val="ListParagraph"/>
        <w:numPr>
          <w:ilvl w:val="0"/>
          <w:numId w:val="20"/>
        </w:numPr>
        <w:pPrChange w:id="584" w:author="Guy Fedorkow" w:date="2026-07-18T13:11:00Z" w16du:dateUtc="2026-07-18T17:11:00Z">
          <w:pPr>
            <w:pStyle w:val="ListParagraph"/>
            <w:numPr>
              <w:numId w:val="3"/>
            </w:numPr>
            <w:tabs>
              <w:tab w:val="num" w:pos="0"/>
            </w:tabs>
            <w:ind w:left="720" w:hanging="360"/>
          </w:pPr>
        </w:pPrChange>
      </w:pPr>
      <w:r>
        <w:t>If it’s a string of digits, it’s probably decimal</w:t>
      </w:r>
    </w:p>
    <w:p w14:paraId="7AF652A9" w14:textId="77777777" w:rsidR="00E075D4" w:rsidRDefault="00134F1F">
      <w:pPr>
        <w:pStyle w:val="ListParagraph"/>
        <w:numPr>
          <w:ilvl w:val="0"/>
          <w:numId w:val="20"/>
        </w:numPr>
        <w:pPrChange w:id="585" w:author="Guy Fedorkow" w:date="2026-07-18T13:11:00Z" w16du:dateUtc="2026-07-18T17:11:00Z">
          <w:pPr>
            <w:pStyle w:val="ListParagraph"/>
            <w:numPr>
              <w:numId w:val="3"/>
            </w:numPr>
            <w:tabs>
              <w:tab w:val="num" w:pos="0"/>
            </w:tabs>
            <w:ind w:left="720" w:hanging="360"/>
          </w:pPr>
        </w:pPrChange>
      </w:pPr>
      <w:r>
        <w:t>If it starts with + or -, it’s decimal</w:t>
      </w:r>
    </w:p>
    <w:p w14:paraId="56CE1E0C" w14:textId="77777777" w:rsidR="00E075D4" w:rsidRDefault="00134F1F">
      <w:r>
        <w:t>Given this history, in wwasm we’ve adopted the following formats:</w:t>
      </w:r>
    </w:p>
    <w:p w14:paraId="3C63878E" w14:textId="77777777" w:rsidR="00E075D4" w:rsidRDefault="00134F1F">
      <w:pPr>
        <w:pStyle w:val="ListParagraph"/>
        <w:numPr>
          <w:ilvl w:val="0"/>
          <w:numId w:val="27"/>
        </w:numPr>
        <w:pPrChange w:id="586" w:author="Guy Fedorkow" w:date="2026-07-18T13:11:00Z" w16du:dateUtc="2026-07-18T17:11:00Z">
          <w:pPr>
            <w:pStyle w:val="ListParagraph"/>
            <w:numPr>
              <w:numId w:val="9"/>
            </w:numPr>
            <w:tabs>
              <w:tab w:val="num" w:pos="0"/>
            </w:tabs>
            <w:ind w:left="720" w:hanging="360"/>
          </w:pPr>
        </w:pPrChange>
      </w:pPr>
      <w:r>
        <w:t>{0|1}.[0-7]^5  -- a zero or one, followed by exactly 5 octal digits, is a 16-bit unsigned octal number. For example,</w:t>
      </w:r>
    </w:p>
    <w:p w14:paraId="51541A37" w14:textId="77777777" w:rsidR="00E075D4" w:rsidRDefault="00134F1F">
      <w:pPr>
        <w:pStyle w:val="ListParagraph"/>
        <w:numPr>
          <w:ilvl w:val="1"/>
          <w:numId w:val="27"/>
        </w:numPr>
        <w:pPrChange w:id="587" w:author="Guy Fedorkow" w:date="2026-07-18T13:11:00Z" w16du:dateUtc="2026-07-18T17:11:00Z">
          <w:pPr>
            <w:pStyle w:val="ListParagraph"/>
            <w:numPr>
              <w:ilvl w:val="1"/>
              <w:numId w:val="9"/>
            </w:numPr>
            <w:tabs>
              <w:tab w:val="num" w:pos="0"/>
            </w:tabs>
            <w:ind w:left="1440" w:hanging="360"/>
          </w:pPr>
        </w:pPrChange>
      </w:pPr>
      <w:r>
        <w:t>1.00077</w:t>
      </w:r>
    </w:p>
    <w:p w14:paraId="227EA2B3" w14:textId="77777777" w:rsidR="00E075D4" w:rsidRDefault="00134F1F">
      <w:pPr>
        <w:pStyle w:val="ListParagraph"/>
        <w:numPr>
          <w:ilvl w:val="1"/>
          <w:numId w:val="27"/>
        </w:numPr>
        <w:pPrChange w:id="588" w:author="Guy Fedorkow" w:date="2026-07-18T13:11:00Z" w16du:dateUtc="2026-07-18T17:11:00Z">
          <w:pPr>
            <w:pStyle w:val="ListParagraph"/>
            <w:numPr>
              <w:ilvl w:val="1"/>
              <w:numId w:val="9"/>
            </w:numPr>
            <w:tabs>
              <w:tab w:val="num" w:pos="0"/>
            </w:tabs>
            <w:ind w:left="1440" w:hanging="360"/>
          </w:pPr>
        </w:pPrChange>
      </w:pPr>
      <w:r>
        <w:t>0.17765</w:t>
      </w:r>
    </w:p>
    <w:p w14:paraId="6F346406" w14:textId="77777777" w:rsidR="00E075D4" w:rsidRDefault="00E075D4">
      <w:pPr>
        <w:pStyle w:val="ListParagraph"/>
        <w:ind w:left="1440"/>
      </w:pPr>
    </w:p>
    <w:p w14:paraId="47EE2075" w14:textId="77777777" w:rsidR="00E075D4" w:rsidRDefault="00134F1F">
      <w:pPr>
        <w:pStyle w:val="ListParagraph"/>
        <w:numPr>
          <w:ilvl w:val="0"/>
          <w:numId w:val="27"/>
        </w:numPr>
        <w:pPrChange w:id="589" w:author="Guy Fedorkow" w:date="2026-07-18T13:11:00Z" w16du:dateUtc="2026-07-18T17:11:00Z">
          <w:pPr>
            <w:pStyle w:val="ListParagraph"/>
            <w:numPr>
              <w:numId w:val="9"/>
            </w:numPr>
            <w:tabs>
              <w:tab w:val="num" w:pos="0"/>
            </w:tabs>
            <w:ind w:left="720" w:hanging="360"/>
          </w:pPr>
        </w:pPrChange>
      </w:pPr>
      <w:r>
        <w:t>0o[0-7]+ -- Octal, up to 6 octal digits. An Arbitrary number of leading zeroes is permitted. For example,</w:t>
      </w:r>
    </w:p>
    <w:p w14:paraId="15600019" w14:textId="77777777" w:rsidR="00E075D4" w:rsidRDefault="00134F1F">
      <w:pPr>
        <w:pStyle w:val="ListParagraph"/>
        <w:numPr>
          <w:ilvl w:val="1"/>
          <w:numId w:val="27"/>
        </w:numPr>
        <w:pPrChange w:id="590" w:author="Guy Fedorkow" w:date="2026-07-18T13:11:00Z" w16du:dateUtc="2026-07-18T17:11:00Z">
          <w:pPr>
            <w:pStyle w:val="ListParagraph"/>
            <w:numPr>
              <w:ilvl w:val="1"/>
              <w:numId w:val="9"/>
            </w:numPr>
            <w:tabs>
              <w:tab w:val="num" w:pos="0"/>
            </w:tabs>
            <w:ind w:left="1440" w:hanging="360"/>
          </w:pPr>
        </w:pPrChange>
      </w:pPr>
      <w:r>
        <w:t>0o40</w:t>
      </w:r>
    </w:p>
    <w:p w14:paraId="1EF07F86" w14:textId="77777777" w:rsidR="00E075D4" w:rsidRDefault="00134F1F">
      <w:pPr>
        <w:pStyle w:val="ListParagraph"/>
        <w:numPr>
          <w:ilvl w:val="1"/>
          <w:numId w:val="27"/>
        </w:numPr>
        <w:pPrChange w:id="591" w:author="Guy Fedorkow" w:date="2026-07-18T13:11:00Z" w16du:dateUtc="2026-07-18T17:11:00Z">
          <w:pPr>
            <w:pStyle w:val="ListParagraph"/>
            <w:numPr>
              <w:ilvl w:val="1"/>
              <w:numId w:val="9"/>
            </w:numPr>
            <w:tabs>
              <w:tab w:val="num" w:pos="0"/>
            </w:tabs>
            <w:ind w:left="1440" w:hanging="360"/>
          </w:pPr>
        </w:pPrChange>
      </w:pPr>
      <w:r>
        <w:t>0o00070</w:t>
      </w:r>
    </w:p>
    <w:p w14:paraId="0B58F340" w14:textId="77777777" w:rsidR="00E075D4" w:rsidRDefault="00134F1F">
      <w:pPr>
        <w:pStyle w:val="ListParagraph"/>
        <w:numPr>
          <w:ilvl w:val="1"/>
          <w:numId w:val="27"/>
        </w:numPr>
        <w:pPrChange w:id="592" w:author="Guy Fedorkow" w:date="2026-07-18T13:11:00Z" w16du:dateUtc="2026-07-18T17:11:00Z">
          <w:pPr>
            <w:pStyle w:val="ListParagraph"/>
            <w:numPr>
              <w:ilvl w:val="1"/>
              <w:numId w:val="9"/>
            </w:numPr>
            <w:tabs>
              <w:tab w:val="num" w:pos="0"/>
            </w:tabs>
            <w:ind w:left="1440" w:hanging="360"/>
          </w:pPr>
        </w:pPrChange>
      </w:pPr>
      <w:r>
        <w:t>0o1777777         Out of 16-bit range</w:t>
      </w:r>
    </w:p>
    <w:p w14:paraId="6E78A13C" w14:textId="77777777" w:rsidR="00E075D4" w:rsidRDefault="00134F1F">
      <w:pPr>
        <w:pStyle w:val="ListParagraph"/>
        <w:numPr>
          <w:ilvl w:val="1"/>
          <w:numId w:val="27"/>
        </w:numPr>
        <w:pPrChange w:id="593" w:author="Guy Fedorkow" w:date="2026-07-18T13:11:00Z" w16du:dateUtc="2026-07-18T17:11:00Z">
          <w:pPr>
            <w:pStyle w:val="ListParagraph"/>
            <w:numPr>
              <w:ilvl w:val="1"/>
              <w:numId w:val="9"/>
            </w:numPr>
            <w:tabs>
              <w:tab w:val="num" w:pos="0"/>
            </w:tabs>
            <w:ind w:left="1440" w:hanging="360"/>
          </w:pPr>
        </w:pPrChange>
      </w:pPr>
      <w:r>
        <w:t>0o000000000000042</w:t>
      </w:r>
    </w:p>
    <w:p w14:paraId="24CE6379" w14:textId="77777777" w:rsidR="00E075D4" w:rsidRDefault="00E075D4">
      <w:pPr>
        <w:pStyle w:val="ListParagraph"/>
        <w:ind w:left="1440"/>
      </w:pPr>
    </w:p>
    <w:p w14:paraId="1CCAE95C" w14:textId="1576002B" w:rsidR="00E075D4" w:rsidRDefault="00134F1F">
      <w:pPr>
        <w:pStyle w:val="ListParagraph"/>
        <w:numPr>
          <w:ilvl w:val="0"/>
          <w:numId w:val="27"/>
        </w:numPr>
        <w:pPrChange w:id="594" w:author="Guy Fedorkow" w:date="2026-07-18T13:11:00Z" w16du:dateUtc="2026-07-18T17:11:00Z">
          <w:pPr>
            <w:pStyle w:val="ListParagraph"/>
            <w:numPr>
              <w:numId w:val="9"/>
            </w:numPr>
            <w:tabs>
              <w:tab w:val="num" w:pos="0"/>
            </w:tabs>
            <w:ind w:left="720" w:hanging="360"/>
          </w:pPr>
        </w:pPrChange>
      </w:pPr>
      <w:r>
        <w:lastRenderedPageBreak/>
        <w:t>{+|-}{0|1}.[0-9]+  -- Decimal fraction, if leading digit is zero. Otherwise the “overflow” case.</w:t>
      </w:r>
      <w:r w:rsidR="00351AEA">
        <w:t xml:space="preserve"> </w:t>
      </w:r>
      <w:r w:rsidRPr="00F761AE">
        <w:rPr>
          <w:highlight w:val="yellow"/>
        </w:rPr>
        <w:t>[Why do we need to represent this in asm?]</w:t>
      </w:r>
      <w:r>
        <w:t xml:space="preserve"> The 16-bit word stored is the value of the fraction times 2^15, rounded to the nearest int. The number </w:t>
      </w:r>
      <w:r w:rsidR="00351AEA">
        <w:t>o</w:t>
      </w:r>
      <w:r>
        <w:t>f digits accepted is arbitrary.</w:t>
      </w:r>
    </w:p>
    <w:p w14:paraId="2F671E14" w14:textId="77777777" w:rsidR="00E075D4" w:rsidRDefault="00E075D4">
      <w:pPr>
        <w:pStyle w:val="ListParagraph"/>
        <w:ind w:left="720"/>
      </w:pPr>
    </w:p>
    <w:p w14:paraId="21F9ACD3" w14:textId="77777777" w:rsidR="00E075D4" w:rsidRDefault="00134F1F">
      <w:pPr>
        <w:pStyle w:val="ListParagraph"/>
        <w:numPr>
          <w:ilvl w:val="0"/>
          <w:numId w:val="27"/>
        </w:numPr>
        <w:pPrChange w:id="595" w:author="Guy Fedorkow" w:date="2026-07-18T13:11:00Z" w16du:dateUtc="2026-07-18T17:11:00Z">
          <w:pPr>
            <w:pStyle w:val="ListParagraph"/>
            <w:numPr>
              <w:numId w:val="9"/>
            </w:numPr>
            <w:tabs>
              <w:tab w:val="num" w:pos="0"/>
            </w:tabs>
            <w:ind w:left="720" w:hanging="360"/>
          </w:pPr>
        </w:pPrChange>
      </w:pPr>
      <w:r>
        <w:t>-0 – A special case which evaluates to a 16-bit one’s-complement negative-zero, equivalent to 0o177777.</w:t>
      </w:r>
      <w:r>
        <w:br/>
      </w:r>
    </w:p>
    <w:p w14:paraId="0267E00A" w14:textId="77777777" w:rsidR="00E075D4" w:rsidRDefault="00134F1F">
      <w:pPr>
        <w:pStyle w:val="ListParagraph"/>
        <w:numPr>
          <w:ilvl w:val="0"/>
          <w:numId w:val="27"/>
        </w:numPr>
        <w:pPrChange w:id="596" w:author="Guy Fedorkow" w:date="2026-07-18T13:11:00Z" w16du:dateUtc="2026-07-18T17:11:00Z">
          <w:pPr>
            <w:pStyle w:val="ListParagraph"/>
            <w:numPr>
              <w:numId w:val="9"/>
            </w:numPr>
            <w:tabs>
              <w:tab w:val="num" w:pos="0"/>
            </w:tabs>
            <w:ind w:left="720" w:hanging="360"/>
          </w:pPr>
        </w:pPrChange>
      </w:pPr>
      <w:r>
        <w:t>Bare digits -- Decimal</w:t>
      </w:r>
    </w:p>
    <w:p w14:paraId="660A9AC0" w14:textId="77777777" w:rsidR="00E075D4" w:rsidRDefault="00E075D4"/>
    <w:p w14:paraId="3FDF9DA8" w14:textId="77777777" w:rsidR="00E075D4" w:rsidRDefault="00134F1F">
      <w:r>
        <w:t>Wwasm flags numbers that won’t fit in a 16-bit word as errors, and won’t generate an output file.</w:t>
      </w:r>
    </w:p>
    <w:p w14:paraId="1090D8D7" w14:textId="77777777" w:rsidR="00EC18AA" w:rsidRDefault="00EC18AA"/>
    <w:p w14:paraId="704CFCCC" w14:textId="699EB451" w:rsidR="00EC18AA" w:rsidRDefault="00EC18AA">
      <w:r>
        <w:t>Examples:</w:t>
      </w:r>
    </w:p>
    <w:p w14:paraId="00B001B7" w14:textId="77777777" w:rsidR="00E075D4" w:rsidRDefault="00E075D4"/>
    <w:p w14:paraId="7B3E681F" w14:textId="77777777" w:rsidR="00E075D4" w:rsidRDefault="00134F1F">
      <w:pPr>
        <w:rPr>
          <w:rFonts w:ascii="Consolas" w:hAnsi="Consolas"/>
        </w:rPr>
      </w:pPr>
      <w:r>
        <w:rPr>
          <w:rFonts w:ascii="Consolas" w:hAnsi="Consolas"/>
        </w:rPr>
        <w:t>zero:     .word 0         ; plus zero</w:t>
      </w:r>
    </w:p>
    <w:p w14:paraId="242D78A2" w14:textId="12788319" w:rsidR="00E075D4" w:rsidRDefault="00134F1F">
      <w:pPr>
        <w:rPr>
          <w:rFonts w:ascii="Consolas" w:hAnsi="Consolas"/>
        </w:rPr>
      </w:pPr>
      <w:r>
        <w:rPr>
          <w:rFonts w:ascii="Consolas" w:hAnsi="Consolas"/>
        </w:rPr>
        <w:t xml:space="preserve">          .word 0o137     ; </w:t>
      </w:r>
      <w:r w:rsidR="00EC18AA">
        <w:rPr>
          <w:rFonts w:ascii="Consolas" w:hAnsi="Consolas"/>
        </w:rPr>
        <w:t>python-style octal</w:t>
      </w:r>
    </w:p>
    <w:p w14:paraId="7F79982B" w14:textId="77777777" w:rsidR="00E075D4" w:rsidRDefault="00134F1F">
      <w:pPr>
        <w:rPr>
          <w:rFonts w:ascii="Consolas" w:hAnsi="Consolas"/>
        </w:rPr>
      </w:pPr>
      <w:r>
        <w:rPr>
          <w:rFonts w:ascii="Consolas" w:hAnsi="Consolas"/>
        </w:rPr>
        <w:t xml:space="preserve">          .word 10        ; decimal integer; default bare-digits format</w:t>
      </w:r>
    </w:p>
    <w:p w14:paraId="76CFA819" w14:textId="77777777" w:rsidR="00E075D4" w:rsidRDefault="00134F1F">
      <w:pPr>
        <w:rPr>
          <w:rFonts w:ascii="Consolas" w:hAnsi="Consolas"/>
        </w:rPr>
      </w:pPr>
      <w:r>
        <w:rPr>
          <w:rFonts w:ascii="Consolas" w:hAnsi="Consolas"/>
        </w:rPr>
        <w:t xml:space="preserve">          .word 0.00010   ; Whirlwind octal positive number; </w:t>
      </w:r>
    </w:p>
    <w:p w14:paraId="1770B84D" w14:textId="77777777" w:rsidR="00E075D4" w:rsidRDefault="00134F1F">
      <w:pPr>
        <w:ind w:left="2880" w:firstLine="720"/>
        <w:rPr>
          <w:rFonts w:ascii="Consolas" w:hAnsi="Consolas"/>
        </w:rPr>
      </w:pPr>
      <w:r>
        <w:rPr>
          <w:rFonts w:ascii="Consolas" w:hAnsi="Consolas"/>
        </w:rPr>
        <w:t>must be five digits to the right of the fixed point</w:t>
      </w:r>
    </w:p>
    <w:p w14:paraId="5A5B2721" w14:textId="77777777" w:rsidR="00E075D4" w:rsidRDefault="00134F1F">
      <w:pPr>
        <w:rPr>
          <w:rFonts w:ascii="Consolas" w:hAnsi="Consolas"/>
        </w:rPr>
      </w:pPr>
      <w:r>
        <w:rPr>
          <w:rFonts w:ascii="Consolas" w:hAnsi="Consolas"/>
        </w:rPr>
        <w:t xml:space="preserve">          .word 1.11101   ; Whirlwind octal negative number; </w:t>
      </w:r>
    </w:p>
    <w:p w14:paraId="75F90FED" w14:textId="77777777" w:rsidR="00E075D4" w:rsidRDefault="00134F1F">
      <w:pPr>
        <w:ind w:left="2880" w:firstLine="720"/>
        <w:rPr>
          <w:rFonts w:ascii="Consolas" w:hAnsi="Consolas"/>
        </w:rPr>
      </w:pPr>
      <w:r>
        <w:rPr>
          <w:rFonts w:ascii="Consolas" w:hAnsi="Consolas"/>
        </w:rPr>
        <w:t>must be five digits to the right of the fixed point</w:t>
      </w:r>
    </w:p>
    <w:p w14:paraId="6EE4E95C" w14:textId="77777777" w:rsidR="00E075D4" w:rsidRDefault="00134F1F">
      <w:pPr>
        <w:rPr>
          <w:rFonts w:ascii="Consolas" w:hAnsi="Consolas"/>
        </w:rPr>
      </w:pPr>
      <w:r>
        <w:rPr>
          <w:rFonts w:ascii="Consolas" w:hAnsi="Consolas"/>
        </w:rPr>
        <w:t xml:space="preserve">          .word 1.77777   ; Whirlwind negative zero</w:t>
      </w:r>
    </w:p>
    <w:p w14:paraId="5ED96EC6" w14:textId="77777777" w:rsidR="00E075D4" w:rsidRDefault="00134F1F">
      <w:pPr>
        <w:rPr>
          <w:rFonts w:ascii="Consolas" w:hAnsi="Consolas"/>
        </w:rPr>
      </w:pPr>
      <w:r>
        <w:rPr>
          <w:rFonts w:ascii="Consolas" w:hAnsi="Consolas"/>
        </w:rPr>
        <w:t xml:space="preserve">          .word -0        ; Whirlwind negative zero</w:t>
      </w:r>
    </w:p>
    <w:p w14:paraId="567B819D" w14:textId="77777777" w:rsidR="00E075D4" w:rsidRDefault="00134F1F">
      <w:pPr>
        <w:rPr>
          <w:rFonts w:ascii="Consolas" w:hAnsi="Consolas"/>
        </w:rPr>
      </w:pPr>
      <w:r>
        <w:rPr>
          <w:rFonts w:ascii="Consolas" w:hAnsi="Consolas"/>
        </w:rPr>
        <w:t xml:space="preserve">          .word +0.9      ; Whirlwind positive decimal fraction</w:t>
      </w:r>
    </w:p>
    <w:p w14:paraId="5B283C26" w14:textId="77777777" w:rsidR="00E075D4" w:rsidRDefault="00134F1F">
      <w:pPr>
        <w:rPr>
          <w:rFonts w:ascii="Consolas" w:hAnsi="Consolas"/>
        </w:rPr>
      </w:pPr>
      <w:r>
        <w:rPr>
          <w:rFonts w:ascii="Consolas" w:hAnsi="Consolas"/>
        </w:rPr>
        <w:t xml:space="preserve">          .word +0.9999   ; Whirlwind positive decimal fraction</w:t>
      </w:r>
    </w:p>
    <w:p w14:paraId="31986F06" w14:textId="77777777" w:rsidR="00E075D4" w:rsidRDefault="00134F1F">
      <w:pPr>
        <w:rPr>
          <w:rFonts w:ascii="Consolas" w:hAnsi="Consolas"/>
        </w:rPr>
      </w:pPr>
      <w:r>
        <w:rPr>
          <w:rFonts w:ascii="Consolas" w:hAnsi="Consolas"/>
        </w:rPr>
        <w:t xml:space="preserve">          .word +0.99999  ; Positive decimal fraction Overflow</w:t>
      </w:r>
    </w:p>
    <w:p w14:paraId="3FE7FE44" w14:textId="77777777" w:rsidR="00E075D4" w:rsidRDefault="00134F1F">
      <w:pPr>
        <w:rPr>
          <w:rFonts w:ascii="Consolas" w:hAnsi="Consolas"/>
        </w:rPr>
      </w:pPr>
      <w:r>
        <w:rPr>
          <w:rFonts w:ascii="Consolas" w:hAnsi="Consolas"/>
        </w:rPr>
        <w:t xml:space="preserve">          .word +1.0      ; Positive decimal fraction Overflow</w:t>
      </w:r>
    </w:p>
    <w:p w14:paraId="42123C50" w14:textId="77777777" w:rsidR="00E075D4" w:rsidRDefault="00134F1F">
      <w:pPr>
        <w:rPr>
          <w:rFonts w:ascii="Consolas" w:hAnsi="Consolas"/>
        </w:rPr>
      </w:pPr>
      <w:r>
        <w:rPr>
          <w:rFonts w:ascii="Consolas" w:hAnsi="Consolas"/>
        </w:rPr>
        <w:t xml:space="preserve">          .word -0.9      ; Whirlwind negative decimal fraction</w:t>
      </w:r>
    </w:p>
    <w:p w14:paraId="50A09916" w14:textId="77777777" w:rsidR="00E075D4" w:rsidRDefault="00134F1F">
      <w:pPr>
        <w:rPr>
          <w:rFonts w:ascii="Consolas" w:hAnsi="Consolas"/>
        </w:rPr>
      </w:pPr>
      <w:r>
        <w:rPr>
          <w:rFonts w:ascii="Consolas" w:hAnsi="Consolas"/>
        </w:rPr>
        <w:t xml:space="preserve">          .word -0.9999   ; Whirlwind negative decimal fraction</w:t>
      </w:r>
    </w:p>
    <w:p w14:paraId="3C1DBA88" w14:textId="77777777" w:rsidR="00E075D4" w:rsidRDefault="00134F1F">
      <w:pPr>
        <w:rPr>
          <w:rFonts w:ascii="Consolas" w:hAnsi="Consolas"/>
        </w:rPr>
      </w:pPr>
      <w:r>
        <w:rPr>
          <w:rFonts w:ascii="Consolas" w:hAnsi="Consolas"/>
        </w:rPr>
        <w:t xml:space="preserve">          .word -0.99999  ; negative decimal fraction Overflow</w:t>
      </w:r>
    </w:p>
    <w:p w14:paraId="5B89CF91" w14:textId="77777777" w:rsidR="00E075D4" w:rsidRDefault="00134F1F">
      <w:pPr>
        <w:rPr>
          <w:rFonts w:ascii="Consolas" w:hAnsi="Consolas"/>
        </w:rPr>
      </w:pPr>
      <w:r>
        <w:rPr>
          <w:rFonts w:ascii="Consolas" w:hAnsi="Consolas"/>
        </w:rPr>
        <w:t xml:space="preserve">          .word -1.0      ; negative decimal fraction Overflow</w:t>
      </w:r>
    </w:p>
    <w:p w14:paraId="50ECD78C" w14:textId="77777777" w:rsidR="00E075D4" w:rsidRDefault="00E075D4"/>
    <w:p w14:paraId="291608F3" w14:textId="77777777" w:rsidR="00E075D4" w:rsidRDefault="00134F1F">
      <w:pPr>
        <w:pStyle w:val="Heading2"/>
      </w:pPr>
      <w:bookmarkStart w:id="597" w:name="_Toc187018273"/>
      <w:bookmarkStart w:id="598" w:name="_Toc232352083"/>
      <w:r>
        <w:t>Expressions</w:t>
      </w:r>
      <w:bookmarkEnd w:id="597"/>
      <w:bookmarkEnd w:id="598"/>
    </w:p>
    <w:p w14:paraId="4D622C1E" w14:textId="77777777" w:rsidR="00E075D4" w:rsidRDefault="00134F1F">
      <w:r>
        <w:t xml:space="preserve">Expressions are evaluated at assembly-time to generate addresses and parameters for the program. </w:t>
      </w:r>
    </w:p>
    <w:p w14:paraId="4A434C92" w14:textId="3F08321D" w:rsidR="00E075D4" w:rsidRDefault="009861CE">
      <w:r>
        <w:t>An e</w:t>
      </w:r>
      <w:r w:rsidR="00134F1F">
        <w:t>valuated expression return</w:t>
      </w:r>
      <w:r>
        <w:t>s a</w:t>
      </w:r>
      <w:r w:rsidR="00134F1F">
        <w:t xml:space="preserve"> </w:t>
      </w:r>
      <w:r w:rsidR="00134F1F">
        <w:rPr>
          <w:i/>
          <w:iCs/>
        </w:rPr>
        <w:t>value</w:t>
      </w:r>
      <w:r w:rsidR="00134F1F">
        <w:t>, which may be Integer, Fraction, or Negative-zero, as described above, or String, a quoted series of any characters. Integer is the only datatype which may be manipulated by expression operations. There does not seem to be a reason to manipulate strings, fractions, or negative-zero, so those are only available as literals.</w:t>
      </w:r>
    </w:p>
    <w:p w14:paraId="12DD566E" w14:textId="150CAEE6" w:rsidR="00E075D4" w:rsidRDefault="00134F1F">
      <w:r>
        <w:lastRenderedPageBreak/>
        <w:t xml:space="preserve">Labels and preset values (via .pp) are evaluated as variables.  </w:t>
      </w:r>
      <w:r w:rsidR="00C803B1">
        <w:t xml:space="preserve">They are case-sensitive. </w:t>
      </w:r>
      <w:r>
        <w:t>Parentheses may be used as needed. Operator precedence follows that of C. Operations are calculated in integer space, as implemented in python. Ranges are checked before storing as an unsigned or one’s-complement 16-bit representation or 11-bit non-negative address.</w:t>
      </w:r>
    </w:p>
    <w:p w14:paraId="5049882F" w14:textId="77777777" w:rsidR="00E075D4" w:rsidRDefault="00134F1F">
      <w:r>
        <w:t xml:space="preserve">Operations supported are </w:t>
      </w:r>
    </w:p>
    <w:p w14:paraId="2FFA6531" w14:textId="77777777" w:rsidR="00E075D4" w:rsidRDefault="00134F1F">
      <w:pPr>
        <w:pStyle w:val="ListParagraph"/>
        <w:numPr>
          <w:ilvl w:val="0"/>
          <w:numId w:val="28"/>
        </w:numPr>
        <w:pPrChange w:id="599" w:author="Guy Fedorkow" w:date="2026-07-18T13:11:00Z" w16du:dateUtc="2026-07-18T17:11:00Z">
          <w:pPr>
            <w:pStyle w:val="ListParagraph"/>
            <w:numPr>
              <w:numId w:val="10"/>
            </w:numPr>
            <w:tabs>
              <w:tab w:val="num" w:pos="0"/>
            </w:tabs>
            <w:ind w:left="1080" w:hanging="360"/>
          </w:pPr>
        </w:pPrChange>
      </w:pPr>
      <w:r>
        <w:t>+, -: Integer addition subtraction</w:t>
      </w:r>
    </w:p>
    <w:p w14:paraId="3408D4C7" w14:textId="77777777" w:rsidR="00E075D4" w:rsidRDefault="00134F1F">
      <w:pPr>
        <w:pStyle w:val="ListParagraph"/>
        <w:numPr>
          <w:ilvl w:val="0"/>
          <w:numId w:val="28"/>
        </w:numPr>
        <w:pPrChange w:id="600" w:author="Guy Fedorkow" w:date="2026-07-18T13:11:00Z" w16du:dateUtc="2026-07-18T17:11:00Z">
          <w:pPr>
            <w:pStyle w:val="ListParagraph"/>
            <w:numPr>
              <w:numId w:val="10"/>
            </w:numPr>
            <w:tabs>
              <w:tab w:val="num" w:pos="0"/>
            </w:tabs>
            <w:ind w:left="1080" w:hanging="360"/>
          </w:pPr>
        </w:pPrChange>
      </w:pPr>
      <w:r>
        <w:t>Unary +, -</w:t>
      </w:r>
    </w:p>
    <w:p w14:paraId="51D7B72D" w14:textId="77777777" w:rsidR="00E075D4" w:rsidRDefault="00134F1F">
      <w:pPr>
        <w:pStyle w:val="ListParagraph"/>
        <w:numPr>
          <w:ilvl w:val="0"/>
          <w:numId w:val="28"/>
        </w:numPr>
        <w:pPrChange w:id="601" w:author="Guy Fedorkow" w:date="2026-07-18T13:11:00Z" w16du:dateUtc="2026-07-18T17:11:00Z">
          <w:pPr>
            <w:pStyle w:val="ListParagraph"/>
            <w:numPr>
              <w:numId w:val="10"/>
            </w:numPr>
            <w:tabs>
              <w:tab w:val="num" w:pos="0"/>
            </w:tabs>
            <w:ind w:left="1080" w:hanging="360"/>
          </w:pPr>
        </w:pPrChange>
      </w:pPr>
      <w:r>
        <w:t>*: Integer multiplication</w:t>
      </w:r>
    </w:p>
    <w:p w14:paraId="5B9B0DDE" w14:textId="77777777" w:rsidR="00E075D4" w:rsidRDefault="00134F1F">
      <w:pPr>
        <w:pStyle w:val="ListParagraph"/>
        <w:numPr>
          <w:ilvl w:val="0"/>
          <w:numId w:val="28"/>
        </w:numPr>
        <w:pPrChange w:id="602" w:author="Guy Fedorkow" w:date="2026-07-18T13:11:00Z" w16du:dateUtc="2026-07-18T17:11:00Z">
          <w:pPr>
            <w:pStyle w:val="ListParagraph"/>
            <w:numPr>
              <w:numId w:val="10"/>
            </w:numPr>
            <w:tabs>
              <w:tab w:val="num" w:pos="0"/>
            </w:tabs>
            <w:ind w:left="1080" w:hanging="360"/>
          </w:pPr>
        </w:pPrChange>
      </w:pPr>
      <w:r>
        <w:t>/: Integer division (floor (x real-div y))</w:t>
      </w:r>
    </w:p>
    <w:p w14:paraId="666FD34A" w14:textId="77777777" w:rsidR="00E075D4" w:rsidRDefault="00134F1F">
      <w:pPr>
        <w:pStyle w:val="ListParagraph"/>
        <w:numPr>
          <w:ilvl w:val="0"/>
          <w:numId w:val="28"/>
        </w:numPr>
        <w:pPrChange w:id="603" w:author="Guy Fedorkow" w:date="2026-07-18T13:11:00Z" w16du:dateUtc="2026-07-18T17:11:00Z">
          <w:pPr>
            <w:pStyle w:val="ListParagraph"/>
            <w:numPr>
              <w:numId w:val="10"/>
            </w:numPr>
            <w:tabs>
              <w:tab w:val="num" w:pos="0"/>
            </w:tabs>
            <w:ind w:left="1080" w:hanging="360"/>
          </w:pPr>
        </w:pPrChange>
      </w:pPr>
      <w:r>
        <w:t>|: bit-or</w:t>
      </w:r>
    </w:p>
    <w:p w14:paraId="6B09AF52" w14:textId="77777777" w:rsidR="00E075D4" w:rsidRDefault="00134F1F">
      <w:pPr>
        <w:pStyle w:val="ListParagraph"/>
        <w:numPr>
          <w:ilvl w:val="0"/>
          <w:numId w:val="28"/>
        </w:numPr>
        <w:pPrChange w:id="604" w:author="Guy Fedorkow" w:date="2026-07-18T13:11:00Z" w16du:dateUtc="2026-07-18T17:11:00Z">
          <w:pPr>
            <w:pStyle w:val="ListParagraph"/>
            <w:numPr>
              <w:numId w:val="10"/>
            </w:numPr>
            <w:tabs>
              <w:tab w:val="num" w:pos="0"/>
            </w:tabs>
            <w:ind w:left="1080" w:hanging="360"/>
          </w:pPr>
        </w:pPrChange>
      </w:pPr>
      <w:r>
        <w:t>&amp;: bit-and</w:t>
      </w:r>
    </w:p>
    <w:p w14:paraId="6D97DD24" w14:textId="77777777" w:rsidR="00E075D4" w:rsidRDefault="00134F1F">
      <w:r>
        <w:t>Note that dot (“.”) and comma (“,”) are also designated as operators, but stay “under the covers” since they only apply to internal items such as operand lists and number text.</w:t>
      </w:r>
    </w:p>
    <w:p w14:paraId="760B8DC2" w14:textId="77777777" w:rsidR="00E075D4" w:rsidRDefault="00E075D4"/>
    <w:p w14:paraId="344A4A08" w14:textId="77777777" w:rsidR="00E075D4" w:rsidRDefault="00134F1F">
      <w:r>
        <w:t xml:space="preserve">e.g. </w:t>
      </w:r>
    </w:p>
    <w:p w14:paraId="2106E6CE" w14:textId="77777777" w:rsidR="00E075D4" w:rsidRDefault="00134F1F">
      <w:pPr>
        <w:rPr>
          <w:rFonts w:ascii="Consolas" w:hAnsi="Consolas"/>
        </w:rPr>
      </w:pPr>
      <w:r>
        <w:rPr>
          <w:rFonts w:ascii="Consolas" w:hAnsi="Consolas"/>
        </w:rPr>
        <w:tab/>
        <w:t>.pp table_fixed_offset, 5</w:t>
      </w:r>
    </w:p>
    <w:p w14:paraId="20D134C5" w14:textId="77777777" w:rsidR="00E075D4" w:rsidRDefault="00134F1F">
      <w:pPr>
        <w:rPr>
          <w:rFonts w:ascii="Consolas" w:hAnsi="Consolas"/>
        </w:rPr>
      </w:pPr>
      <w:r>
        <w:rPr>
          <w:rFonts w:ascii="Consolas" w:hAnsi="Consolas"/>
        </w:rPr>
        <w:tab/>
        <w:t>ca table_base + table_fixed_offset - 1</w:t>
      </w:r>
    </w:p>
    <w:p w14:paraId="14E22B6E" w14:textId="77777777" w:rsidR="00E075D4" w:rsidRDefault="00134F1F">
      <w:pPr>
        <w:rPr>
          <w:rFonts w:ascii="Consolas" w:hAnsi="Consolas"/>
        </w:rPr>
      </w:pPr>
      <w:r>
        <w:rPr>
          <w:rFonts w:ascii="Consolas" w:hAnsi="Consolas"/>
        </w:rPr>
        <w:tab/>
        <w:t>sp next_instruction</w:t>
      </w:r>
    </w:p>
    <w:p w14:paraId="43A8E7D6" w14:textId="77777777" w:rsidR="00E075D4" w:rsidRDefault="00134F1F">
      <w:pPr>
        <w:rPr>
          <w:rFonts w:ascii="Consolas" w:hAnsi="Consolas"/>
        </w:rPr>
      </w:pPr>
      <w:r>
        <w:rPr>
          <w:rFonts w:ascii="Consolas" w:hAnsi="Consolas"/>
        </w:rPr>
        <w:t>table_base:</w:t>
      </w:r>
    </w:p>
    <w:p w14:paraId="41D2E485" w14:textId="77777777" w:rsidR="00E075D4" w:rsidRDefault="00134F1F">
      <w:pPr>
        <w:rPr>
          <w:rFonts w:ascii="Consolas" w:hAnsi="Consolas"/>
        </w:rPr>
      </w:pPr>
      <w:r>
        <w:rPr>
          <w:rFonts w:ascii="Consolas" w:hAnsi="Consolas"/>
        </w:rPr>
        <w:tab/>
        <w:t>.word 12</w:t>
      </w:r>
    </w:p>
    <w:p w14:paraId="52958BBF" w14:textId="77777777" w:rsidR="00E075D4" w:rsidRDefault="00E075D4"/>
    <w:p w14:paraId="4E1EF886" w14:textId="77777777" w:rsidR="00E075D4" w:rsidRDefault="00134F1F">
      <w:pPr>
        <w:pStyle w:val="Heading2"/>
      </w:pPr>
      <w:bookmarkStart w:id="605" w:name="_Toc187018274"/>
      <w:bookmarkStart w:id="606" w:name="_Toc232352084"/>
      <w:r>
        <w:t>Labels</w:t>
      </w:r>
      <w:bookmarkEnd w:id="605"/>
      <w:bookmarkEnd w:id="606"/>
    </w:p>
    <w:p w14:paraId="15311A3A" w14:textId="320A2F58" w:rsidR="00E075D4" w:rsidRDefault="00134F1F">
      <w:r>
        <w:t>Wwasm accepts variable-length, relatively free-form labels.  Labels may comprise any combination of letters, numbers, and underscores (‘_’). Starting a label with a digit is permitted.</w:t>
      </w:r>
      <w:r w:rsidR="006437C9">
        <w:t xml:space="preserve"> Labels are case-sensitive.</w:t>
      </w:r>
    </w:p>
    <w:p w14:paraId="17C7EBFA" w14:textId="77777777" w:rsidR="00E075D4" w:rsidRDefault="00134F1F">
      <w:r>
        <w:t xml:space="preserve">Note that rules for labels in Comprehensive System source code format have numerous restrictions and special cases, and require conversion to wwasm format.  See M-2539-2 Comprehensive System manual and Section </w:t>
      </w:r>
      <w:ins w:id="607" w:author="Guy Fedorkow" w:date="2026-07-18T13:11:00Z" w16du:dateUtc="2026-07-18T17:11:00Z">
        <w:r w:rsidR="00C26173">
          <w:fldChar w:fldCharType="begin"/>
        </w:r>
        <w:r w:rsidR="00C26173">
          <w:instrText xml:space="preserve"> REF _Ref143086566 \r \h </w:instrText>
        </w:r>
      </w:ins>
      <w:ins w:id="608" w:author="Guy Fedorkow" w:date="2026-07-18T13:11:00Z" w16du:dateUtc="2026-07-18T17:11:00Z">
        <w:r w:rsidR="00C26173">
          <w:fldChar w:fldCharType="separate"/>
        </w:r>
        <w:r w:rsidR="00C26173">
          <w:t>2.7</w:t>
        </w:r>
        <w:r w:rsidR="00C26173">
          <w:fldChar w:fldCharType="end"/>
        </w:r>
        <w:r w:rsidR="008221A7">
          <w:t>.</w:t>
        </w:r>
      </w:ins>
      <w:del w:id="609" w:author="Guy Fedorkow" w:date="2026-07-18T13:11:00Z" w16du:dateUtc="2026-07-18T17:11:00Z">
        <w:r>
          <w:fldChar w:fldCharType="begin"/>
        </w:r>
        <w:r>
          <w:delInstrText xml:space="preserve"> REF _Ref143086566 \r \r \h </w:delInstrText>
        </w:r>
        <w:r>
          <w:fldChar w:fldCharType="separate"/>
        </w:r>
        <w:r>
          <w:delText>2.9</w:delText>
        </w:r>
        <w:r>
          <w:fldChar w:fldCharType="end"/>
        </w:r>
        <w:r>
          <w:delText>.</w:delText>
        </w:r>
      </w:del>
      <w:r>
        <w:t xml:space="preserve">  None of the CS restrictions on variable names are enforced in wwasm.</w:t>
      </w:r>
    </w:p>
    <w:p w14:paraId="6BB4A58B" w14:textId="77777777" w:rsidR="00E075D4" w:rsidRDefault="00134F1F">
      <w:pPr>
        <w:pStyle w:val="Heading2"/>
      </w:pPr>
      <w:bookmarkStart w:id="610" w:name="_Toc187018275"/>
      <w:bookmarkStart w:id="611" w:name="_Toc232352085"/>
      <w:r>
        <w:t>Pseudo-Ops</w:t>
      </w:r>
      <w:bookmarkEnd w:id="610"/>
      <w:bookmarkEnd w:id="611"/>
    </w:p>
    <w:p w14:paraId="0C3FA987" w14:textId="77777777" w:rsidR="00E075D4" w:rsidRDefault="00134F1F">
      <w:r>
        <w:t>Wwasm accepts a variety of pseudo-ops to control its behavior.  None of these pseudo-ops were present in the original CS-II assembler (kind of except for the JumpTo and Program Parameter ops, which were handled as special cases).</w:t>
      </w:r>
    </w:p>
    <w:p w14:paraId="01576668" w14:textId="77777777" w:rsidR="00E075D4" w:rsidRDefault="00134F1F">
      <w:r>
        <w:t xml:space="preserve">Unless otherwise noted, </w:t>
      </w:r>
      <w:r>
        <w:rPr>
          <w:i/>
          <w:iCs/>
        </w:rPr>
        <w:t>string</w:t>
      </w:r>
      <w:r>
        <w:t xml:space="preserve"> arguments are delimited by white-space, i.e., quotes or parens are interpreted as part of the string.</w:t>
      </w:r>
    </w:p>
    <w:p w14:paraId="11004667" w14:textId="77777777" w:rsidR="00E075D4" w:rsidRDefault="00E075D4">
      <w:pPr>
        <w:pStyle w:val="ListParagraph"/>
        <w:ind w:left="720"/>
      </w:pPr>
    </w:p>
    <w:p w14:paraId="52998DBF" w14:textId="77777777" w:rsidR="00E075D4" w:rsidRDefault="00134F1F">
      <w:pPr>
        <w:pStyle w:val="Heading3"/>
      </w:pPr>
      <w:bookmarkStart w:id="612" w:name="_Toc187018276"/>
      <w:bookmarkStart w:id="613" w:name="_Toc232352086"/>
      <w:r>
        <w:rPr>
          <w:rFonts w:ascii="Courier New" w:hAnsi="Courier New" w:cs="Courier New"/>
        </w:rPr>
        <w:t>.WW_TapeID:</w:t>
      </w:r>
      <w:r>
        <w:t xml:space="preserve"> </w:t>
      </w:r>
      <w:r>
        <w:rPr>
          <w:b w:val="0"/>
          <w:bCs/>
          <w:i/>
          <w:iCs w:val="0"/>
        </w:rPr>
        <w:t>string</w:t>
      </w:r>
      <w:bookmarkEnd w:id="612"/>
      <w:bookmarkEnd w:id="613"/>
    </w:p>
    <w:p w14:paraId="67DFC3CB" w14:textId="77777777" w:rsidR="00E075D4" w:rsidRDefault="00134F1F">
      <w:pPr>
        <w:pStyle w:val="ListParagraph"/>
        <w:ind w:left="720"/>
        <w:rPr>
          <w:rFonts w:ascii="Courier New" w:hAnsi="Courier New" w:cs="Courier New"/>
          <w:sz w:val="18"/>
          <w:szCs w:val="18"/>
        </w:rPr>
      </w:pPr>
      <w:r>
        <w:rPr>
          <w:rFonts w:ascii="Courier New" w:hAnsi="Courier New" w:cs="Courier New"/>
          <w:sz w:val="18"/>
          <w:szCs w:val="18"/>
        </w:rPr>
        <w:t xml:space="preserve">.WW_TapeID: “fbl227p50” </w:t>
      </w:r>
    </w:p>
    <w:p w14:paraId="0E673E62" w14:textId="77777777" w:rsidR="00E075D4" w:rsidRDefault="00134F1F">
      <w:r>
        <w:t xml:space="preserve">This optional pseudo-op string passes along any “Tape ID” string detected by the disassembler from the 556 header into the core-file and assembler.  </w:t>
      </w:r>
    </w:p>
    <w:p w14:paraId="29D0DDD7" w14:textId="77777777" w:rsidR="00E075D4" w:rsidRDefault="00E075D4"/>
    <w:p w14:paraId="4CDB4956" w14:textId="77777777" w:rsidR="00E075D4" w:rsidRDefault="00134F1F">
      <w:pPr>
        <w:pStyle w:val="Heading3"/>
      </w:pPr>
      <w:bookmarkStart w:id="614" w:name="_Toc187018277"/>
      <w:bookmarkStart w:id="615" w:name="_Toc232352087"/>
      <w:r>
        <w:rPr>
          <w:rFonts w:ascii="Courier New" w:hAnsi="Courier New" w:cs="Courier New"/>
        </w:rPr>
        <w:lastRenderedPageBreak/>
        <w:t>.WW_File</w:t>
      </w:r>
      <w:r>
        <w:t xml:space="preserve"> </w:t>
      </w:r>
      <w:r>
        <w:rPr>
          <w:b w:val="0"/>
          <w:bCs/>
          <w:i/>
          <w:iCs w:val="0"/>
        </w:rPr>
        <w:t>string</w:t>
      </w:r>
      <w:bookmarkEnd w:id="614"/>
      <w:bookmarkEnd w:id="615"/>
    </w:p>
    <w:p w14:paraId="139945FB" w14:textId="77777777" w:rsidR="00E075D4" w:rsidRDefault="00134F1F">
      <w:pPr>
        <w:pStyle w:val="ListParagraph"/>
        <w:ind w:left="720"/>
        <w:rPr>
          <w:rFonts w:ascii="Courier New" w:hAnsi="Courier New" w:cs="Courier New"/>
        </w:rPr>
      </w:pPr>
      <w:r>
        <w:rPr>
          <w:rFonts w:ascii="Courier New" w:hAnsi="Courier New" w:cs="Courier New"/>
          <w:sz w:val="18"/>
          <w:szCs w:val="18"/>
        </w:rPr>
        <w:t>.WW_File “102663328_fb131-0-2690_new_decoders_3of4.7ch/bounce_gs001_.tcore”</w:t>
      </w:r>
    </w:p>
    <w:p w14:paraId="7A1E6A93" w14:textId="77777777" w:rsidR="00E075D4" w:rsidRDefault="00134F1F">
      <w:r>
        <w:t>This optional pseudo-op string passes along the posix source file name, so that it’s visible in the output .acore file.</w:t>
      </w:r>
    </w:p>
    <w:p w14:paraId="7BEB72AC" w14:textId="77777777" w:rsidR="00E075D4" w:rsidRDefault="00134F1F">
      <w:pPr>
        <w:rPr>
          <w:color w:val="E36C0A" w:themeColor="accent6" w:themeShade="BF"/>
        </w:rPr>
      </w:pPr>
      <w:r>
        <w:rPr>
          <w:color w:val="E36C0A" w:themeColor="accent6" w:themeShade="BF"/>
        </w:rPr>
        <w:t>[Oops, looks like TapeID does have a colon and WW_File does not]</w:t>
      </w:r>
    </w:p>
    <w:p w14:paraId="129B38A2" w14:textId="77777777" w:rsidR="00E075D4" w:rsidRDefault="00E075D4"/>
    <w:p w14:paraId="67D853F9" w14:textId="1A8DC791" w:rsidR="00E075D4" w:rsidRPr="00953D1B" w:rsidRDefault="00134F1F">
      <w:pPr>
        <w:pStyle w:val="Heading3"/>
      </w:pPr>
      <w:bookmarkStart w:id="616" w:name="_Toc187018278"/>
      <w:bookmarkStart w:id="617" w:name="_Toc232352088"/>
      <w:r w:rsidRPr="00B2013E">
        <w:rPr>
          <w:rFonts w:ascii="Courier New" w:hAnsi="Courier New" w:cs="Courier New"/>
        </w:rPr>
        <w:t>.isa</w:t>
      </w:r>
      <w:r w:rsidRPr="00B2013E">
        <w:rPr>
          <w:b w:val="0"/>
          <w:bCs/>
        </w:rPr>
        <w:t xml:space="preserve"> </w:t>
      </w:r>
      <w:r w:rsidRPr="00953D1B">
        <w:rPr>
          <w:rFonts w:ascii="Courier New" w:hAnsi="Courier New" w:cs="Courier New"/>
        </w:rPr>
        <w:t>[</w:t>
      </w:r>
      <w:r w:rsidR="00B2013E" w:rsidRPr="00953D1B">
        <w:rPr>
          <w:rFonts w:ascii="Courier New" w:hAnsi="Courier New" w:cs="Courier New"/>
        </w:rPr>
        <w:t>“isa</w:t>
      </w:r>
      <w:r w:rsidRPr="00953D1B">
        <w:rPr>
          <w:rFonts w:ascii="Courier New" w:hAnsi="Courier New" w:cs="Courier New"/>
        </w:rPr>
        <w:t>1950</w:t>
      </w:r>
      <w:r w:rsidR="00B2013E" w:rsidRPr="00953D1B">
        <w:rPr>
          <w:rFonts w:ascii="Courier New" w:hAnsi="Courier New" w:cs="Courier New"/>
        </w:rPr>
        <w:t>”</w:t>
      </w:r>
      <w:r w:rsidRPr="00953D1B">
        <w:rPr>
          <w:rFonts w:ascii="Courier New" w:hAnsi="Courier New" w:cs="Courier New"/>
        </w:rPr>
        <w:t>|</w:t>
      </w:r>
      <w:r w:rsidR="00B2013E" w:rsidRPr="00953D1B">
        <w:rPr>
          <w:rFonts w:ascii="Courier New" w:hAnsi="Courier New" w:cs="Courier New"/>
        </w:rPr>
        <w:t>“isa</w:t>
      </w:r>
      <w:r w:rsidRPr="00953D1B">
        <w:rPr>
          <w:rFonts w:ascii="Courier New" w:hAnsi="Courier New" w:cs="Courier New"/>
        </w:rPr>
        <w:t>195</w:t>
      </w:r>
      <w:r w:rsidR="00B2013E" w:rsidRPr="00953D1B">
        <w:rPr>
          <w:rFonts w:ascii="Courier New" w:hAnsi="Courier New" w:cs="Courier New"/>
        </w:rPr>
        <w:t>8”</w:t>
      </w:r>
      <w:r w:rsidRPr="00953D1B">
        <w:rPr>
          <w:rFonts w:ascii="Courier New" w:hAnsi="Courier New" w:cs="Courier New"/>
        </w:rPr>
        <w:t>]</w:t>
      </w:r>
      <w:bookmarkEnd w:id="616"/>
      <w:bookmarkEnd w:id="617"/>
    </w:p>
    <w:p w14:paraId="711A6F57" w14:textId="2077BDAD" w:rsidR="00E075D4" w:rsidRDefault="00134F1F">
      <w:pPr>
        <w:pStyle w:val="ListParagraph"/>
        <w:ind w:left="720"/>
        <w:rPr>
          <w:rFonts w:ascii="Courier New" w:hAnsi="Courier New" w:cs="Courier New"/>
        </w:rPr>
      </w:pPr>
      <w:r w:rsidRPr="00B2013E">
        <w:rPr>
          <w:rFonts w:ascii="Courier New" w:hAnsi="Courier New" w:cs="Courier New"/>
        </w:rPr>
        <w:t xml:space="preserve">.isa </w:t>
      </w:r>
      <w:r w:rsidR="00B2013E" w:rsidRPr="00B2013E">
        <w:rPr>
          <w:rFonts w:ascii="Courier New" w:hAnsi="Courier New" w:cs="Courier New"/>
        </w:rPr>
        <w:t>“isa1950</w:t>
      </w:r>
      <w:r w:rsidR="00B2013E">
        <w:rPr>
          <w:rFonts w:ascii="Courier New" w:hAnsi="Courier New" w:cs="Courier New"/>
        </w:rPr>
        <w:t>”</w:t>
      </w:r>
    </w:p>
    <w:p w14:paraId="1E2E4E6D" w14:textId="39C63985" w:rsidR="00E075D4" w:rsidRDefault="00134F1F">
      <w:r>
        <w:t>The assembler defaults to the 195</w:t>
      </w:r>
      <w:r w:rsidR="00B2013E">
        <w:t>8</w:t>
      </w:r>
      <w:r>
        <w:t xml:space="preserve"> instruction set, primarily featuring the new I/O system (SI, RC and RD).  Earlier single-purpose I/O commands can be used if the 1950 instruction set is chosen.</w:t>
      </w:r>
    </w:p>
    <w:p w14:paraId="0B80A5F4" w14:textId="088A8688" w:rsidR="00B2013E" w:rsidRDefault="00134F1F">
      <w:r>
        <w:t xml:space="preserve">The ISA can’t be changed dynamically, </w:t>
      </w:r>
      <w:r w:rsidR="00B2013E">
        <w:t>and a .isa pseudo-op, if specified, must appear before the first executable instruction.</w:t>
      </w:r>
    </w:p>
    <w:p w14:paraId="05DB5432" w14:textId="4A39A5D4" w:rsidR="00953D1B" w:rsidRDefault="00134F1F" w:rsidP="00953D1B">
      <w:pPr>
        <w:pStyle w:val="Heading3"/>
      </w:pPr>
      <w:bookmarkStart w:id="618" w:name="_Toc187018279"/>
      <w:bookmarkStart w:id="619" w:name="_Toc232352089"/>
      <w:r>
        <w:t>.</w:t>
      </w:r>
      <w:r>
        <w:rPr>
          <w:rFonts w:ascii="Courier New" w:hAnsi="Courier New" w:cs="Courier New"/>
        </w:rPr>
        <w:t xml:space="preserve">switch </w:t>
      </w:r>
      <w:r>
        <w:rPr>
          <w:b w:val="0"/>
          <w:bCs/>
          <w:i/>
          <w:iCs w:val="0"/>
        </w:rPr>
        <w:t xml:space="preserve">name, </w:t>
      </w:r>
      <w:bookmarkEnd w:id="618"/>
      <w:r>
        <w:rPr>
          <w:b w:val="0"/>
          <w:bCs/>
          <w:i/>
          <w:iCs w:val="0"/>
        </w:rPr>
        <w:t>integer</w:t>
      </w:r>
    </w:p>
    <w:p w14:paraId="5764B343" w14:textId="2B9ECAEB" w:rsidR="00E075D4" w:rsidRDefault="00134F1F" w:rsidP="00953D1B">
      <w:pPr>
        <w:pStyle w:val="Heading3"/>
        <w:rPr>
          <w:b w:val="0"/>
          <w:bCs/>
          <w:i/>
          <w:iCs w:val="0"/>
        </w:rPr>
      </w:pPr>
      <w:r>
        <w:t>.</w:t>
      </w:r>
      <w:r>
        <w:rPr>
          <w:rFonts w:ascii="Courier New" w:hAnsi="Courier New" w:cs="Courier New"/>
        </w:rPr>
        <w:t xml:space="preserve">switch FFRegAssign, </w:t>
      </w:r>
      <w:r>
        <w:rPr>
          <w:b w:val="0"/>
          <w:bCs/>
          <w:i/>
          <w:iCs w:val="0"/>
        </w:rPr>
        <w:t>addr1</w:t>
      </w:r>
      <w:r>
        <w:rPr>
          <w:b w:val="0"/>
          <w:bCs/>
        </w:rPr>
        <w:t>,</w:t>
      </w:r>
      <w:r>
        <w:rPr>
          <w:b w:val="0"/>
          <w:bCs/>
          <w:i/>
          <w:iCs w:val="0"/>
        </w:rPr>
        <w:t xml:space="preserve"> </w:t>
      </w:r>
      <w:r>
        <w:rPr>
          <w:b w:val="0"/>
          <w:bCs/>
        </w:rPr>
        <w:t>…</w:t>
      </w:r>
      <w:r>
        <w:rPr>
          <w:b w:val="0"/>
          <w:bCs/>
          <w:i/>
          <w:iCs w:val="0"/>
        </w:rPr>
        <w:t>,</w:t>
      </w:r>
      <w:r>
        <w:rPr>
          <w:b w:val="0"/>
          <w:bCs/>
        </w:rPr>
        <w:t xml:space="preserve"> </w:t>
      </w:r>
      <w:r>
        <w:rPr>
          <w:b w:val="0"/>
          <w:bCs/>
          <w:i/>
          <w:iCs w:val="0"/>
        </w:rPr>
        <w:t>addrN</w:t>
      </w:r>
      <w:bookmarkEnd w:id="619"/>
    </w:p>
    <w:p w14:paraId="4D3E06C1" w14:textId="77777777" w:rsidR="00E075D4" w:rsidRDefault="00134F1F">
      <w:pPr>
        <w:pStyle w:val="ListParagraph"/>
        <w:ind w:left="720"/>
        <w:rPr>
          <w:rFonts w:ascii="Consolas" w:hAnsi="Consolas" w:cs="Courier New"/>
        </w:rPr>
      </w:pPr>
      <w:r>
        <w:rPr>
          <w:rFonts w:ascii="Consolas" w:hAnsi="Consolas" w:cs="Courier New"/>
        </w:rPr>
        <w:t xml:space="preserve">.switch LeftInterventionReg, 0.00100 </w:t>
      </w:r>
    </w:p>
    <w:p w14:paraId="5F95E5CA" w14:textId="77777777" w:rsidR="00E075D4" w:rsidRDefault="00134F1F">
      <w:pPr>
        <w:pStyle w:val="ListParagraph"/>
        <w:ind w:left="720"/>
        <w:rPr>
          <w:rFonts w:ascii="Consolas" w:hAnsi="Consolas" w:cs="Courier New"/>
        </w:rPr>
      </w:pPr>
      <w:r>
        <w:rPr>
          <w:rFonts w:ascii="Consolas" w:hAnsi="Consolas" w:cs="Courier New"/>
        </w:rPr>
        <w:t>.switch FFRegAssign  0o10, 27, 34, 35, 36</w:t>
      </w:r>
    </w:p>
    <w:p w14:paraId="149D61C2" w14:textId="77777777" w:rsidR="00E075D4" w:rsidRDefault="00134F1F">
      <w:pPr>
        <w:rPr>
          <w:rFonts w:cs="Arial"/>
        </w:rPr>
      </w:pPr>
      <w:r>
        <w:rPr>
          <w:i/>
          <w:iCs/>
        </w:rPr>
        <w:t xml:space="preserve">name </w:t>
      </w:r>
      <w:r>
        <w:t xml:space="preserve">must be an identifier, i.e., has the same naming constraints as a </w:t>
      </w:r>
      <w:r>
        <w:rPr>
          <w:i/>
          <w:iCs/>
        </w:rPr>
        <w:t>label</w:t>
      </w:r>
      <w:r>
        <w:t xml:space="preserve">. </w:t>
      </w:r>
      <w:r>
        <w:rPr>
          <w:i/>
          <w:iCs/>
        </w:rPr>
        <w:t xml:space="preserve">integer </w:t>
      </w:r>
      <w:r>
        <w:t xml:space="preserve"> must evaluate to non-negative</w:t>
      </w:r>
      <w:r>
        <w:rPr>
          <w:rFonts w:cs="Arial"/>
        </w:rPr>
        <w:t>. For FFRegAssign the expressions must evaluate to addresses.</w:t>
      </w:r>
    </w:p>
    <w:p w14:paraId="74BC0E1D" w14:textId="77777777" w:rsidR="00E075D4" w:rsidRDefault="00134F1F">
      <w:r>
        <w:t xml:space="preserve">The .switch pseudo-op instructs the assembler to configure one of the (zillion) Whirlwind control panel switches.  The </w:t>
      </w:r>
      <w:r>
        <w:rPr>
          <w:i/>
          <w:iCs/>
        </w:rPr>
        <w:t>name</w:t>
      </w:r>
      <w:r>
        <w:t xml:space="preserve"> argument can be one of a list of named switches.  The operand is a numeric value to be loaded into the switch prior to the start of simulation.  Most switches are either a single bit or can contain a 16-bit word.</w:t>
      </w:r>
    </w:p>
    <w:p w14:paraId="6D76690A" w14:textId="77777777" w:rsidR="00E075D4" w:rsidRDefault="00134F1F">
      <w:r>
        <w:t xml:space="preserve">The .switch pseudo-op is meant to configure many of the switches, some of which are mapped into the I/O address space, accessed via </w:t>
      </w:r>
      <w:r>
        <w:rPr>
          <w:rFonts w:ascii="Consolas" w:hAnsi="Consolas"/>
        </w:rPr>
        <w:t>si</w:t>
      </w:r>
      <w:r>
        <w:t xml:space="preserve"> and </w:t>
      </w:r>
      <w:r>
        <w:rPr>
          <w:rFonts w:ascii="Consolas" w:hAnsi="Consolas"/>
        </w:rPr>
        <w:t>rd</w:t>
      </w:r>
      <w:r>
        <w:t xml:space="preserve"> instructions, some of which are hard-wired to machine behavior (e.g. </w:t>
      </w:r>
      <w:r>
        <w:rPr>
          <w:rFonts w:ascii="Lucida Console" w:hAnsi="Lucida Console" w:cs="Lucida Console"/>
          <w:i/>
          <w:iCs/>
          <w:sz w:val="18"/>
          <w:szCs w:val="18"/>
        </w:rPr>
        <w:t>CheckAlarmSpecial</w:t>
      </w:r>
      <w:r>
        <w:t>.)</w:t>
      </w:r>
    </w:p>
    <w:p w14:paraId="72A8A43C" w14:textId="77777777" w:rsidR="00E075D4" w:rsidRDefault="00134F1F">
      <w:r>
        <w:t>The .switch settings are not dynamic; they are applied prior to the start of execution of WW code.</w:t>
      </w:r>
    </w:p>
    <w:p w14:paraId="4AB17886" w14:textId="77777777" w:rsidR="00E075D4" w:rsidRDefault="00134F1F">
      <w:r>
        <w:t>[</w:t>
      </w:r>
      <w:r>
        <w:rPr>
          <w:color w:val="31849B" w:themeColor="accent5" w:themeShade="BF"/>
        </w:rPr>
        <w:t>The intention so far is that the switch value is configured before the simulation starts to run, i.e., it’s not (as of now) interpreted as part of the instruction stream</w:t>
      </w:r>
      <w:r>
        <w:t>.]</w:t>
      </w:r>
    </w:p>
    <w:p w14:paraId="156987B8" w14:textId="77777777" w:rsidR="00E075D4" w:rsidRDefault="00134F1F">
      <w:r>
        <w:t xml:space="preserve">Note: The assembler does not validate </w:t>
      </w:r>
      <w:r>
        <w:rPr>
          <w:i/>
          <w:iCs/>
        </w:rPr>
        <w:t>name</w:t>
      </w:r>
      <w:r>
        <w:t>, but just passes name and value through to the simulator.</w:t>
      </w:r>
    </w:p>
    <w:p w14:paraId="0C886BEC" w14:textId="77777777" w:rsidR="00E075D4" w:rsidRDefault="00134F1F">
      <w:r>
        <w:t>Flip-Flop Register Preset switches are a special case; the .switch pseudo-op can preset flip-flop registers anywhere in the lower 32 words of the address space.</w:t>
      </w:r>
    </w:p>
    <w:p w14:paraId="68A0FA8C" w14:textId="77777777" w:rsidR="00E075D4" w:rsidRDefault="00134F1F">
      <w:r>
        <w:t>The simulator implements two switch registers, "</w:t>
      </w:r>
      <w:r>
        <w:rPr>
          <w:rFonts w:ascii="Consolas" w:hAnsi="Consolas"/>
        </w:rPr>
        <w:t>LeftInterventionReg</w:t>
      </w:r>
      <w:r>
        <w:t>", "</w:t>
      </w:r>
      <w:r>
        <w:rPr>
          <w:rFonts w:ascii="Consolas" w:hAnsi="Consolas"/>
        </w:rPr>
        <w:t>RightInterventionReg</w:t>
      </w:r>
      <w:r>
        <w:t>", and thirty two Flip-flop Register Preset Switches formatted as "</w:t>
      </w:r>
      <w:r>
        <w:rPr>
          <w:rFonts w:ascii="Consolas" w:hAnsi="Consolas"/>
        </w:rPr>
        <w:t>FlipFlopPreset%02o</w:t>
      </w:r>
      <w:r>
        <w:t>".</w:t>
      </w:r>
    </w:p>
    <w:p w14:paraId="02B8C772" w14:textId="77777777" w:rsidR="00E075D4" w:rsidRDefault="00134F1F">
      <w:r>
        <w:t>Other switches include:</w:t>
      </w:r>
    </w:p>
    <w:p w14:paraId="05C81A30" w14:textId="77777777" w:rsidR="00E075D4" w:rsidRDefault="00134F1F">
      <w:pPr>
        <w:pStyle w:val="ListParagraph"/>
        <w:numPr>
          <w:ilvl w:val="0"/>
          <w:numId w:val="20"/>
        </w:numPr>
        <w:pPrChange w:id="620" w:author="Guy Fedorkow" w:date="2026-07-18T13:11:00Z" w16du:dateUtc="2026-07-18T17:11:00Z">
          <w:pPr>
            <w:pStyle w:val="ListParagraph"/>
            <w:numPr>
              <w:numId w:val="3"/>
            </w:numPr>
            <w:tabs>
              <w:tab w:val="num" w:pos="0"/>
            </w:tabs>
            <w:ind w:left="720" w:hanging="360"/>
          </w:pPr>
        </w:pPrChange>
      </w:pPr>
      <w:r>
        <w:rPr>
          <w:rFonts w:ascii="Lucida Console" w:hAnsi="Lucida Console" w:cs="Lucida Console"/>
          <w:sz w:val="18"/>
          <w:szCs w:val="18"/>
        </w:rPr>
        <w:t xml:space="preserve">CheckAlarmSpecial </w:t>
      </w:r>
      <w:r>
        <w:rPr>
          <w:rFonts w:cs="Arial"/>
          <w:sz w:val="18"/>
          <w:szCs w:val="18"/>
        </w:rPr>
        <w:t>– modifies behavior of the CK (“check”) instruction to either Halt or not on a mismatch.  (See 2M-0277)</w:t>
      </w:r>
    </w:p>
    <w:p w14:paraId="68A158A3" w14:textId="77777777" w:rsidR="00E075D4" w:rsidRDefault="00134F1F">
      <w:pPr>
        <w:pStyle w:val="ListParagraph"/>
        <w:numPr>
          <w:ilvl w:val="0"/>
          <w:numId w:val="20"/>
        </w:numPr>
        <w:pPrChange w:id="621" w:author="Guy Fedorkow" w:date="2026-07-18T13:11:00Z" w16du:dateUtc="2026-07-18T17:11:00Z">
          <w:pPr>
            <w:pStyle w:val="ListParagraph"/>
            <w:numPr>
              <w:numId w:val="3"/>
            </w:numPr>
            <w:tabs>
              <w:tab w:val="num" w:pos="0"/>
            </w:tabs>
            <w:ind w:left="720" w:hanging="360"/>
          </w:pPr>
        </w:pPrChange>
      </w:pPr>
      <w:r>
        <w:rPr>
          <w:rFonts w:ascii="Lucida Console" w:hAnsi="Lucida Console" w:cs="Lucida Console"/>
          <w:sz w:val="18"/>
          <w:szCs w:val="18"/>
        </w:rPr>
        <w:t xml:space="preserve">FFRegAssign </w:t>
      </w:r>
      <w:r>
        <w:rPr>
          <w:rFonts w:cs="Arial"/>
          <w:sz w:val="18"/>
          <w:szCs w:val="18"/>
        </w:rPr>
        <w:t xml:space="preserve">– modifies which FF Register appears at which address.  Don’t mess with this unless you know what you’re doing.  By default, the FF Registers are assigned addresses </w:t>
      </w:r>
      <w:r>
        <w:rPr>
          <w:rFonts w:ascii="Lucida Console" w:hAnsi="Lucida Console" w:cs="Lucida Console"/>
          <w:sz w:val="18"/>
          <w:szCs w:val="18"/>
        </w:rPr>
        <w:t xml:space="preserve">0o2, 0o3, 0o12, 0o16, 0o22.  </w:t>
      </w:r>
      <w:r>
        <w:rPr>
          <w:rFonts w:cs="Arial"/>
          <w:color w:val="E36C0A" w:themeColor="accent6" w:themeShade="BF"/>
          <w:sz w:val="18"/>
          <w:szCs w:val="18"/>
        </w:rPr>
        <w:t>[Check this!]</w:t>
      </w:r>
    </w:p>
    <w:p w14:paraId="10D254B4" w14:textId="77777777" w:rsidR="00E075D4" w:rsidRDefault="00E075D4"/>
    <w:p w14:paraId="4FCFA65B" w14:textId="77777777" w:rsidR="006E54EA" w:rsidRPr="00967931" w:rsidRDefault="006E54EA" w:rsidP="006E54EA">
      <w:pPr>
        <w:pStyle w:val="Heading3"/>
        <w:rPr>
          <w:rFonts w:ascii="Courier New" w:hAnsi="Courier New" w:cs="Courier New"/>
        </w:rPr>
      </w:pPr>
      <w:r w:rsidRPr="00967931">
        <w:rPr>
          <w:rFonts w:ascii="Courier New" w:hAnsi="Courier New" w:cs="Courier New"/>
        </w:rPr>
        <w:lastRenderedPageBreak/>
        <w:t xml:space="preserve">.dbwgt </w:t>
      </w:r>
      <w:r w:rsidRPr="00967931">
        <w:rPr>
          <w:rFonts w:ascii="Courier New" w:hAnsi="Courier New" w:cs="Courier New"/>
          <w:i/>
          <w:iCs w:val="0"/>
        </w:rPr>
        <w:t>addr</w:t>
      </w:r>
      <w:r w:rsidRPr="00967931">
        <w:rPr>
          <w:rFonts w:ascii="Courier New" w:hAnsi="Courier New" w:cs="Courier New"/>
        </w:rPr>
        <w:t>|</w:t>
      </w:r>
      <w:r w:rsidRPr="00967931">
        <w:rPr>
          <w:rFonts w:ascii="Courier New" w:hAnsi="Courier New" w:cs="Courier New"/>
          <w:i/>
          <w:iCs w:val="0"/>
        </w:rPr>
        <w:t xml:space="preserve">paramname </w:t>
      </w:r>
      <w:r w:rsidRPr="00967931">
        <w:rPr>
          <w:rFonts w:ascii="Courier New" w:hAnsi="Courier New" w:cs="Courier New"/>
        </w:rPr>
        <w:t xml:space="preserve">[, </w:t>
      </w:r>
      <w:r w:rsidRPr="00967931">
        <w:rPr>
          <w:rFonts w:ascii="Courier New" w:hAnsi="Courier New" w:cs="Courier New"/>
          <w:i/>
          <w:iCs w:val="0"/>
        </w:rPr>
        <w:t xml:space="preserve">incr </w:t>
      </w:r>
      <w:r w:rsidRPr="00967931">
        <w:rPr>
          <w:rFonts w:ascii="Courier New" w:hAnsi="Courier New" w:cs="Courier New"/>
        </w:rPr>
        <w:t xml:space="preserve">[, </w:t>
      </w:r>
      <w:r w:rsidRPr="00967931">
        <w:rPr>
          <w:rFonts w:ascii="Courier New" w:hAnsi="Courier New" w:cs="Courier New"/>
          <w:i/>
          <w:iCs w:val="0"/>
        </w:rPr>
        <w:t xml:space="preserve">format-string </w:t>
      </w:r>
      <w:r w:rsidRPr="00967931">
        <w:rPr>
          <w:rFonts w:ascii="Courier New" w:hAnsi="Courier New" w:cs="Courier New"/>
        </w:rPr>
        <w:t>[</w:t>
      </w:r>
      <w:r w:rsidRPr="00967931">
        <w:rPr>
          <w:rFonts w:ascii="Courier New" w:hAnsi="Courier New" w:cs="Courier New"/>
          <w:i/>
          <w:iCs w:val="0"/>
        </w:rPr>
        <w:t xml:space="preserve">, min </w:t>
      </w:r>
      <w:r w:rsidRPr="00967931">
        <w:rPr>
          <w:rFonts w:ascii="Courier New" w:hAnsi="Courier New" w:cs="Courier New"/>
        </w:rPr>
        <w:t>[</w:t>
      </w:r>
      <w:r w:rsidRPr="00967931">
        <w:rPr>
          <w:rFonts w:ascii="Courier New" w:hAnsi="Courier New" w:cs="Courier New"/>
          <w:i/>
          <w:iCs w:val="0"/>
        </w:rPr>
        <w:t>, max</w:t>
      </w:r>
      <w:r w:rsidRPr="00967931">
        <w:rPr>
          <w:rFonts w:ascii="Courier New" w:hAnsi="Courier New" w:cs="Courier New"/>
        </w:rPr>
        <w:t>]]]]</w:t>
      </w:r>
    </w:p>
    <w:p w14:paraId="32499CB0" w14:textId="7321DCA9" w:rsidR="006E54EA" w:rsidRPr="00967931" w:rsidRDefault="006E54EA" w:rsidP="006E54EA">
      <w:pPr>
        <w:pStyle w:val="Heading3"/>
        <w:rPr>
          <w:rFonts w:ascii="Courier New" w:hAnsi="Courier New" w:cs="Courier New"/>
        </w:rPr>
      </w:pPr>
      <w:r w:rsidRPr="00967931">
        <w:rPr>
          <w:rFonts w:ascii="Courier New" w:hAnsi="Courier New" w:cs="Courier New"/>
        </w:rPr>
        <w:t xml:space="preserve">.dbwgt </w:t>
      </w:r>
      <w:r w:rsidRPr="00967931">
        <w:rPr>
          <w:rFonts w:ascii="Courier New" w:hAnsi="Courier New" w:cs="Courier New"/>
          <w:i/>
          <w:iCs w:val="0"/>
        </w:rPr>
        <w:t>addr</w:t>
      </w:r>
      <w:r w:rsidRPr="00967931">
        <w:rPr>
          <w:rFonts w:ascii="Courier New" w:hAnsi="Courier New" w:cs="Courier New"/>
        </w:rPr>
        <w:t>|</w:t>
      </w:r>
      <w:r w:rsidRPr="00967931">
        <w:rPr>
          <w:rFonts w:ascii="Courier New" w:hAnsi="Courier New" w:cs="Courier New"/>
          <w:i/>
          <w:iCs w:val="0"/>
        </w:rPr>
        <w:t xml:space="preserve">paramname, </w:t>
      </w:r>
      <w:r w:rsidRPr="00967931">
        <w:rPr>
          <w:rFonts w:ascii="Courier New" w:hAnsi="Courier New" w:cs="Courier New"/>
        </w:rPr>
        <w:t>Incr</w:t>
      </w:r>
      <w:r w:rsidRPr="00967931">
        <w:rPr>
          <w:rFonts w:ascii="Courier New" w:hAnsi="Courier New" w:cs="Courier New"/>
          <w:i/>
          <w:iCs w:val="0"/>
        </w:rPr>
        <w:t xml:space="preserve"> </w:t>
      </w:r>
      <w:r w:rsidRPr="00967931">
        <w:rPr>
          <w:rFonts w:ascii="Courier New" w:hAnsi="Courier New" w:cs="Courier New"/>
        </w:rPr>
        <w:t>= &lt;incr&gt;, Format</w:t>
      </w:r>
      <w:r w:rsidRPr="00967931">
        <w:rPr>
          <w:rFonts w:ascii="Courier New" w:hAnsi="Courier New" w:cs="Courier New"/>
          <w:i/>
          <w:iCs w:val="0"/>
        </w:rPr>
        <w:t xml:space="preserve"> = </w:t>
      </w:r>
      <w:r w:rsidRPr="00967931">
        <w:rPr>
          <w:rFonts w:ascii="Courier New" w:hAnsi="Courier New" w:cs="Courier New"/>
        </w:rPr>
        <w:t>&lt;format-string&gt;,</w:t>
      </w:r>
      <w:r w:rsidRPr="00967931">
        <w:rPr>
          <w:rFonts w:ascii="Courier New" w:hAnsi="Courier New" w:cs="Courier New"/>
        </w:rPr>
        <w:br/>
        <w:t xml:space="preserve">                  Min = &lt;min&gt;, Max = &lt;max&gt;</w:t>
      </w:r>
    </w:p>
    <w:p w14:paraId="2C854791" w14:textId="6C1FFA31" w:rsidR="006E54EA" w:rsidRPr="00967931" w:rsidRDefault="00B17081" w:rsidP="006E54EA">
      <w:pPr>
        <w:pStyle w:val="Heading3"/>
        <w:rPr>
          <w:rFonts w:ascii="Courier New" w:hAnsi="Courier New" w:cs="Courier New"/>
        </w:rPr>
      </w:pPr>
      <w:r w:rsidRPr="00967931">
        <w:rPr>
          <w:rFonts w:ascii="Courier New" w:hAnsi="Courier New" w:cs="Courier New"/>
        </w:rPr>
        <w:t>.</w:t>
      </w:r>
      <w:r w:rsidR="006E54EA" w:rsidRPr="00967931">
        <w:rPr>
          <w:rFonts w:ascii="Courier New" w:hAnsi="Courier New" w:cs="Courier New"/>
        </w:rPr>
        <w:t>dbwgt</w:t>
      </w:r>
      <w:r w:rsidR="00967931" w:rsidRPr="00967931">
        <w:rPr>
          <w:rFonts w:ascii="Courier New" w:hAnsi="Courier New" w:cs="Courier New"/>
        </w:rPr>
        <w:t xml:space="preserve"> </w:t>
      </w:r>
      <w:r w:rsidR="006E54EA" w:rsidRPr="00967931">
        <w:rPr>
          <w:rFonts w:ascii="Courier New" w:hAnsi="Courier New" w:cs="Courier New"/>
          <w:i/>
        </w:rPr>
        <w:t>addr</w:t>
      </w:r>
      <w:r w:rsidR="006E54EA" w:rsidRPr="00967931">
        <w:rPr>
          <w:rFonts w:ascii="Courier New" w:hAnsi="Courier New" w:cs="Courier New"/>
        </w:rPr>
        <w:t>|</w:t>
      </w:r>
      <w:r w:rsidR="006E54EA" w:rsidRPr="00967931">
        <w:rPr>
          <w:rFonts w:ascii="Courier New" w:hAnsi="Courier New" w:cs="Courier New"/>
          <w:i/>
        </w:rPr>
        <w:t xml:space="preserve">paramname, </w:t>
      </w:r>
      <w:ins w:id="622" w:author="Guy Fedorkow" w:date="2026-07-18T13:11:00Z" w16du:dateUtc="2026-07-18T17:11:00Z">
        <w:r w:rsidR="006E54EA" w:rsidRPr="00967931">
          <w:rPr>
            <w:rFonts w:ascii="Courier New" w:hAnsi="Courier New" w:cs="Courier New"/>
          </w:rPr>
          <w:t>[&lt;by-pos</w:t>
        </w:r>
      </w:ins>
      <w:r w:rsidR="009058C3" w:rsidRPr="00967931">
        <w:rPr>
          <w:rFonts w:ascii="Courier New" w:hAnsi="Courier New" w:cs="Courier New"/>
        </w:rPr>
        <w:t>-</w:t>
      </w:r>
      <w:ins w:id="623" w:author="Guy Fedorkow" w:date="2026-07-18T13:11:00Z" w16du:dateUtc="2026-07-18T17:11:00Z">
        <w:r w:rsidR="006E54EA" w:rsidRPr="00967931">
          <w:rPr>
            <w:rFonts w:ascii="Courier New" w:hAnsi="Courier New" w:cs="Courier New"/>
          </w:rPr>
          <w:t>arg&gt;,...,</w:t>
        </w:r>
      </w:ins>
      <w:r w:rsidR="006E54EA" w:rsidRPr="00967931">
        <w:rPr>
          <w:rFonts w:ascii="Courier New" w:hAnsi="Courier New" w:cs="Courier New"/>
        </w:rPr>
        <w:t xml:space="preserve"> </w:t>
      </w:r>
      <w:ins w:id="624" w:author="Guy Fedorkow" w:date="2026-07-18T13:11:00Z" w16du:dateUtc="2026-07-18T17:11:00Z">
        <w:r w:rsidR="006E54EA" w:rsidRPr="00967931">
          <w:rPr>
            <w:rFonts w:ascii="Courier New" w:hAnsi="Courier New" w:cs="Courier New"/>
          </w:rPr>
          <w:t>&lt;by-pos-arg</w:t>
        </w:r>
      </w:ins>
      <w:r w:rsidR="006E54EA" w:rsidRPr="00967931">
        <w:rPr>
          <w:rFonts w:ascii="Courier New" w:hAnsi="Courier New" w:cs="Courier New"/>
        </w:rPr>
        <w:t>&gt;</w:t>
      </w:r>
      <w:ins w:id="625" w:author="Guy Fedorkow" w:date="2026-07-18T13:11:00Z" w16du:dateUtc="2026-07-18T17:11:00Z">
        <w:r w:rsidR="006E54EA" w:rsidRPr="00967931">
          <w:rPr>
            <w:rFonts w:ascii="Courier New" w:hAnsi="Courier New" w:cs="Courier New"/>
          </w:rPr>
          <w:t>]</w:t>
        </w:r>
      </w:ins>
      <w:r w:rsidR="006E54EA" w:rsidRPr="00967931">
        <w:rPr>
          <w:rFonts w:ascii="Courier New" w:hAnsi="Courier New" w:cs="Courier New"/>
        </w:rPr>
        <w:br/>
        <w:t xml:space="preserve">                </w:t>
      </w:r>
      <w:ins w:id="626" w:author="Guy Fedorkow" w:date="2026-07-18T13:11:00Z" w16du:dateUtc="2026-07-18T17:11:00Z">
        <w:r w:rsidR="006E54EA" w:rsidRPr="00967931">
          <w:rPr>
            <w:rFonts w:ascii="Courier New" w:hAnsi="Courier New" w:cs="Courier New"/>
          </w:rPr>
          <w:t xml:space="preserve"> </w:t>
        </w:r>
      </w:ins>
      <w:r w:rsidR="00967931">
        <w:rPr>
          <w:rFonts w:ascii="Courier New" w:hAnsi="Courier New" w:cs="Courier New"/>
        </w:rPr>
        <w:t xml:space="preserve"> </w:t>
      </w:r>
      <w:ins w:id="627" w:author="Guy Fedorkow" w:date="2026-07-18T13:11:00Z" w16du:dateUtc="2026-07-18T17:11:00Z">
        <w:r w:rsidR="006E54EA" w:rsidRPr="00967931">
          <w:rPr>
            <w:rFonts w:ascii="Courier New" w:hAnsi="Courier New" w:cs="Courier New"/>
          </w:rPr>
          <w:t xml:space="preserve">[&lt;keyword-arg&gt;, </w:t>
        </w:r>
      </w:ins>
      <w:r w:rsidR="006E54EA" w:rsidRPr="00967931">
        <w:rPr>
          <w:rFonts w:ascii="Courier New" w:hAnsi="Courier New" w:cs="Courier New"/>
        </w:rPr>
        <w:t xml:space="preserve">…, </w:t>
      </w:r>
      <w:ins w:id="628" w:author="Guy Fedorkow" w:date="2026-07-18T13:11:00Z" w16du:dateUtc="2026-07-18T17:11:00Z">
        <w:r w:rsidR="006E54EA" w:rsidRPr="00967931">
          <w:rPr>
            <w:rFonts w:ascii="Courier New" w:hAnsi="Courier New" w:cs="Courier New"/>
          </w:rPr>
          <w:t>&lt;keyword-arg&gt;]</w:t>
        </w:r>
      </w:ins>
    </w:p>
    <w:p w14:paraId="049B0E15" w14:textId="6C2DC0C8" w:rsidR="00E075D4" w:rsidRDefault="00134F1F">
      <w:pPr>
        <w:pStyle w:val="ListParagraph"/>
        <w:ind w:left="720"/>
        <w:rPr>
          <w:rFonts w:ascii="Consolas" w:hAnsi="Consolas" w:cs="Courier New"/>
          <w:szCs w:val="20"/>
        </w:rPr>
      </w:pPr>
      <w:r>
        <w:rPr>
          <w:rFonts w:ascii="Consolas" w:hAnsi="Consolas" w:cs="Courier New"/>
          <w:szCs w:val="20"/>
        </w:rPr>
        <w:t>.dbwgt Vxdt</w:t>
      </w:r>
      <w:ins w:id="629" w:author="Guy Fedorkow" w:date="2026-07-18T13:11:00Z" w16du:dateUtc="2026-07-18T17:11:00Z">
        <w:r w:rsidR="00642F92">
          <w:rPr>
            <w:rFonts w:ascii="Consolas" w:hAnsi="Consolas" w:cs="Courier New"/>
            <w:szCs w:val="20"/>
          </w:rPr>
          <w:t>,</w:t>
        </w:r>
      </w:ins>
      <w:r>
        <w:rPr>
          <w:rFonts w:ascii="Consolas" w:hAnsi="Consolas" w:cs="Courier New"/>
          <w:szCs w:val="20"/>
        </w:rPr>
        <w:t xml:space="preserve"> 0o100</w:t>
      </w:r>
    </w:p>
    <w:p w14:paraId="2C3683EC" w14:textId="06E769DA" w:rsidR="006E54EA" w:rsidRDefault="006E54EA" w:rsidP="006E54EA">
      <w:pPr>
        <w:pStyle w:val="ListParagraph"/>
        <w:ind w:left="720"/>
        <w:rPr>
          <w:rFonts w:ascii="Consolas" w:hAnsi="Consolas" w:cs="Courier New"/>
          <w:szCs w:val="20"/>
        </w:rPr>
      </w:pPr>
      <w:r>
        <w:rPr>
          <w:rFonts w:ascii="Consolas" w:hAnsi="Consolas" w:cs="Courier New"/>
          <w:szCs w:val="20"/>
        </w:rPr>
        <w:t>.dbwgt Vxdt</w:t>
      </w:r>
      <w:ins w:id="630" w:author="Guy Fedorkow" w:date="2026-07-18T13:11:00Z" w16du:dateUtc="2026-07-18T17:11:00Z">
        <w:r>
          <w:rPr>
            <w:rFonts w:ascii="Consolas" w:hAnsi="Consolas" w:cs="Courier New"/>
            <w:szCs w:val="20"/>
          </w:rPr>
          <w:t>,</w:t>
        </w:r>
      </w:ins>
      <w:r>
        <w:rPr>
          <w:rFonts w:ascii="Consolas" w:hAnsi="Consolas" w:cs="Courier New"/>
          <w:szCs w:val="20"/>
        </w:rPr>
        <w:t xml:space="preserve"> Incr = 0o100, Format = “%o”, Max = 42</w:t>
      </w:r>
    </w:p>
    <w:p w14:paraId="723D1409" w14:textId="77777777" w:rsidR="006E54EA" w:rsidRDefault="006E54EA" w:rsidP="00AD6E1B">
      <w:pPr>
        <w:rPr>
          <w:rFonts w:ascii="Consolas" w:hAnsi="Consolas" w:cs="Courier New"/>
          <w:szCs w:val="20"/>
        </w:rPr>
      </w:pPr>
    </w:p>
    <w:p w14:paraId="1BEE4853" w14:textId="77777777" w:rsidR="00AD6E1B" w:rsidRDefault="00AD6E1B" w:rsidP="00AD6E1B">
      <w:r>
        <w:t>This pseudo-op adds a numerical memory address or name to the list of “debug widgets” displayed on the xwin CRT emulator. Typical use refers to a variable in the ww program. Some widgets are names, however, in which case the first operand must be a quoted string.</w:t>
      </w:r>
    </w:p>
    <w:p w14:paraId="3F2AC8F7" w14:textId="482839D6" w:rsidR="00D260F2" w:rsidRPr="00D260F2" w:rsidRDefault="00AD6E1B" w:rsidP="001373FD">
      <w:pPr>
        <w:rPr>
          <w:ins w:id="631" w:author="Guy Fedorkow" w:date="2026-07-18T13:11:00Z" w16du:dateUtc="2026-07-18T17:11:00Z"/>
        </w:rPr>
      </w:pPr>
      <w:r>
        <w:t>The format above accepts either and ordered list of values (by-position args), keyword-based values, or a combination of the two. B</w:t>
      </w:r>
      <w:ins w:id="632" w:author="Guy Fedorkow" w:date="2026-07-18T13:11:00Z" w16du:dateUtc="2026-07-18T17:11:00Z">
        <w:r w:rsidR="00D260F2" w:rsidRPr="00D260F2">
          <w:t xml:space="preserve">y-position args will be accepted in </w:t>
        </w:r>
      </w:ins>
      <w:r>
        <w:t>the order shown in the first form</w:t>
      </w:r>
      <w:ins w:id="633" w:author="Guy Fedorkow" w:date="2026-07-18T13:11:00Z" w16du:dateUtc="2026-07-18T17:11:00Z">
        <w:r w:rsidR="00D260F2" w:rsidRPr="00D260F2">
          <w:t>, followed by keyword args</w:t>
        </w:r>
      </w:ins>
      <w:r>
        <w:t xml:space="preserve">. A </w:t>
      </w:r>
      <w:ins w:id="634" w:author="Guy Fedorkow" w:date="2026-07-18T13:11:00Z" w16du:dateUtc="2026-07-18T17:11:00Z">
        <w:r w:rsidR="00D260F2" w:rsidRPr="00D260F2">
          <w:t>by-position arg is not permitted within the keyword-arg list.</w:t>
        </w:r>
      </w:ins>
    </w:p>
    <w:p w14:paraId="4758DA37" w14:textId="666D8AE5" w:rsidR="00D260F2" w:rsidRPr="00D260F2" w:rsidRDefault="00D260F2" w:rsidP="00D260F2">
      <w:pPr>
        <w:rPr>
          <w:ins w:id="635" w:author="Guy Fedorkow" w:date="2026-07-18T13:11:00Z" w16du:dateUtc="2026-07-18T17:11:00Z"/>
        </w:rPr>
      </w:pPr>
      <w:ins w:id="636" w:author="Guy Fedorkow" w:date="2026-07-18T13:11:00Z" w16du:dateUtc="2026-07-18T17:11:00Z">
        <w:r w:rsidRPr="00D260F2">
          <w:t>The core file format has been extended to 5 fields, adding min and max. The code which processes these reads the new fields, but will also read the old format, so core files don't need to be reassembled.</w:t>
        </w:r>
      </w:ins>
    </w:p>
    <w:p w14:paraId="02DC905E" w14:textId="0DCF57F2" w:rsidR="00D260F2" w:rsidRDefault="00D260F2" w:rsidP="00B77FE6">
      <w:pPr>
        <w:rPr>
          <w:ins w:id="637" w:author="Guy Fedorkow" w:date="2026-07-18T13:11:00Z" w16du:dateUtc="2026-07-18T17:11:00Z"/>
        </w:rPr>
      </w:pPr>
      <w:ins w:id="638" w:author="Guy Fedorkow" w:date="2026-07-18T13:11:00Z" w16du:dateUtc="2026-07-18T17:11:00Z">
        <w:r w:rsidRPr="00AD6E1B">
          <w:rPr>
            <w:highlight w:val="yellow"/>
          </w:rPr>
          <w:t>Min and max default to 1 and 65535 respectively.</w:t>
        </w:r>
        <w:r w:rsidRPr="00D260F2">
          <w:t xml:space="preserve"> </w:t>
        </w:r>
      </w:ins>
    </w:p>
    <w:p w14:paraId="55A09383" w14:textId="22309F42" w:rsidR="00E075D4" w:rsidRDefault="00134F1F">
      <w:r>
        <w:t xml:space="preserve">The simulator will display the current value of each memory location or named measure as the simulation runs, and a can be used to select and update values as the sim runs using PC Arrow keys.  Up and Down arrows select and highlight the Var to be changed, Right and Left arrows increment or decrement the value.  The optional </w:t>
      </w:r>
      <w:r w:rsidR="009058C3">
        <w:rPr>
          <w:i/>
          <w:iCs/>
        </w:rPr>
        <w:t>incr</w:t>
      </w:r>
      <w:r>
        <w:t xml:space="preserve"> indicates what should be added or subtracted with each press of the Right or Left arrows.</w:t>
      </w:r>
    </w:p>
    <w:p w14:paraId="3C592C8C" w14:textId="611B745A" w:rsidR="00E075D4" w:rsidRPr="004D2A3B" w:rsidRDefault="00134F1F">
      <w:pPr>
        <w:rPr>
          <w:rStyle w:val="region"/>
        </w:rPr>
      </w:pPr>
      <w:r>
        <w:t>The .dbwgt pseudo-ops are evaluated once by the simulator prior to execution of the first instruction.</w:t>
      </w:r>
    </w:p>
    <w:p w14:paraId="440ED365" w14:textId="77777777" w:rsidR="00E075D4" w:rsidRDefault="00134F1F">
      <w:pPr>
        <w:pStyle w:val="Heading3"/>
      </w:pPr>
      <w:bookmarkStart w:id="639" w:name="_Toc187018281"/>
      <w:bookmarkStart w:id="640" w:name="_Toc232352091"/>
      <w:r>
        <w:t>.</w:t>
      </w:r>
      <w:r>
        <w:rPr>
          <w:rFonts w:ascii="Courier New" w:hAnsi="Courier New" w:cs="Courier New"/>
        </w:rPr>
        <w:t>jumpto</w:t>
      </w:r>
      <w:r>
        <w:t xml:space="preserve">  </w:t>
      </w:r>
      <w:r>
        <w:rPr>
          <w:rFonts w:ascii="Courier New" w:hAnsi="Courier New" w:cs="Courier New"/>
          <w:i/>
          <w:iCs w:val="0"/>
        </w:rPr>
        <w:t>addr</w:t>
      </w:r>
      <w:bookmarkEnd w:id="639"/>
      <w:bookmarkEnd w:id="640"/>
    </w:p>
    <w:p w14:paraId="07D0B00C" w14:textId="77777777" w:rsidR="00E075D4" w:rsidRDefault="00134F1F">
      <w:pPr>
        <w:autoSpaceDE w:val="0"/>
        <w:autoSpaceDN w:val="0"/>
        <w:adjustRightInd w:val="0"/>
        <w:spacing w:before="0" w:after="0"/>
        <w:ind w:firstLine="720"/>
        <w:rPr>
          <w:rFonts w:ascii="Consolas" w:hAnsi="Consolas" w:cs="Courier New"/>
          <w:szCs w:val="20"/>
        </w:rPr>
        <w:pPrChange w:id="641" w:author="Guy Fedorkow" w:date="2026-07-18T13:11:00Z" w16du:dateUtc="2026-07-18T17:11:00Z">
          <w:pPr>
            <w:spacing w:before="0" w:after="0"/>
            <w:ind w:firstLine="720"/>
          </w:pPr>
        </w:pPrChange>
      </w:pPr>
      <w:r>
        <w:rPr>
          <w:rFonts w:ascii="Consolas" w:hAnsi="Consolas" w:cs="Courier New"/>
          <w:szCs w:val="20"/>
        </w:rPr>
        <w:t>.JumpTo 0o157</w:t>
      </w:r>
    </w:p>
    <w:p w14:paraId="6BFE747A" w14:textId="77777777" w:rsidR="00E075D4" w:rsidRDefault="00134F1F">
      <w:r>
        <w:t>This pseudo-op instructs the simulator as to the starting address for the program.</w:t>
      </w:r>
    </w:p>
    <w:p w14:paraId="1BC76E66" w14:textId="77777777" w:rsidR="00E075D4" w:rsidRDefault="00134F1F">
      <w:r>
        <w:t>The assembler doesn’t pay attention to the start address, and the simulator will default to 0o40 if nothing is specified.</w:t>
      </w:r>
    </w:p>
    <w:p w14:paraId="4CE2FF1E" w14:textId="77777777" w:rsidR="00E075D4" w:rsidRDefault="00134F1F">
      <w:pPr>
        <w:pStyle w:val="Heading3"/>
      </w:pPr>
      <w:bookmarkStart w:id="642" w:name="_Toc187018282"/>
      <w:bookmarkStart w:id="643" w:name="_Toc232352092"/>
      <w:r>
        <w:t>.</w:t>
      </w:r>
      <w:r>
        <w:rPr>
          <w:rFonts w:ascii="Courier New" w:hAnsi="Courier New" w:cs="Courier New"/>
        </w:rPr>
        <w:t>org</w:t>
      </w:r>
      <w:r>
        <w:t xml:space="preserve"> </w:t>
      </w:r>
      <w:r>
        <w:rPr>
          <w:rFonts w:ascii="Courier New" w:hAnsi="Courier New" w:cs="Courier New"/>
          <w:i/>
          <w:iCs w:val="0"/>
        </w:rPr>
        <w:t>addr</w:t>
      </w:r>
      <w:bookmarkEnd w:id="642"/>
      <w:bookmarkEnd w:id="643"/>
    </w:p>
    <w:p w14:paraId="3B62075A" w14:textId="77777777" w:rsidR="00E075D4" w:rsidRDefault="00134F1F">
      <w:pPr>
        <w:pStyle w:val="ListParagraph"/>
        <w:ind w:left="720"/>
        <w:rPr>
          <w:rFonts w:ascii="Consolas" w:hAnsi="Consolas" w:cs="Courier New"/>
          <w:szCs w:val="20"/>
        </w:rPr>
      </w:pPr>
      <w:r>
        <w:rPr>
          <w:rFonts w:ascii="Consolas" w:hAnsi="Consolas" w:cs="Courier New"/>
          <w:szCs w:val="20"/>
        </w:rPr>
        <w:t>.org 0o40</w:t>
      </w:r>
    </w:p>
    <w:p w14:paraId="3AC0DF4A" w14:textId="77777777" w:rsidR="00E075D4" w:rsidRDefault="00134F1F">
      <w:r>
        <w:t>The .org pseudo-op sets the current program counter, setting the address for the next instruction word.</w:t>
      </w:r>
    </w:p>
    <w:p w14:paraId="1442DA53" w14:textId="77777777" w:rsidR="00E075D4" w:rsidRDefault="00134F1F">
      <w:pPr>
        <w:pStyle w:val="Heading3"/>
      </w:pPr>
      <w:bookmarkStart w:id="644" w:name="_Toc187018283"/>
      <w:bookmarkStart w:id="645" w:name="_Toc232352093"/>
      <w:r>
        <w:t>.</w:t>
      </w:r>
      <w:r>
        <w:rPr>
          <w:rFonts w:ascii="Courier New" w:hAnsi="Courier New" w:cs="Courier New"/>
        </w:rPr>
        <w:t>daorg</w:t>
      </w:r>
      <w:r>
        <w:t xml:space="preserve"> </w:t>
      </w:r>
      <w:r>
        <w:rPr>
          <w:rFonts w:ascii="Courier New" w:hAnsi="Courier New" w:cs="Courier New"/>
          <w:i/>
          <w:iCs w:val="0"/>
        </w:rPr>
        <w:t>addr</w:t>
      </w:r>
      <w:bookmarkEnd w:id="644"/>
      <w:bookmarkEnd w:id="645"/>
    </w:p>
    <w:p w14:paraId="63BE5DB8" w14:textId="77777777" w:rsidR="00E075D4" w:rsidRDefault="00134F1F">
      <w:pPr>
        <w:pStyle w:val="ListParagraph"/>
        <w:ind w:left="720"/>
        <w:rPr>
          <w:rFonts w:ascii="Consolas" w:hAnsi="Consolas" w:cs="Courier New"/>
          <w:szCs w:val="20"/>
        </w:rPr>
      </w:pPr>
      <w:r>
        <w:rPr>
          <w:rFonts w:ascii="Consolas" w:hAnsi="Consolas" w:cs="Courier New"/>
          <w:szCs w:val="20"/>
        </w:rPr>
        <w:t>.daorg</w:t>
      </w:r>
    </w:p>
    <w:p w14:paraId="191E4532" w14:textId="77777777" w:rsidR="00E075D4" w:rsidRDefault="00134F1F">
      <w:r>
        <w:t>Later versions of the 556 loader format allowed specification of address in physical memory, but also the address to be used to store the file on the drum.</w:t>
      </w:r>
    </w:p>
    <w:p w14:paraId="3951517A" w14:textId="77777777" w:rsidR="00E075D4" w:rsidRDefault="00134F1F">
      <w:r>
        <w:t>[I don’t recall why this matters, but the tape decoder decodes it, so the Assembler passes it on…]</w:t>
      </w:r>
    </w:p>
    <w:p w14:paraId="7FAF85A4" w14:textId="77777777" w:rsidR="00E075D4" w:rsidRDefault="00134F1F">
      <w:pPr>
        <w:pStyle w:val="Heading3"/>
      </w:pPr>
      <w:bookmarkStart w:id="646" w:name="_Toc187018284"/>
      <w:bookmarkStart w:id="647" w:name="_Toc232352094"/>
      <w:r>
        <w:t>.</w:t>
      </w:r>
      <w:r>
        <w:rPr>
          <w:rFonts w:ascii="Courier New" w:hAnsi="Courier New" w:cs="Courier New"/>
        </w:rPr>
        <w:t xml:space="preserve">pp </w:t>
      </w:r>
      <w:r>
        <w:rPr>
          <w:rFonts w:ascii="Courier New" w:hAnsi="Courier New" w:cs="Courier New"/>
          <w:i/>
          <w:iCs w:val="0"/>
        </w:rPr>
        <w:t>variable</w:t>
      </w:r>
      <w:r>
        <w:rPr>
          <w:rFonts w:ascii="Courier New" w:hAnsi="Courier New" w:cs="Courier New"/>
        </w:rPr>
        <w:t xml:space="preserve">, </w:t>
      </w:r>
      <w:r>
        <w:rPr>
          <w:rFonts w:ascii="Courier New" w:hAnsi="Courier New" w:cs="Courier New"/>
          <w:i/>
          <w:iCs w:val="0"/>
        </w:rPr>
        <w:t>expr</w:t>
      </w:r>
      <w:bookmarkEnd w:id="646"/>
      <w:bookmarkEnd w:id="647"/>
    </w:p>
    <w:p w14:paraId="0BA6D9FF" w14:textId="77777777" w:rsidR="00E075D4" w:rsidRDefault="00134F1F">
      <w:pPr>
        <w:pStyle w:val="ListParagraph"/>
        <w:ind w:left="720"/>
        <w:rPr>
          <w:rFonts w:ascii="Consolas" w:hAnsi="Consolas" w:cs="Courier New"/>
          <w:szCs w:val="20"/>
        </w:rPr>
      </w:pPr>
      <w:r>
        <w:rPr>
          <w:rFonts w:ascii="Consolas" w:hAnsi="Consolas" w:cs="Courier New"/>
          <w:szCs w:val="20"/>
        </w:rPr>
        <w:t>.pp B1, 0o40000</w:t>
      </w:r>
    </w:p>
    <w:p w14:paraId="1B05B107" w14:textId="4424AFAD" w:rsidR="00E075D4" w:rsidRDefault="0075434A">
      <w:r>
        <w:lastRenderedPageBreak/>
        <w:t xml:space="preserve">A </w:t>
      </w:r>
      <w:r w:rsidR="00134F1F">
        <w:t xml:space="preserve">Preset Parameter is an assembler function like a #define, to configure addresses or other values during assembly of a program.  The CS-II implementation of Preset Parameters has quite a few rules on naming (see M-2539-2 Comprehensive System manual, pdf page 75) but this simulator treats preset params as additional </w:t>
      </w:r>
      <w:r>
        <w:t>variables</w:t>
      </w:r>
      <w:r w:rsidR="00134F1F">
        <w:t>.</w:t>
      </w:r>
    </w:p>
    <w:p w14:paraId="44652585" w14:textId="77777777" w:rsidR="00E075D4" w:rsidRDefault="00134F1F">
      <w:pPr>
        <w:rPr>
          <w:color w:val="FF0000"/>
        </w:rPr>
      </w:pPr>
      <w:r>
        <w:rPr>
          <w:highlight w:val="yellow"/>
        </w:rPr>
        <w:t>Preset Params are meant (I think) for doing address assignments and calculations, so the values associated with a PP are restricted to 0-2047.</w:t>
      </w:r>
      <w:r>
        <w:t xml:space="preserve"> </w:t>
      </w:r>
      <w:r>
        <w:rPr>
          <w:color w:val="FF0000"/>
        </w:rPr>
        <w:t>LAS I don’t restrict this in the new asm</w:t>
      </w:r>
    </w:p>
    <w:p w14:paraId="775D4032" w14:textId="77777777" w:rsidR="00E075D4" w:rsidRDefault="00134F1F">
      <w:r>
        <w:t>Labels used in .pp expressions must be defined before use.</w:t>
      </w:r>
    </w:p>
    <w:p w14:paraId="4F74B90C" w14:textId="77777777" w:rsidR="00E075D4" w:rsidRDefault="00134F1F">
      <w:r>
        <w:t>E.g, this code is not legal:</w:t>
      </w:r>
    </w:p>
    <w:p w14:paraId="4BEBD701" w14:textId="77777777" w:rsidR="00E075D4" w:rsidRDefault="00134F1F">
      <w:pPr>
        <w:autoSpaceDE w:val="0"/>
        <w:autoSpaceDN w:val="0"/>
        <w:adjustRightInd w:val="0"/>
        <w:spacing w:before="0" w:after="0"/>
        <w:rPr>
          <w:rFonts w:ascii="Consolas" w:hAnsi="Consolas" w:cs="Courier New"/>
          <w:sz w:val="18"/>
          <w:szCs w:val="18"/>
        </w:rPr>
        <w:pPrChange w:id="648" w:author="Guy Fedorkow" w:date="2026-07-18T13:11:00Z" w16du:dateUtc="2026-07-18T17:11:00Z">
          <w:pPr>
            <w:spacing w:before="0" w:after="0"/>
          </w:pPr>
        </w:pPrChange>
      </w:pPr>
      <w:r>
        <w:rPr>
          <w:rFonts w:ascii="Consolas" w:hAnsi="Consolas" w:cs="Courier New"/>
          <w:sz w:val="18"/>
          <w:szCs w:val="18"/>
        </w:rPr>
        <w:t xml:space="preserve">        .pp L201, L203 + L204</w:t>
      </w:r>
    </w:p>
    <w:p w14:paraId="31A40C71" w14:textId="77777777" w:rsidR="00E075D4" w:rsidRDefault="00134F1F">
      <w:pPr>
        <w:autoSpaceDE w:val="0"/>
        <w:autoSpaceDN w:val="0"/>
        <w:adjustRightInd w:val="0"/>
        <w:spacing w:before="0" w:after="0"/>
        <w:rPr>
          <w:rFonts w:ascii="Consolas" w:hAnsi="Consolas" w:cs="Courier New"/>
          <w:sz w:val="18"/>
          <w:szCs w:val="18"/>
        </w:rPr>
        <w:pPrChange w:id="649" w:author="Guy Fedorkow" w:date="2026-07-18T13:11:00Z" w16du:dateUtc="2026-07-18T17:11:00Z">
          <w:pPr>
            <w:spacing w:before="0" w:after="0"/>
          </w:pPr>
        </w:pPrChange>
      </w:pPr>
      <w:r>
        <w:rPr>
          <w:rFonts w:ascii="Consolas" w:hAnsi="Consolas" w:cs="Courier New"/>
          <w:sz w:val="18"/>
          <w:szCs w:val="18"/>
        </w:rPr>
        <w:t xml:space="preserve">L203:   ad L204 </w:t>
      </w:r>
    </w:p>
    <w:p w14:paraId="7D7E2509" w14:textId="77777777" w:rsidR="00E075D4" w:rsidRDefault="00134F1F">
      <w:pPr>
        <w:autoSpaceDE w:val="0"/>
        <w:autoSpaceDN w:val="0"/>
        <w:adjustRightInd w:val="0"/>
        <w:spacing w:before="0" w:after="0"/>
        <w:rPr>
          <w:rFonts w:ascii="Consolas" w:hAnsi="Consolas" w:cs="Courier New"/>
          <w:sz w:val="18"/>
          <w:szCs w:val="18"/>
        </w:rPr>
        <w:pPrChange w:id="650" w:author="Guy Fedorkow" w:date="2026-07-18T13:11:00Z" w16du:dateUtc="2026-07-18T17:11:00Z">
          <w:pPr>
            <w:spacing w:before="0" w:after="0"/>
          </w:pPr>
        </w:pPrChange>
      </w:pPr>
      <w:r>
        <w:rPr>
          <w:rFonts w:ascii="Consolas" w:hAnsi="Consolas" w:cs="Courier New"/>
          <w:sz w:val="18"/>
          <w:szCs w:val="18"/>
        </w:rPr>
        <w:t>L204:   .word 123</w:t>
      </w:r>
    </w:p>
    <w:p w14:paraId="6B5FD03D" w14:textId="77777777" w:rsidR="00E075D4" w:rsidRDefault="00E075D4"/>
    <w:p w14:paraId="55C4ABAB" w14:textId="77777777" w:rsidR="00E075D4" w:rsidRDefault="00134F1F">
      <w:r>
        <w:t>While this is legal:</w:t>
      </w:r>
    </w:p>
    <w:p w14:paraId="74FAB488" w14:textId="77777777" w:rsidR="00E075D4" w:rsidRDefault="00134F1F">
      <w:pPr>
        <w:autoSpaceDE w:val="0"/>
        <w:autoSpaceDN w:val="0"/>
        <w:adjustRightInd w:val="0"/>
        <w:spacing w:before="0" w:after="0"/>
        <w:rPr>
          <w:rFonts w:ascii="Consolas" w:hAnsi="Consolas" w:cs="Courier New"/>
          <w:sz w:val="18"/>
          <w:szCs w:val="18"/>
        </w:rPr>
        <w:pPrChange w:id="651" w:author="Guy Fedorkow" w:date="2026-07-18T13:11:00Z" w16du:dateUtc="2026-07-18T17:11:00Z">
          <w:pPr>
            <w:spacing w:before="0" w:after="0"/>
          </w:pPr>
        </w:pPrChange>
      </w:pPr>
      <w:r>
        <w:rPr>
          <w:rFonts w:ascii="Consolas" w:hAnsi="Consolas" w:cs="Courier New"/>
          <w:sz w:val="18"/>
          <w:szCs w:val="18"/>
        </w:rPr>
        <w:t xml:space="preserve">L203:   ad L204 </w:t>
      </w:r>
    </w:p>
    <w:p w14:paraId="50ECB772" w14:textId="77777777" w:rsidR="00E075D4" w:rsidRDefault="00134F1F">
      <w:pPr>
        <w:autoSpaceDE w:val="0"/>
        <w:autoSpaceDN w:val="0"/>
        <w:adjustRightInd w:val="0"/>
        <w:spacing w:before="0" w:after="0"/>
        <w:rPr>
          <w:rFonts w:ascii="Consolas" w:hAnsi="Consolas" w:cs="Courier New"/>
          <w:sz w:val="18"/>
          <w:szCs w:val="18"/>
        </w:rPr>
        <w:pPrChange w:id="652" w:author="Guy Fedorkow" w:date="2026-07-18T13:11:00Z" w16du:dateUtc="2026-07-18T17:11:00Z">
          <w:pPr>
            <w:spacing w:before="0" w:after="0"/>
          </w:pPr>
        </w:pPrChange>
      </w:pPr>
      <w:r>
        <w:rPr>
          <w:rFonts w:ascii="Consolas" w:hAnsi="Consolas" w:cs="Courier New"/>
          <w:sz w:val="18"/>
          <w:szCs w:val="18"/>
        </w:rPr>
        <w:t>L204:   .word 123</w:t>
      </w:r>
    </w:p>
    <w:p w14:paraId="3F0D72C4" w14:textId="754B9A00" w:rsidR="00E075D4" w:rsidRPr="004D2A3B" w:rsidRDefault="00134F1F" w:rsidP="004D2A3B">
      <w:pPr>
        <w:autoSpaceDE w:val="0"/>
        <w:autoSpaceDN w:val="0"/>
        <w:adjustRightInd w:val="0"/>
        <w:spacing w:before="0" w:after="0"/>
        <w:rPr>
          <w:rFonts w:ascii="Consolas" w:hAnsi="Consolas" w:cs="Courier New"/>
          <w:sz w:val="18"/>
          <w:szCs w:val="18"/>
        </w:rPr>
      </w:pPr>
      <w:r>
        <w:rPr>
          <w:rFonts w:ascii="Consolas" w:hAnsi="Consolas" w:cs="Courier New"/>
          <w:sz w:val="18"/>
          <w:szCs w:val="18"/>
        </w:rPr>
        <w:t xml:space="preserve">        .pp L201, L203 + L204</w:t>
      </w:r>
    </w:p>
    <w:p w14:paraId="01F8951C" w14:textId="77777777" w:rsidR="00E075D4" w:rsidRDefault="00134F1F">
      <w:pPr>
        <w:pStyle w:val="Heading3"/>
      </w:pPr>
      <w:del w:id="653" w:author="Guy Fedorkow" w:date="2026-07-18T13:11:00Z" w16du:dateUtc="2026-07-18T17:11:00Z">
        <w:r>
          <w:delText xml:space="preserve">  </w:delText>
        </w:r>
      </w:del>
      <w:bookmarkStart w:id="654" w:name="_Toc187018285"/>
      <w:bookmarkStart w:id="655" w:name="_Toc232352095"/>
      <w:r>
        <w:t>.</w:t>
      </w:r>
      <w:r>
        <w:rPr>
          <w:rFonts w:ascii="Courier New" w:hAnsi="Courier New" w:cs="Courier New"/>
        </w:rPr>
        <w:t xml:space="preserve">word </w:t>
      </w:r>
      <w:r>
        <w:rPr>
          <w:rFonts w:ascii="Courier New" w:hAnsi="Courier New" w:cs="Courier New"/>
          <w:i/>
          <w:iCs w:val="0"/>
        </w:rPr>
        <w:t>expr</w:t>
      </w:r>
      <w:bookmarkEnd w:id="654"/>
      <w:bookmarkEnd w:id="655"/>
    </w:p>
    <w:p w14:paraId="387D06B9" w14:textId="77777777" w:rsidR="00E075D4" w:rsidRDefault="00134F1F">
      <w:pPr>
        <w:pStyle w:val="ListParagraph"/>
        <w:ind w:left="720"/>
        <w:rPr>
          <w:rFonts w:ascii="Consolas" w:hAnsi="Consolas" w:cs="Courier New"/>
          <w:szCs w:val="20"/>
        </w:rPr>
      </w:pPr>
      <w:r>
        <w:rPr>
          <w:rFonts w:ascii="Consolas" w:hAnsi="Consolas" w:cs="Courier New"/>
          <w:szCs w:val="20"/>
        </w:rPr>
        <w:t>.word 0o42</w:t>
      </w:r>
    </w:p>
    <w:p w14:paraId="2F77BFDA" w14:textId="77777777" w:rsidR="00E075D4" w:rsidRDefault="00134F1F">
      <w:pPr>
        <w:pStyle w:val="ListParagraph"/>
        <w:ind w:left="720"/>
        <w:rPr>
          <w:rFonts w:ascii="Consolas" w:hAnsi="Consolas" w:cs="Courier New"/>
          <w:szCs w:val="20"/>
        </w:rPr>
      </w:pPr>
      <w:r>
        <w:rPr>
          <w:rFonts w:ascii="Consolas" w:hAnsi="Consolas" w:cs="Courier New"/>
          <w:szCs w:val="20"/>
        </w:rPr>
        <w:t>.word (stackend - stackbegin)/4</w:t>
      </w:r>
    </w:p>
    <w:p w14:paraId="2007D41B" w14:textId="77777777" w:rsidR="00E075D4" w:rsidRDefault="00134F1F">
      <w:pPr>
        <w:pStyle w:val="ListParagraph"/>
        <w:ind w:left="720"/>
        <w:rPr>
          <w:rFonts w:ascii="Consolas" w:hAnsi="Consolas" w:cs="Courier New"/>
          <w:szCs w:val="20"/>
        </w:rPr>
      </w:pPr>
      <w:r>
        <w:rPr>
          <w:rFonts w:ascii="Consolas" w:hAnsi="Consolas" w:cs="Courier New"/>
          <w:szCs w:val="20"/>
        </w:rPr>
        <w:t>.word -0.31415</w:t>
      </w:r>
    </w:p>
    <w:p w14:paraId="6760D557" w14:textId="77777777" w:rsidR="00E075D4" w:rsidRDefault="00134F1F">
      <w:r>
        <w:t>Insert a 16-bit word initialized with the specified value at the current address and advance the address pointer. Values may be integer, fraction, or negative-zero. Integers are converted to ww one’s-complement representation if they are within the range [–(2^15 -1), +(2^15 – 1)]. Values greater than 2^15 – 1 are taken as unsigned, valid up to and including  2^16 – 1. Values outside these ranges generate an error.</w:t>
      </w:r>
    </w:p>
    <w:p w14:paraId="08E55A07" w14:textId="77777777" w:rsidR="00E075D4" w:rsidRDefault="00134F1F">
      <w:pPr>
        <w:pStyle w:val="Heading3"/>
      </w:pPr>
      <w:del w:id="656" w:author="Guy Fedorkow" w:date="2026-07-18T13:11:00Z" w16du:dateUtc="2026-07-18T17:11:00Z">
        <w:r>
          <w:delText xml:space="preserve">  </w:delText>
        </w:r>
      </w:del>
      <w:bookmarkStart w:id="657" w:name="_Toc232352096"/>
      <w:r>
        <w:t>.</w:t>
      </w:r>
      <w:r>
        <w:rPr>
          <w:rFonts w:ascii="Courier New" w:hAnsi="Courier New" w:cs="Courier New"/>
        </w:rPr>
        <w:t xml:space="preserve">words </w:t>
      </w:r>
      <w:r>
        <w:rPr>
          <w:rFonts w:ascii="Courier New" w:hAnsi="Courier New" w:cs="Courier New"/>
          <w:i/>
          <w:iCs w:val="0"/>
        </w:rPr>
        <w:t xml:space="preserve">size </w:t>
      </w:r>
      <w:r>
        <w:rPr>
          <w:rFonts w:ascii="Courier New" w:hAnsi="Courier New" w:cs="Courier New"/>
        </w:rPr>
        <w:t xml:space="preserve">[, </w:t>
      </w:r>
      <w:r>
        <w:rPr>
          <w:rFonts w:ascii="Courier New" w:hAnsi="Courier New" w:cs="Courier New"/>
          <w:i/>
          <w:iCs w:val="0"/>
        </w:rPr>
        <w:t>initial-value</w:t>
      </w:r>
      <w:r>
        <w:rPr>
          <w:rFonts w:ascii="Courier New" w:hAnsi="Courier New" w:cs="Courier New"/>
        </w:rPr>
        <w:t>]</w:t>
      </w:r>
      <w:bookmarkEnd w:id="657"/>
    </w:p>
    <w:p w14:paraId="61BB75D7" w14:textId="77777777" w:rsidR="00E075D4" w:rsidRDefault="00134F1F">
      <w:pPr>
        <w:pStyle w:val="ListParagraph"/>
        <w:ind w:left="720"/>
        <w:rPr>
          <w:rFonts w:ascii="Consolas" w:hAnsi="Consolas" w:cs="Courier New"/>
          <w:szCs w:val="20"/>
        </w:rPr>
      </w:pPr>
      <w:r>
        <w:rPr>
          <w:rFonts w:ascii="Consolas" w:hAnsi="Consolas" w:cs="Courier New"/>
          <w:szCs w:val="20"/>
        </w:rPr>
        <w:t>.words 10, 0o42</w:t>
      </w:r>
    </w:p>
    <w:p w14:paraId="6FA494E4" w14:textId="77777777" w:rsidR="00E075D4" w:rsidRDefault="00134F1F">
      <w:pPr>
        <w:pStyle w:val="ListParagraph"/>
        <w:ind w:left="720"/>
        <w:rPr>
          <w:rFonts w:ascii="Consolas" w:hAnsi="Consolas" w:cs="Courier New"/>
          <w:szCs w:val="20"/>
        </w:rPr>
      </w:pPr>
      <w:r>
        <w:rPr>
          <w:rFonts w:ascii="Consolas" w:hAnsi="Consolas" w:cs="Courier New"/>
          <w:szCs w:val="20"/>
        </w:rPr>
        <w:t>.words stackend – stackbegin + 1</w:t>
      </w:r>
    </w:p>
    <w:p w14:paraId="17F0DC3A" w14:textId="77777777" w:rsidR="00E075D4" w:rsidRDefault="00134F1F">
      <w:pPr>
        <w:pStyle w:val="ListParagraph"/>
        <w:ind w:left="720"/>
        <w:rPr>
          <w:rFonts w:ascii="Consolas" w:hAnsi="Consolas" w:cs="Courier New"/>
          <w:szCs w:val="20"/>
        </w:rPr>
      </w:pPr>
      <w:r>
        <w:rPr>
          <w:rFonts w:ascii="Consolas" w:hAnsi="Consolas" w:cs="Courier New"/>
          <w:szCs w:val="20"/>
        </w:rPr>
        <w:t>.words 57, -0.31415</w:t>
      </w:r>
    </w:p>
    <w:p w14:paraId="0E3D580B" w14:textId="77777777" w:rsidR="00E075D4" w:rsidRDefault="00134F1F">
      <w:r>
        <w:t xml:space="preserve">Insert a block of </w:t>
      </w:r>
      <w:r>
        <w:rPr>
          <w:i/>
          <w:iCs/>
        </w:rPr>
        <w:t xml:space="preserve">size </w:t>
      </w:r>
      <w:r>
        <w:t xml:space="preserve">16-bit words, initialized with </w:t>
      </w:r>
      <w:r>
        <w:rPr>
          <w:i/>
          <w:iCs/>
        </w:rPr>
        <w:t>initial</w:t>
      </w:r>
      <w:r>
        <w:t>-</w:t>
      </w:r>
      <w:r>
        <w:rPr>
          <w:i/>
          <w:iCs/>
        </w:rPr>
        <w:t xml:space="preserve">value </w:t>
      </w:r>
      <w:r>
        <w:t>(0 if not specified) at the current address and advance the address pointer. Values may be integer, fraction, or negative-zero. Integers are converted to ww one’s-complement representation if they are within the range [–(2^15 -1), +(2^15 – 1)]. Values greater than 2^15 – 1 are taken as unsigned, valid up to and including  2^16 – 1. Values outside these ranges generate an error.</w:t>
      </w:r>
    </w:p>
    <w:p w14:paraId="62674F99" w14:textId="594C46CA" w:rsidR="00E075D4" w:rsidRDefault="00134F1F">
      <w:pPr>
        <w:pStyle w:val="Heading3"/>
      </w:pPr>
      <w:r>
        <w:t xml:space="preserve"> </w:t>
      </w:r>
      <w:bookmarkStart w:id="658" w:name="_Toc232352097"/>
      <w:r>
        <w:t>.</w:t>
      </w:r>
      <w:r>
        <w:rPr>
          <w:rFonts w:ascii="Courier New" w:hAnsi="Courier New" w:cs="Courier New"/>
        </w:rPr>
        <w:t xml:space="preserve">float </w:t>
      </w:r>
      <w:r>
        <w:rPr>
          <w:rFonts w:ascii="Courier New" w:hAnsi="Courier New" w:cs="Courier New"/>
          <w:i/>
          <w:iCs w:val="0"/>
        </w:rPr>
        <w:t>mantissa</w:t>
      </w:r>
      <w:r>
        <w:rPr>
          <w:rFonts w:ascii="Courier New" w:hAnsi="Courier New" w:cs="Courier New"/>
        </w:rPr>
        <w:t>:fraction,</w:t>
      </w:r>
      <w:r>
        <w:rPr>
          <w:rFonts w:ascii="Courier New" w:hAnsi="Courier New" w:cs="Courier New"/>
          <w:i/>
          <w:iCs w:val="0"/>
        </w:rPr>
        <w:t xml:space="preserve"> exponent</w:t>
      </w:r>
      <w:r>
        <w:rPr>
          <w:rFonts w:ascii="Courier New" w:hAnsi="Courier New" w:cs="Courier New"/>
        </w:rPr>
        <w:t>:integer</w:t>
      </w:r>
      <w:bookmarkEnd w:id="658"/>
    </w:p>
    <w:p w14:paraId="306583DD" w14:textId="77777777" w:rsidR="00E075D4" w:rsidRDefault="00134F1F">
      <w:pPr>
        <w:pStyle w:val="ListParagraph"/>
        <w:ind w:left="720"/>
        <w:rPr>
          <w:rFonts w:ascii="Consolas" w:hAnsi="Consolas" w:cs="Courier New"/>
          <w:szCs w:val="20"/>
        </w:rPr>
      </w:pPr>
      <w:r>
        <w:rPr>
          <w:rFonts w:ascii="Consolas" w:hAnsi="Consolas" w:cs="Courier New"/>
          <w:szCs w:val="20"/>
        </w:rPr>
        <w:t>.float +0.314159, 1</w:t>
      </w:r>
    </w:p>
    <w:p w14:paraId="4180829D" w14:textId="77777777" w:rsidR="00E075D4" w:rsidRDefault="00134F1F">
      <w:pPr>
        <w:pStyle w:val="ListParagraph"/>
        <w:ind w:left="720"/>
        <w:rPr>
          <w:rFonts w:ascii="Consolas" w:hAnsi="Consolas" w:cs="Courier New"/>
          <w:szCs w:val="20"/>
        </w:rPr>
      </w:pPr>
      <w:r>
        <w:rPr>
          <w:rFonts w:ascii="Consolas" w:hAnsi="Consolas" w:cs="Courier New"/>
          <w:szCs w:val="20"/>
        </w:rPr>
        <w:t>.float -0.42, 2</w:t>
      </w:r>
    </w:p>
    <w:p w14:paraId="7A1F85E4" w14:textId="77777777" w:rsidR="00E075D4" w:rsidRDefault="00134F1F">
      <w:r>
        <w:t xml:space="preserve">Calculate </w:t>
      </w:r>
      <w:r>
        <w:rPr>
          <w:i/>
          <w:iCs/>
        </w:rPr>
        <w:t>mantissa</w:t>
      </w:r>
      <w:r>
        <w:t>*10</w:t>
      </w:r>
      <w:r>
        <w:rPr>
          <w:i/>
          <w:iCs/>
          <w:vertAlign w:val="superscript"/>
        </w:rPr>
        <w:t>exponent</w:t>
      </w:r>
      <w:r>
        <w:t xml:space="preserve">  and convert the resulting quantity to 2 16-bit words, representing a (24,6) ww floating point number. Insert these words at the current address and advance the address pointer. </w:t>
      </w:r>
      <w:r>
        <w:rPr>
          <w:i/>
          <w:iCs/>
        </w:rPr>
        <w:t>Mantissa</w:t>
      </w:r>
      <w:r>
        <w:t xml:space="preserve"> must be a ww fraction, and </w:t>
      </w:r>
      <w:r>
        <w:rPr>
          <w:i/>
          <w:iCs/>
        </w:rPr>
        <w:t>exponent</w:t>
      </w:r>
      <w:r>
        <w:t xml:space="preserve"> must be an integer. </w:t>
      </w:r>
    </w:p>
    <w:p w14:paraId="26607943" w14:textId="7FCE4EA2" w:rsidR="00E075D4" w:rsidRDefault="00134F1F">
      <w:r>
        <w:t xml:space="preserve">An error is generated if a </w:t>
      </w:r>
      <w:ins w:id="659" w:author="Guy Fedorkow" w:date="2026-07-18T13:11:00Z" w16du:dateUtc="2026-07-18T17:11:00Z">
        <w:r w:rsidR="0030704C">
          <w:t>give</w:t>
        </w:r>
      </w:ins>
      <w:r w:rsidR="00A46E6C">
        <w:t>n</w:t>
      </w:r>
      <w:del w:id="660" w:author="Guy Fedorkow" w:date="2026-07-18T13:11:00Z" w16du:dateUtc="2026-07-18T17:11:00Z">
        <w:r>
          <w:delText>given</w:delText>
        </w:r>
      </w:del>
      <w:r>
        <w:t xml:space="preserve"> float is out of range. The maximum magnitude accepted is approximately 9.2233715E18,</w:t>
      </w:r>
    </w:p>
    <w:p w14:paraId="5E18B583" w14:textId="77777777" w:rsidR="00E075D4" w:rsidRDefault="00134F1F">
      <w:r>
        <w:lastRenderedPageBreak/>
        <w:t>A (24,6) float is supported by a library which is used by a number of other modules, including the Laning and Zierler expression interpreter. Its format is:</w:t>
      </w:r>
    </w:p>
    <w:tbl>
      <w:tblPr>
        <w:tblStyle w:val="TableGrid"/>
        <w:tblW w:w="0" w:type="auto"/>
        <w:tblLook w:val="04A0" w:firstRow="1" w:lastRow="0" w:firstColumn="1" w:lastColumn="0" w:noHBand="0" w:noVBand="1"/>
      </w:tblPr>
      <w:tblGrid>
        <w:gridCol w:w="661"/>
        <w:gridCol w:w="3829"/>
        <w:gridCol w:w="650"/>
        <w:gridCol w:w="960"/>
        <w:gridCol w:w="2984"/>
      </w:tblGrid>
      <w:tr w:rsidR="00BA237F" w14:paraId="2BB18B8F" w14:textId="77777777" w:rsidTr="00BA237F">
        <w:tc>
          <w:tcPr>
            <w:tcW w:w="4490" w:type="dxa"/>
            <w:gridSpan w:val="2"/>
          </w:tcPr>
          <w:p w14:paraId="74F848F0" w14:textId="77777777" w:rsidR="00BA237F" w:rsidRDefault="00BA237F">
            <w:r>
              <w:t>Word 1</w:t>
            </w:r>
          </w:p>
        </w:tc>
        <w:tc>
          <w:tcPr>
            <w:tcW w:w="4594" w:type="dxa"/>
            <w:gridSpan w:val="3"/>
          </w:tcPr>
          <w:p w14:paraId="1D5A490F" w14:textId="77777777" w:rsidR="00BA237F" w:rsidRDefault="00BA237F">
            <w:r>
              <w:t>Word 2</w:t>
            </w:r>
          </w:p>
        </w:tc>
      </w:tr>
      <w:tr w:rsidR="00BA237F" w14:paraId="710C20C6" w14:textId="77777777" w:rsidTr="00BA237F">
        <w:tc>
          <w:tcPr>
            <w:tcW w:w="661" w:type="dxa"/>
          </w:tcPr>
          <w:p w14:paraId="5543AEE3" w14:textId="77777777" w:rsidR="00BA237F" w:rsidRDefault="00BA237F">
            <w:r>
              <w:t>1</w:t>
            </w:r>
          </w:p>
        </w:tc>
        <w:tc>
          <w:tcPr>
            <w:tcW w:w="3829" w:type="dxa"/>
          </w:tcPr>
          <w:p w14:paraId="20990E50" w14:textId="77777777" w:rsidR="00BA237F" w:rsidRDefault="00BA237F">
            <w:r>
              <w:t>2-16</w:t>
            </w:r>
          </w:p>
        </w:tc>
        <w:tc>
          <w:tcPr>
            <w:tcW w:w="650" w:type="dxa"/>
          </w:tcPr>
          <w:p w14:paraId="2833FCDD" w14:textId="77777777" w:rsidR="00BA237F" w:rsidRDefault="00BA237F">
            <w:r>
              <w:t>1</w:t>
            </w:r>
          </w:p>
        </w:tc>
        <w:tc>
          <w:tcPr>
            <w:tcW w:w="960" w:type="dxa"/>
          </w:tcPr>
          <w:p w14:paraId="6D7880E6" w14:textId="77777777" w:rsidR="00BA237F" w:rsidRDefault="00BA237F">
            <w:r>
              <w:t>6</w:t>
            </w:r>
          </w:p>
        </w:tc>
        <w:tc>
          <w:tcPr>
            <w:tcW w:w="2984" w:type="dxa"/>
          </w:tcPr>
          <w:p w14:paraId="42F5F6DC" w14:textId="77777777" w:rsidR="00BA237F" w:rsidRDefault="00BA237F">
            <w:r>
              <w:t>9</w:t>
            </w:r>
          </w:p>
        </w:tc>
      </w:tr>
      <w:tr w:rsidR="00BA237F" w14:paraId="4EE85DBE" w14:textId="77777777" w:rsidTr="00BA237F">
        <w:tc>
          <w:tcPr>
            <w:tcW w:w="661" w:type="dxa"/>
          </w:tcPr>
          <w:p w14:paraId="79523760" w14:textId="77777777" w:rsidR="00BA237F" w:rsidRDefault="00BA237F">
            <w:r>
              <w:t>sign-mant</w:t>
            </w:r>
          </w:p>
        </w:tc>
        <w:tc>
          <w:tcPr>
            <w:tcW w:w="3829" w:type="dxa"/>
          </w:tcPr>
          <w:p w14:paraId="622349FF" w14:textId="77777777" w:rsidR="00BA237F" w:rsidRDefault="00BA237F">
            <w:r>
              <w:t>mant-hi</w:t>
            </w:r>
          </w:p>
        </w:tc>
        <w:tc>
          <w:tcPr>
            <w:tcW w:w="650" w:type="dxa"/>
          </w:tcPr>
          <w:p w14:paraId="234633C1" w14:textId="77777777" w:rsidR="00BA237F" w:rsidRDefault="00BA237F">
            <w:r>
              <w:t>sign-exp</w:t>
            </w:r>
          </w:p>
        </w:tc>
        <w:tc>
          <w:tcPr>
            <w:tcW w:w="960" w:type="dxa"/>
          </w:tcPr>
          <w:p w14:paraId="573C25B0" w14:textId="77777777" w:rsidR="00BA237F" w:rsidRDefault="00BA237F">
            <w:r>
              <w:t>exp</w:t>
            </w:r>
          </w:p>
        </w:tc>
        <w:tc>
          <w:tcPr>
            <w:tcW w:w="2984" w:type="dxa"/>
          </w:tcPr>
          <w:p w14:paraId="397EC214" w14:textId="77777777" w:rsidR="00BA237F" w:rsidRDefault="00BA237F">
            <w:r>
              <w:t>mant-lo</w:t>
            </w:r>
          </w:p>
        </w:tc>
      </w:tr>
    </w:tbl>
    <w:p w14:paraId="4361321E" w14:textId="77777777" w:rsidR="00E075D4" w:rsidRDefault="00E075D4"/>
    <w:p w14:paraId="02ED2BAA" w14:textId="34698986" w:rsidR="00892FFD" w:rsidRDefault="00134F1F" w:rsidP="00892FFD">
      <w:pPr>
        <w:pStyle w:val="Heading3"/>
        <w:ind w:left="0" w:firstLine="0"/>
        <w:rPr>
          <w:rFonts w:ascii="Courier New" w:hAnsi="Courier New" w:cs="Courier New"/>
          <w:i/>
          <w:iCs w:val="0"/>
        </w:rPr>
      </w:pPr>
      <w:bookmarkStart w:id="661" w:name="_Toc187018287"/>
      <w:r>
        <w:t xml:space="preserve"> </w:t>
      </w:r>
      <w:bookmarkStart w:id="662" w:name="_Toc187018286"/>
      <w:bookmarkStart w:id="663" w:name="_Toc232352098"/>
      <w:r>
        <w:t>.</w:t>
      </w:r>
      <w:r>
        <w:rPr>
          <w:rFonts w:ascii="Courier New" w:hAnsi="Courier New" w:cs="Courier New"/>
        </w:rPr>
        <w:t xml:space="preserve">flexh </w:t>
      </w:r>
      <w:r>
        <w:rPr>
          <w:rFonts w:ascii="Courier New" w:hAnsi="Courier New" w:cs="Courier New"/>
          <w:i/>
          <w:iCs w:val="0"/>
        </w:rPr>
        <w:t xml:space="preserve">string </w:t>
      </w:r>
      <w:r>
        <w:rPr>
          <w:rFonts w:ascii="Courier New" w:hAnsi="Courier New" w:cs="Courier New"/>
          <w:iCs w:val="0"/>
        </w:rPr>
        <w:t xml:space="preserve">[, </w:t>
      </w:r>
      <w:r>
        <w:rPr>
          <w:rFonts w:ascii="Courier New" w:hAnsi="Courier New" w:cs="Courier New"/>
          <w:i/>
          <w:iCs w:val="0"/>
        </w:rPr>
        <w:t>terminator</w:t>
      </w:r>
      <w:r>
        <w:rPr>
          <w:rFonts w:ascii="Courier New" w:hAnsi="Courier New" w:cs="Courier New"/>
          <w:iCs w:val="0"/>
        </w:rPr>
        <w:t>:integer]</w:t>
      </w:r>
    </w:p>
    <w:p w14:paraId="2B877B24" w14:textId="4FCDB731" w:rsidR="00E075D4" w:rsidRDefault="00892FFD">
      <w:pPr>
        <w:pStyle w:val="Heading3"/>
      </w:pPr>
      <w:r>
        <w:t xml:space="preserve"> </w:t>
      </w:r>
      <w:r w:rsidR="00134F1F" w:rsidRPr="00892FFD">
        <w:t>.</w:t>
      </w:r>
      <w:r w:rsidR="00134F1F" w:rsidRPr="00892FFD">
        <w:rPr>
          <w:rFonts w:ascii="Courier New" w:hAnsi="Courier New" w:cs="Courier New"/>
        </w:rPr>
        <w:t>fl</w:t>
      </w:r>
      <w:r w:rsidR="00134F1F">
        <w:rPr>
          <w:rFonts w:ascii="Courier New" w:hAnsi="Courier New" w:cs="Courier New"/>
        </w:rPr>
        <w:t>exl</w:t>
      </w:r>
      <w:r w:rsidR="00134F1F">
        <w:rPr>
          <w:rFonts w:ascii="Courier New" w:hAnsi="Courier New" w:cs="Courier New"/>
          <w:i/>
          <w:iCs w:val="0"/>
        </w:rPr>
        <w:t xml:space="preserve"> string </w:t>
      </w:r>
      <w:r w:rsidR="00134F1F">
        <w:rPr>
          <w:rFonts w:ascii="Courier New" w:hAnsi="Courier New" w:cs="Courier New"/>
          <w:iCs w:val="0"/>
        </w:rPr>
        <w:t xml:space="preserve">[, </w:t>
      </w:r>
      <w:r w:rsidR="00134F1F">
        <w:rPr>
          <w:rFonts w:ascii="Courier New" w:hAnsi="Courier New" w:cs="Courier New"/>
          <w:i/>
          <w:iCs w:val="0"/>
        </w:rPr>
        <w:t>terminator</w:t>
      </w:r>
      <w:r w:rsidR="00134F1F">
        <w:rPr>
          <w:rFonts w:ascii="Courier New" w:hAnsi="Courier New" w:cs="Courier New"/>
          <w:iCs w:val="0"/>
        </w:rPr>
        <w:t>:integer]</w:t>
      </w:r>
      <w:bookmarkEnd w:id="662"/>
      <w:bookmarkEnd w:id="663"/>
    </w:p>
    <w:p w14:paraId="078BECB9" w14:textId="77777777" w:rsidR="00E075D4" w:rsidRDefault="00134F1F">
      <w:pPr>
        <w:pStyle w:val="ListParagraph"/>
        <w:ind w:left="720"/>
        <w:rPr>
          <w:rFonts w:ascii="Consolas" w:hAnsi="Consolas" w:cs="Courier New"/>
          <w:szCs w:val="20"/>
        </w:rPr>
      </w:pPr>
      <w:r>
        <w:rPr>
          <w:rFonts w:ascii="Consolas" w:hAnsi="Consolas" w:cs="Courier New"/>
          <w:szCs w:val="20"/>
        </w:rPr>
        <w:t>.flexl “abc”</w:t>
      </w:r>
    </w:p>
    <w:p w14:paraId="1E05241D" w14:textId="77777777" w:rsidR="00E075D4" w:rsidRDefault="00134F1F">
      <w:pPr>
        <w:pStyle w:val="ListParagraph"/>
        <w:ind w:left="720"/>
        <w:rPr>
          <w:rFonts w:ascii="Consolas" w:hAnsi="Consolas" w:cs="Courier New"/>
          <w:szCs w:val="20"/>
        </w:rPr>
      </w:pPr>
      <w:r>
        <w:rPr>
          <w:rFonts w:ascii="Consolas" w:hAnsi="Consolas" w:cs="Courier New"/>
          <w:szCs w:val="20"/>
        </w:rPr>
        <w:t>.flexh “def”, 0</w:t>
      </w:r>
    </w:p>
    <w:p w14:paraId="46473B23" w14:textId="77777777" w:rsidR="00E075D4" w:rsidRDefault="00134F1F">
      <w:r>
        <w:t xml:space="preserve">The .flex[h|l] pseudo-ops initialize words at the current assembly location containing flexowriter codes for the corresponding ascii characters in </w:t>
      </w:r>
      <w:r>
        <w:rPr>
          <w:i/>
          <w:iCs/>
        </w:rPr>
        <w:t>string</w:t>
      </w:r>
      <w:r>
        <w:t>.  .flexl packs each code into the low end of the word, and .flexh packs each code into the high end (top six bits) of the word.</w:t>
      </w:r>
      <w:ins w:id="664" w:author="Guy Fedorkow" w:date="2026-07-18T13:11:00Z" w16du:dateUtc="2026-07-18T17:11:00Z">
        <w:r w:rsidR="00CE1AEE">
          <w:t xml:space="preserve"> </w:t>
        </w:r>
      </w:ins>
    </w:p>
    <w:p w14:paraId="35B475F2" w14:textId="77777777" w:rsidR="00E075D4" w:rsidRDefault="00134F1F">
      <w:pPr>
        <w:rPr>
          <w:del w:id="665" w:author="Guy Fedorkow" w:date="2026-07-18T13:11:00Z" w16du:dateUtc="2026-07-18T17:11:00Z"/>
        </w:rPr>
      </w:pPr>
      <w:del w:id="666" w:author="Guy Fedorkow" w:date="2026-07-18T13:11:00Z" w16du:dateUtc="2026-07-18T17:11:00Z">
        <w:r>
          <w:delText>The format of</w:delText>
        </w:r>
        <w:r>
          <w:rPr>
            <w:i/>
            <w:iCs/>
          </w:rPr>
          <w:delText xml:space="preserve"> string</w:delText>
        </w:r>
        <w:r>
          <w:delText xml:space="preserve"> is called</w:delText>
        </w:r>
        <w:r>
          <w:rPr>
            <w:i/>
            <w:iCs/>
          </w:rPr>
          <w:delText xml:space="preserve"> Flascii</w:delText>
        </w:r>
        <w:r>
          <w:delText>, a syntax for specifying all codes accepted by the flexowriter (note several codes in the 6-bit sequence are unused and are not specifiable by Flascii).</w:delText>
        </w:r>
      </w:del>
    </w:p>
    <w:p w14:paraId="671DA2A6" w14:textId="77777777" w:rsidR="00E075D4" w:rsidRDefault="00134F1F">
      <w:pPr>
        <w:rPr>
          <w:del w:id="667" w:author="Guy Fedorkow" w:date="2026-07-18T13:11:00Z" w16du:dateUtc="2026-07-18T17:11:00Z"/>
        </w:rPr>
      </w:pPr>
      <w:del w:id="668" w:author="Guy Fedorkow" w:date="2026-07-18T13:11:00Z" w16du:dateUtc="2026-07-18T17:11:00Z">
        <w:r>
          <w:delText>The Flascii format is as follows:</w:delText>
        </w:r>
      </w:del>
    </w:p>
    <w:p w14:paraId="76F59D0F" w14:textId="77777777" w:rsidR="00E075D4" w:rsidRDefault="00134F1F">
      <w:pPr>
        <w:numPr>
          <w:ilvl w:val="0"/>
          <w:numId w:val="11"/>
        </w:numPr>
        <w:rPr>
          <w:del w:id="669" w:author="Guy Fedorkow" w:date="2026-07-18T13:11:00Z" w16du:dateUtc="2026-07-18T17:11:00Z"/>
        </w:rPr>
      </w:pPr>
      <w:del w:id="670" w:author="Guy Fedorkow" w:date="2026-07-18T13:11:00Z" w16du:dateUtc="2026-07-18T17:11:00Z">
        <w:r>
          <w:delText xml:space="preserve">Most ascii characters, such as upper and lower case letters, are written as-is in standard ascii. </w:delText>
        </w:r>
      </w:del>
    </w:p>
    <w:p w14:paraId="479731B9" w14:textId="77777777" w:rsidR="00E075D4" w:rsidRDefault="00134F1F">
      <w:pPr>
        <w:numPr>
          <w:ilvl w:val="0"/>
          <w:numId w:val="11"/>
        </w:numPr>
        <w:rPr>
          <w:del w:id="671" w:author="Guy Fedorkow" w:date="2026-07-18T13:11:00Z" w16du:dateUtc="2026-07-18T17:11:00Z"/>
        </w:rPr>
      </w:pPr>
      <w:del w:id="672" w:author="Guy Fedorkow" w:date="2026-07-18T13:11:00Z" w16du:dateUtc="2026-07-18T17:11:00Z">
        <w:r>
          <w:delText xml:space="preserve">Superscript digits (and “-”) in flex are “upper case numbers,” and are specified using “^”. for example x^2 or x^-42. </w:delText>
        </w:r>
      </w:del>
    </w:p>
    <w:p w14:paraId="0E5B67FE" w14:textId="77777777" w:rsidR="00E075D4" w:rsidRDefault="00134F1F">
      <w:pPr>
        <w:numPr>
          <w:ilvl w:val="0"/>
          <w:numId w:val="11"/>
        </w:numPr>
        <w:rPr>
          <w:del w:id="673" w:author="Guy Fedorkow" w:date="2026-07-18T13:11:00Z" w16du:dateUtc="2026-07-18T17:11:00Z"/>
        </w:rPr>
      </w:pPr>
      <w:del w:id="674" w:author="Guy Fedorkow" w:date="2026-07-18T13:11:00Z" w16du:dateUtc="2026-07-18T17:11:00Z">
        <w:r>
          <w:delText>Tab, backspace, and carriage return are specified as \b, \t, and \n respectively.</w:delText>
        </w:r>
      </w:del>
    </w:p>
    <w:p w14:paraId="63B13052" w14:textId="77777777" w:rsidR="00E075D4" w:rsidRDefault="00134F1F">
      <w:pPr>
        <w:numPr>
          <w:ilvl w:val="0"/>
          <w:numId w:val="11"/>
        </w:numPr>
        <w:rPr>
          <w:del w:id="675" w:author="Guy Fedorkow" w:date="2026-07-18T13:11:00Z" w16du:dateUtc="2026-07-18T17:11:00Z"/>
        </w:rPr>
      </w:pPr>
      <w:del w:id="676" w:author="Guy Fedorkow" w:date="2026-07-18T13:11:00Z" w16du:dateUtc="2026-07-18T17:11:00Z">
        <w:r>
          <w:delText>Special characters are specified via angle-brackets:</w:delText>
        </w:r>
      </w:del>
    </w:p>
    <w:p w14:paraId="1F97AAB5" w14:textId="77777777" w:rsidR="00E075D4" w:rsidRDefault="00134F1F">
      <w:pPr>
        <w:numPr>
          <w:ilvl w:val="1"/>
          <w:numId w:val="11"/>
        </w:numPr>
        <w:rPr>
          <w:del w:id="677" w:author="Guy Fedorkow" w:date="2026-07-18T13:11:00Z" w16du:dateUtc="2026-07-18T17:11:00Z"/>
        </w:rPr>
      </w:pPr>
      <w:del w:id="678" w:author="Guy Fedorkow" w:date="2026-07-18T13:11:00Z" w16du:dateUtc="2026-07-18T17:11:00Z">
        <w:r>
          <w:delText>&lt;nullify&gt; nullify character (code 0o77)</w:delText>
        </w:r>
      </w:del>
    </w:p>
    <w:p w14:paraId="187CB155" w14:textId="77777777" w:rsidR="00E075D4" w:rsidRDefault="00134F1F">
      <w:pPr>
        <w:numPr>
          <w:ilvl w:val="1"/>
          <w:numId w:val="11"/>
        </w:numPr>
        <w:rPr>
          <w:del w:id="679" w:author="Guy Fedorkow" w:date="2026-07-18T13:11:00Z" w16du:dateUtc="2026-07-18T17:11:00Z"/>
        </w:rPr>
      </w:pPr>
      <w:del w:id="680" w:author="Guy Fedorkow" w:date="2026-07-18T13:11:00Z" w16du:dateUtc="2026-07-18T17:11:00Z">
        <w:r>
          <w:delText>&lt;stop&gt;  stop character (code 0o61)</w:delText>
        </w:r>
      </w:del>
    </w:p>
    <w:p w14:paraId="02ABB99D" w14:textId="77777777" w:rsidR="00E075D4" w:rsidRDefault="00134F1F">
      <w:pPr>
        <w:numPr>
          <w:ilvl w:val="1"/>
          <w:numId w:val="11"/>
        </w:numPr>
        <w:rPr>
          <w:del w:id="681" w:author="Guy Fedorkow" w:date="2026-07-18T13:11:00Z" w16du:dateUtc="2026-07-18T17:11:00Z"/>
        </w:rPr>
      </w:pPr>
      <w:del w:id="682" w:author="Guy Fedorkow" w:date="2026-07-18T13:11:00Z" w16du:dateUtc="2026-07-18T17:11:00Z">
        <w:r>
          <w:delText>&lt;color change&gt; toggle shift of the color ribbon (code 0o20)</w:delText>
        </w:r>
      </w:del>
    </w:p>
    <w:p w14:paraId="10FC6433" w14:textId="77777777" w:rsidR="00E075D4" w:rsidRDefault="00134F1F">
      <w:pPr>
        <w:numPr>
          <w:ilvl w:val="1"/>
          <w:numId w:val="11"/>
        </w:numPr>
        <w:rPr>
          <w:del w:id="683" w:author="Guy Fedorkow" w:date="2026-07-18T13:11:00Z" w16du:dateUtc="2026-07-18T17:11:00Z"/>
        </w:rPr>
      </w:pPr>
      <w:del w:id="684" w:author="Guy Fedorkow" w:date="2026-07-18T13:11:00Z" w16du:dateUtc="2026-07-18T17:11:00Z">
        <w:r>
          <w:delText>&lt;shift up&gt; shift to upper case (code 0o71)</w:delText>
        </w:r>
      </w:del>
    </w:p>
    <w:p w14:paraId="3D9CB9CB" w14:textId="77777777" w:rsidR="00E075D4" w:rsidRDefault="00134F1F">
      <w:pPr>
        <w:numPr>
          <w:ilvl w:val="1"/>
          <w:numId w:val="11"/>
        </w:numPr>
        <w:rPr>
          <w:del w:id="685" w:author="Guy Fedorkow" w:date="2026-07-18T13:11:00Z" w16du:dateUtc="2026-07-18T17:11:00Z"/>
        </w:rPr>
      </w:pPr>
      <w:del w:id="686" w:author="Guy Fedorkow" w:date="2026-07-18T13:11:00Z" w16du:dateUtc="2026-07-18T17:11:00Z">
        <w:r>
          <w:delText>&lt;shift dn&gt; shift to lower case (code 0o75)</w:delText>
        </w:r>
      </w:del>
    </w:p>
    <w:p w14:paraId="4090733E" w14:textId="77777777" w:rsidR="00E075D4" w:rsidRDefault="00134F1F">
      <w:r>
        <w:t>The second operand is an optional integer terminator word added to the sequence of code words.</w:t>
      </w:r>
    </w:p>
    <w:p w14:paraId="00A1EAD8" w14:textId="6BA7814C" w:rsidR="00E075D4" w:rsidRDefault="00134F1F">
      <w:r>
        <w:t xml:space="preserve">Note that there are many ASCII characters that don’t have </w:t>
      </w:r>
      <w:ins w:id="687" w:author="Guy Fedorkow" w:date="2026-07-18T13:11:00Z" w16du:dateUtc="2026-07-18T17:11:00Z">
        <w:r w:rsidR="00CE1AEE">
          <w:t>Flexo</w:t>
        </w:r>
      </w:ins>
      <w:del w:id="688" w:author="Guy Fedorkow" w:date="2026-07-18T13:11:00Z" w16du:dateUtc="2026-07-18T17:11:00Z">
        <w:r>
          <w:delText>flexowriter</w:delText>
        </w:r>
      </w:del>
      <w:r>
        <w:t xml:space="preserve"> equivalents (e.g. “[“ or “;”), and if </w:t>
      </w:r>
      <w:r w:rsidR="00C64F87">
        <w:t xml:space="preserve"> </w:t>
      </w:r>
      <w:r>
        <w:t>specified will raise an error.</w:t>
      </w:r>
    </w:p>
    <w:p w14:paraId="5EBB015C" w14:textId="77777777" w:rsidR="00E075D4" w:rsidRDefault="00134F1F">
      <w:pPr>
        <w:pStyle w:val="Heading3"/>
      </w:pPr>
      <w:r>
        <w:t xml:space="preserve"> </w:t>
      </w:r>
      <w:bookmarkStart w:id="689" w:name="_Toc232352099"/>
      <w:r>
        <w:t>.</w:t>
      </w:r>
      <w:r>
        <w:rPr>
          <w:rFonts w:ascii="Courier New" w:hAnsi="Courier New" w:cs="Courier New"/>
        </w:rPr>
        <w:t>exec</w:t>
      </w:r>
      <w:bookmarkEnd w:id="661"/>
      <w:r>
        <w:rPr>
          <w:rFonts w:ascii="Courier New" w:hAnsi="Courier New" w:cs="Courier New"/>
        </w:rPr>
        <w:t xml:space="preserve"> </w:t>
      </w:r>
      <w:r>
        <w:rPr>
          <w:rFonts w:ascii="Courier New" w:hAnsi="Courier New" w:cs="Courier New"/>
          <w:i/>
          <w:iCs w:val="0"/>
        </w:rPr>
        <w:t>python-stmt</w:t>
      </w:r>
      <w:bookmarkEnd w:id="689"/>
    </w:p>
    <w:p w14:paraId="47301CA9" w14:textId="77777777" w:rsidR="00E075D4" w:rsidRDefault="00134F1F">
      <w:pPr>
        <w:pStyle w:val="ListParagraph"/>
        <w:ind w:left="720"/>
        <w:rPr>
          <w:rFonts w:ascii="Consolas" w:hAnsi="Consolas" w:cs="Courier New"/>
        </w:rPr>
      </w:pPr>
      <w:r>
        <w:rPr>
          <w:rFonts w:ascii="Consolas" w:hAnsi="Consolas" w:cs="Courier New"/>
        </w:rPr>
        <w:t xml:space="preserve"> .exec ring-bell (loudness=42)</w:t>
      </w:r>
    </w:p>
    <w:p w14:paraId="1BC85677" w14:textId="77777777" w:rsidR="00E075D4" w:rsidRDefault="00134F1F">
      <w:r>
        <w:t>Bypass the usual simulator flow and execute a python statement. Note this is the only wwasm pseudo-op or ww-op which does not do the standard operand evaluation. The text following .exec is taken verbatim to the simulator.</w:t>
      </w:r>
    </w:p>
    <w:p w14:paraId="6FA9C940" w14:textId="77777777" w:rsidR="00E075D4" w:rsidRDefault="00134F1F">
      <w:r>
        <w:t xml:space="preserve">This pseudo-op is executed </w:t>
      </w:r>
      <w:r>
        <w:rPr>
          <w:i/>
          <w:iCs/>
        </w:rPr>
        <w:t>before</w:t>
      </w:r>
      <w:r>
        <w:t xml:space="preserve"> the following instruction, i.e.:</w:t>
      </w:r>
    </w:p>
    <w:p w14:paraId="5F9A9B07" w14:textId="77777777" w:rsidR="00E075D4" w:rsidRDefault="00134F1F">
      <w:pPr>
        <w:rPr>
          <w:rFonts w:ascii="Consolas" w:hAnsi="Consolas" w:cs="Courier New"/>
        </w:rPr>
      </w:pPr>
      <w:r>
        <w:rPr>
          <w:rFonts w:ascii="Courier New" w:hAnsi="Courier New" w:cs="Courier New"/>
        </w:rPr>
        <w:tab/>
      </w:r>
      <w:r>
        <w:rPr>
          <w:rFonts w:ascii="Consolas" w:hAnsi="Consolas" w:cs="Courier New"/>
        </w:rPr>
        <w:t>ca 12</w:t>
      </w:r>
      <w:r>
        <w:rPr>
          <w:rFonts w:ascii="Consolas" w:hAnsi="Consolas" w:cs="Courier New"/>
        </w:rPr>
        <w:br/>
      </w:r>
      <w:r>
        <w:rPr>
          <w:rFonts w:ascii="Consolas" w:hAnsi="Consolas" w:cs="Courier New"/>
        </w:rPr>
        <w:tab/>
        <w:t>cp branch_taken</w:t>
      </w:r>
      <w:r>
        <w:rPr>
          <w:rFonts w:ascii="Consolas" w:hAnsi="Consolas" w:cs="Courier New"/>
        </w:rPr>
        <w:br/>
      </w:r>
      <w:r>
        <w:rPr>
          <w:rFonts w:ascii="Consolas" w:hAnsi="Consolas" w:cs="Courier New"/>
        </w:rPr>
        <w:tab/>
        <w:t>.exec if debug: print branch_not_taken</w:t>
      </w:r>
      <w:r>
        <w:rPr>
          <w:rFonts w:ascii="Consolas" w:hAnsi="Consolas" w:cs="Courier New"/>
        </w:rPr>
        <w:br/>
      </w:r>
      <w:r>
        <w:rPr>
          <w:rFonts w:ascii="Consolas" w:hAnsi="Consolas" w:cs="Courier New"/>
        </w:rPr>
        <w:tab/>
        <w:t>cp 13</w:t>
      </w:r>
    </w:p>
    <w:p w14:paraId="493A4245" w14:textId="77777777" w:rsidR="00E075D4" w:rsidRDefault="00134F1F">
      <w:pPr>
        <w:rPr>
          <w:rFonts w:ascii="Consolas" w:hAnsi="Consolas" w:cs="Courier New"/>
        </w:rPr>
      </w:pPr>
      <w:r>
        <w:rPr>
          <w:rFonts w:ascii="Consolas" w:hAnsi="Consolas" w:cs="Courier New"/>
        </w:rPr>
        <w:t>branch_taken:</w:t>
      </w:r>
      <w:r>
        <w:rPr>
          <w:rFonts w:ascii="Consolas" w:hAnsi="Consolas" w:cs="Courier New"/>
        </w:rPr>
        <w:br/>
      </w:r>
      <w:r>
        <w:rPr>
          <w:rFonts w:ascii="Consolas" w:hAnsi="Consolas" w:cs="Courier New"/>
        </w:rPr>
        <w:tab/>
        <w:t>ad 14</w:t>
      </w:r>
    </w:p>
    <w:p w14:paraId="5B0D2C07" w14:textId="77777777" w:rsidR="00E075D4" w:rsidRDefault="00E075D4">
      <w:pPr>
        <w:rPr>
          <w:rFonts w:cs="Arial"/>
        </w:rPr>
      </w:pPr>
    </w:p>
    <w:p w14:paraId="235EF604" w14:textId="77777777" w:rsidR="00E075D4" w:rsidRDefault="00134F1F">
      <w:pPr>
        <w:pStyle w:val="Heading3"/>
      </w:pPr>
      <w:bookmarkStart w:id="690" w:name="_Toc187018288"/>
      <w:bookmarkStart w:id="691" w:name="_Toc232352100"/>
      <w:r>
        <w:t>.</w:t>
      </w:r>
      <w:r>
        <w:rPr>
          <w:rFonts w:ascii="Courier New" w:hAnsi="Courier New" w:cs="Courier New"/>
        </w:rPr>
        <w:t>print</w:t>
      </w:r>
      <w:bookmarkEnd w:id="690"/>
      <w:r>
        <w:rPr>
          <w:rFonts w:ascii="Courier New" w:hAnsi="Courier New" w:cs="Courier New"/>
        </w:rPr>
        <w:t xml:space="preserve"> </w:t>
      </w:r>
      <w:r>
        <w:rPr>
          <w:rFonts w:ascii="Consolas" w:hAnsi="Consolas" w:cs="Courier New"/>
          <w:i/>
          <w:iCs w:val="0"/>
        </w:rPr>
        <w:t>format-str</w:t>
      </w:r>
      <w:r>
        <w:rPr>
          <w:rFonts w:ascii="Consolas" w:hAnsi="Consolas" w:cs="Courier New"/>
        </w:rPr>
        <w:t>,</w:t>
      </w:r>
      <w:r>
        <w:rPr>
          <w:rFonts w:ascii="Consolas" w:hAnsi="Consolas" w:cs="Courier New"/>
          <w:i/>
          <w:iCs w:val="0"/>
        </w:rPr>
        <w:t xml:space="preserve"> addr1</w:t>
      </w:r>
      <w:r>
        <w:rPr>
          <w:rFonts w:ascii="Consolas" w:hAnsi="Consolas" w:cs="Courier New"/>
        </w:rPr>
        <w:t>, …,</w:t>
      </w:r>
      <w:r>
        <w:rPr>
          <w:rFonts w:ascii="Consolas" w:hAnsi="Consolas" w:cs="Courier New"/>
          <w:i/>
          <w:iCs w:val="0"/>
        </w:rPr>
        <w:t>addrN</w:t>
      </w:r>
      <w:bookmarkEnd w:id="691"/>
    </w:p>
    <w:p w14:paraId="0D10B965" w14:textId="77777777" w:rsidR="00E075D4" w:rsidRDefault="00134F1F">
      <w:pPr>
        <w:pStyle w:val="ListParagraph"/>
        <w:ind w:left="720"/>
        <w:rPr>
          <w:rFonts w:ascii="Consolas" w:hAnsi="Consolas" w:cs="Courier New"/>
        </w:rPr>
      </w:pPr>
      <w:r>
        <w:rPr>
          <w:rFonts w:ascii="Consolas" w:hAnsi="Consolas" w:cs="Courier New"/>
        </w:rPr>
        <w:t>.print “X=%d, Y=%d”, X, Y</w:t>
      </w:r>
    </w:p>
    <w:p w14:paraId="55A5052C" w14:textId="77777777" w:rsidR="00E075D4" w:rsidRDefault="00134F1F">
      <w:r>
        <w:rPr>
          <w:i/>
          <w:iCs/>
        </w:rPr>
        <w:t xml:space="preserve">addr-i </w:t>
      </w:r>
      <w:r>
        <w:t xml:space="preserve">is an expression which must evaluate to an address. </w:t>
      </w:r>
      <w:r>
        <w:rPr>
          <w:i/>
          <w:iCs/>
        </w:rPr>
        <w:t>format-str</w:t>
      </w:r>
      <w:r>
        <w:rPr>
          <w:i/>
          <w:iCs/>
          <w:u w:val="single"/>
        </w:rPr>
        <w:t xml:space="preserve"> </w:t>
      </w:r>
      <w:r>
        <w:t>must be a quoted string.</w:t>
      </w:r>
    </w:p>
    <w:p w14:paraId="36C44CA4" w14:textId="77777777" w:rsidR="00E075D4" w:rsidRDefault="00134F1F">
      <w:r>
        <w:t xml:space="preserve">Formats </w:t>
      </w:r>
    </w:p>
    <w:p w14:paraId="23BCF962" w14:textId="77777777" w:rsidR="00E075D4" w:rsidRDefault="00134F1F">
      <w:pPr>
        <w:pStyle w:val="ListParagraph"/>
        <w:numPr>
          <w:ilvl w:val="0"/>
          <w:numId w:val="20"/>
        </w:numPr>
        <w:pPrChange w:id="692" w:author="Guy Fedorkow" w:date="2026-07-18T13:11:00Z" w16du:dateUtc="2026-07-18T17:11:00Z">
          <w:pPr>
            <w:pStyle w:val="ListParagraph"/>
            <w:numPr>
              <w:numId w:val="3"/>
            </w:numPr>
            <w:tabs>
              <w:tab w:val="num" w:pos="0"/>
            </w:tabs>
            <w:ind w:left="720" w:hanging="360"/>
          </w:pPr>
        </w:pPrChange>
      </w:pPr>
      <w:r>
        <w:rPr>
          <w:rFonts w:ascii="Consolas" w:hAnsi="Consolas"/>
        </w:rPr>
        <w:t>%d, %o</w:t>
      </w:r>
      <w:r>
        <w:t xml:space="preserve"> – format the corresponding memory addresses as decimal or octal</w:t>
      </w:r>
    </w:p>
    <w:p w14:paraId="23B7FB39" w14:textId="77777777" w:rsidR="00E075D4" w:rsidRDefault="00134F1F">
      <w:pPr>
        <w:pStyle w:val="ListParagraph"/>
        <w:numPr>
          <w:ilvl w:val="0"/>
          <w:numId w:val="20"/>
        </w:numPr>
        <w:pPrChange w:id="693" w:author="Guy Fedorkow" w:date="2026-07-18T13:11:00Z" w16du:dateUtc="2026-07-18T17:11:00Z">
          <w:pPr>
            <w:pStyle w:val="ListParagraph"/>
            <w:numPr>
              <w:numId w:val="3"/>
            </w:numPr>
            <w:tabs>
              <w:tab w:val="num" w:pos="0"/>
            </w:tabs>
            <w:ind w:left="720" w:hanging="360"/>
          </w:pPr>
        </w:pPrChange>
      </w:pPr>
      <w:r>
        <w:rPr>
          <w:rFonts w:ascii="Consolas" w:hAnsi="Consolas"/>
        </w:rPr>
        <w:t>%ad, %ao</w:t>
      </w:r>
      <w:r>
        <w:t xml:space="preserve"> – insert the content of the accumulator, either in decimal or octal</w:t>
      </w:r>
    </w:p>
    <w:p w14:paraId="642D6C48" w14:textId="77777777" w:rsidR="00E075D4" w:rsidRDefault="00134F1F">
      <w:r>
        <w:lastRenderedPageBreak/>
        <w:t>This pseudo-op bypasses the usual simulation flow and causes Python to print a message, typically for debug.  The string can contain printf-like formatting indicators, followed by a corresponding list of memory addresses.</w:t>
      </w:r>
    </w:p>
    <w:p w14:paraId="3D9FF74C" w14:textId="77777777" w:rsidR="00E075D4" w:rsidRDefault="00134F1F">
      <w:r>
        <w:t>The .print statement is executed prior to the following instruction, as with .exec.</w:t>
      </w:r>
    </w:p>
    <w:p w14:paraId="3CDF0317" w14:textId="77777777" w:rsidR="00E075D4" w:rsidRDefault="00134F1F">
      <w:pPr>
        <w:pStyle w:val="Heading3"/>
      </w:pPr>
      <w:bookmarkStart w:id="694" w:name="_Toc232352101"/>
      <w:r>
        <w:t xml:space="preserve">.include </w:t>
      </w:r>
      <w:r>
        <w:rPr>
          <w:i/>
          <w:iCs w:val="0"/>
        </w:rPr>
        <w:t>filename</w:t>
      </w:r>
      <w:bookmarkEnd w:id="694"/>
    </w:p>
    <w:p w14:paraId="52865316" w14:textId="77777777" w:rsidR="00E075D4" w:rsidRDefault="00134F1F">
      <w:pPr>
        <w:pStyle w:val="ListParagraph"/>
        <w:ind w:left="720"/>
        <w:rPr>
          <w:rFonts w:ascii="Consolas" w:hAnsi="Consolas" w:cs="Courier New"/>
        </w:rPr>
      </w:pPr>
      <w:r>
        <w:rPr>
          <w:rFonts w:ascii="Consolas" w:hAnsi="Consolas" w:cs="Courier New"/>
        </w:rPr>
        <w:t>.include “float-lib.ww”</w:t>
      </w:r>
    </w:p>
    <w:p w14:paraId="062E42A5" w14:textId="77777777" w:rsidR="00E075D4" w:rsidRDefault="00134F1F">
      <w:r>
        <w:t xml:space="preserve">Assemble the current file including the text from </w:t>
      </w:r>
      <w:r>
        <w:rPr>
          <w:i/>
          <w:iCs/>
        </w:rPr>
        <w:t xml:space="preserve">filename, </w:t>
      </w:r>
      <w:r>
        <w:t>effectively inserting the text into the file being assembled. The result is an assembly of the two files as though they were one. The included file must be a syntactically valid .ww file.</w:t>
      </w:r>
    </w:p>
    <w:p w14:paraId="37BF6AA4" w14:textId="77777777" w:rsidR="00E075D4" w:rsidRDefault="00134F1F">
      <w:r>
        <w:t>The listing denotes the inclusion with markers in comments:</w:t>
      </w:r>
    </w:p>
    <w:p w14:paraId="456ADFFB" w14:textId="77777777" w:rsidR="00E075D4" w:rsidRPr="00D433B6" w:rsidRDefault="00134F1F">
      <w:pPr>
        <w:ind w:left="720"/>
        <w:rPr>
          <w:rFonts w:ascii="Consolas" w:hAnsi="Consolas" w:cs="Courier New"/>
          <w:szCs w:val="20"/>
        </w:rPr>
      </w:pPr>
      <w:r w:rsidRPr="00D433B6">
        <w:rPr>
          <w:rFonts w:ascii="Consolas" w:hAnsi="Consolas" w:cs="Courier New"/>
          <w:szCs w:val="20"/>
        </w:rPr>
        <w:t>; .include "float-lib.ww"</w:t>
      </w:r>
    </w:p>
    <w:p w14:paraId="301F882F" w14:textId="77777777" w:rsidR="00E075D4" w:rsidRPr="00D433B6" w:rsidRDefault="00134F1F">
      <w:pPr>
        <w:ind w:left="720"/>
        <w:rPr>
          <w:rFonts w:ascii="Consolas" w:hAnsi="Consolas" w:cs="Courier New"/>
          <w:szCs w:val="20"/>
        </w:rPr>
      </w:pPr>
      <w:r w:rsidRPr="00D433B6">
        <w:rPr>
          <w:rFonts w:ascii="Consolas" w:hAnsi="Consolas" w:cs="Courier New"/>
          <w:szCs w:val="20"/>
        </w:rPr>
        <w:t>…[float-lib.ww statements]…</w:t>
      </w:r>
    </w:p>
    <w:p w14:paraId="44B85169" w14:textId="77777777" w:rsidR="00E075D4" w:rsidRPr="00D433B6" w:rsidRDefault="00134F1F">
      <w:pPr>
        <w:ind w:left="720"/>
        <w:rPr>
          <w:rFonts w:ascii="Consolas" w:hAnsi="Consolas" w:cs="Courier New"/>
          <w:szCs w:val="20"/>
        </w:rPr>
      </w:pPr>
      <w:r w:rsidRPr="00D433B6">
        <w:rPr>
          <w:rFonts w:ascii="Consolas" w:hAnsi="Consolas" w:cs="Courier New"/>
          <w:szCs w:val="20"/>
        </w:rPr>
        <w:t>; end .include "float-lib.ww"</w:t>
      </w:r>
    </w:p>
    <w:p w14:paraId="6E17F6EB" w14:textId="77777777" w:rsidR="00E075D4" w:rsidRDefault="00134F1F">
      <w:r>
        <w:t xml:space="preserve">Multiple includes may appear in a file, and includes may be nested to any level. Circular includes result in an error. </w:t>
      </w:r>
      <w:r>
        <w:rPr>
          <w:highlight w:val="yellow"/>
        </w:rPr>
        <w:t>[I think]</w:t>
      </w:r>
    </w:p>
    <w:p w14:paraId="2868840B" w14:textId="77777777" w:rsidR="00E075D4" w:rsidRDefault="00134F1F">
      <w:r>
        <w:t>The –Reformat option to the assembler will not process includes; i.e., it just reformats the given top-level ww file.</w:t>
      </w:r>
    </w:p>
    <w:p w14:paraId="4C9E5869" w14:textId="161C12EB" w:rsidR="00E075D4" w:rsidRDefault="00134F1F">
      <w:pPr>
        <w:pStyle w:val="Heading3"/>
        <w:rPr>
          <w:i/>
          <w:rPrChange w:id="695" w:author="Guy Fedorkow" w:date="2026-07-18T13:11:00Z" w16du:dateUtc="2026-07-18T17:11:00Z">
            <w:rPr/>
          </w:rPrChange>
        </w:rPr>
      </w:pPr>
      <w:bookmarkStart w:id="696" w:name="_Toc232352102"/>
      <w:r w:rsidRPr="001C6CAE">
        <w:t xml:space="preserve">.if </w:t>
      </w:r>
      <w:bookmarkEnd w:id="696"/>
      <w:r w:rsidR="001C6CAE" w:rsidRPr="001C6CAE">
        <w:rPr>
          <w:i/>
          <w:iCs w:val="0"/>
        </w:rPr>
        <w:t>expr</w:t>
      </w:r>
      <w:r w:rsidR="001C6CAE" w:rsidRPr="001C6CAE">
        <w:t xml:space="preserve"> </w:t>
      </w:r>
      <w:r w:rsidR="001C6CAE" w:rsidRPr="001C6CAE">
        <w:rPr>
          <w:i/>
          <w:iCs w:val="0"/>
        </w:rPr>
        <w:t>statement</w:t>
      </w:r>
      <w:del w:id="697" w:author="Guy Fedorkow" w:date="2026-07-18T13:11:00Z" w16du:dateUtc="2026-07-18T17:11:00Z">
        <w:r w:rsidRPr="001C6CAE">
          <w:rPr>
            <w:i/>
          </w:rPr>
          <w:delText xml:space="preserve"> instruction</w:delText>
        </w:r>
      </w:del>
    </w:p>
    <w:p w14:paraId="54F29E1C" w14:textId="08F70012" w:rsidR="001C6CAE" w:rsidRPr="001C6CAE" w:rsidRDefault="009B109A">
      <w:pPr>
        <w:rPr>
          <w:rFonts w:cs="Arial"/>
        </w:rPr>
      </w:pPr>
      <w:r>
        <w:rPr>
          <w:rFonts w:cs="Arial"/>
        </w:rPr>
        <w:t>Conditionally a</w:t>
      </w:r>
      <w:r w:rsidR="001C6CAE">
        <w:rPr>
          <w:rFonts w:cs="Arial"/>
        </w:rPr>
        <w:t xml:space="preserve">ssemble </w:t>
      </w:r>
      <w:r w:rsidR="001C6CAE">
        <w:rPr>
          <w:rFonts w:cs="Arial"/>
          <w:i/>
          <w:iCs/>
        </w:rPr>
        <w:t>statement</w:t>
      </w:r>
      <w:r w:rsidR="001C6CAE">
        <w:rPr>
          <w:rFonts w:cs="Arial"/>
        </w:rPr>
        <w:t xml:space="preserve"> based on the assembly-time evaluation of </w:t>
      </w:r>
      <w:r w:rsidR="001C6CAE">
        <w:rPr>
          <w:rFonts w:cs="Arial"/>
          <w:i/>
          <w:iCs/>
        </w:rPr>
        <w:t>expr</w:t>
      </w:r>
      <w:r w:rsidR="001C6CAE">
        <w:rPr>
          <w:rFonts w:cs="Arial"/>
        </w:rPr>
        <w:t xml:space="preserve">. If </w:t>
      </w:r>
      <w:r w:rsidR="001C6CAE">
        <w:rPr>
          <w:rFonts w:cs="Arial"/>
          <w:i/>
          <w:iCs/>
        </w:rPr>
        <w:t>expr</w:t>
      </w:r>
      <w:r w:rsidR="001C6CAE">
        <w:rPr>
          <w:rFonts w:cs="Arial"/>
        </w:rPr>
        <w:t xml:space="preserve"> evaluates to non-zero, the statement is included, </w:t>
      </w:r>
      <w:r w:rsidR="00473E2B">
        <w:rPr>
          <w:rFonts w:cs="Arial"/>
        </w:rPr>
        <w:t>otherwise</w:t>
      </w:r>
      <w:r w:rsidR="001C6CAE">
        <w:rPr>
          <w:rFonts w:cs="Arial"/>
        </w:rPr>
        <w:t xml:space="preserve"> it is not. </w:t>
      </w:r>
    </w:p>
    <w:p w14:paraId="6A1AF14D" w14:textId="36D0D576" w:rsidR="00E075D4" w:rsidRPr="0047785F" w:rsidRDefault="00432023" w:rsidP="0047785F">
      <w:pPr>
        <w:rPr>
          <w:del w:id="698" w:author="Guy Fedorkow" w:date="2026-07-18T13:11:00Z" w16du:dateUtc="2026-07-18T17:11:00Z"/>
          <w:rFonts w:cs="Arial"/>
        </w:rPr>
      </w:pPr>
      <w:r>
        <w:rPr>
          <w:rFonts w:cs="Arial"/>
          <w:i/>
          <w:iCs/>
        </w:rPr>
        <w:t>e</w:t>
      </w:r>
      <w:r w:rsidR="009B109A" w:rsidRPr="00432023">
        <w:rPr>
          <w:rFonts w:cs="Arial"/>
          <w:i/>
          <w:iCs/>
        </w:rPr>
        <w:t>xpr</w:t>
      </w:r>
      <w:r w:rsidR="009B109A">
        <w:rPr>
          <w:rFonts w:cs="Arial"/>
        </w:rPr>
        <w:t xml:space="preserve"> may be any expression that evaluates to an integer at assembly-time. Typical use is to set a variable via .pp. </w:t>
      </w:r>
      <w:ins w:id="699" w:author="Guy Fedorkow" w:date="2026-07-18T13:11:00Z" w16du:dateUtc="2026-07-18T17:11:00Z">
        <w:r w:rsidR="00B40714" w:rsidRPr="0047785F">
          <w:rPr>
            <w:rFonts w:cs="Arial"/>
          </w:rPr>
          <w:t>For</w:t>
        </w:r>
      </w:ins>
      <w:del w:id="700" w:author="Guy Fedorkow" w:date="2026-07-18T13:11:00Z" w16du:dateUtc="2026-07-18T17:11:00Z">
        <w:r w:rsidR="00134F1F" w:rsidRPr="0047785F">
          <w:rPr>
            <w:rFonts w:cs="Arial"/>
          </w:rPr>
          <w:delText xml:space="preserve"> in the output; else do not include it.</w:delText>
        </w:r>
      </w:del>
    </w:p>
    <w:p w14:paraId="26A7FC21" w14:textId="77777777" w:rsidR="00E075D4" w:rsidRPr="0047785F" w:rsidRDefault="00134F1F" w:rsidP="0047785F">
      <w:pPr>
        <w:rPr>
          <w:del w:id="701" w:author="Guy Fedorkow" w:date="2026-07-18T13:11:00Z" w16du:dateUtc="2026-07-18T17:11:00Z"/>
          <w:rFonts w:cs="Arial"/>
        </w:rPr>
      </w:pPr>
      <w:del w:id="702" w:author="Guy Fedorkow" w:date="2026-07-18T13:11:00Z" w16du:dateUtc="2026-07-18T17:11:00Z">
        <w:r w:rsidRPr="0047785F">
          <w:rPr>
            <w:rFonts w:cs="Arial"/>
          </w:rPr>
          <w:delText>Syntactically, .if precedes any label and instruction text.</w:delText>
        </w:r>
      </w:del>
    </w:p>
    <w:p w14:paraId="158039B6" w14:textId="77777777" w:rsidR="00E075D4" w:rsidRPr="0047785F" w:rsidRDefault="00134F1F" w:rsidP="0047785F">
      <w:pPr>
        <w:rPr>
          <w:del w:id="703" w:author="Guy Fedorkow" w:date="2026-07-18T13:11:00Z" w16du:dateUtc="2026-07-18T17:11:00Z"/>
          <w:rFonts w:cs="Arial"/>
        </w:rPr>
      </w:pPr>
      <w:del w:id="704" w:author="Guy Fedorkow" w:date="2026-07-18T13:11:00Z" w16du:dateUtc="2026-07-18T17:11:00Z">
        <w:r w:rsidRPr="0047785F">
          <w:rPr>
            <w:rFonts w:cs="Arial"/>
          </w:rPr>
          <w:delText xml:space="preserve">Each .if statement is included in the resulting listing file. A true .if (one that will include its </w:delText>
        </w:r>
        <w:r w:rsidRPr="0047785F">
          <w:rPr>
            <w:rFonts w:cs="Arial"/>
            <w:i/>
            <w:iCs/>
          </w:rPr>
          <w:delText>instruction</w:delText>
        </w:r>
        <w:r w:rsidRPr="0047785F">
          <w:rPr>
            <w:rFonts w:cs="Arial"/>
          </w:rPr>
          <w:delText>) will be listed as-is, and a false .if will be listed as a comment. The resulting listing file will assemble.</w:delText>
        </w:r>
      </w:del>
    </w:p>
    <w:p w14:paraId="790ABE47" w14:textId="36D3EB77" w:rsidR="00E075D4" w:rsidRPr="00D433B6" w:rsidRDefault="00134F1F">
      <w:pPr>
        <w:rPr>
          <w:rFonts w:cs="Arial"/>
          <w:rPrChange w:id="705" w:author="Guy Fedorkow" w:date="2026-07-18T13:11:00Z" w16du:dateUtc="2026-07-18T17:11:00Z">
            <w:rPr/>
          </w:rPrChange>
        </w:rPr>
      </w:pPr>
      <w:del w:id="706" w:author="Guy Fedorkow" w:date="2026-07-18T13:11:00Z" w16du:dateUtc="2026-07-18T17:11:00Z">
        <w:r w:rsidRPr="0047785F">
          <w:rPr>
            <w:rFonts w:cs="Arial"/>
          </w:rPr>
          <w:delText>A typical use for .if is to control .print or .exec, so that debug output may be regulated without editing the source.  Consider this</w:delText>
        </w:r>
      </w:del>
      <w:r w:rsidRPr="0047785F">
        <w:rPr>
          <w:rFonts w:cs="Arial"/>
          <w:rPrChange w:id="707" w:author="Guy Fedorkow" w:date="2026-07-18T13:11:00Z" w16du:dateUtc="2026-07-18T17:11:00Z">
            <w:rPr/>
          </w:rPrChange>
        </w:rPr>
        <w:t xml:space="preserve"> example</w:t>
      </w:r>
      <w:del w:id="708" w:author="Guy Fedorkow" w:date="2026-07-18T13:11:00Z" w16du:dateUtc="2026-07-18T17:11:00Z">
        <w:r w:rsidRPr="0047785F">
          <w:rPr>
            <w:rFonts w:cs="Arial"/>
          </w:rPr>
          <w:delText>, where “ad val2” will be included but the .print will not</w:delText>
        </w:r>
      </w:del>
      <w:r w:rsidRPr="0047785F">
        <w:rPr>
          <w:rFonts w:cs="Arial"/>
          <w:rPrChange w:id="709" w:author="Guy Fedorkow" w:date="2026-07-18T13:11:00Z" w16du:dateUtc="2026-07-18T17:11:00Z">
            <w:rPr/>
          </w:rPrChange>
        </w:rPr>
        <w:t>:</w:t>
      </w:r>
    </w:p>
    <w:p w14:paraId="767EC806" w14:textId="397132A3" w:rsidR="00B40714" w:rsidRPr="00D433B6" w:rsidRDefault="00134F1F" w:rsidP="00432023">
      <w:pPr>
        <w:spacing w:before="0" w:after="0"/>
        <w:ind w:left="720"/>
        <w:rPr>
          <w:ins w:id="710" w:author="Guy Fedorkow" w:date="2026-07-18T13:11:00Z" w16du:dateUtc="2026-07-18T17:11:00Z"/>
          <w:rFonts w:ascii="Consolas" w:hAnsi="Consolas" w:cs="Courier New"/>
        </w:rPr>
      </w:pPr>
      <w:del w:id="711" w:author="Guy Fedorkow" w:date="2026-07-18T13:11:00Z" w16du:dateUtc="2026-07-18T17:11:00Z">
        <w:r w:rsidRPr="00D433B6">
          <w:rPr>
            <w:rFonts w:ascii="Consolas" w:hAnsi="Consolas" w:cs="Courier New"/>
          </w:rPr>
          <w:delText xml:space="preserve">         </w:delText>
        </w:r>
      </w:del>
      <w:r w:rsidRPr="00D433B6">
        <w:rPr>
          <w:rFonts w:ascii="Consolas" w:hAnsi="Consolas" w:cs="Courier New"/>
          <w:rPrChange w:id="712" w:author="Guy Fedorkow" w:date="2026-07-18T13:11:00Z" w16du:dateUtc="2026-07-18T17:11:00Z">
            <w:rPr>
              <w:rFonts w:ascii="Liberation Mono" w:hAnsi="Liberation Mono"/>
            </w:rPr>
          </w:rPrChange>
        </w:rPr>
        <w:t xml:space="preserve">.pp </w:t>
      </w:r>
      <w:ins w:id="713" w:author="Guy Fedorkow" w:date="2026-07-18T13:11:00Z" w16du:dateUtc="2026-07-18T17:11:00Z">
        <w:r w:rsidR="00B40714" w:rsidRPr="00D433B6">
          <w:rPr>
            <w:rFonts w:ascii="Consolas" w:hAnsi="Consolas" w:cs="Courier New"/>
          </w:rPr>
          <w:t>Debug</w:t>
        </w:r>
      </w:ins>
      <w:del w:id="714" w:author="Guy Fedorkow" w:date="2026-07-18T13:11:00Z" w16du:dateUtc="2026-07-18T17:11:00Z">
        <w:r w:rsidRPr="00D433B6">
          <w:rPr>
            <w:rFonts w:ascii="Consolas" w:hAnsi="Consolas" w:cs="Courier New"/>
          </w:rPr>
          <w:delText>A</w:delText>
        </w:r>
      </w:del>
      <w:r w:rsidRPr="00D433B6">
        <w:rPr>
          <w:rFonts w:ascii="Consolas" w:hAnsi="Consolas" w:cs="Courier New"/>
          <w:rPrChange w:id="715" w:author="Guy Fedorkow" w:date="2026-07-18T13:11:00Z" w16du:dateUtc="2026-07-18T17:11:00Z">
            <w:rPr>
              <w:rFonts w:ascii="Liberation Mono" w:hAnsi="Liberation Mono"/>
            </w:rPr>
          </w:rPrChange>
        </w:rPr>
        <w:t>, 1</w:t>
      </w:r>
    </w:p>
    <w:p w14:paraId="5820928F" w14:textId="0C84FF8E" w:rsidR="00B40714" w:rsidRPr="00D433B6" w:rsidRDefault="00B40714" w:rsidP="00432023">
      <w:pPr>
        <w:spacing w:before="0" w:after="0"/>
        <w:ind w:left="720"/>
        <w:rPr>
          <w:ins w:id="716" w:author="Guy Fedorkow" w:date="2026-07-18T13:11:00Z" w16du:dateUtc="2026-07-18T17:11:00Z"/>
          <w:rFonts w:ascii="Consolas" w:hAnsi="Consolas" w:cs="Courier New"/>
        </w:rPr>
      </w:pPr>
      <w:ins w:id="717" w:author="Guy Fedorkow" w:date="2026-07-18T13:11:00Z" w16du:dateUtc="2026-07-18T17:11:00Z">
        <w:r w:rsidRPr="00D433B6">
          <w:rPr>
            <w:rFonts w:ascii="Consolas" w:hAnsi="Consolas" w:cs="Courier New"/>
          </w:rPr>
          <w:t>.if Debug .print "x=%o", x</w:t>
        </w:r>
      </w:ins>
    </w:p>
    <w:p w14:paraId="2D62FC63" w14:textId="77777777" w:rsidR="00E075D4" w:rsidRPr="00D433B6" w:rsidRDefault="00B40714" w:rsidP="00432023">
      <w:pPr>
        <w:spacing w:before="0" w:after="0"/>
        <w:ind w:left="720"/>
        <w:rPr>
          <w:del w:id="718" w:author="Guy Fedorkow" w:date="2026-07-18T13:11:00Z" w16du:dateUtc="2026-07-18T17:11:00Z"/>
          <w:rFonts w:ascii="Consolas" w:hAnsi="Consolas" w:cs="Courier New"/>
        </w:rPr>
      </w:pPr>
      <w:ins w:id="719" w:author="Guy Fedorkow" w:date="2026-07-18T13:11:00Z" w16du:dateUtc="2026-07-18T17:11:00Z">
        <w:r w:rsidRPr="00D433B6">
          <w:rPr>
            <w:rFonts w:ascii="Consolas" w:hAnsi="Consolas" w:cs="Courier New"/>
          </w:rPr>
          <w:t xml:space="preserve">.if </w:t>
        </w:r>
      </w:ins>
      <w:del w:id="720" w:author="Guy Fedorkow" w:date="2026-07-18T13:11:00Z" w16du:dateUtc="2026-07-18T17:11:00Z">
        <w:r w:rsidR="00134F1F" w:rsidRPr="00D433B6">
          <w:rPr>
            <w:rFonts w:ascii="Consolas" w:hAnsi="Consolas" w:cs="Courier New"/>
          </w:rPr>
          <w:delText xml:space="preserve">       .pp P, </w:delText>
        </w:r>
      </w:del>
      <w:r w:rsidR="00134F1F" w:rsidRPr="00D433B6">
        <w:rPr>
          <w:rFonts w:ascii="Consolas" w:hAnsi="Consolas" w:cs="Courier New"/>
          <w:rPrChange w:id="721" w:author="Guy Fedorkow" w:date="2026-07-18T13:11:00Z" w16du:dateUtc="2026-07-18T17:11:00Z">
            <w:rPr>
              <w:rFonts w:ascii="Liberation Mono" w:hAnsi="Liberation Mono"/>
            </w:rPr>
          </w:rPrChange>
        </w:rPr>
        <w:t>0</w:t>
      </w:r>
    </w:p>
    <w:p w14:paraId="49792DA4" w14:textId="77777777" w:rsidR="00E075D4" w:rsidRPr="00D433B6" w:rsidRDefault="00134F1F" w:rsidP="00432023">
      <w:pPr>
        <w:spacing w:before="0" w:after="0"/>
        <w:ind w:left="720"/>
        <w:rPr>
          <w:del w:id="722" w:author="Guy Fedorkow" w:date="2026-07-18T13:11:00Z" w16du:dateUtc="2026-07-18T17:11:00Z"/>
          <w:rFonts w:ascii="Consolas" w:hAnsi="Consolas" w:cs="Courier New"/>
        </w:rPr>
      </w:pPr>
      <w:del w:id="723" w:author="Guy Fedorkow" w:date="2026-07-18T13:11:00Z" w16du:dateUtc="2026-07-18T17:11:00Z">
        <w:r w:rsidRPr="00D433B6">
          <w:rPr>
            <w:rFonts w:ascii="Consolas" w:hAnsi="Consolas" w:cs="Courier New"/>
          </w:rPr>
          <w:delText xml:space="preserve">       .org 0o40</w:delText>
        </w:r>
      </w:del>
    </w:p>
    <w:p w14:paraId="3C4B589A" w14:textId="0FDCD042" w:rsidR="00B40714" w:rsidRPr="00D433B6" w:rsidRDefault="00134F1F" w:rsidP="00432023">
      <w:pPr>
        <w:spacing w:before="0" w:after="0"/>
        <w:ind w:left="720"/>
        <w:rPr>
          <w:ins w:id="724" w:author="Guy Fedorkow" w:date="2026-07-18T13:11:00Z" w16du:dateUtc="2026-07-18T17:11:00Z"/>
          <w:rFonts w:ascii="Consolas" w:hAnsi="Consolas" w:cs="Courier New"/>
        </w:rPr>
      </w:pPr>
      <w:del w:id="725" w:author="Guy Fedorkow" w:date="2026-07-18T13:11:00Z" w16du:dateUtc="2026-07-18T17:11:00Z">
        <w:r w:rsidRPr="00D433B6">
          <w:rPr>
            <w:rFonts w:ascii="Consolas" w:hAnsi="Consolas" w:cs="Courier New"/>
          </w:rPr>
          <w:delText xml:space="preserve">      </w:delText>
        </w:r>
      </w:del>
      <w:r w:rsidRPr="00D433B6">
        <w:rPr>
          <w:rFonts w:ascii="Consolas" w:hAnsi="Consolas" w:cs="Courier New"/>
          <w:rPrChange w:id="726" w:author="Guy Fedorkow" w:date="2026-07-18T13:11:00Z" w16du:dateUtc="2026-07-18T17:11:00Z">
            <w:rPr>
              <w:rFonts w:ascii="Liberation Mono" w:hAnsi="Liberation Mono"/>
            </w:rPr>
          </w:rPrChange>
        </w:rPr>
        <w:t xml:space="preserve"> ca </w:t>
      </w:r>
      <w:ins w:id="727" w:author="Guy Fedorkow" w:date="2026-07-18T13:11:00Z" w16du:dateUtc="2026-07-18T17:11:00Z">
        <w:r w:rsidR="00B40714" w:rsidRPr="00D433B6">
          <w:rPr>
            <w:rFonts w:ascii="Consolas" w:hAnsi="Consolas" w:cs="Courier New"/>
          </w:rPr>
          <w:t>y</w:t>
        </w:r>
      </w:ins>
      <w:del w:id="728" w:author="Guy Fedorkow" w:date="2026-07-18T13:11:00Z" w16du:dateUtc="2026-07-18T17:11:00Z">
        <w:r w:rsidRPr="00D433B6">
          <w:rPr>
            <w:rFonts w:ascii="Consolas" w:hAnsi="Consolas" w:cs="Courier New"/>
          </w:rPr>
          <w:delText>val1</w:delText>
        </w:r>
      </w:del>
    </w:p>
    <w:p w14:paraId="41E16A48" w14:textId="77777777" w:rsidR="00E075D4" w:rsidRPr="00D433B6" w:rsidRDefault="00B40714" w:rsidP="00432023">
      <w:pPr>
        <w:spacing w:before="0" w:after="0"/>
        <w:ind w:left="720"/>
        <w:rPr>
          <w:del w:id="729" w:author="Guy Fedorkow" w:date="2026-07-18T13:11:00Z" w16du:dateUtc="2026-07-18T17:11:00Z"/>
          <w:rFonts w:ascii="Consolas" w:hAnsi="Consolas" w:cs="Courier New"/>
        </w:rPr>
      </w:pPr>
      <w:ins w:id="730" w:author="Guy Fedorkow" w:date="2026-07-18T13:11:00Z" w16du:dateUtc="2026-07-18T17:11:00Z">
        <w:r w:rsidRPr="00D433B6">
          <w:rPr>
            <w:rFonts w:ascii="Consolas" w:hAnsi="Consolas" w:cs="Courier New"/>
          </w:rPr>
          <w:t>x</w:t>
        </w:r>
      </w:ins>
      <w:del w:id="731" w:author="Guy Fedorkow" w:date="2026-07-18T13:11:00Z" w16du:dateUtc="2026-07-18T17:11:00Z">
        <w:r w:rsidR="00134F1F" w:rsidRPr="00D433B6">
          <w:rPr>
            <w:rFonts w:ascii="Consolas" w:hAnsi="Consolas" w:cs="Courier New"/>
          </w:rPr>
          <w:delText>.if A  ad val2</w:delText>
        </w:r>
      </w:del>
    </w:p>
    <w:p w14:paraId="7FB7204C" w14:textId="77777777" w:rsidR="00E075D4" w:rsidRPr="00D433B6" w:rsidRDefault="00134F1F" w:rsidP="00432023">
      <w:pPr>
        <w:spacing w:before="0" w:after="0"/>
        <w:ind w:left="720"/>
        <w:rPr>
          <w:del w:id="732" w:author="Guy Fedorkow" w:date="2026-07-18T13:11:00Z" w16du:dateUtc="2026-07-18T17:11:00Z"/>
          <w:rFonts w:ascii="Consolas" w:hAnsi="Consolas" w:cs="Courier New"/>
        </w:rPr>
      </w:pPr>
      <w:del w:id="733" w:author="Guy Fedorkow" w:date="2026-07-18T13:11:00Z" w16du:dateUtc="2026-07-18T17:11:00Z">
        <w:r w:rsidRPr="00D433B6">
          <w:rPr>
            <w:rFonts w:ascii="Consolas" w:hAnsi="Consolas" w:cs="Courier New"/>
          </w:rPr>
          <w:delText xml:space="preserve">       ts tmp</w:delText>
        </w:r>
      </w:del>
    </w:p>
    <w:p w14:paraId="2F5F0324" w14:textId="77777777" w:rsidR="00E075D4" w:rsidRPr="00D433B6" w:rsidRDefault="00134F1F" w:rsidP="00432023">
      <w:pPr>
        <w:spacing w:before="0" w:after="0"/>
        <w:ind w:left="720"/>
        <w:rPr>
          <w:del w:id="734" w:author="Guy Fedorkow" w:date="2026-07-18T13:11:00Z" w16du:dateUtc="2026-07-18T17:11:00Z"/>
          <w:rFonts w:ascii="Consolas" w:hAnsi="Consolas" w:cs="Courier New"/>
        </w:rPr>
      </w:pPr>
      <w:del w:id="735" w:author="Guy Fedorkow" w:date="2026-07-18T13:11:00Z" w16du:dateUtc="2026-07-18T17:11:00Z">
        <w:r w:rsidRPr="00D433B6">
          <w:rPr>
            <w:rFonts w:ascii="Consolas" w:hAnsi="Consolas" w:cs="Courier New"/>
          </w:rPr>
          <w:delText>.if P  .print "tmp=%d", tmp</w:delText>
        </w:r>
      </w:del>
    </w:p>
    <w:p w14:paraId="6B08358C" w14:textId="77777777" w:rsidR="00E075D4" w:rsidRPr="00D433B6" w:rsidRDefault="00134F1F">
      <w:pPr>
        <w:spacing w:before="0" w:after="0"/>
        <w:ind w:left="720"/>
        <w:rPr>
          <w:rFonts w:ascii="Consolas" w:hAnsi="Consolas" w:cs="Courier New"/>
          <w:rPrChange w:id="736" w:author="Guy Fedorkow" w:date="2026-07-18T13:11:00Z" w16du:dateUtc="2026-07-18T17:11:00Z">
            <w:rPr>
              <w:rFonts w:ascii="Liberation Mono" w:hAnsi="Liberation Mono"/>
            </w:rPr>
          </w:rPrChange>
        </w:rPr>
        <w:pPrChange w:id="737" w:author="Guy Fedorkow" w:date="2026-07-18T13:11:00Z" w16du:dateUtc="2026-07-18T17:11:00Z">
          <w:pPr>
            <w:spacing w:before="0" w:after="0"/>
          </w:pPr>
        </w:pPrChange>
      </w:pPr>
      <w:del w:id="738" w:author="Guy Fedorkow" w:date="2026-07-18T13:11:00Z" w16du:dateUtc="2026-07-18T17:11:00Z">
        <w:r w:rsidRPr="00D433B6">
          <w:rPr>
            <w:rFonts w:ascii="Consolas" w:hAnsi="Consolas" w:cs="Courier New"/>
          </w:rPr>
          <w:delText xml:space="preserve"> val1</w:delText>
        </w:r>
      </w:del>
      <w:r w:rsidRPr="00D433B6">
        <w:rPr>
          <w:rFonts w:ascii="Consolas" w:hAnsi="Consolas" w:cs="Courier New"/>
          <w:rPrChange w:id="739" w:author="Guy Fedorkow" w:date="2026-07-18T13:11:00Z" w16du:dateUtc="2026-07-18T17:11:00Z">
            <w:rPr>
              <w:rFonts w:ascii="Liberation Mono" w:hAnsi="Liberation Mono"/>
            </w:rPr>
          </w:rPrChange>
        </w:rPr>
        <w:t>: .word 42</w:t>
      </w:r>
    </w:p>
    <w:p w14:paraId="70AE6B82" w14:textId="39D5F38F" w:rsidR="009B109A" w:rsidRPr="00D433B6" w:rsidRDefault="00B40714" w:rsidP="00432023">
      <w:pPr>
        <w:spacing w:before="0" w:after="0"/>
        <w:ind w:left="720"/>
        <w:rPr>
          <w:ins w:id="740" w:author="Guy Fedorkow" w:date="2026-07-18T13:11:00Z" w16du:dateUtc="2026-07-18T17:11:00Z"/>
          <w:rFonts w:ascii="Consolas" w:hAnsi="Consolas" w:cs="Courier New"/>
        </w:rPr>
      </w:pPr>
      <w:ins w:id="741" w:author="Guy Fedorkow" w:date="2026-07-18T13:11:00Z" w16du:dateUtc="2026-07-18T17:11:00Z">
        <w:r w:rsidRPr="00D433B6">
          <w:rPr>
            <w:rFonts w:ascii="Consolas" w:hAnsi="Consolas" w:cs="Courier New"/>
          </w:rPr>
          <w:t>y</w:t>
        </w:r>
      </w:ins>
      <w:del w:id="742" w:author="Guy Fedorkow" w:date="2026-07-18T13:11:00Z" w16du:dateUtc="2026-07-18T17:11:00Z">
        <w:r w:rsidR="00134F1F" w:rsidRPr="00D433B6">
          <w:rPr>
            <w:rFonts w:ascii="Consolas" w:hAnsi="Consolas" w:cs="Courier New"/>
          </w:rPr>
          <w:delText xml:space="preserve"> val2</w:delText>
        </w:r>
      </w:del>
      <w:r w:rsidR="00134F1F" w:rsidRPr="00D433B6">
        <w:rPr>
          <w:rFonts w:ascii="Consolas" w:hAnsi="Consolas" w:cs="Courier New"/>
          <w:rPrChange w:id="743" w:author="Guy Fedorkow" w:date="2026-07-18T13:11:00Z" w16du:dateUtc="2026-07-18T17:11:00Z">
            <w:rPr>
              <w:rFonts w:ascii="Liberation Mono" w:hAnsi="Liberation Mono"/>
            </w:rPr>
          </w:rPrChange>
        </w:rPr>
        <w:t>: .word 57</w:t>
      </w:r>
    </w:p>
    <w:p w14:paraId="4AD43047" w14:textId="484AD69C" w:rsidR="009B109A" w:rsidRDefault="009B109A" w:rsidP="0047785F">
      <w:r>
        <w:t xml:space="preserve">.if can appear after a prefix address, but must appear before any label. </w:t>
      </w:r>
      <w:r w:rsidR="00A358B4">
        <w:t>A</w:t>
      </w:r>
      <w:r>
        <w:t xml:space="preserve"> .if cannot appear before a prefix address.</w:t>
      </w:r>
    </w:p>
    <w:p w14:paraId="1CD7C544" w14:textId="526CDC32" w:rsidR="00B40714" w:rsidRDefault="00B40714" w:rsidP="0047785F">
      <w:ins w:id="744" w:author="Guy Fedorkow" w:date="2026-07-18T13:11:00Z" w16du:dateUtc="2026-07-18T17:11:00Z">
        <w:r w:rsidRPr="00B40714">
          <w:t xml:space="preserve">In the above example, Debug allows one to control whether </w:t>
        </w:r>
      </w:ins>
      <w:r w:rsidR="009B109A">
        <w:t>.</w:t>
      </w:r>
      <w:ins w:id="745" w:author="Guy Fedorkow" w:date="2026-07-18T13:11:00Z" w16du:dateUtc="2026-07-18T17:11:00Z">
        <w:r w:rsidRPr="00B40714">
          <w:t>print or .exec or anything gets assembled. .if 0 is like commenting-out code, but you can assign a pp to it to include a sequence of instructions or not.</w:t>
        </w:r>
      </w:ins>
    </w:p>
    <w:p w14:paraId="1F6ECF36" w14:textId="7AFCF5B7" w:rsidR="00D433B6" w:rsidRDefault="00D433B6" w:rsidP="0047785F">
      <w:r>
        <w:t>A useful idiom for denoting a switch between two code versions is to define a variable, say, Test, then use .if Test and .if (1-Test):</w:t>
      </w:r>
    </w:p>
    <w:p w14:paraId="431C2087" w14:textId="11CEE5E4" w:rsidR="00D433B6" w:rsidRPr="00D433B6" w:rsidRDefault="00D433B6" w:rsidP="004E61FE">
      <w:pPr>
        <w:spacing w:before="0" w:after="0"/>
        <w:ind w:left="720"/>
        <w:rPr>
          <w:rFonts w:ascii="Consolas" w:hAnsi="Consolas"/>
        </w:rPr>
      </w:pPr>
      <w:r w:rsidRPr="00D433B6">
        <w:rPr>
          <w:rFonts w:ascii="Consolas" w:hAnsi="Consolas"/>
        </w:rPr>
        <w:t>.pp Test, 1</w:t>
      </w:r>
    </w:p>
    <w:p w14:paraId="0830D702" w14:textId="055A0CBA" w:rsidR="00D433B6" w:rsidRPr="00D433B6" w:rsidRDefault="00D433B6" w:rsidP="004E61FE">
      <w:pPr>
        <w:spacing w:before="0" w:after="0"/>
        <w:ind w:left="720"/>
        <w:rPr>
          <w:rFonts w:ascii="Consolas" w:hAnsi="Consolas"/>
        </w:rPr>
      </w:pPr>
      <w:r w:rsidRPr="00D433B6">
        <w:rPr>
          <w:rFonts w:ascii="Consolas" w:hAnsi="Consolas"/>
        </w:rPr>
        <w:t xml:space="preserve">.if Test </w:t>
      </w:r>
      <w:r>
        <w:rPr>
          <w:rFonts w:ascii="Consolas" w:hAnsi="Consolas"/>
        </w:rPr>
        <w:t xml:space="preserve">    </w:t>
      </w:r>
      <w:r w:rsidRPr="00D433B6">
        <w:rPr>
          <w:rFonts w:ascii="Consolas" w:hAnsi="Consolas"/>
        </w:rPr>
        <w:t>ca test_value</w:t>
      </w:r>
    </w:p>
    <w:p w14:paraId="566E161D" w14:textId="3189F645" w:rsidR="00D433B6" w:rsidRPr="004E61FE" w:rsidRDefault="00D433B6" w:rsidP="004E61FE">
      <w:pPr>
        <w:spacing w:before="0" w:after="0"/>
        <w:ind w:left="720"/>
        <w:rPr>
          <w:rFonts w:ascii="Consolas" w:hAnsi="Consolas"/>
        </w:rPr>
      </w:pPr>
      <w:r w:rsidRPr="00D433B6">
        <w:rPr>
          <w:rFonts w:ascii="Consolas" w:hAnsi="Consolas"/>
        </w:rPr>
        <w:t>.if (1-Test) ca original_value</w:t>
      </w:r>
    </w:p>
    <w:p w14:paraId="0AE3BF82" w14:textId="3BD6998C" w:rsidR="00D433B6" w:rsidRDefault="00D433B6" w:rsidP="0047785F">
      <w:r>
        <w:t>Parentheses must be used here since the expression appears in the space-delimited section of the statement.</w:t>
      </w:r>
    </w:p>
    <w:p w14:paraId="50AA97FD" w14:textId="7E2A6479" w:rsidR="006F77F7" w:rsidRPr="006F77F7" w:rsidRDefault="006F77F7" w:rsidP="006F77F7">
      <w:pPr>
        <w:pStyle w:val="Heading4"/>
      </w:pPr>
      <w:r w:rsidRPr="006F77F7">
        <w:lastRenderedPageBreak/>
        <w:t xml:space="preserve">Effect of .if on the </w:t>
      </w:r>
      <w:r w:rsidR="00A358B4">
        <w:t>L</w:t>
      </w:r>
      <w:r w:rsidRPr="006F77F7">
        <w:t>isting</w:t>
      </w:r>
    </w:p>
    <w:p w14:paraId="0E20F8DB" w14:textId="46F20603" w:rsidR="00D433B6" w:rsidRDefault="006F77F7" w:rsidP="0047785F">
      <w:r>
        <w:t>A successful .if (one which includes its statement) will appear in the listing as such, with the .if. An unsuccessful .if appears in the listing as a comment. In this manner the listing retains it</w:t>
      </w:r>
      <w:r w:rsidR="00280EDC">
        <w:t>s</w:t>
      </w:r>
      <w:r>
        <w:t xml:space="preserve"> idempotency if it itself is assembled. </w:t>
      </w:r>
    </w:p>
    <w:p w14:paraId="514D5593" w14:textId="3B5D8093" w:rsidR="00A358B4" w:rsidRDefault="00A358B4" w:rsidP="0047785F">
      <w:r>
        <w:t>--Reformat retains all .if lines.</w:t>
      </w:r>
    </w:p>
    <w:p w14:paraId="4DBFE85A" w14:textId="4619781E" w:rsidR="00DD6D1C" w:rsidRDefault="00DD6D1C" w:rsidP="00DD6D1C">
      <w:pPr>
        <w:pStyle w:val="Heading3"/>
      </w:pPr>
      <w:bookmarkStart w:id="746" w:name="_Toc232352103"/>
      <w:ins w:id="747" w:author="Guy Fedorkow" w:date="2026-07-18T13:11:00Z" w16du:dateUtc="2026-07-18T17:11:00Z">
        <w:r>
          <w:t>.simparam</w:t>
        </w:r>
      </w:ins>
      <w:bookmarkEnd w:id="746"/>
    </w:p>
    <w:p w14:paraId="28140B55" w14:textId="2FB269C5" w:rsidR="00432023" w:rsidRPr="00432023" w:rsidRDefault="00432023" w:rsidP="00432023">
      <w:pPr>
        <w:rPr>
          <w:ins w:id="748" w:author="Guy Fedorkow" w:date="2026-07-18T13:11:00Z" w16du:dateUtc="2026-07-18T17:11:00Z"/>
        </w:rPr>
      </w:pPr>
      <w:r w:rsidRPr="00432023">
        <w:rPr>
          <w:highlight w:val="yellow"/>
        </w:rPr>
        <w:t>[LAS – this is still work in progress]</w:t>
      </w:r>
    </w:p>
    <w:p w14:paraId="05B02304" w14:textId="5609353A" w:rsidR="00001094" w:rsidRDefault="00001094" w:rsidP="00DD6D1C">
      <w:pPr>
        <w:rPr>
          <w:ins w:id="749" w:author="Guy Fedorkow" w:date="2026-07-18T13:11:00Z" w16du:dateUtc="2026-07-18T17:11:00Z"/>
        </w:rPr>
      </w:pPr>
      <w:ins w:id="750" w:author="Guy Fedorkow" w:date="2026-07-18T13:11:00Z" w16du:dateUtc="2026-07-18T17:11:00Z">
        <w:r>
          <w:t>Assembler source can include “.simparam” pseudo-ops to direct the simulator to apply certain configuration parameters when it starts.  The assembler doesn’t interpret the .simparam lines, it just passes them through to the simulator via the .core file.</w:t>
        </w:r>
      </w:ins>
    </w:p>
    <w:p w14:paraId="0B97DBC4" w14:textId="77777777" w:rsidR="00001094" w:rsidRDefault="00001094" w:rsidP="00DD6D1C">
      <w:pPr>
        <w:rPr>
          <w:ins w:id="751" w:author="Guy Fedorkow" w:date="2026-07-18T13:11:00Z" w16du:dateUtc="2026-07-18T17:11:00Z"/>
        </w:rPr>
      </w:pPr>
    </w:p>
    <w:p w14:paraId="52BDB0A0" w14:textId="55DBAA3D" w:rsidR="00001094" w:rsidRPr="00B1661D" w:rsidRDefault="00B1661D" w:rsidP="00DD6D1C">
      <w:pPr>
        <w:rPr>
          <w:ins w:id="752" w:author="Guy Fedorkow" w:date="2026-07-18T13:11:00Z" w16du:dateUtc="2026-07-18T17:11:00Z"/>
          <w:rFonts w:ascii="Consolas" w:hAnsi="Consolas"/>
        </w:rPr>
      </w:pPr>
      <w:ins w:id="753" w:author="Guy Fedorkow" w:date="2026-07-18T13:11:00Z" w16du:dateUtc="2026-07-18T17:11:00Z">
        <w:r w:rsidRPr="00B1661D">
          <w:rPr>
            <w:rFonts w:ascii="Consolas" w:hAnsi="Consolas"/>
          </w:rPr>
          <w:t xml:space="preserve">             .simparam Radar = 1, CrtFadeDelay = 8, NoAlarmStop = 1, AutoClick = 1</w:t>
        </w:r>
      </w:ins>
    </w:p>
    <w:p w14:paraId="27481342" w14:textId="77777777" w:rsidR="00DD6D1C" w:rsidRDefault="00DD6D1C" w:rsidP="00DD6D1C">
      <w:pPr>
        <w:rPr>
          <w:ins w:id="754" w:author="Guy Fedorkow" w:date="2026-07-18T13:11:00Z" w16du:dateUtc="2026-07-18T17:11:00Z"/>
        </w:rPr>
      </w:pPr>
    </w:p>
    <w:p w14:paraId="1C4713BC" w14:textId="41DE1BF5" w:rsidR="00DD6D1C" w:rsidRDefault="00B1661D" w:rsidP="00DD6D1C">
      <w:pPr>
        <w:rPr>
          <w:ins w:id="755" w:author="Guy Fedorkow" w:date="2026-07-18T13:11:00Z" w16du:dateUtc="2026-07-18T17:11:00Z"/>
        </w:rPr>
      </w:pPr>
      <w:ins w:id="756" w:author="Guy Fedorkow" w:date="2026-07-18T13:11:00Z" w16du:dateUtc="2026-07-18T17:11:00Z">
        <w:r>
          <w:t>Future .simparams</w:t>
        </w:r>
      </w:ins>
    </w:p>
    <w:p w14:paraId="2CB04A99" w14:textId="4A1AD886" w:rsidR="00DD6D1C" w:rsidRPr="00B1661D" w:rsidRDefault="00DD6D1C" w:rsidP="00DD6D1C">
      <w:pPr>
        <w:rPr>
          <w:ins w:id="757" w:author="Guy Fedorkow" w:date="2026-07-18T13:11:00Z" w16du:dateUtc="2026-07-18T17:11:00Z"/>
          <w:color w:val="31849B" w:themeColor="accent5" w:themeShade="BF"/>
          <w:sz w:val="16"/>
          <w:szCs w:val="16"/>
        </w:rPr>
      </w:pPr>
      <w:ins w:id="758" w:author="Guy Fedorkow" w:date="2026-07-18T13:11:00Z" w16du:dateUtc="2026-07-18T17:11:00Z">
        <w:r w:rsidRPr="00B1661D">
          <w:rPr>
            <w:color w:val="31849B" w:themeColor="accent5" w:themeShade="BF"/>
            <w:sz w:val="16"/>
            <w:szCs w:val="16"/>
          </w:rPr>
          <w:t>These are ones that I tinker with while debugging tapes, are not normally needed, but once in a while a program requires, or at least, always uses the arg.  So I’d keep the cmd line but also add a simparam</w:t>
        </w:r>
      </w:ins>
    </w:p>
    <w:p w14:paraId="4E1F7099" w14:textId="77777777" w:rsidR="00DD6D1C" w:rsidRPr="00B1661D" w:rsidRDefault="00DD6D1C" w:rsidP="00DD6D1C">
      <w:pPr>
        <w:rPr>
          <w:ins w:id="759" w:author="Guy Fedorkow" w:date="2026-07-18T13:11:00Z" w16du:dateUtc="2026-07-18T17:11:00Z"/>
          <w:color w:val="31849B" w:themeColor="accent5" w:themeShade="BF"/>
          <w:sz w:val="16"/>
          <w:szCs w:val="16"/>
        </w:rPr>
      </w:pPr>
      <w:ins w:id="760" w:author="Guy Fedorkow" w:date="2026-07-18T13:11:00Z" w16du:dateUtc="2026-07-18T17:11:00Z">
        <w:r w:rsidRPr="00B1661D">
          <w:rPr>
            <w:color w:val="31849B" w:themeColor="accent5" w:themeShade="BF"/>
            <w:sz w:val="16"/>
            <w:szCs w:val="16"/>
          </w:rPr>
          <w:t xml:space="preserve">  --FlexoWin            Display Flexowriter output in its own window</w:t>
        </w:r>
      </w:ins>
    </w:p>
    <w:p w14:paraId="272F80B7" w14:textId="77777777" w:rsidR="00DD6D1C" w:rsidRPr="00B1661D" w:rsidRDefault="00DD6D1C" w:rsidP="00DD6D1C">
      <w:pPr>
        <w:rPr>
          <w:ins w:id="761" w:author="Guy Fedorkow" w:date="2026-07-18T13:11:00Z" w16du:dateUtc="2026-07-18T17:11:00Z"/>
          <w:color w:val="31849B" w:themeColor="accent5" w:themeShade="BF"/>
          <w:sz w:val="16"/>
          <w:szCs w:val="16"/>
        </w:rPr>
      </w:pPr>
      <w:ins w:id="762" w:author="Guy Fedorkow" w:date="2026-07-18T13:11:00Z" w16du:dateUtc="2026-07-18T17:11:00Z">
        <w:r w:rsidRPr="00B1661D">
          <w:rPr>
            <w:color w:val="31849B" w:themeColor="accent5" w:themeShade="BF"/>
            <w:sz w:val="16"/>
            <w:szCs w:val="16"/>
          </w:rPr>
          <w:t xml:space="preserve">  --PETRAfile PETRAFILE</w:t>
        </w:r>
      </w:ins>
    </w:p>
    <w:p w14:paraId="6469ABDE" w14:textId="77777777" w:rsidR="00DD6D1C" w:rsidRPr="00B1661D" w:rsidRDefault="00DD6D1C" w:rsidP="00DD6D1C">
      <w:pPr>
        <w:rPr>
          <w:ins w:id="763" w:author="Guy Fedorkow" w:date="2026-07-18T13:11:00Z" w16du:dateUtc="2026-07-18T17:11:00Z"/>
          <w:color w:val="31849B" w:themeColor="accent5" w:themeShade="BF"/>
          <w:sz w:val="16"/>
          <w:szCs w:val="16"/>
        </w:rPr>
      </w:pPr>
      <w:ins w:id="764" w:author="Guy Fedorkow" w:date="2026-07-18T13:11:00Z" w16du:dateUtc="2026-07-18T17:11:00Z">
        <w:r w:rsidRPr="00B1661D">
          <w:rPr>
            <w:color w:val="31849B" w:themeColor="accent5" w:themeShade="BF"/>
            <w:sz w:val="16"/>
            <w:szCs w:val="16"/>
          </w:rPr>
          <w:t xml:space="preserve">                        File name for photoelectric paper tape reader A input file</w:t>
        </w:r>
      </w:ins>
    </w:p>
    <w:p w14:paraId="44F3571D" w14:textId="77777777" w:rsidR="00DD6D1C" w:rsidRPr="00B1661D" w:rsidRDefault="00DD6D1C" w:rsidP="00DD6D1C">
      <w:pPr>
        <w:rPr>
          <w:ins w:id="765" w:author="Guy Fedorkow" w:date="2026-07-18T13:11:00Z" w16du:dateUtc="2026-07-18T17:11:00Z"/>
          <w:color w:val="31849B" w:themeColor="accent5" w:themeShade="BF"/>
          <w:sz w:val="16"/>
          <w:szCs w:val="16"/>
        </w:rPr>
      </w:pPr>
      <w:ins w:id="766" w:author="Guy Fedorkow" w:date="2026-07-18T13:11:00Z" w16du:dateUtc="2026-07-18T17:11:00Z">
        <w:r w:rsidRPr="00B1661D">
          <w:rPr>
            <w:color w:val="31849B" w:themeColor="accent5" w:themeShade="BF"/>
            <w:sz w:val="16"/>
            <w:szCs w:val="16"/>
          </w:rPr>
          <w:t xml:space="preserve">  --PETRBfile PETRBFILE</w:t>
        </w:r>
      </w:ins>
    </w:p>
    <w:p w14:paraId="4661C9DA" w14:textId="77777777" w:rsidR="00DD6D1C" w:rsidRPr="00B1661D" w:rsidRDefault="00DD6D1C" w:rsidP="00DD6D1C">
      <w:pPr>
        <w:rPr>
          <w:ins w:id="767" w:author="Guy Fedorkow" w:date="2026-07-18T13:11:00Z" w16du:dateUtc="2026-07-18T17:11:00Z"/>
          <w:color w:val="31849B" w:themeColor="accent5" w:themeShade="BF"/>
          <w:sz w:val="16"/>
          <w:szCs w:val="16"/>
        </w:rPr>
      </w:pPr>
      <w:ins w:id="768" w:author="Guy Fedorkow" w:date="2026-07-18T13:11:00Z" w16du:dateUtc="2026-07-18T17:11:00Z">
        <w:r w:rsidRPr="00B1661D">
          <w:rPr>
            <w:color w:val="31849B" w:themeColor="accent5" w:themeShade="BF"/>
            <w:sz w:val="16"/>
            <w:szCs w:val="16"/>
          </w:rPr>
          <w:t xml:space="preserve">                        File name for photoelectric paper tape reader B input file</w:t>
        </w:r>
      </w:ins>
    </w:p>
    <w:p w14:paraId="49A684F2" w14:textId="77777777" w:rsidR="00DD6D1C" w:rsidRPr="00B1661D" w:rsidRDefault="00DD6D1C" w:rsidP="00DD6D1C">
      <w:pPr>
        <w:rPr>
          <w:ins w:id="769" w:author="Guy Fedorkow" w:date="2026-07-18T13:11:00Z" w16du:dateUtc="2026-07-18T17:11:00Z"/>
          <w:color w:val="31849B" w:themeColor="accent5" w:themeShade="BF"/>
          <w:sz w:val="16"/>
          <w:szCs w:val="16"/>
        </w:rPr>
      </w:pPr>
      <w:ins w:id="770" w:author="Guy Fedorkow" w:date="2026-07-18T13:11:00Z" w16du:dateUtc="2026-07-18T17:11:00Z">
        <w:r w:rsidRPr="00B1661D">
          <w:rPr>
            <w:color w:val="31849B" w:themeColor="accent5" w:themeShade="BF"/>
            <w:sz w:val="16"/>
            <w:szCs w:val="16"/>
          </w:rPr>
          <w:t xml:space="preserve">  --ZeroizeCore         Return zero for uninitialized core memory</w:t>
        </w:r>
      </w:ins>
    </w:p>
    <w:p w14:paraId="549E0B2C" w14:textId="77777777" w:rsidR="00DD6D1C" w:rsidRPr="00B1661D" w:rsidRDefault="00DD6D1C" w:rsidP="00DD6D1C">
      <w:pPr>
        <w:rPr>
          <w:ins w:id="771" w:author="Guy Fedorkow" w:date="2026-07-18T13:11:00Z" w16du:dateUtc="2026-07-18T17:11:00Z"/>
          <w:color w:val="31849B" w:themeColor="accent5" w:themeShade="BF"/>
          <w:sz w:val="16"/>
          <w:szCs w:val="16"/>
        </w:rPr>
      </w:pPr>
    </w:p>
    <w:p w14:paraId="399B66F1" w14:textId="109B8809" w:rsidR="00DD6D1C" w:rsidRPr="00B1661D" w:rsidRDefault="00DD6D1C" w:rsidP="00DD6D1C">
      <w:pPr>
        <w:rPr>
          <w:ins w:id="772" w:author="Guy Fedorkow" w:date="2026-07-18T13:11:00Z" w16du:dateUtc="2026-07-18T17:11:00Z"/>
          <w:color w:val="31849B" w:themeColor="accent5" w:themeShade="BF"/>
          <w:sz w:val="16"/>
          <w:szCs w:val="16"/>
        </w:rPr>
      </w:pPr>
      <w:ins w:id="773" w:author="Guy Fedorkow" w:date="2026-07-18T13:11:00Z" w16du:dateUtc="2026-07-18T17:11:00Z">
        <w:r w:rsidRPr="00B1661D">
          <w:rPr>
            <w:color w:val="31849B" w:themeColor="accent5" w:themeShade="BF"/>
            <w:sz w:val="16"/>
            <w:szCs w:val="16"/>
          </w:rPr>
          <w:t>These seem like they should only appear in the core file.</w:t>
        </w:r>
      </w:ins>
    </w:p>
    <w:p w14:paraId="613ED137" w14:textId="77777777" w:rsidR="00DD6D1C" w:rsidRPr="00B1661D" w:rsidRDefault="00DD6D1C" w:rsidP="00DD6D1C">
      <w:pPr>
        <w:rPr>
          <w:ins w:id="774" w:author="Guy Fedorkow" w:date="2026-07-18T13:11:00Z" w16du:dateUtc="2026-07-18T17:11:00Z"/>
          <w:color w:val="31849B" w:themeColor="accent5" w:themeShade="BF"/>
          <w:sz w:val="16"/>
          <w:szCs w:val="16"/>
        </w:rPr>
      </w:pPr>
      <w:ins w:id="775" w:author="Guy Fedorkow" w:date="2026-07-18T13:11:00Z" w16du:dateUtc="2026-07-18T17:11:00Z">
        <w:r w:rsidRPr="00B1661D">
          <w:rPr>
            <w:color w:val="31849B" w:themeColor="accent5" w:themeShade="BF"/>
            <w:sz w:val="16"/>
            <w:szCs w:val="16"/>
          </w:rPr>
          <w:t xml:space="preserve">  -r, --Radar           Incorporate Radar Data Source</w:t>
        </w:r>
      </w:ins>
    </w:p>
    <w:p w14:paraId="41ED032C" w14:textId="77777777" w:rsidR="00DD6D1C" w:rsidRPr="00B1661D" w:rsidRDefault="00DD6D1C" w:rsidP="00DD6D1C">
      <w:pPr>
        <w:rPr>
          <w:ins w:id="776" w:author="Guy Fedorkow" w:date="2026-07-18T13:11:00Z" w16du:dateUtc="2026-07-18T17:11:00Z"/>
          <w:color w:val="31849B" w:themeColor="accent5" w:themeShade="BF"/>
          <w:sz w:val="16"/>
          <w:szCs w:val="16"/>
        </w:rPr>
      </w:pPr>
      <w:ins w:id="777" w:author="Guy Fedorkow" w:date="2026-07-18T13:11:00Z" w16du:dateUtc="2026-07-18T17:11:00Z">
        <w:r w:rsidRPr="00B1661D">
          <w:rPr>
            <w:color w:val="31849B" w:themeColor="accent5" w:themeShade="BF"/>
            <w:sz w:val="16"/>
            <w:szCs w:val="16"/>
          </w:rPr>
          <w:t xml:space="preserve">  --AutoClick           Execute pre-programmed mouse clicks during simulation</w:t>
        </w:r>
      </w:ins>
    </w:p>
    <w:p w14:paraId="7E858452" w14:textId="77777777" w:rsidR="00DD6D1C" w:rsidRPr="00B1661D" w:rsidRDefault="00DD6D1C" w:rsidP="00DD6D1C">
      <w:pPr>
        <w:rPr>
          <w:ins w:id="778" w:author="Guy Fedorkow" w:date="2026-07-18T13:11:00Z" w16du:dateUtc="2026-07-18T17:11:00Z"/>
          <w:color w:val="31849B" w:themeColor="accent5" w:themeShade="BF"/>
          <w:sz w:val="16"/>
          <w:szCs w:val="16"/>
        </w:rPr>
      </w:pPr>
      <w:ins w:id="779" w:author="Guy Fedorkow" w:date="2026-07-18T13:11:00Z" w16du:dateUtc="2026-07-18T17:11:00Z">
        <w:r w:rsidRPr="00B1661D">
          <w:rPr>
            <w:color w:val="31849B" w:themeColor="accent5" w:themeShade="BF"/>
            <w:sz w:val="16"/>
            <w:szCs w:val="16"/>
          </w:rPr>
          <w:t xml:space="preserve">  --NoToggleSwitchWarning</w:t>
        </w:r>
      </w:ins>
    </w:p>
    <w:p w14:paraId="63323D17" w14:textId="77777777" w:rsidR="00DD6D1C" w:rsidRPr="00B1661D" w:rsidRDefault="00DD6D1C" w:rsidP="00DD6D1C">
      <w:pPr>
        <w:rPr>
          <w:ins w:id="780" w:author="Guy Fedorkow" w:date="2026-07-18T13:11:00Z" w16du:dateUtc="2026-07-18T17:11:00Z"/>
          <w:color w:val="31849B" w:themeColor="accent5" w:themeShade="BF"/>
          <w:sz w:val="16"/>
          <w:szCs w:val="16"/>
        </w:rPr>
      </w:pPr>
      <w:ins w:id="781" w:author="Guy Fedorkow" w:date="2026-07-18T13:11:00Z" w16du:dateUtc="2026-07-18T17:11:00Z">
        <w:r w:rsidRPr="00B1661D">
          <w:rPr>
            <w:color w:val="31849B" w:themeColor="accent5" w:themeShade="BF"/>
            <w:sz w:val="16"/>
            <w:szCs w:val="16"/>
          </w:rPr>
          <w:t xml:space="preserve">                        Suppress warning if WW code writes a read-only toggle switch</w:t>
        </w:r>
      </w:ins>
    </w:p>
    <w:p w14:paraId="48DD8A4C" w14:textId="77777777" w:rsidR="00DD6D1C" w:rsidRPr="00B1661D" w:rsidRDefault="00DD6D1C" w:rsidP="00DD6D1C">
      <w:pPr>
        <w:rPr>
          <w:ins w:id="782" w:author="Guy Fedorkow" w:date="2026-07-18T13:11:00Z" w16du:dateUtc="2026-07-18T17:11:00Z"/>
          <w:color w:val="31849B" w:themeColor="accent5" w:themeShade="BF"/>
          <w:sz w:val="16"/>
          <w:szCs w:val="16"/>
        </w:rPr>
      </w:pPr>
      <w:ins w:id="783" w:author="Guy Fedorkow" w:date="2026-07-18T13:11:00Z" w16du:dateUtc="2026-07-18T17:11:00Z">
        <w:r w:rsidRPr="00B1661D">
          <w:rPr>
            <w:color w:val="31849B" w:themeColor="accent5" w:themeShade="BF"/>
            <w:sz w:val="16"/>
            <w:szCs w:val="16"/>
          </w:rPr>
          <w:t xml:space="preserve">  --NoZeroOneTSR        Don't automatically return 0 and 1 for locations 0 and 1</w:t>
        </w:r>
      </w:ins>
    </w:p>
    <w:p w14:paraId="01FBE795" w14:textId="77777777" w:rsidR="00DD6D1C" w:rsidRPr="00B1661D" w:rsidRDefault="00DD6D1C" w:rsidP="00DD6D1C">
      <w:pPr>
        <w:rPr>
          <w:ins w:id="784" w:author="Guy Fedorkow" w:date="2026-07-18T13:11:00Z" w16du:dateUtc="2026-07-18T17:11:00Z"/>
          <w:color w:val="31849B" w:themeColor="accent5" w:themeShade="BF"/>
          <w:sz w:val="16"/>
          <w:szCs w:val="16"/>
        </w:rPr>
      </w:pPr>
      <w:ins w:id="785" w:author="Guy Fedorkow" w:date="2026-07-18T13:11:00Z" w16du:dateUtc="2026-07-18T17:11:00Z">
        <w:r w:rsidRPr="00B1661D">
          <w:rPr>
            <w:color w:val="31849B" w:themeColor="accent5" w:themeShade="BF"/>
            <w:sz w:val="16"/>
            <w:szCs w:val="16"/>
          </w:rPr>
          <w:t xml:space="preserve">  --CrtFadeDelay CRTFADEDELAY</w:t>
        </w:r>
      </w:ins>
    </w:p>
    <w:p w14:paraId="37EFE7BE" w14:textId="77777777" w:rsidR="00DD6D1C" w:rsidRPr="00B1661D" w:rsidRDefault="00DD6D1C" w:rsidP="00DD6D1C">
      <w:pPr>
        <w:rPr>
          <w:ins w:id="786" w:author="Guy Fedorkow" w:date="2026-07-18T13:11:00Z" w16du:dateUtc="2026-07-18T17:11:00Z"/>
          <w:color w:val="31849B" w:themeColor="accent5" w:themeShade="BF"/>
          <w:sz w:val="16"/>
          <w:szCs w:val="16"/>
        </w:rPr>
      </w:pPr>
      <w:ins w:id="787" w:author="Guy Fedorkow" w:date="2026-07-18T13:11:00Z" w16du:dateUtc="2026-07-18T17:11:00Z">
        <w:r w:rsidRPr="00B1661D">
          <w:rPr>
            <w:color w:val="31849B" w:themeColor="accent5" w:themeShade="BF"/>
            <w:sz w:val="16"/>
            <w:szCs w:val="16"/>
          </w:rPr>
          <w:t xml:space="preserve">                        Configure Phosphor fade delay (default=0)</w:t>
        </w:r>
      </w:ins>
    </w:p>
    <w:p w14:paraId="7C0CBC51" w14:textId="77777777" w:rsidR="00DD6D1C" w:rsidRPr="00DD6D1C" w:rsidRDefault="00DD6D1C" w:rsidP="00DD6D1C">
      <w:pPr>
        <w:rPr>
          <w:ins w:id="788" w:author="Guy Fedorkow" w:date="2026-07-18T13:11:00Z" w16du:dateUtc="2026-07-18T17:11:00Z"/>
        </w:rPr>
      </w:pPr>
    </w:p>
    <w:p w14:paraId="4F008017" w14:textId="77777777" w:rsidR="00DD6D1C" w:rsidRDefault="00DD6D1C" w:rsidP="00DD6D1C">
      <w:pPr>
        <w:rPr>
          <w:ins w:id="789" w:author="Guy Fedorkow" w:date="2026-07-18T13:11:00Z" w16du:dateUtc="2026-07-18T17:11:00Z"/>
        </w:rPr>
      </w:pPr>
    </w:p>
    <w:p w14:paraId="64096A91" w14:textId="77777777" w:rsidR="00DD6D1C" w:rsidRDefault="00DD6D1C" w:rsidP="00DD6D1C">
      <w:pPr>
        <w:rPr>
          <w:ins w:id="790" w:author="Guy Fedorkow" w:date="2026-07-18T13:11:00Z" w16du:dateUtc="2026-07-18T17:11:00Z"/>
        </w:rPr>
      </w:pPr>
    </w:p>
    <w:p w14:paraId="2E120ED5" w14:textId="77777777" w:rsidR="00DD6D1C" w:rsidRDefault="00DD6D1C" w:rsidP="00DD6D1C">
      <w:pPr>
        <w:rPr>
          <w:ins w:id="791" w:author="Guy Fedorkow" w:date="2026-07-18T13:11:00Z" w16du:dateUtc="2026-07-18T17:11:00Z"/>
        </w:rPr>
      </w:pPr>
    </w:p>
    <w:p w14:paraId="104819F8" w14:textId="77777777" w:rsidR="00DD6D1C" w:rsidRDefault="00DD6D1C" w:rsidP="00DD6D1C">
      <w:pPr>
        <w:rPr>
          <w:ins w:id="792" w:author="Guy Fedorkow" w:date="2026-07-18T13:11:00Z" w16du:dateUtc="2026-07-18T17:11:00Z"/>
        </w:rPr>
      </w:pPr>
    </w:p>
    <w:p w14:paraId="2150D0C5" w14:textId="77777777" w:rsidR="00E075D4" w:rsidRDefault="00134F1F">
      <w:pPr>
        <w:spacing w:before="0" w:after="0"/>
        <w:rPr>
          <w:del w:id="793" w:author="Guy Fedorkow" w:date="2026-07-18T13:11:00Z" w16du:dateUtc="2026-07-18T17:11:00Z"/>
        </w:rPr>
      </w:pPr>
      <w:del w:id="794" w:author="Guy Fedorkow" w:date="2026-07-18T13:11:00Z" w16du:dateUtc="2026-07-18T17:11:00Z">
        <w:r>
          <w:rPr>
            <w:rFonts w:ascii="Liberation Mono" w:hAnsi="Liberation Mono"/>
          </w:rPr>
          <w:delText xml:space="preserve">  tmp: .word 0</w:delText>
        </w:r>
      </w:del>
    </w:p>
    <w:p w14:paraId="3465E956" w14:textId="77777777" w:rsidR="00E075D4" w:rsidRDefault="00E075D4">
      <w:pPr>
        <w:spacing w:before="0" w:after="0"/>
        <w:rPr>
          <w:del w:id="795" w:author="Guy Fedorkow" w:date="2026-07-18T13:11:00Z" w16du:dateUtc="2026-07-18T17:11:00Z"/>
          <w:rFonts w:ascii="Liberation Mono" w:hAnsi="Liberation Mono"/>
        </w:rPr>
      </w:pPr>
    </w:p>
    <w:p w14:paraId="44B564EE" w14:textId="77777777" w:rsidR="00E075D4" w:rsidRDefault="00134F1F">
      <w:pPr>
        <w:rPr>
          <w:del w:id="796" w:author="Guy Fedorkow" w:date="2026-07-18T13:11:00Z" w16du:dateUtc="2026-07-18T17:11:00Z"/>
        </w:rPr>
      </w:pPr>
      <w:del w:id="797" w:author="Guy Fedorkow" w:date="2026-07-18T13:11:00Z" w16du:dateUtc="2026-07-18T17:11:00Z">
        <w:r>
          <w:delText>This results in the listing:</w:delText>
        </w:r>
      </w:del>
    </w:p>
    <w:p w14:paraId="7DEDCC62" w14:textId="77777777" w:rsidR="00E075D4" w:rsidRDefault="00134F1F">
      <w:pPr>
        <w:spacing w:before="0" w:after="0"/>
        <w:rPr>
          <w:del w:id="798" w:author="Guy Fedorkow" w:date="2026-07-18T13:11:00Z" w16du:dateUtc="2026-07-18T17:11:00Z"/>
          <w:rFonts w:ascii="Liberation Mono" w:hAnsi="Liberation Mono"/>
        </w:rPr>
      </w:pPr>
      <w:del w:id="799" w:author="Guy Fedorkow" w:date="2026-07-18T13:11:00Z" w16du:dateUtc="2026-07-18T17:11:00Z">
        <w:r>
          <w:rPr>
            <w:rFonts w:ascii="Liberation Mono" w:hAnsi="Liberation Mono"/>
          </w:rPr>
          <w:delText xml:space="preserve">                   .pp A, 1</w:delText>
        </w:r>
      </w:del>
    </w:p>
    <w:p w14:paraId="26C6C836" w14:textId="77777777" w:rsidR="00E075D4" w:rsidRDefault="00134F1F">
      <w:pPr>
        <w:spacing w:before="0" w:after="0"/>
        <w:rPr>
          <w:del w:id="800" w:author="Guy Fedorkow" w:date="2026-07-18T13:11:00Z" w16du:dateUtc="2026-07-18T17:11:00Z"/>
          <w:rFonts w:ascii="Liberation Mono" w:hAnsi="Liberation Mono"/>
        </w:rPr>
      </w:pPr>
      <w:del w:id="801" w:author="Guy Fedorkow" w:date="2026-07-18T13:11:00Z" w16du:dateUtc="2026-07-18T17:11:00Z">
        <w:r>
          <w:rPr>
            <w:rFonts w:ascii="Liberation Mono" w:hAnsi="Liberation Mono"/>
          </w:rPr>
          <w:delText xml:space="preserve">                   .pp P, 0</w:delText>
        </w:r>
      </w:del>
    </w:p>
    <w:p w14:paraId="32FB75CB" w14:textId="77777777" w:rsidR="00E075D4" w:rsidRDefault="00134F1F">
      <w:pPr>
        <w:spacing w:before="0" w:after="0"/>
        <w:rPr>
          <w:del w:id="802" w:author="Guy Fedorkow" w:date="2026-07-18T13:11:00Z" w16du:dateUtc="2026-07-18T17:11:00Z"/>
          <w:rFonts w:ascii="Liberation Mono" w:hAnsi="Liberation Mono"/>
        </w:rPr>
      </w:pPr>
      <w:del w:id="803" w:author="Guy Fedorkow" w:date="2026-07-18T13:11:00Z" w16du:dateUtc="2026-07-18T17:11:00Z">
        <w:r>
          <w:rPr>
            <w:rFonts w:ascii="Liberation Mono" w:hAnsi="Liberation Mono"/>
          </w:rPr>
          <w:delText xml:space="preserve">                   .org 0o40</w:delText>
        </w:r>
      </w:del>
    </w:p>
    <w:p w14:paraId="73E2ACBB" w14:textId="77777777" w:rsidR="00E075D4" w:rsidRDefault="00134F1F">
      <w:pPr>
        <w:spacing w:before="0" w:after="0"/>
        <w:rPr>
          <w:del w:id="804" w:author="Guy Fedorkow" w:date="2026-07-18T13:11:00Z" w16du:dateUtc="2026-07-18T17:11:00Z"/>
          <w:rFonts w:ascii="Liberation Mono" w:hAnsi="Liberation Mono"/>
        </w:rPr>
      </w:pPr>
      <w:del w:id="805" w:author="Guy Fedorkow" w:date="2026-07-18T13:11:00Z" w16du:dateUtc="2026-07-18T17:11:00Z">
        <w:r>
          <w:rPr>
            <w:rFonts w:ascii="Liberation Mono" w:hAnsi="Liberation Mono"/>
          </w:rPr>
          <w:delText>@0040:100043       ca val1</w:delText>
        </w:r>
      </w:del>
    </w:p>
    <w:p w14:paraId="5A0986C8" w14:textId="77777777" w:rsidR="00E075D4" w:rsidRDefault="00134F1F">
      <w:pPr>
        <w:spacing w:before="0" w:after="0"/>
        <w:rPr>
          <w:del w:id="806" w:author="Guy Fedorkow" w:date="2026-07-18T13:11:00Z" w16du:dateUtc="2026-07-18T17:11:00Z"/>
          <w:rFonts w:ascii="Liberation Mono" w:hAnsi="Liberation Mono"/>
        </w:rPr>
      </w:pPr>
      <w:del w:id="807" w:author="Guy Fedorkow" w:date="2026-07-18T13:11:00Z" w16du:dateUtc="2026-07-18T17:11:00Z">
        <w:r>
          <w:rPr>
            <w:rFonts w:ascii="Liberation Mono" w:hAnsi="Liberation Mono"/>
          </w:rPr>
          <w:delText>@0041:110044 .if A ad val2</w:delText>
        </w:r>
      </w:del>
    </w:p>
    <w:p w14:paraId="3A848272" w14:textId="77777777" w:rsidR="00E075D4" w:rsidRDefault="00134F1F">
      <w:pPr>
        <w:spacing w:before="0" w:after="0"/>
        <w:rPr>
          <w:del w:id="808" w:author="Guy Fedorkow" w:date="2026-07-18T13:11:00Z" w16du:dateUtc="2026-07-18T17:11:00Z"/>
          <w:rFonts w:ascii="Liberation Mono" w:hAnsi="Liberation Mono"/>
        </w:rPr>
      </w:pPr>
      <w:del w:id="809" w:author="Guy Fedorkow" w:date="2026-07-18T13:11:00Z" w16du:dateUtc="2026-07-18T17:11:00Z">
        <w:r>
          <w:rPr>
            <w:rFonts w:ascii="Liberation Mono" w:hAnsi="Liberation Mono"/>
          </w:rPr>
          <w:delText>@0042:040045       ts tmp</w:delText>
        </w:r>
      </w:del>
    </w:p>
    <w:p w14:paraId="088D1673" w14:textId="77777777" w:rsidR="00E075D4" w:rsidRDefault="00134F1F">
      <w:pPr>
        <w:spacing w:before="0" w:after="0"/>
        <w:rPr>
          <w:del w:id="810" w:author="Guy Fedorkow" w:date="2026-07-18T13:11:00Z" w16du:dateUtc="2026-07-18T17:11:00Z"/>
          <w:rFonts w:ascii="Liberation Mono" w:hAnsi="Liberation Mono"/>
        </w:rPr>
      </w:pPr>
      <w:del w:id="811" w:author="Guy Fedorkow" w:date="2026-07-18T13:11:00Z" w16du:dateUtc="2026-07-18T17:11:00Z">
        <w:r>
          <w:rPr>
            <w:rFonts w:ascii="Liberation Mono" w:hAnsi="Liberation Mono"/>
          </w:rPr>
          <w:delText>;            .if P .print "tmp=%d", tmp</w:delText>
        </w:r>
      </w:del>
    </w:p>
    <w:p w14:paraId="27A2F4BF" w14:textId="77777777" w:rsidR="00E075D4" w:rsidRDefault="00134F1F">
      <w:pPr>
        <w:spacing w:before="0" w:after="0"/>
        <w:rPr>
          <w:del w:id="812" w:author="Guy Fedorkow" w:date="2026-07-18T13:11:00Z" w16du:dateUtc="2026-07-18T17:11:00Z"/>
          <w:rFonts w:ascii="Liberation Mono" w:hAnsi="Liberation Mono"/>
        </w:rPr>
      </w:pPr>
      <w:del w:id="813" w:author="Guy Fedorkow" w:date="2026-07-18T13:11:00Z" w16du:dateUtc="2026-07-18T17:11:00Z">
        <w:r>
          <w:rPr>
            <w:rFonts w:ascii="Liberation Mono" w:hAnsi="Liberation Mono"/>
          </w:rPr>
          <w:delText>@0043:000052 val1: .word 42</w:delText>
        </w:r>
      </w:del>
    </w:p>
    <w:p w14:paraId="31941B5B" w14:textId="77777777" w:rsidR="00E075D4" w:rsidRDefault="00134F1F">
      <w:pPr>
        <w:spacing w:before="0" w:after="0"/>
        <w:rPr>
          <w:del w:id="814" w:author="Guy Fedorkow" w:date="2026-07-18T13:11:00Z" w16du:dateUtc="2026-07-18T17:11:00Z"/>
          <w:rFonts w:ascii="Liberation Mono" w:hAnsi="Liberation Mono"/>
        </w:rPr>
      </w:pPr>
      <w:del w:id="815" w:author="Guy Fedorkow" w:date="2026-07-18T13:11:00Z" w16du:dateUtc="2026-07-18T17:11:00Z">
        <w:r>
          <w:rPr>
            <w:rFonts w:ascii="Liberation Mono" w:hAnsi="Liberation Mono"/>
          </w:rPr>
          <w:delText>@0044:000071 val2: .word 57</w:delText>
        </w:r>
      </w:del>
    </w:p>
    <w:p w14:paraId="19EA2EFA" w14:textId="77777777" w:rsidR="00E075D4" w:rsidRDefault="00134F1F">
      <w:pPr>
        <w:spacing w:before="0" w:after="0"/>
        <w:rPr>
          <w:del w:id="816" w:author="Guy Fedorkow" w:date="2026-07-18T13:11:00Z" w16du:dateUtc="2026-07-18T17:11:00Z"/>
          <w:rFonts w:ascii="Liberation Mono" w:hAnsi="Liberation Mono"/>
        </w:rPr>
      </w:pPr>
      <w:del w:id="817" w:author="Guy Fedorkow" w:date="2026-07-18T13:11:00Z" w16du:dateUtc="2026-07-18T17:11:00Z">
        <w:r>
          <w:rPr>
            <w:rFonts w:ascii="Liberation Mono" w:hAnsi="Liberation Mono"/>
          </w:rPr>
          <w:delText>@0045:000000  tmp: .word 0</w:delText>
        </w:r>
      </w:del>
    </w:p>
    <w:p w14:paraId="4818FA25" w14:textId="77777777" w:rsidR="00E075D4" w:rsidRPr="00DD6D1C" w:rsidRDefault="00E075D4">
      <w:pPr>
        <w:rPr>
          <w:rPrChange w:id="818" w:author="Guy Fedorkow" w:date="2026-07-18T13:11:00Z" w16du:dateUtc="2026-07-18T17:11:00Z">
            <w:rPr>
              <w:rFonts w:ascii="Liberation Mono" w:hAnsi="Liberation Mono"/>
            </w:rPr>
          </w:rPrChange>
        </w:rPr>
      </w:pPr>
    </w:p>
    <w:p w14:paraId="014148AB" w14:textId="77777777" w:rsidR="00E075D4" w:rsidRDefault="00134F1F">
      <w:pPr>
        <w:pStyle w:val="Heading2"/>
      </w:pPr>
      <w:bookmarkStart w:id="819" w:name="_Toc187018289"/>
      <w:bookmarkStart w:id="820" w:name="_Ref143087393"/>
      <w:bookmarkStart w:id="821" w:name="_Toc232352104"/>
      <w:r>
        <w:lastRenderedPageBreak/>
        <w:t>Listing and Source File</w:t>
      </w:r>
      <w:bookmarkEnd w:id="819"/>
      <w:bookmarkEnd w:id="820"/>
      <w:bookmarkEnd w:id="821"/>
    </w:p>
    <w:p w14:paraId="408D78D3" w14:textId="77777777" w:rsidR="00E075D4" w:rsidRDefault="00134F1F">
      <w:r>
        <w:t>The wwasm assembler is intended to fit in a tool chain mostly optimized around reverse-engineering archival Whirlwind material.  As such, a critical use of the assembler is to re-assemble disassembled code as labels and comments are added, and to accommodate modest changes to program flow when necessary.  To accomplish this goal, the assembler is designed to read its own output listing.</w:t>
      </w:r>
    </w:p>
    <w:p w14:paraId="0E61130B" w14:textId="77777777" w:rsidR="00E075D4" w:rsidRDefault="00E075D4"/>
    <w:p w14:paraId="2DA191C7" w14:textId="4A48E055" w:rsidR="00797C39" w:rsidRDefault="00797C39" w:rsidP="00735241">
      <w:pPr>
        <w:rPr>
          <w:ins w:id="822" w:author="Guy Fedorkow" w:date="2026-07-18T13:11:00Z" w16du:dateUtc="2026-07-18T17:11:00Z"/>
        </w:rPr>
      </w:pPr>
      <w:ins w:id="823" w:author="Guy Fedorkow" w:date="2026-07-18T13:11:00Z" w16du:dateUtc="2026-07-18T17:11:00Z">
        <w:r>
          <w:rPr>
            <w:noProof/>
          </w:rPr>
          <mc:AlternateContent>
            <mc:Choice Requires="wpc">
              <w:drawing>
                <wp:inline distT="0" distB="0" distL="0" distR="0" wp14:anchorId="68D2E987" wp14:editId="1B12A2C5">
                  <wp:extent cx="5486400" cy="3818355"/>
                  <wp:effectExtent l="0" t="0" r="0" b="0"/>
                  <wp:docPr id="489" name="Canvas 48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92" name="U-Turn Arrow 492"/>
                          <wps:cNvSpPr/>
                          <wps:spPr>
                            <a:xfrm rot="10800000">
                              <a:off x="2733675" y="1719068"/>
                              <a:ext cx="1285874" cy="446127"/>
                            </a:xfrm>
                            <a:prstGeom prst="uturnArrow">
                              <a:avLst>
                                <a:gd name="adj1" fmla="val 12229"/>
                                <a:gd name="adj2" fmla="val 17287"/>
                                <a:gd name="adj3" fmla="val 27805"/>
                                <a:gd name="adj4" fmla="val 36477"/>
                                <a:gd name="adj5" fmla="val 85518"/>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490" name="Text Box 490"/>
                          <wps:cNvSpPr txBox="1"/>
                          <wps:spPr>
                            <a:xfrm>
                              <a:off x="713704" y="1203173"/>
                              <a:ext cx="723900" cy="647700"/>
                            </a:xfrm>
                            <a:prstGeom prst="rect">
                              <a:avLst/>
                            </a:prstGeom>
                            <a:solidFill>
                              <a:srgbClr val="FFFFCC"/>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69434BCC" w14:textId="77777777" w:rsidR="00797C39" w:rsidRDefault="00797C39" w:rsidP="00797C39">
                                <w:pPr>
                                  <w:jc w:val="center"/>
                                  <w:rPr>
                                    <w:ins w:id="824" w:author="Guy Fedorkow" w:date="2026-07-18T13:11:00Z" w16du:dateUtc="2026-07-18T17:11:00Z"/>
                                  </w:rPr>
                                </w:pPr>
                                <w:ins w:id="825" w:author="Guy Fedorkow" w:date="2026-07-18T13:11:00Z" w16du:dateUtc="2026-07-18T17:11:00Z">
                                  <w:r>
                                    <w:t>Tape Decoder</w:t>
                                  </w:r>
                                </w:ins>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94" name="Text Box 490"/>
                          <wps:cNvSpPr txBox="1"/>
                          <wps:spPr>
                            <a:xfrm>
                              <a:off x="1894500" y="1203173"/>
                              <a:ext cx="723900" cy="647700"/>
                            </a:xfrm>
                            <a:prstGeom prst="rect">
                              <a:avLst/>
                            </a:prstGeom>
                            <a:solidFill>
                              <a:srgbClr val="FFFFCC"/>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752A3D4" w14:textId="77777777" w:rsidR="00797C39" w:rsidRDefault="00797C39" w:rsidP="00797C39">
                                <w:pPr>
                                  <w:pStyle w:val="NormalWeb"/>
                                  <w:spacing w:before="80" w:beforeAutospacing="0" w:after="60" w:afterAutospacing="0"/>
                                  <w:jc w:val="center"/>
                                  <w:rPr>
                                    <w:ins w:id="826" w:author="Guy Fedorkow" w:date="2026-07-18T13:11:00Z" w16du:dateUtc="2026-07-18T17:11:00Z"/>
                                  </w:rPr>
                                </w:pPr>
                                <w:ins w:id="827" w:author="Guy Fedorkow" w:date="2026-07-18T13:11:00Z" w16du:dateUtc="2026-07-18T17:11:00Z">
                                  <w:r>
                                    <w:rPr>
                                      <w:rFonts w:ascii="Arial" w:hAnsi="Arial"/>
                                      <w:sz w:val="20"/>
                                      <w:szCs w:val="20"/>
                                    </w:rPr>
                                    <w:t>Dis-assembler</w:t>
                                  </w:r>
                                </w:ins>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96" name="Text Box 490"/>
                          <wps:cNvSpPr txBox="1"/>
                          <wps:spPr>
                            <a:xfrm>
                              <a:off x="4260193" y="1226985"/>
                              <a:ext cx="723900" cy="647700"/>
                            </a:xfrm>
                            <a:prstGeom prst="rect">
                              <a:avLst/>
                            </a:prstGeom>
                            <a:solidFill>
                              <a:srgbClr val="FFFFCC"/>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4F9B34F" w14:textId="77777777" w:rsidR="00797C39" w:rsidRDefault="00797C39" w:rsidP="00797C39">
                                <w:pPr>
                                  <w:pStyle w:val="NormalWeb"/>
                                  <w:spacing w:before="80" w:beforeAutospacing="0" w:after="60" w:afterAutospacing="0"/>
                                  <w:jc w:val="center"/>
                                  <w:rPr>
                                    <w:ins w:id="828" w:author="Guy Fedorkow" w:date="2026-07-18T13:11:00Z" w16du:dateUtc="2026-07-18T17:11:00Z"/>
                                  </w:rPr>
                                </w:pPr>
                                <w:ins w:id="829" w:author="Guy Fedorkow" w:date="2026-07-18T13:11:00Z" w16du:dateUtc="2026-07-18T17:11:00Z">
                                  <w:r>
                                    <w:rPr>
                                      <w:rFonts w:ascii="Arial" w:hAnsi="Arial"/>
                                      <w:sz w:val="20"/>
                                      <w:szCs w:val="20"/>
                                    </w:rPr>
                                    <w:t>Simulator</w:t>
                                  </w:r>
                                </w:ins>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491" name="Right Arrow 491"/>
                          <wps:cNvSpPr/>
                          <wps:spPr>
                            <a:xfrm>
                              <a:off x="1438274" y="1284895"/>
                              <a:ext cx="461963" cy="129563"/>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98" name="Right Arrow 98"/>
                          <wps:cNvSpPr/>
                          <wps:spPr>
                            <a:xfrm>
                              <a:off x="2618400" y="1612747"/>
                              <a:ext cx="389255" cy="142875"/>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99" name="Right Arrow 99"/>
                          <wps:cNvSpPr/>
                          <wps:spPr>
                            <a:xfrm>
                              <a:off x="3756638" y="1303185"/>
                              <a:ext cx="489836" cy="142875"/>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01" name="Right Arrow 101"/>
                          <wps:cNvSpPr/>
                          <wps:spPr>
                            <a:xfrm>
                              <a:off x="3683203" y="1675177"/>
                              <a:ext cx="326822" cy="165125"/>
                            </a:xfrm>
                            <a:prstGeom prst="rightArrow">
                              <a:avLst>
                                <a:gd name="adj1" fmla="val 50000"/>
                                <a:gd name="adj2" fmla="val 65684"/>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02" name="U-Turn Arrow 102"/>
                          <wps:cNvSpPr/>
                          <wps:spPr>
                            <a:xfrm>
                              <a:off x="1603402" y="913829"/>
                              <a:ext cx="2416147" cy="408072"/>
                            </a:xfrm>
                            <a:prstGeom prst="uturnArrow">
                              <a:avLst>
                                <a:gd name="adj1" fmla="val 12229"/>
                                <a:gd name="adj2" fmla="val 17287"/>
                                <a:gd name="adj3" fmla="val 27805"/>
                                <a:gd name="adj4" fmla="val 36477"/>
                                <a:gd name="adj5" fmla="val 100000"/>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493" name="Flowchart: Magnetic Disk 493"/>
                          <wps:cNvSpPr/>
                          <wps:spPr>
                            <a:xfrm>
                              <a:off x="185738" y="1511691"/>
                              <a:ext cx="342900" cy="228600"/>
                            </a:xfrm>
                            <a:prstGeom prst="flowChartMagneticDisk">
                              <a:avLst/>
                            </a:prstGeom>
                            <a:solidFill>
                              <a:schemeClr val="accent5">
                                <a:lumMod val="20000"/>
                                <a:lumOff val="80000"/>
                              </a:schemeClr>
                            </a:solidFill>
                            <a:ln w="12700">
                              <a:solidFill>
                                <a:schemeClr val="accent6">
                                  <a:lumMod val="50000"/>
                                </a:schemeClr>
                              </a:solidFill>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104" name="Flowchart: Magnetic Disk 104"/>
                          <wps:cNvSpPr/>
                          <wps:spPr>
                            <a:xfrm>
                              <a:off x="1475594" y="1328489"/>
                              <a:ext cx="342900" cy="228600"/>
                            </a:xfrm>
                            <a:prstGeom prst="flowChartMagneticDisk">
                              <a:avLst/>
                            </a:prstGeom>
                            <a:solidFill>
                              <a:schemeClr val="accent5">
                                <a:lumMod val="20000"/>
                                <a:lumOff val="80000"/>
                              </a:schemeClr>
                            </a:solidFill>
                            <a:ln w="12700">
                              <a:solidFill>
                                <a:schemeClr val="accent6">
                                  <a:lumMod val="50000"/>
                                </a:schemeClr>
                              </a:solidFill>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05" name="Flowchart: Magnetic Disk 105"/>
                          <wps:cNvSpPr/>
                          <wps:spPr>
                            <a:xfrm>
                              <a:off x="2643870" y="1366655"/>
                              <a:ext cx="342900" cy="228600"/>
                            </a:xfrm>
                            <a:prstGeom prst="flowChartMagneticDisk">
                              <a:avLst/>
                            </a:prstGeom>
                            <a:solidFill>
                              <a:schemeClr val="accent5">
                                <a:lumMod val="20000"/>
                                <a:lumOff val="80000"/>
                              </a:schemeClr>
                            </a:solidFill>
                            <a:ln w="12700">
                              <a:solidFill>
                                <a:schemeClr val="accent6">
                                  <a:lumMod val="50000"/>
                                </a:schemeClr>
                              </a:solidFill>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06" name="Flowchart: Magnetic Disk 106"/>
                          <wps:cNvSpPr/>
                          <wps:spPr>
                            <a:xfrm>
                              <a:off x="3808409" y="1345436"/>
                              <a:ext cx="342900" cy="228600"/>
                            </a:xfrm>
                            <a:prstGeom prst="flowChartMagneticDisk">
                              <a:avLst/>
                            </a:prstGeom>
                            <a:solidFill>
                              <a:schemeClr val="accent5">
                                <a:lumMod val="20000"/>
                                <a:lumOff val="80000"/>
                              </a:schemeClr>
                            </a:solidFill>
                            <a:ln w="12700">
                              <a:solidFill>
                                <a:schemeClr val="accent6">
                                  <a:lumMod val="50000"/>
                                </a:schemeClr>
                              </a:solidFill>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07" name="Right Arrow 107"/>
                          <wps:cNvSpPr/>
                          <wps:spPr>
                            <a:xfrm>
                              <a:off x="245837" y="1328484"/>
                              <a:ext cx="461645" cy="129540"/>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494" name="Rounded Rectangular Callout 494"/>
                          <wps:cNvSpPr/>
                          <wps:spPr>
                            <a:xfrm>
                              <a:off x="223114" y="2212846"/>
                              <a:ext cx="987552" cy="687627"/>
                            </a:xfrm>
                            <a:prstGeom prst="wedgeRoundRectCallout">
                              <a:avLst>
                                <a:gd name="adj1" fmla="val -39259"/>
                                <a:gd name="adj2" fmla="val -112558"/>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063836D1" w14:textId="77777777" w:rsidR="00797C39" w:rsidRPr="002F7840" w:rsidRDefault="00797C39" w:rsidP="00797C39">
                                <w:pPr>
                                  <w:jc w:val="center"/>
                                  <w:rPr>
                                    <w:ins w:id="830" w:author="Guy Fedorkow" w:date="2026-07-18T13:11:00Z" w16du:dateUtc="2026-07-18T17:11:00Z"/>
                                    <w:color w:val="4A442A" w:themeColor="background2" w:themeShade="40"/>
                                    <w:sz w:val="16"/>
                                    <w:szCs w:val="16"/>
                                  </w:rPr>
                                </w:pPr>
                                <w:ins w:id="831" w:author="Guy Fedorkow" w:date="2026-07-18T13:11:00Z" w16du:dateUtc="2026-07-18T17:11:00Z">
                                  <w:r w:rsidRPr="002F7840">
                                    <w:rPr>
                                      <w:color w:val="4A442A" w:themeColor="background2" w:themeShade="40"/>
                                      <w:sz w:val="16"/>
                                      <w:szCs w:val="16"/>
                                    </w:rPr>
                                    <w:t>WW 556 binary tape image</w:t>
                                  </w:r>
                                  <w:r>
                                    <w:rPr>
                                      <w:color w:val="4A442A" w:themeColor="background2" w:themeShade="40"/>
                                      <w:sz w:val="16"/>
                                      <w:szCs w:val="16"/>
                                    </w:rPr>
                                    <w:br/>
                                  </w:r>
                                </w:ins>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wps:wsp>
                          <wps:cNvPr id="110" name="Rounded Rectangular Callout 110"/>
                          <wps:cNvSpPr/>
                          <wps:spPr>
                            <a:xfrm>
                              <a:off x="561727" y="415526"/>
                              <a:ext cx="739487" cy="472448"/>
                            </a:xfrm>
                            <a:prstGeom prst="wedgeRoundRectCallout">
                              <a:avLst>
                                <a:gd name="adj1" fmla="val 85424"/>
                                <a:gd name="adj2" fmla="val 136621"/>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2DE14337" w14:textId="77777777" w:rsidR="00797C39" w:rsidRDefault="00797C39" w:rsidP="00797C39">
                                <w:pPr>
                                  <w:jc w:val="center"/>
                                  <w:rPr>
                                    <w:ins w:id="832" w:author="Guy Fedorkow" w:date="2026-07-18T13:11:00Z" w16du:dateUtc="2026-07-18T17:11:00Z"/>
                                  </w:rPr>
                                </w:pPr>
                                <w:ins w:id="833" w:author="Guy Fedorkow" w:date="2026-07-18T13:11:00Z" w16du:dateUtc="2026-07-18T17:11:00Z">
                                  <w:r>
                                    <w:rPr>
                                      <w:color w:val="4A442A" w:themeColor="background2" w:themeShade="40"/>
                                      <w:sz w:val="16"/>
                                      <w:szCs w:val="16"/>
                                    </w:rPr>
                                    <w:t>Core file with no labels</w:t>
                                  </w:r>
                                </w:ins>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11" name="Rounded Rectangular Callout 111"/>
                          <wps:cNvSpPr/>
                          <wps:spPr>
                            <a:xfrm>
                              <a:off x="1720459" y="2418068"/>
                              <a:ext cx="1092236" cy="528331"/>
                            </a:xfrm>
                            <a:prstGeom prst="wedgeRoundRectCallout">
                              <a:avLst>
                                <a:gd name="adj1" fmla="val 39475"/>
                                <a:gd name="adj2" fmla="val -192165"/>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117ACD0F" w14:textId="63C051BC" w:rsidR="00797C39" w:rsidRPr="00D6744A" w:rsidRDefault="00797C39" w:rsidP="00D6744A">
                                <w:pPr>
                                  <w:pStyle w:val="NormalWeb"/>
                                  <w:spacing w:before="80" w:beforeAutospacing="0" w:after="60" w:afterAutospacing="0"/>
                                  <w:jc w:val="center"/>
                                  <w:rPr>
                                    <w:ins w:id="834" w:author="Guy Fedorkow" w:date="2026-07-18T13:11:00Z" w16du:dateUtc="2026-07-18T17:11:00Z"/>
                                    <w:rFonts w:ascii="Arial" w:hAnsi="Arial"/>
                                    <w:color w:val="4A452A"/>
                                    <w:sz w:val="16"/>
                                    <w:szCs w:val="16"/>
                                  </w:rPr>
                                </w:pPr>
                                <w:ins w:id="835" w:author="Guy Fedorkow" w:date="2026-07-18T13:11:00Z" w16du:dateUtc="2026-07-18T17:11:00Z">
                                  <w:r>
                                    <w:rPr>
                                      <w:rFonts w:ascii="Arial" w:hAnsi="Arial"/>
                                      <w:color w:val="4A452A"/>
                                      <w:sz w:val="16"/>
                                      <w:szCs w:val="16"/>
                                    </w:rPr>
                                    <w:t>Assembler Source listing</w:t>
                                  </w:r>
                                  <w:r>
                                    <w:rPr>
                                      <w:rFonts w:ascii="Arial" w:hAnsi="Arial"/>
                                      <w:color w:val="4A452A"/>
                                      <w:sz w:val="16"/>
                                      <w:szCs w:val="16"/>
                                    </w:rPr>
                                    <w:br/>
                                    <w:t>.ww file</w:t>
                                  </w:r>
                                </w:ins>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95" name="Text Box 490"/>
                          <wps:cNvSpPr txBox="1"/>
                          <wps:spPr>
                            <a:xfrm>
                              <a:off x="3027975" y="1203173"/>
                              <a:ext cx="723900" cy="647700"/>
                            </a:xfrm>
                            <a:prstGeom prst="rect">
                              <a:avLst/>
                            </a:prstGeom>
                            <a:solidFill>
                              <a:schemeClr val="accent3">
                                <a:lumMod val="20000"/>
                                <a:lumOff val="80000"/>
                              </a:schemeClr>
                            </a:solidFill>
                            <a:ln w="12700">
                              <a:solidFill>
                                <a:schemeClr val="accent6">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C542004" w14:textId="77777777" w:rsidR="00797C39" w:rsidRDefault="00797C39" w:rsidP="00797C39">
                                <w:pPr>
                                  <w:pStyle w:val="NormalWeb"/>
                                  <w:spacing w:before="80" w:beforeAutospacing="0" w:after="60" w:afterAutospacing="0"/>
                                  <w:jc w:val="center"/>
                                  <w:rPr>
                                    <w:ins w:id="836" w:author="Guy Fedorkow" w:date="2026-07-18T13:11:00Z" w16du:dateUtc="2026-07-18T17:11:00Z"/>
                                  </w:rPr>
                                </w:pPr>
                                <w:ins w:id="837" w:author="Guy Fedorkow" w:date="2026-07-18T13:11:00Z" w16du:dateUtc="2026-07-18T17:11:00Z">
                                  <w:r>
                                    <w:rPr>
                                      <w:rFonts w:ascii="Arial" w:hAnsi="Arial"/>
                                      <w:sz w:val="20"/>
                                      <w:szCs w:val="20"/>
                                    </w:rPr>
                                    <w:t>Assembler</w:t>
                                  </w:r>
                                </w:ins>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12" name="Rounded Rectangular Callout 112"/>
                          <wps:cNvSpPr/>
                          <wps:spPr>
                            <a:xfrm>
                              <a:off x="4461967" y="362877"/>
                              <a:ext cx="739140" cy="635635"/>
                            </a:xfrm>
                            <a:prstGeom prst="wedgeRoundRectCallout">
                              <a:avLst>
                                <a:gd name="adj1" fmla="val -107845"/>
                                <a:gd name="adj2" fmla="val 108541"/>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0F653DBE" w14:textId="77777777" w:rsidR="00797C39" w:rsidRDefault="00797C39" w:rsidP="00797C39">
                                <w:pPr>
                                  <w:pStyle w:val="NormalWeb"/>
                                  <w:spacing w:before="80" w:beforeAutospacing="0" w:after="60" w:afterAutospacing="0"/>
                                  <w:jc w:val="center"/>
                                  <w:rPr>
                                    <w:ins w:id="838" w:author="Guy Fedorkow" w:date="2026-07-18T13:11:00Z" w16du:dateUtc="2026-07-18T17:11:00Z"/>
                                  </w:rPr>
                                </w:pPr>
                                <w:ins w:id="839" w:author="Guy Fedorkow" w:date="2026-07-18T13:11:00Z" w16du:dateUtc="2026-07-18T17:11:00Z">
                                  <w:r>
                                    <w:rPr>
                                      <w:rFonts w:ascii="Arial" w:hAnsi="Arial"/>
                                      <w:color w:val="4A452A"/>
                                      <w:sz w:val="16"/>
                                      <w:szCs w:val="16"/>
                                    </w:rPr>
                                    <w:t>Memory Core Image with symbols</w:t>
                                  </w:r>
                                  <w:r>
                                    <w:rPr>
                                      <w:rFonts w:ascii="Arial" w:hAnsi="Arial"/>
                                      <w:color w:val="4A452A"/>
                                      <w:sz w:val="16"/>
                                      <w:szCs w:val="16"/>
                                    </w:rPr>
                                    <w:br/>
                                    <w:t>.core file</w:t>
                                  </w:r>
                                </w:ins>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15" name="Flowchart: Magnetic Disk 115"/>
                          <wps:cNvSpPr/>
                          <wps:spPr>
                            <a:xfrm>
                              <a:off x="3794090" y="1844205"/>
                              <a:ext cx="342900" cy="227965"/>
                            </a:xfrm>
                            <a:prstGeom prst="flowChartMagneticDisk">
                              <a:avLst/>
                            </a:prstGeom>
                            <a:solidFill>
                              <a:schemeClr val="accent5">
                                <a:lumMod val="20000"/>
                                <a:lumOff val="80000"/>
                              </a:schemeClr>
                            </a:solidFill>
                            <a:ln w="12700">
                              <a:solidFill>
                                <a:schemeClr val="accent6">
                                  <a:lumMod val="50000"/>
                                </a:schemeClr>
                              </a:solidFill>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16" name="Rounded Rectangular Callout 116"/>
                          <wps:cNvSpPr/>
                          <wps:spPr>
                            <a:xfrm>
                              <a:off x="4042426" y="2246440"/>
                              <a:ext cx="671830" cy="635000"/>
                            </a:xfrm>
                            <a:prstGeom prst="wedgeRoundRectCallout">
                              <a:avLst>
                                <a:gd name="adj1" fmla="val -46036"/>
                                <a:gd name="adj2" fmla="val -89407"/>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6D090255" w14:textId="77777777" w:rsidR="00797C39" w:rsidRDefault="00797C39" w:rsidP="00797C39">
                                <w:pPr>
                                  <w:pStyle w:val="NormalWeb"/>
                                  <w:spacing w:before="80" w:beforeAutospacing="0" w:after="60" w:afterAutospacing="0"/>
                                  <w:jc w:val="center"/>
                                  <w:rPr>
                                    <w:ins w:id="840" w:author="Guy Fedorkow" w:date="2026-07-18T13:11:00Z" w16du:dateUtc="2026-07-18T17:11:00Z"/>
                                  </w:rPr>
                                </w:pPr>
                                <w:ins w:id="841" w:author="Guy Fedorkow" w:date="2026-07-18T13:11:00Z" w16du:dateUtc="2026-07-18T17:11:00Z">
                                  <w:r>
                                    <w:rPr>
                                      <w:rFonts w:ascii="Arial" w:hAnsi="Arial"/>
                                      <w:color w:val="4A452A"/>
                                      <w:sz w:val="16"/>
                                      <w:szCs w:val="16"/>
                                    </w:rPr>
                                    <w:t>Assembler Source Listing</w:t>
                                  </w:r>
                                  <w:r>
                                    <w:rPr>
                                      <w:rFonts w:ascii="Arial" w:hAnsi="Arial"/>
                                      <w:color w:val="4A452A"/>
                                      <w:sz w:val="16"/>
                                      <w:szCs w:val="16"/>
                                    </w:rPr>
                                    <w:br/>
                                    <w:t>.lst file</w:t>
                                  </w:r>
                                </w:ins>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17" name="Rounded Rectangular Callout 117"/>
                          <wps:cNvSpPr/>
                          <wps:spPr>
                            <a:xfrm>
                              <a:off x="2885846" y="2932650"/>
                              <a:ext cx="2253081" cy="615222"/>
                            </a:xfrm>
                            <a:prstGeom prst="wedgeRoundRectCallout">
                              <a:avLst>
                                <a:gd name="adj1" fmla="val -38407"/>
                                <a:gd name="adj2" fmla="val -168209"/>
                                <a:gd name="adj3" fmla="val 16667"/>
                              </a:avLst>
                            </a:prstGeom>
                            <a:solidFill>
                              <a:schemeClr val="accent3">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05C21547" w14:textId="77777777" w:rsidR="00797C39" w:rsidRDefault="00797C39" w:rsidP="00797C39">
                                <w:pPr>
                                  <w:pStyle w:val="NormalWeb"/>
                                  <w:spacing w:before="80" w:beforeAutospacing="0" w:after="60" w:afterAutospacing="0"/>
                                  <w:jc w:val="center"/>
                                  <w:rPr>
                                    <w:ins w:id="842" w:author="Guy Fedorkow" w:date="2026-07-18T13:11:00Z" w16du:dateUtc="2026-07-18T17:11:00Z"/>
                                  </w:rPr>
                                </w:pPr>
                                <w:ins w:id="843" w:author="Guy Fedorkow" w:date="2026-07-18T13:11:00Z" w16du:dateUtc="2026-07-18T17:11:00Z">
                                  <w:r>
                                    <w:rPr>
                                      <w:rFonts w:ascii="Arial" w:hAnsi="Arial"/>
                                      <w:color w:val="4A452A"/>
                                      <w:sz w:val="16"/>
                                      <w:szCs w:val="16"/>
                                    </w:rPr>
                                    <w:t>Note that the Assembler output listing format is compatible with its own input, i.e., you can add comments and labels to the listing and reassemble it</w:t>
                                  </w:r>
                                </w:ins>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18" name="Rounded Rectangular Callout 118"/>
                          <wps:cNvSpPr/>
                          <wps:spPr>
                            <a:xfrm>
                              <a:off x="1760083" y="98755"/>
                              <a:ext cx="1513469" cy="749114"/>
                            </a:xfrm>
                            <a:prstGeom prst="wedgeRoundRectCallout">
                              <a:avLst>
                                <a:gd name="adj1" fmla="val 90559"/>
                                <a:gd name="adj2" fmla="val 110078"/>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6602C258" w14:textId="77777777" w:rsidR="00797C39" w:rsidRDefault="00797C39" w:rsidP="00797C39">
                                <w:pPr>
                                  <w:pStyle w:val="NormalWeb"/>
                                  <w:spacing w:before="80" w:beforeAutospacing="0" w:after="60" w:afterAutospacing="0"/>
                                  <w:jc w:val="center"/>
                                  <w:rPr>
                                    <w:ins w:id="844" w:author="Guy Fedorkow" w:date="2026-07-18T13:11:00Z" w16du:dateUtc="2026-07-18T17:11:00Z"/>
                                  </w:rPr>
                                </w:pPr>
                                <w:ins w:id="845" w:author="Guy Fedorkow" w:date="2026-07-18T13:11:00Z" w16du:dateUtc="2026-07-18T17:11:00Z">
                                  <w:r>
                                    <w:rPr>
                                      <w:rFonts w:ascii="Arial" w:hAnsi="Arial"/>
                                      <w:color w:val="4A452A"/>
                                      <w:sz w:val="16"/>
                                      <w:szCs w:val="16"/>
                                    </w:rPr>
                                    <w:t>Tape Decoder and Assembler core files are both compatible with the simulator; (but you’d expect the assembler output to have more symbols)</w:t>
                                  </w:r>
                                </w:ins>
                              </w:p>
                            </w:txbxContent>
                          </wps:txbx>
                          <wps:bodyPr rot="0" spcFirstLastPara="0" vert="horz" wrap="square" lIns="9144" tIns="9144" rIns="9144" bIns="9144" numCol="1" spcCol="0" rtlCol="0" fromWordArt="0" anchor="ctr" anchorCtr="0" forceAA="0" compatLnSpc="1">
                            <a:prstTxWarp prst="textNoShape">
                              <a:avLst/>
                            </a:prstTxWarp>
                            <a:noAutofit/>
                          </wps:bodyPr>
                        </wps:wsp>
                        <wps:wsp>
                          <wps:cNvPr id="119" name="Right Arrow 119"/>
                          <wps:cNvSpPr/>
                          <wps:spPr>
                            <a:xfrm rot="19313045">
                              <a:off x="1459103" y="1826937"/>
                              <a:ext cx="461645" cy="128905"/>
                            </a:xfrm>
                            <a:prstGeom prst="rightArrow">
                              <a:avLst/>
                            </a:prstGeom>
                            <a:solidFill>
                              <a:srgbClr val="FFFFCC"/>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09" name="Flowchart: Magnetic Disk 109"/>
                          <wps:cNvSpPr/>
                          <wps:spPr>
                            <a:xfrm>
                              <a:off x="1325780" y="1996668"/>
                              <a:ext cx="342900" cy="228600"/>
                            </a:xfrm>
                            <a:prstGeom prst="flowChartMagneticDisk">
                              <a:avLst/>
                            </a:prstGeom>
                            <a:solidFill>
                              <a:schemeClr val="accent5">
                                <a:lumMod val="20000"/>
                                <a:lumOff val="80000"/>
                              </a:schemeClr>
                            </a:solidFill>
                            <a:ln w="12700">
                              <a:solidFill>
                                <a:schemeClr val="accent6">
                                  <a:lumMod val="50000"/>
                                </a:schemeClr>
                              </a:solidFill>
                              <a:tailEnd type="none"/>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 tIns="9144" rIns="9144" bIns="9144" numCol="1" spcCol="0" rtlCol="0" fromWordArt="0" anchor="ctr" anchorCtr="0" forceAA="0" compatLnSpc="1">
                            <a:prstTxWarp prst="textNoShape">
                              <a:avLst/>
                            </a:prstTxWarp>
                            <a:noAutofit/>
                          </wps:bodyPr>
                        </wps:wsp>
                        <wps:wsp>
                          <wps:cNvPr id="120" name="Rounded Rectangular Callout 120"/>
                          <wps:cNvSpPr/>
                          <wps:spPr>
                            <a:xfrm>
                              <a:off x="890719" y="3083545"/>
                              <a:ext cx="739140" cy="471805"/>
                            </a:xfrm>
                            <a:prstGeom prst="wedgeRoundRectCallout">
                              <a:avLst>
                                <a:gd name="adj1" fmla="val 36174"/>
                                <a:gd name="adj2" fmla="val -232648"/>
                                <a:gd name="adj3" fmla="val 16667"/>
                              </a:avLst>
                            </a:prstGeom>
                            <a:solidFill>
                              <a:schemeClr val="accent6">
                                <a:lumMod val="20000"/>
                                <a:lumOff val="80000"/>
                              </a:schemeClr>
                            </a:solidFill>
                            <a:ln w="1270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txbx>
                            <w:txbxContent>
                              <w:p w14:paraId="34A2B39A" w14:textId="77777777" w:rsidR="00797C39" w:rsidRDefault="00797C39" w:rsidP="00797C39">
                                <w:pPr>
                                  <w:pStyle w:val="NormalWeb"/>
                                  <w:spacing w:before="80" w:beforeAutospacing="0" w:after="60" w:afterAutospacing="0"/>
                                  <w:jc w:val="center"/>
                                  <w:rPr>
                                    <w:ins w:id="846" w:author="Guy Fedorkow" w:date="2026-07-18T13:11:00Z" w16du:dateUtc="2026-07-18T17:11:00Z"/>
                                  </w:rPr>
                                </w:pPr>
                                <w:ins w:id="847" w:author="Guy Fedorkow" w:date="2026-07-18T13:11:00Z" w16du:dateUtc="2026-07-18T17:11:00Z">
                                  <w:r>
                                    <w:rPr>
                                      <w:rFonts w:ascii="Arial" w:hAnsi="Arial"/>
                                      <w:color w:val="4A442A"/>
                                      <w:sz w:val="16"/>
                                      <w:szCs w:val="16"/>
                                    </w:rPr>
                                    <w:t>Manually-generated .sym file</w:t>
                                  </w:r>
                                </w:ins>
                              </w:p>
                            </w:txbxContent>
                          </wps:txbx>
                          <wps:bodyPr rot="0" spcFirstLastPara="0" vert="horz" wrap="square" lIns="9144" tIns="9144" rIns="9144" bIns="9144" numCol="1" spcCol="0" rtlCol="0" fromWordArt="0" anchor="ctr" anchorCtr="0" forceAA="0" compatLnSpc="1">
                            <a:prstTxWarp prst="textNoShape">
                              <a:avLst/>
                            </a:prstTxWarp>
                            <a:noAutofit/>
                          </wps:bodyPr>
                        </wps:wsp>
                      </wpc:wpc>
                    </a:graphicData>
                  </a:graphic>
                </wp:inline>
              </w:drawing>
            </mc:Choice>
            <mc:Fallback>
              <w:pict>
                <v:group w14:anchorId="68D2E987" id="Canvas 489" o:spid="_x0000_s1038" editas="canvas" style="width:6in;height:300.65pt;mso-position-horizontal-relative:char;mso-position-vertical-relative:line" coordsize="54864,3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">
                  <v:shape id="_x0000_s1039" type="#_x0000_t75" style="position:absolute;width:54864;height:38182;visibility:visible;mso-wrap-style:square">
                    <v:fill o:detectmouseclick="t"/>
                    <v:path o:connecttype="none"/>
                  </v:shape>
                  <v:shape id="U-Turn Arrow 492" o:spid="_x0000_s1040" style="position:absolute;left:27336;top:17190;width:12859;height:4461;rotation:180;visibility:visible;mso-wrap-style:square;v-text-anchor:middle" coordsize="1285874,44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" path="m,446127l,162734c,72858,72858,,162734,r910563,c1163173,,1236031,72858,1236031,162734v,31580,-1,63159,-1,94739l1285874,257473r-77122,124046l1131630,257473r49844,l1181474,162734v,-59745,-48432,-108177,-108177,-108177l162734,54557v-59745,,-108177,48432,-108177,108177l54557,446127,,446127xe" fillcolor="#ffc" strokecolor="#974706 [1609]" strokeweight="1pt">
                    <v:stroke endarrow="block"/>
                    <v:path arrowok="t" o:connecttype="custom" o:connectlocs="0,446127;0,162734;162734,0;1073297,0;1236031,162734;1236030,257473;1285874,257473;1208752,381519;1131630,257473;1181474,257473;1181474,162734;1073297,54557;162734,54557;54557,162734;54557,446127;0,446127" o:connectangles="0,0,0,0,0,0,0,0,0,0,0,0,0,0,0,0"/>
                  </v:shape>
                  <v:shape id="Text Box 490" o:spid="_x0000_s1041" type="#_x0000_t202" style="position:absolute;left:7137;top:12031;width:7239;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" fillcolor="#ffc" strokecolor="#974706 [1609]" strokeweight="1pt">
                    <v:textbox inset=".72pt,.72pt,.72pt,.72pt">
                      <w:txbxContent>
                        <w:p w14:paraId="69434BCC" w14:textId="77777777" w:rsidR="00797C39" w:rsidRDefault="00797C39" w:rsidP="00797C39">
                          <w:pPr>
                            <w:jc w:val="center"/>
                            <w:rPr>
                              <w:ins w:id="848" w:author="Guy Fedorkow" w:date="2026-07-18T13:11:00Z" w16du:dateUtc="2026-07-18T17:11:00Z"/>
                            </w:rPr>
                          </w:pPr>
                          <w:ins w:id="849" w:author="Guy Fedorkow" w:date="2026-07-18T13:11:00Z" w16du:dateUtc="2026-07-18T17:11:00Z">
                            <w:r>
                              <w:t>Tape Decoder</w:t>
                            </w:r>
                          </w:ins>
                        </w:p>
                      </w:txbxContent>
                    </v:textbox>
                  </v:shape>
                  <v:shape id="Text Box 490" o:spid="_x0000_s1042" type="#_x0000_t202" style="position:absolute;left:18945;top:12031;width:7239;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" fillcolor="#ffc" strokecolor="#974706 [1609]" strokeweight="1pt">
                    <v:textbox inset=".72pt,.72pt,.72pt,.72pt">
                      <w:txbxContent>
                        <w:p w14:paraId="3752A3D4" w14:textId="77777777" w:rsidR="00797C39" w:rsidRDefault="00797C39" w:rsidP="00797C39">
                          <w:pPr>
                            <w:pStyle w:val="NormalWeb"/>
                            <w:spacing w:before="80" w:beforeAutospacing="0" w:after="60" w:afterAutospacing="0"/>
                            <w:jc w:val="center"/>
                            <w:rPr>
                              <w:ins w:id="850" w:author="Guy Fedorkow" w:date="2026-07-18T13:11:00Z" w16du:dateUtc="2026-07-18T17:11:00Z"/>
                            </w:rPr>
                          </w:pPr>
                          <w:ins w:id="851" w:author="Guy Fedorkow" w:date="2026-07-18T13:11:00Z" w16du:dateUtc="2026-07-18T17:11:00Z">
                            <w:r>
                              <w:rPr>
                                <w:rFonts w:ascii="Arial" w:hAnsi="Arial"/>
                                <w:sz w:val="20"/>
                                <w:szCs w:val="20"/>
                              </w:rPr>
                              <w:t>Dis-assembler</w:t>
                            </w:r>
                          </w:ins>
                        </w:p>
                      </w:txbxContent>
                    </v:textbox>
                  </v:shape>
                  <v:shape id="Text Box 490" o:spid="_x0000_s1043" type="#_x0000_t202" style="position:absolute;left:42601;top:12269;width:7239;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" fillcolor="#ffc" strokecolor="#974706 [1609]" strokeweight="1pt">
                    <v:textbox inset=".72pt,.72pt,.72pt,.72pt">
                      <w:txbxContent>
                        <w:p w14:paraId="24F9B34F" w14:textId="77777777" w:rsidR="00797C39" w:rsidRDefault="00797C39" w:rsidP="00797C39">
                          <w:pPr>
                            <w:pStyle w:val="NormalWeb"/>
                            <w:spacing w:before="80" w:beforeAutospacing="0" w:after="60" w:afterAutospacing="0"/>
                            <w:jc w:val="center"/>
                            <w:rPr>
                              <w:ins w:id="852" w:author="Guy Fedorkow" w:date="2026-07-18T13:11:00Z" w16du:dateUtc="2026-07-18T17:11:00Z"/>
                            </w:rPr>
                          </w:pPr>
                          <w:ins w:id="853" w:author="Guy Fedorkow" w:date="2026-07-18T13:11:00Z" w16du:dateUtc="2026-07-18T17:11:00Z">
                            <w:r>
                              <w:rPr>
                                <w:rFonts w:ascii="Arial" w:hAnsi="Arial"/>
                                <w:sz w:val="20"/>
                                <w:szCs w:val="20"/>
                              </w:rPr>
                              <w:t>Simulator</w:t>
                            </w:r>
                          </w:ins>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91" o:spid="_x0000_s1044" type="#_x0000_t13" style="position:absolute;left:14382;top:12848;width:4620;height:1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" adj="18571" fillcolor="#ffc" strokecolor="#974706 [1609]" strokeweight="1pt">
                    <v:stroke endarrow="block"/>
                    <v:textbox inset=".72pt,.72pt,.72pt,.72pt"/>
                  </v:shape>
                  <v:shape id="Right Arrow 98" o:spid="_x0000_s1045" type="#_x0000_t13" style="position:absolute;left:26184;top:16127;width:3892;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" adj="17636" fillcolor="#ffc" strokecolor="#974706 [1609]" strokeweight="1pt">
                    <v:stroke endarrow="block"/>
                    <v:textbox inset=".72pt,.72pt,.72pt,.72pt"/>
                  </v:shape>
                  <v:shape id="Right Arrow 99" o:spid="_x0000_s1046" type="#_x0000_t13" style="position:absolute;left:37566;top:13031;width:4898;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" adj="18450" fillcolor="#ffc" strokecolor="#974706 [1609]" strokeweight="1pt">
                    <v:stroke endarrow="block"/>
                    <v:textbox inset=".72pt,.72pt,.72pt,.72pt"/>
                  </v:shape>
                  <v:shape id="Right Arrow 101" o:spid="_x0000_s1047" type="#_x0000_t13" style="position:absolute;left:36832;top:16751;width:3268;height:1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" adj="14432" fillcolor="#ffc" strokecolor="#974706 [1609]" strokeweight="1pt">
                    <v:stroke endarrow="block"/>
                    <v:textbox inset=".72pt,.72pt,.72pt,.72pt"/>
                  </v:shape>
                  <v:shape id="U-Turn Arrow 102" o:spid="_x0000_s1048" style="position:absolute;left:16034;top:9138;width:24161;height:4081;visibility:visible;mso-wrap-style:square;v-text-anchor:middle" coordsize="2416147,40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" path="m,408072l,148852c,66643,66643,,148852,l2221703,v82209,,148852,66643,148852,148852l2370555,294608r45592,l2345604,408072,2275060,294608r45592,l2320652,148852v,-54648,-44301,-98949,-98949,-98949l148852,49903v-54648,,-98949,44301,-98949,98949l49903,408072,,408072xe" fillcolor="#ffc" strokecolor="#974706 [1609]" strokeweight="1pt">
                    <v:stroke endarrow="block"/>
                    <v:path arrowok="t" o:connecttype="custom" o:connectlocs="0,408072;0,148852;148852,0;2221703,0;2370555,148852;2370555,294608;2416147,294608;2345604,408072;2275060,294608;2320652,294608;2320652,148852;2221703,49903;148852,49903;49903,148852;49903,408072;0,408072" o:connectangles="0,0,0,0,0,0,0,0,0,0,0,0,0,0,0,0"/>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93" o:spid="_x0000_s1049" type="#_x0000_t132" style="position:absolute;left:1857;top:15116;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" fillcolor="#daeef3 [664]" strokecolor="#974706 [1609]" strokeweight="1pt">
                    <v:textbox inset=".72pt,.72pt,.72pt,.72pt"/>
                  </v:shape>
                  <v:shape id="Flowchart: Magnetic Disk 104" o:spid="_x0000_s1050" type="#_x0000_t132" style="position:absolute;left:14755;top:13284;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" fillcolor="#daeef3 [664]" strokecolor="#974706 [1609]" strokeweight="1pt">
                    <v:textbox inset=".72pt,.72pt,.72pt,.72pt"/>
                  </v:shape>
                  <v:shape id="Flowchart: Magnetic Disk 105" o:spid="_x0000_s1051" type="#_x0000_t132" style="position:absolute;left:26438;top:13666;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" fillcolor="#daeef3 [664]" strokecolor="#974706 [1609]" strokeweight="1pt">
                    <v:textbox inset=".72pt,.72pt,.72pt,.72pt"/>
                  </v:shape>
                  <v:shape id="Flowchart: Magnetic Disk 106" o:spid="_x0000_s1052" type="#_x0000_t132" style="position:absolute;left:38084;top:13454;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" fillcolor="#daeef3 [664]" strokecolor="#974706 [1609]" strokeweight="1pt">
                    <v:textbox inset=".72pt,.72pt,.72pt,.72pt"/>
                  </v:shape>
                  <v:shape id="Right Arrow 107" o:spid="_x0000_s1053" type="#_x0000_t13" style="position:absolute;left:2458;top:13284;width:4616;height:1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" adj="18569" fillcolor="#ffc" strokecolor="#974706 [1609]" strokeweight="1pt">
                    <v:stroke endarrow="block"/>
                    <v:textbox inset=".72pt,.72pt,.72pt,.72pt"/>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494" o:spid="_x0000_s1054" type="#_x0000_t62" style="position:absolute;left:2231;top:22128;width:9875;height:6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" adj="2320,-13513" fillcolor="#fde9d9 [665]" strokecolor="#974706 [1609]" strokeweight="1pt">
                    <v:stroke endarrow="block"/>
                    <v:textbox inset=".72pt,.72pt,.72pt,.72pt">
                      <w:txbxContent>
                        <w:p w14:paraId="063836D1" w14:textId="77777777" w:rsidR="00797C39" w:rsidRPr="002F7840" w:rsidRDefault="00797C39" w:rsidP="00797C39">
                          <w:pPr>
                            <w:jc w:val="center"/>
                            <w:rPr>
                              <w:ins w:id="854" w:author="Guy Fedorkow" w:date="2026-07-18T13:11:00Z" w16du:dateUtc="2026-07-18T17:11:00Z"/>
                              <w:color w:val="4A442A" w:themeColor="background2" w:themeShade="40"/>
                              <w:sz w:val="16"/>
                              <w:szCs w:val="16"/>
                            </w:rPr>
                          </w:pPr>
                          <w:ins w:id="855" w:author="Guy Fedorkow" w:date="2026-07-18T13:11:00Z" w16du:dateUtc="2026-07-18T17:11:00Z">
                            <w:r w:rsidRPr="002F7840">
                              <w:rPr>
                                <w:color w:val="4A442A" w:themeColor="background2" w:themeShade="40"/>
                                <w:sz w:val="16"/>
                                <w:szCs w:val="16"/>
                              </w:rPr>
                              <w:t>WW 556 binary tape image</w:t>
                            </w:r>
                            <w:r>
                              <w:rPr>
                                <w:color w:val="4A442A" w:themeColor="background2" w:themeShade="40"/>
                                <w:sz w:val="16"/>
                                <w:szCs w:val="16"/>
                              </w:rPr>
                              <w:br/>
                            </w:r>
                          </w:ins>
                        </w:p>
                      </w:txbxContent>
                    </v:textbox>
                  </v:shape>
                  <v:shape id="Rounded Rectangular Callout 110" o:spid="_x0000_s1055" type="#_x0000_t62" style="position:absolute;left:5617;top:4155;width:7395;height:4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" adj="29252,40310" fillcolor="#fde9d9 [665]" strokecolor="#974706 [1609]" strokeweight="1pt">
                    <v:stroke endarrow="block"/>
                    <v:textbox inset=".72pt,.72pt,.72pt,.72pt">
                      <w:txbxContent>
                        <w:p w14:paraId="2DE14337" w14:textId="77777777" w:rsidR="00797C39" w:rsidRDefault="00797C39" w:rsidP="00797C39">
                          <w:pPr>
                            <w:jc w:val="center"/>
                            <w:rPr>
                              <w:ins w:id="856" w:author="Guy Fedorkow" w:date="2026-07-18T13:11:00Z" w16du:dateUtc="2026-07-18T17:11:00Z"/>
                            </w:rPr>
                          </w:pPr>
                          <w:ins w:id="857" w:author="Guy Fedorkow" w:date="2026-07-18T13:11:00Z" w16du:dateUtc="2026-07-18T17:11:00Z">
                            <w:r>
                              <w:rPr>
                                <w:color w:val="4A442A" w:themeColor="background2" w:themeShade="40"/>
                                <w:sz w:val="16"/>
                                <w:szCs w:val="16"/>
                              </w:rPr>
                              <w:t>Core file with no labels</w:t>
                            </w:r>
                          </w:ins>
                        </w:p>
                      </w:txbxContent>
                    </v:textbox>
                  </v:shape>
                  <v:shape id="Rounded Rectangular Callout 111" o:spid="_x0000_s1056" type="#_x0000_t62" style="position:absolute;left:17204;top:24180;width:10922;height:5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" adj="19327,-30708" fillcolor="#fde9d9 [665]" strokecolor="#974706 [1609]" strokeweight="1pt">
                    <v:stroke endarrow="block"/>
                    <v:textbox inset=".72pt,.72pt,.72pt,.72pt">
                      <w:txbxContent>
                        <w:p w14:paraId="117ACD0F" w14:textId="63C051BC" w:rsidR="00797C39" w:rsidRPr="00D6744A" w:rsidRDefault="00797C39" w:rsidP="00D6744A">
                          <w:pPr>
                            <w:pStyle w:val="NormalWeb"/>
                            <w:spacing w:before="80" w:beforeAutospacing="0" w:after="60" w:afterAutospacing="0"/>
                            <w:jc w:val="center"/>
                            <w:rPr>
                              <w:ins w:id="858" w:author="Guy Fedorkow" w:date="2026-07-18T13:11:00Z" w16du:dateUtc="2026-07-18T17:11:00Z"/>
                              <w:rFonts w:ascii="Arial" w:hAnsi="Arial"/>
                              <w:color w:val="4A452A"/>
                              <w:sz w:val="16"/>
                              <w:szCs w:val="16"/>
                            </w:rPr>
                          </w:pPr>
                          <w:ins w:id="859" w:author="Guy Fedorkow" w:date="2026-07-18T13:11:00Z" w16du:dateUtc="2026-07-18T17:11:00Z">
                            <w:r>
                              <w:rPr>
                                <w:rFonts w:ascii="Arial" w:hAnsi="Arial"/>
                                <w:color w:val="4A452A"/>
                                <w:sz w:val="16"/>
                                <w:szCs w:val="16"/>
                              </w:rPr>
                              <w:t>Assembler Source listing</w:t>
                            </w:r>
                            <w:r>
                              <w:rPr>
                                <w:rFonts w:ascii="Arial" w:hAnsi="Arial"/>
                                <w:color w:val="4A452A"/>
                                <w:sz w:val="16"/>
                                <w:szCs w:val="16"/>
                              </w:rPr>
                              <w:br/>
                              <w:t>.ww file</w:t>
                            </w:r>
                          </w:ins>
                        </w:p>
                      </w:txbxContent>
                    </v:textbox>
                  </v:shape>
                  <v:shape id="Text Box 490" o:spid="_x0000_s1057" type="#_x0000_t202" style="position:absolute;left:30279;top:12031;width:7239;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" fillcolor="#eaf1dd [662]" strokecolor="#974706 [1609]" strokeweight="1pt">
                    <v:textbox inset=".72pt,.72pt,.72pt,.72pt">
                      <w:txbxContent>
                        <w:p w14:paraId="7C542004" w14:textId="77777777" w:rsidR="00797C39" w:rsidRDefault="00797C39" w:rsidP="00797C39">
                          <w:pPr>
                            <w:pStyle w:val="NormalWeb"/>
                            <w:spacing w:before="80" w:beforeAutospacing="0" w:after="60" w:afterAutospacing="0"/>
                            <w:jc w:val="center"/>
                            <w:rPr>
                              <w:ins w:id="860" w:author="Guy Fedorkow" w:date="2026-07-18T13:11:00Z" w16du:dateUtc="2026-07-18T17:11:00Z"/>
                            </w:rPr>
                          </w:pPr>
                          <w:ins w:id="861" w:author="Guy Fedorkow" w:date="2026-07-18T13:11:00Z" w16du:dateUtc="2026-07-18T17:11:00Z">
                            <w:r>
                              <w:rPr>
                                <w:rFonts w:ascii="Arial" w:hAnsi="Arial"/>
                                <w:sz w:val="20"/>
                                <w:szCs w:val="20"/>
                              </w:rPr>
                              <w:t>Assembler</w:t>
                            </w:r>
                          </w:ins>
                        </w:p>
                      </w:txbxContent>
                    </v:textbox>
                  </v:shape>
                  <v:shape id="Rounded Rectangular Callout 112" o:spid="_x0000_s1058" type="#_x0000_t62" style="position:absolute;left:44619;top:3628;width:7392;height:6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" adj="-12495,34245" fillcolor="#fde9d9 [665]" strokecolor="#974706 [1609]" strokeweight="1pt">
                    <v:stroke endarrow="block"/>
                    <v:textbox inset=".72pt,.72pt,.72pt,.72pt">
                      <w:txbxContent>
                        <w:p w14:paraId="0F653DBE" w14:textId="77777777" w:rsidR="00797C39" w:rsidRDefault="00797C39" w:rsidP="00797C39">
                          <w:pPr>
                            <w:pStyle w:val="NormalWeb"/>
                            <w:spacing w:before="80" w:beforeAutospacing="0" w:after="60" w:afterAutospacing="0"/>
                            <w:jc w:val="center"/>
                            <w:rPr>
                              <w:ins w:id="862" w:author="Guy Fedorkow" w:date="2026-07-18T13:11:00Z" w16du:dateUtc="2026-07-18T17:11:00Z"/>
                            </w:rPr>
                          </w:pPr>
                          <w:ins w:id="863" w:author="Guy Fedorkow" w:date="2026-07-18T13:11:00Z" w16du:dateUtc="2026-07-18T17:11:00Z">
                            <w:r>
                              <w:rPr>
                                <w:rFonts w:ascii="Arial" w:hAnsi="Arial"/>
                                <w:color w:val="4A452A"/>
                                <w:sz w:val="16"/>
                                <w:szCs w:val="16"/>
                              </w:rPr>
                              <w:t>Memory Core Image with symbols</w:t>
                            </w:r>
                            <w:r>
                              <w:rPr>
                                <w:rFonts w:ascii="Arial" w:hAnsi="Arial"/>
                                <w:color w:val="4A452A"/>
                                <w:sz w:val="16"/>
                                <w:szCs w:val="16"/>
                              </w:rPr>
                              <w:br/>
                              <w:t>.core file</w:t>
                            </w:r>
                          </w:ins>
                        </w:p>
                      </w:txbxContent>
                    </v:textbox>
                  </v:shape>
                  <v:shape id="Flowchart: Magnetic Disk 115" o:spid="_x0000_s1059" type="#_x0000_t132" style="position:absolute;left:37940;top:18442;width:3429;height:2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" fillcolor="#daeef3 [664]" strokecolor="#974706 [1609]" strokeweight="1pt">
                    <v:textbox inset=".72pt,.72pt,.72pt,.72pt"/>
                  </v:shape>
                  <v:shape id="Rounded Rectangular Callout 116" o:spid="_x0000_s1060" type="#_x0000_t62" style="position:absolute;left:40424;top:22464;width:6718;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" adj="856,-8512" fillcolor="#fde9d9 [665]" strokecolor="#974706 [1609]" strokeweight="1pt">
                    <v:stroke endarrow="block"/>
                    <v:textbox inset=".72pt,.72pt,.72pt,.72pt">
                      <w:txbxContent>
                        <w:p w14:paraId="6D090255" w14:textId="77777777" w:rsidR="00797C39" w:rsidRDefault="00797C39" w:rsidP="00797C39">
                          <w:pPr>
                            <w:pStyle w:val="NormalWeb"/>
                            <w:spacing w:before="80" w:beforeAutospacing="0" w:after="60" w:afterAutospacing="0"/>
                            <w:jc w:val="center"/>
                            <w:rPr>
                              <w:ins w:id="864" w:author="Guy Fedorkow" w:date="2026-07-18T13:11:00Z" w16du:dateUtc="2026-07-18T17:11:00Z"/>
                            </w:rPr>
                          </w:pPr>
                          <w:ins w:id="865" w:author="Guy Fedorkow" w:date="2026-07-18T13:11:00Z" w16du:dateUtc="2026-07-18T17:11:00Z">
                            <w:r>
                              <w:rPr>
                                <w:rFonts w:ascii="Arial" w:hAnsi="Arial"/>
                                <w:color w:val="4A452A"/>
                                <w:sz w:val="16"/>
                                <w:szCs w:val="16"/>
                              </w:rPr>
                              <w:t>Assembler Source Listing</w:t>
                            </w:r>
                            <w:r>
                              <w:rPr>
                                <w:rFonts w:ascii="Arial" w:hAnsi="Arial"/>
                                <w:color w:val="4A452A"/>
                                <w:sz w:val="16"/>
                                <w:szCs w:val="16"/>
                              </w:rPr>
                              <w:br/>
                              <w:t>.lst file</w:t>
                            </w:r>
                          </w:ins>
                        </w:p>
                      </w:txbxContent>
                    </v:textbox>
                  </v:shape>
                  <v:shape id="Rounded Rectangular Callout 117" o:spid="_x0000_s1061" type="#_x0000_t62" style="position:absolute;left:28858;top:29326;width:22531;height:6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" adj="2504,-25533" fillcolor="#eaf1dd [662]" strokecolor="#974706 [1609]" strokeweight="1pt">
                    <v:stroke endarrow="block"/>
                    <v:textbox inset=".72pt,.72pt,.72pt,.72pt">
                      <w:txbxContent>
                        <w:p w14:paraId="05C21547" w14:textId="77777777" w:rsidR="00797C39" w:rsidRDefault="00797C39" w:rsidP="00797C39">
                          <w:pPr>
                            <w:pStyle w:val="NormalWeb"/>
                            <w:spacing w:before="80" w:beforeAutospacing="0" w:after="60" w:afterAutospacing="0"/>
                            <w:jc w:val="center"/>
                            <w:rPr>
                              <w:ins w:id="866" w:author="Guy Fedorkow" w:date="2026-07-18T13:11:00Z" w16du:dateUtc="2026-07-18T17:11:00Z"/>
                            </w:rPr>
                          </w:pPr>
                          <w:ins w:id="867" w:author="Guy Fedorkow" w:date="2026-07-18T13:11:00Z" w16du:dateUtc="2026-07-18T17:11:00Z">
                            <w:r>
                              <w:rPr>
                                <w:rFonts w:ascii="Arial" w:hAnsi="Arial"/>
                                <w:color w:val="4A452A"/>
                                <w:sz w:val="16"/>
                                <w:szCs w:val="16"/>
                              </w:rPr>
                              <w:t>Note that the Assembler output listing format is compatible with its own input, i.e., you can add comments and labels to the listing and reassemble it</w:t>
                            </w:r>
                          </w:ins>
                        </w:p>
                      </w:txbxContent>
                    </v:textbox>
                  </v:shape>
                  <v:shape id="Rounded Rectangular Callout 118" o:spid="_x0000_s1062" type="#_x0000_t62" style="position:absolute;left:17600;top:987;width:15135;height:7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" adj="30361,34577" fillcolor="#fde9d9 [665]" strokecolor="#974706 [1609]" strokeweight="1pt">
                    <v:stroke endarrow="block"/>
                    <v:textbox inset=".72pt,.72pt,.72pt,.72pt">
                      <w:txbxContent>
                        <w:p w14:paraId="6602C258" w14:textId="77777777" w:rsidR="00797C39" w:rsidRDefault="00797C39" w:rsidP="00797C39">
                          <w:pPr>
                            <w:pStyle w:val="NormalWeb"/>
                            <w:spacing w:before="80" w:beforeAutospacing="0" w:after="60" w:afterAutospacing="0"/>
                            <w:jc w:val="center"/>
                            <w:rPr>
                              <w:ins w:id="868" w:author="Guy Fedorkow" w:date="2026-07-18T13:11:00Z" w16du:dateUtc="2026-07-18T17:11:00Z"/>
                            </w:rPr>
                          </w:pPr>
                          <w:ins w:id="869" w:author="Guy Fedorkow" w:date="2026-07-18T13:11:00Z" w16du:dateUtc="2026-07-18T17:11:00Z">
                            <w:r>
                              <w:rPr>
                                <w:rFonts w:ascii="Arial" w:hAnsi="Arial"/>
                                <w:color w:val="4A452A"/>
                                <w:sz w:val="16"/>
                                <w:szCs w:val="16"/>
                              </w:rPr>
                              <w:t>Tape Decoder and Assembler core files are both compatible with the simulator; (but you’d expect the assembler output to have more symbols)</w:t>
                            </w:r>
                          </w:ins>
                        </w:p>
                      </w:txbxContent>
                    </v:textbox>
                  </v:shape>
                  <v:shape id="Right Arrow 119" o:spid="_x0000_s1063" type="#_x0000_t13" style="position:absolute;left:14591;top:18269;width:4616;height:1289;rotation:-24979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" adj="18584" fillcolor="#ffc" strokecolor="#974706 [1609]" strokeweight="1pt">
                    <v:stroke endarrow="block"/>
                    <v:textbox inset=".72pt,.72pt,.72pt,.72pt"/>
                  </v:shape>
                  <v:shape id="Flowchart: Magnetic Disk 109" o:spid="_x0000_s1064" type="#_x0000_t132" style="position:absolute;left:13257;top:19966;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" fillcolor="#daeef3 [664]" strokecolor="#974706 [1609]" strokeweight="1pt">
                    <v:textbox inset=".72pt,.72pt,.72pt,.72pt"/>
                  </v:shape>
                  <v:shape id="Rounded Rectangular Callout 120" o:spid="_x0000_s1065" type="#_x0000_t62" style="position:absolute;left:8907;top:30835;width:7391;height:4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" adj="18614,-39452" fillcolor="#fde9d9 [665]" strokecolor="#974706 [1609]" strokeweight="1pt">
                    <v:stroke endarrow="block"/>
                    <v:textbox inset=".72pt,.72pt,.72pt,.72pt">
                      <w:txbxContent>
                        <w:p w14:paraId="34A2B39A" w14:textId="77777777" w:rsidR="00797C39" w:rsidRDefault="00797C39" w:rsidP="00797C39">
                          <w:pPr>
                            <w:pStyle w:val="NormalWeb"/>
                            <w:spacing w:before="80" w:beforeAutospacing="0" w:after="60" w:afterAutospacing="0"/>
                            <w:jc w:val="center"/>
                            <w:rPr>
                              <w:ins w:id="870" w:author="Guy Fedorkow" w:date="2026-07-18T13:11:00Z" w16du:dateUtc="2026-07-18T17:11:00Z"/>
                            </w:rPr>
                          </w:pPr>
                          <w:ins w:id="871" w:author="Guy Fedorkow" w:date="2026-07-18T13:11:00Z" w16du:dateUtc="2026-07-18T17:11:00Z">
                            <w:r>
                              <w:rPr>
                                <w:rFonts w:ascii="Arial" w:hAnsi="Arial"/>
                                <w:color w:val="4A442A"/>
                                <w:sz w:val="16"/>
                                <w:szCs w:val="16"/>
                              </w:rPr>
                              <w:t>Manually-generated .sym file</w:t>
                            </w:r>
                          </w:ins>
                        </w:p>
                      </w:txbxContent>
                    </v:textbox>
                  </v:shape>
                  <w10:anchorlock/>
                </v:group>
              </w:pict>
            </mc:Fallback>
          </mc:AlternateContent>
        </w:r>
      </w:ins>
    </w:p>
    <w:p w14:paraId="3D244A83" w14:textId="57589415" w:rsidR="00E075D4" w:rsidRDefault="00C36049">
      <w:pPr>
        <w:rPr>
          <w:del w:id="872" w:author="Guy Fedorkow" w:date="2026-07-18T13:11:00Z" w16du:dateUtc="2026-07-18T17:11:00Z"/>
        </w:rPr>
      </w:pPr>
      <w:del w:id="873" w:author="Guy Fedorkow" w:date="2026-07-18T13:11:00Z" w16du:dateUtc="2026-07-18T17:11:00Z">
        <w:r>
          <w:rPr>
            <w:noProof/>
          </w:rPr>
          <mc:AlternateContent>
            <mc:Choice Requires="wpg">
              <w:drawing>
                <wp:inline distT="0" distB="0" distL="0" distR="0" wp14:anchorId="516E38F5" wp14:editId="0458A257">
                  <wp:extent cx="5484495" cy="3816350"/>
                  <wp:effectExtent l="0" t="0" r="1905" b="3175"/>
                  <wp:docPr id="80945257" name="Canvas 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4495" cy="3816350"/>
                            <a:chOff x="0" y="0"/>
                            <a:chExt cx="54846" cy="38163"/>
                          </a:xfrm>
                        </wpg:grpSpPr>
                        <wps:wsp>
                          <wps:cNvPr id="352483868" name="Rectangle 8"/>
                          <wps:cNvSpPr>
                            <a:spLocks noChangeArrowheads="1"/>
                          </wps:cNvSpPr>
                          <wps:spPr bwMode="auto">
                            <a:xfrm>
                              <a:off x="0" y="0"/>
                              <a:ext cx="54846" cy="38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079537583" name="U-Turn Arrow 492"/>
                          <wps:cNvSpPr>
                            <a:spLocks/>
                          </wps:cNvSpPr>
                          <wps:spPr bwMode="auto">
                            <a:xfrm rot="10800000">
                              <a:off x="27331" y="17182"/>
                              <a:ext cx="12841" cy="4446"/>
                            </a:xfrm>
                            <a:custGeom>
                              <a:avLst/>
                              <a:gdLst>
                                <a:gd name="T0" fmla="*/ 0 w 1284120"/>
                                <a:gd name="T1" fmla="*/ 444600 h 444600"/>
                                <a:gd name="T2" fmla="*/ 0 w 1284120"/>
                                <a:gd name="T3" fmla="*/ 162177 h 444600"/>
                                <a:gd name="T4" fmla="*/ 162177 w 1284120"/>
                                <a:gd name="T5" fmla="*/ 0 h 444600"/>
                                <a:gd name="T6" fmla="*/ 1072270 w 1284120"/>
                                <a:gd name="T7" fmla="*/ 0 h 444600"/>
                                <a:gd name="T8" fmla="*/ 1234447 w 1284120"/>
                                <a:gd name="T9" fmla="*/ 162177 h 444600"/>
                                <a:gd name="T10" fmla="*/ 1234447 w 1284120"/>
                                <a:gd name="T11" fmla="*/ 256592 h 444600"/>
                                <a:gd name="T12" fmla="*/ 1284120 w 1284120"/>
                                <a:gd name="T13" fmla="*/ 256592 h 444600"/>
                                <a:gd name="T14" fmla="*/ 1207262 w 1284120"/>
                                <a:gd name="T15" fmla="*/ 380213 h 444600"/>
                                <a:gd name="T16" fmla="*/ 1130404 w 1284120"/>
                                <a:gd name="T17" fmla="*/ 256592 h 444600"/>
                                <a:gd name="T18" fmla="*/ 1180077 w 1284120"/>
                                <a:gd name="T19" fmla="*/ 256592 h 444600"/>
                                <a:gd name="T20" fmla="*/ 1180077 w 1284120"/>
                                <a:gd name="T21" fmla="*/ 162177 h 444600"/>
                                <a:gd name="T22" fmla="*/ 1072270 w 1284120"/>
                                <a:gd name="T23" fmla="*/ 54370 h 444600"/>
                                <a:gd name="T24" fmla="*/ 162177 w 1284120"/>
                                <a:gd name="T25" fmla="*/ 54370 h 444600"/>
                                <a:gd name="T26" fmla="*/ 54370 w 1284120"/>
                                <a:gd name="T27" fmla="*/ 162177 h 444600"/>
                                <a:gd name="T28" fmla="*/ 54370 w 1284120"/>
                                <a:gd name="T29" fmla="*/ 444600 h 444600"/>
                                <a:gd name="T30" fmla="*/ 0 w 1284120"/>
                                <a:gd name="T31" fmla="*/ 444600 h 44460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284120" h="444600">
                                  <a:moveTo>
                                    <a:pt x="0" y="444600"/>
                                  </a:moveTo>
                                  <a:lnTo>
                                    <a:pt x="0" y="162177"/>
                                  </a:lnTo>
                                  <a:cubicBezTo>
                                    <a:pt x="0" y="72609"/>
                                    <a:pt x="72609" y="0"/>
                                    <a:pt x="162177" y="0"/>
                                  </a:cubicBezTo>
                                  <a:lnTo>
                                    <a:pt x="1072270" y="0"/>
                                  </a:lnTo>
                                  <a:cubicBezTo>
                                    <a:pt x="1161838" y="0"/>
                                    <a:pt x="1234447" y="72609"/>
                                    <a:pt x="1234447" y="162177"/>
                                  </a:cubicBezTo>
                                  <a:lnTo>
                                    <a:pt x="1234447" y="256592"/>
                                  </a:lnTo>
                                  <a:lnTo>
                                    <a:pt x="1284120" y="256592"/>
                                  </a:lnTo>
                                  <a:lnTo>
                                    <a:pt x="1207262" y="380213"/>
                                  </a:lnTo>
                                  <a:lnTo>
                                    <a:pt x="1130404" y="256592"/>
                                  </a:lnTo>
                                  <a:lnTo>
                                    <a:pt x="1180077" y="256592"/>
                                  </a:lnTo>
                                  <a:lnTo>
                                    <a:pt x="1180077" y="162177"/>
                                  </a:lnTo>
                                  <a:cubicBezTo>
                                    <a:pt x="1180077" y="102637"/>
                                    <a:pt x="1131810" y="54370"/>
                                    <a:pt x="1072270" y="54370"/>
                                  </a:cubicBezTo>
                                  <a:lnTo>
                                    <a:pt x="162177" y="54370"/>
                                  </a:lnTo>
                                  <a:cubicBezTo>
                                    <a:pt x="102637" y="54370"/>
                                    <a:pt x="54370" y="102637"/>
                                    <a:pt x="54370" y="162177"/>
                                  </a:cubicBezTo>
                                  <a:lnTo>
                                    <a:pt x="54370" y="444600"/>
                                  </a:lnTo>
                                  <a:lnTo>
                                    <a:pt x="0" y="444600"/>
                                  </a:lnTo>
                                  <a:close/>
                                </a:path>
                              </a:pathLst>
                            </a:custGeom>
                            <a:solidFill>
                              <a:srgbClr val="FFFFCC"/>
                            </a:solidFill>
                            <a:ln w="12700">
                              <a:solidFill>
                                <a:srgbClr val="984807"/>
                              </a:solidFill>
                              <a:round/>
                              <a:headEnd/>
                              <a:tailEnd type="triangle" w="med" len="med"/>
                            </a:ln>
                          </wps:spPr>
                          <wps:bodyPr rot="0" vert="horz" wrap="square" lIns="91440" tIns="45720" rIns="91440" bIns="45720" anchor="t" anchorCtr="0" upright="1">
                            <a:noAutofit/>
                          </wps:bodyPr>
                        </wps:wsp>
                        <wps:wsp>
                          <wps:cNvPr id="371007205" name="Text Box 490"/>
                          <wps:cNvSpPr>
                            <a:spLocks noChangeArrowheads="1"/>
                          </wps:cNvSpPr>
                          <wps:spPr bwMode="auto">
                            <a:xfrm>
                              <a:off x="7138" y="12034"/>
                              <a:ext cx="7222" cy="6459"/>
                            </a:xfrm>
                            <a:prstGeom prst="rect">
                              <a:avLst/>
                            </a:prstGeom>
                            <a:solidFill>
                              <a:srgbClr val="FFFFCC"/>
                            </a:solidFill>
                            <a:ln w="12700">
                              <a:solidFill>
                                <a:srgbClr val="984807"/>
                              </a:solidFill>
                              <a:round/>
                              <a:headEnd/>
                              <a:tailEnd/>
                            </a:ln>
                          </wps:spPr>
                          <wps:txbx>
                            <w:txbxContent>
                              <w:p w14:paraId="2A4931F6" w14:textId="77777777" w:rsidR="00E075D4" w:rsidRDefault="00134F1F">
                                <w:pPr>
                                  <w:jc w:val="center"/>
                                  <w:rPr>
                                    <w:del w:id="874" w:author="Guy Fedorkow" w:date="2026-07-18T13:11:00Z" w16du:dateUtc="2026-07-18T17:11:00Z"/>
                                  </w:rPr>
                                </w:pPr>
                                <w:del w:id="875" w:author="Guy Fedorkow" w:date="2026-07-18T13:11:00Z" w16du:dateUtc="2026-07-18T17:11:00Z">
                                  <w:r>
                                    <w:delText>Tape Decoder</w:delText>
                                  </w:r>
                                </w:del>
                              </w:p>
                            </w:txbxContent>
                          </wps:txbx>
                          <wps:bodyPr rot="0" vert="horz" wrap="square" lIns="9000" tIns="9000" rIns="9000" bIns="9000" anchor="ctr" anchorCtr="0" upright="1">
                            <a:noAutofit/>
                          </wps:bodyPr>
                        </wps:wsp>
                        <wps:wsp>
                          <wps:cNvPr id="2018552487" name="Text Box 490"/>
                          <wps:cNvSpPr>
                            <a:spLocks noChangeArrowheads="1"/>
                          </wps:cNvSpPr>
                          <wps:spPr bwMode="auto">
                            <a:xfrm>
                              <a:off x="18943" y="12034"/>
                              <a:ext cx="7221" cy="6459"/>
                            </a:xfrm>
                            <a:prstGeom prst="rect">
                              <a:avLst/>
                            </a:prstGeom>
                            <a:solidFill>
                              <a:srgbClr val="FFFFCC"/>
                            </a:solidFill>
                            <a:ln w="12700">
                              <a:solidFill>
                                <a:srgbClr val="984807"/>
                              </a:solidFill>
                              <a:round/>
                              <a:headEnd/>
                              <a:tailEnd/>
                            </a:ln>
                          </wps:spPr>
                          <wps:txbx>
                            <w:txbxContent>
                              <w:p w14:paraId="266BF407" w14:textId="77777777" w:rsidR="00E075D4" w:rsidRDefault="00134F1F">
                                <w:pPr>
                                  <w:pStyle w:val="NormalWeb"/>
                                  <w:spacing w:beforeAutospacing="0" w:after="60" w:afterAutospacing="0"/>
                                  <w:jc w:val="center"/>
                                  <w:rPr>
                                    <w:del w:id="876" w:author="Guy Fedorkow" w:date="2026-07-18T13:11:00Z" w16du:dateUtc="2026-07-18T17:11:00Z"/>
                                  </w:rPr>
                                </w:pPr>
                                <w:del w:id="877" w:author="Guy Fedorkow" w:date="2026-07-18T13:11:00Z" w16du:dateUtc="2026-07-18T17:11:00Z">
                                  <w:r>
                                    <w:rPr>
                                      <w:rFonts w:ascii="Arial" w:hAnsi="Arial"/>
                                      <w:sz w:val="20"/>
                                      <w:szCs w:val="20"/>
                                    </w:rPr>
                                    <w:delText>Dis-assembler</w:delText>
                                  </w:r>
                                </w:del>
                              </w:p>
                            </w:txbxContent>
                          </wps:txbx>
                          <wps:bodyPr rot="0" vert="horz" wrap="square" lIns="9000" tIns="9000" rIns="9000" bIns="9000" anchor="ctr" anchorCtr="0" upright="1">
                            <a:noAutofit/>
                          </wps:bodyPr>
                        </wps:wsp>
                        <wps:wsp>
                          <wps:cNvPr id="755899300" name="Text Box 490"/>
                          <wps:cNvSpPr>
                            <a:spLocks noChangeArrowheads="1"/>
                          </wps:cNvSpPr>
                          <wps:spPr bwMode="auto">
                            <a:xfrm>
                              <a:off x="42602" y="12268"/>
                              <a:ext cx="7222" cy="6459"/>
                            </a:xfrm>
                            <a:prstGeom prst="rect">
                              <a:avLst/>
                            </a:prstGeom>
                            <a:solidFill>
                              <a:srgbClr val="FFFFCC"/>
                            </a:solidFill>
                            <a:ln w="12700">
                              <a:solidFill>
                                <a:srgbClr val="984807"/>
                              </a:solidFill>
                              <a:round/>
                              <a:headEnd/>
                              <a:tailEnd/>
                            </a:ln>
                          </wps:spPr>
                          <wps:txbx>
                            <w:txbxContent>
                              <w:p w14:paraId="645BBB03" w14:textId="77777777" w:rsidR="00E075D4" w:rsidRDefault="00134F1F">
                                <w:pPr>
                                  <w:pStyle w:val="NormalWeb"/>
                                  <w:spacing w:beforeAutospacing="0" w:after="60" w:afterAutospacing="0"/>
                                  <w:jc w:val="center"/>
                                  <w:rPr>
                                    <w:del w:id="878" w:author="Guy Fedorkow" w:date="2026-07-18T13:11:00Z" w16du:dateUtc="2026-07-18T17:11:00Z"/>
                                  </w:rPr>
                                </w:pPr>
                                <w:del w:id="879" w:author="Guy Fedorkow" w:date="2026-07-18T13:11:00Z" w16du:dateUtc="2026-07-18T17:11:00Z">
                                  <w:r>
                                    <w:rPr>
                                      <w:rFonts w:ascii="Arial" w:hAnsi="Arial"/>
                                      <w:sz w:val="20"/>
                                      <w:szCs w:val="20"/>
                                    </w:rPr>
                                    <w:delText>Simulator</w:delText>
                                  </w:r>
                                </w:del>
                              </w:p>
                            </w:txbxContent>
                          </wps:txbx>
                          <wps:bodyPr rot="0" vert="horz" wrap="square" lIns="9000" tIns="9000" rIns="9000" bIns="9000" anchor="ctr" anchorCtr="0" upright="1">
                            <a:noAutofit/>
                          </wps:bodyPr>
                        </wps:wsp>
                        <wps:wsp>
                          <wps:cNvPr id="43254769" name="Right Arrow 491"/>
                          <wps:cNvSpPr>
                            <a:spLocks noChangeArrowheads="1"/>
                          </wps:cNvSpPr>
                          <wps:spPr bwMode="auto">
                            <a:xfrm>
                              <a:off x="14382" y="12844"/>
                              <a:ext cx="4604" cy="1278"/>
                            </a:xfrm>
                            <a:prstGeom prst="rightArrow">
                              <a:avLst>
                                <a:gd name="adj1" fmla="val 50000"/>
                                <a:gd name="adj2" fmla="val 50001"/>
                              </a:avLst>
                            </a:prstGeom>
                            <a:solidFill>
                              <a:srgbClr val="FFFFCC"/>
                            </a:solidFill>
                            <a:ln w="12700">
                              <a:solidFill>
                                <a:srgbClr val="984807"/>
                              </a:solidFill>
                              <a:round/>
                              <a:headEnd/>
                              <a:tailEnd type="triangle" w="med" len="med"/>
                            </a:ln>
                          </wps:spPr>
                          <wps:bodyPr rot="0" vert="horz" wrap="square" lIns="91440" tIns="45720" rIns="91440" bIns="45720" anchor="t" anchorCtr="0" upright="1">
                            <a:noAutofit/>
                          </wps:bodyPr>
                        </wps:wsp>
                        <wps:wsp>
                          <wps:cNvPr id="1296005649" name="Right Arrow 98"/>
                          <wps:cNvSpPr>
                            <a:spLocks noChangeArrowheads="1"/>
                          </wps:cNvSpPr>
                          <wps:spPr bwMode="auto">
                            <a:xfrm>
                              <a:off x="26182" y="16128"/>
                              <a:ext cx="3874" cy="1411"/>
                            </a:xfrm>
                            <a:prstGeom prst="rightArrow">
                              <a:avLst>
                                <a:gd name="adj1" fmla="val 50000"/>
                                <a:gd name="adj2" fmla="val 50018"/>
                              </a:avLst>
                            </a:prstGeom>
                            <a:solidFill>
                              <a:srgbClr val="FFFFCC"/>
                            </a:solidFill>
                            <a:ln w="12700">
                              <a:solidFill>
                                <a:srgbClr val="984807"/>
                              </a:solidFill>
                              <a:round/>
                              <a:headEnd/>
                              <a:tailEnd type="triangle" w="med" len="med"/>
                            </a:ln>
                          </wps:spPr>
                          <wps:bodyPr rot="0" vert="horz" wrap="square" lIns="91440" tIns="45720" rIns="91440" bIns="45720" anchor="t" anchorCtr="0" upright="1">
                            <a:noAutofit/>
                          </wps:bodyPr>
                        </wps:wsp>
                        <wps:wsp>
                          <wps:cNvPr id="868616620" name="Right Arrow 99"/>
                          <wps:cNvSpPr>
                            <a:spLocks noChangeArrowheads="1"/>
                          </wps:cNvSpPr>
                          <wps:spPr bwMode="auto">
                            <a:xfrm>
                              <a:off x="37566" y="13032"/>
                              <a:ext cx="4878" cy="1411"/>
                            </a:xfrm>
                            <a:prstGeom prst="rightArrow">
                              <a:avLst>
                                <a:gd name="adj1" fmla="val 50000"/>
                                <a:gd name="adj2" fmla="val 50000"/>
                              </a:avLst>
                            </a:prstGeom>
                            <a:solidFill>
                              <a:srgbClr val="FFFFCC"/>
                            </a:solidFill>
                            <a:ln w="12700">
                              <a:solidFill>
                                <a:srgbClr val="984807"/>
                              </a:solidFill>
                              <a:round/>
                              <a:headEnd/>
                              <a:tailEnd type="triangle" w="med" len="med"/>
                            </a:ln>
                          </wps:spPr>
                          <wps:bodyPr rot="0" vert="horz" wrap="square" lIns="91440" tIns="45720" rIns="91440" bIns="45720" anchor="t" anchorCtr="0" upright="1">
                            <a:noAutofit/>
                          </wps:bodyPr>
                        </wps:wsp>
                        <wps:wsp>
                          <wps:cNvPr id="1416337842" name="Right Arrow 101"/>
                          <wps:cNvSpPr>
                            <a:spLocks noChangeArrowheads="1"/>
                          </wps:cNvSpPr>
                          <wps:spPr bwMode="auto">
                            <a:xfrm>
                              <a:off x="36831" y="16750"/>
                              <a:ext cx="3251" cy="1631"/>
                            </a:xfrm>
                            <a:prstGeom prst="rightArrow">
                              <a:avLst>
                                <a:gd name="adj1" fmla="val 50000"/>
                                <a:gd name="adj2" fmla="val 65676"/>
                              </a:avLst>
                            </a:prstGeom>
                            <a:solidFill>
                              <a:srgbClr val="FFFFCC"/>
                            </a:solidFill>
                            <a:ln w="12700">
                              <a:solidFill>
                                <a:srgbClr val="984807"/>
                              </a:solidFill>
                              <a:round/>
                              <a:headEnd/>
                              <a:tailEnd type="triangle" w="med" len="med"/>
                            </a:ln>
                          </wps:spPr>
                          <wps:bodyPr rot="0" vert="horz" wrap="square" lIns="91440" tIns="45720" rIns="91440" bIns="45720" anchor="t" anchorCtr="0" upright="1">
                            <a:noAutofit/>
                          </wps:bodyPr>
                        </wps:wsp>
                        <wps:wsp>
                          <wps:cNvPr id="1613827328" name="U-Turn Arrow 102"/>
                          <wps:cNvSpPr>
                            <a:spLocks/>
                          </wps:cNvSpPr>
                          <wps:spPr bwMode="auto">
                            <a:xfrm>
                              <a:off x="16034" y="9136"/>
                              <a:ext cx="24142" cy="4065"/>
                            </a:xfrm>
                            <a:custGeom>
                              <a:avLst/>
                              <a:gdLst>
                                <a:gd name="T0" fmla="*/ 0 w 2414160"/>
                                <a:gd name="T1" fmla="*/ 406440 h 406440"/>
                                <a:gd name="T2" fmla="*/ 0 w 2414160"/>
                                <a:gd name="T3" fmla="*/ 148257 h 406440"/>
                                <a:gd name="T4" fmla="*/ 148257 w 2414160"/>
                                <a:gd name="T5" fmla="*/ 0 h 406440"/>
                                <a:gd name="T6" fmla="*/ 2220493 w 2414160"/>
                                <a:gd name="T7" fmla="*/ 0 h 406440"/>
                                <a:gd name="T8" fmla="*/ 2368750 w 2414160"/>
                                <a:gd name="T9" fmla="*/ 148257 h 406440"/>
                                <a:gd name="T10" fmla="*/ 2368750 w 2414160"/>
                                <a:gd name="T11" fmla="*/ 293429 h 406440"/>
                                <a:gd name="T12" fmla="*/ 2414160 w 2414160"/>
                                <a:gd name="T13" fmla="*/ 293429 h 406440"/>
                                <a:gd name="T14" fmla="*/ 2343899 w 2414160"/>
                                <a:gd name="T15" fmla="*/ 406440 h 406440"/>
                                <a:gd name="T16" fmla="*/ 2273637 w 2414160"/>
                                <a:gd name="T17" fmla="*/ 293429 h 406440"/>
                                <a:gd name="T18" fmla="*/ 2319047 w 2414160"/>
                                <a:gd name="T19" fmla="*/ 293429 h 406440"/>
                                <a:gd name="T20" fmla="*/ 2319047 w 2414160"/>
                                <a:gd name="T21" fmla="*/ 148257 h 406440"/>
                                <a:gd name="T22" fmla="*/ 2220493 w 2414160"/>
                                <a:gd name="T23" fmla="*/ 49703 h 406440"/>
                                <a:gd name="T24" fmla="*/ 148257 w 2414160"/>
                                <a:gd name="T25" fmla="*/ 49704 h 406440"/>
                                <a:gd name="T26" fmla="*/ 49703 w 2414160"/>
                                <a:gd name="T27" fmla="*/ 148258 h 406440"/>
                                <a:gd name="T28" fmla="*/ 49704 w 2414160"/>
                                <a:gd name="T29" fmla="*/ 406440 h 406440"/>
                                <a:gd name="T30" fmla="*/ 0 w 2414160"/>
                                <a:gd name="T31" fmla="*/ 406440 h 40644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414160" h="406440">
                                  <a:moveTo>
                                    <a:pt x="0" y="406440"/>
                                  </a:moveTo>
                                  <a:lnTo>
                                    <a:pt x="0" y="148257"/>
                                  </a:lnTo>
                                  <a:cubicBezTo>
                                    <a:pt x="0" y="66377"/>
                                    <a:pt x="66377" y="0"/>
                                    <a:pt x="148257" y="0"/>
                                  </a:cubicBezTo>
                                  <a:lnTo>
                                    <a:pt x="2220493" y="0"/>
                                  </a:lnTo>
                                  <a:cubicBezTo>
                                    <a:pt x="2302373" y="0"/>
                                    <a:pt x="2368750" y="66377"/>
                                    <a:pt x="2368750" y="148257"/>
                                  </a:cubicBezTo>
                                  <a:lnTo>
                                    <a:pt x="2368750" y="293429"/>
                                  </a:lnTo>
                                  <a:lnTo>
                                    <a:pt x="2414160" y="293429"/>
                                  </a:lnTo>
                                  <a:lnTo>
                                    <a:pt x="2343899" y="406440"/>
                                  </a:lnTo>
                                  <a:lnTo>
                                    <a:pt x="2273637" y="293429"/>
                                  </a:lnTo>
                                  <a:lnTo>
                                    <a:pt x="2319047" y="293429"/>
                                  </a:lnTo>
                                  <a:lnTo>
                                    <a:pt x="2319047" y="148257"/>
                                  </a:lnTo>
                                  <a:cubicBezTo>
                                    <a:pt x="2319047" y="93827"/>
                                    <a:pt x="2274923" y="49703"/>
                                    <a:pt x="2220493" y="49703"/>
                                  </a:cubicBezTo>
                                  <a:lnTo>
                                    <a:pt x="148257" y="49704"/>
                                  </a:lnTo>
                                  <a:cubicBezTo>
                                    <a:pt x="93827" y="49704"/>
                                    <a:pt x="49703" y="93828"/>
                                    <a:pt x="49703" y="148258"/>
                                  </a:cubicBezTo>
                                  <a:cubicBezTo>
                                    <a:pt x="49703" y="234319"/>
                                    <a:pt x="49704" y="320379"/>
                                    <a:pt x="49704" y="406440"/>
                                  </a:cubicBezTo>
                                  <a:lnTo>
                                    <a:pt x="0" y="406440"/>
                                  </a:lnTo>
                                  <a:close/>
                                </a:path>
                              </a:pathLst>
                            </a:custGeom>
                            <a:solidFill>
                              <a:srgbClr val="FFFFCC"/>
                            </a:solidFill>
                            <a:ln w="12700">
                              <a:solidFill>
                                <a:srgbClr val="984807"/>
                              </a:solidFill>
                              <a:round/>
                              <a:headEnd/>
                              <a:tailEnd type="triangle" w="med" len="med"/>
                            </a:ln>
                          </wps:spPr>
                          <wps:bodyPr rot="0" vert="horz" wrap="square" lIns="91440" tIns="45720" rIns="91440" bIns="45720" anchor="t" anchorCtr="0" upright="1">
                            <a:noAutofit/>
                          </wps:bodyPr>
                        </wps:wsp>
                        <wps:wsp>
                          <wps:cNvPr id="949982789" name="Flowchart: Magnetic Disk 493"/>
                          <wps:cNvSpPr>
                            <a:spLocks noChangeArrowheads="1"/>
                          </wps:cNvSpPr>
                          <wps:spPr bwMode="auto">
                            <a:xfrm>
                              <a:off x="1861" y="15120"/>
                              <a:ext cx="3409" cy="2268"/>
                            </a:xfrm>
                            <a:prstGeom prst="flowChartMagneticDisk">
                              <a:avLst/>
                            </a:prstGeom>
                            <a:solidFill>
                              <a:schemeClr val="accent5">
                                <a:lumMod val="20000"/>
                                <a:lumOff val="80000"/>
                              </a:schemeClr>
                            </a:solidFill>
                            <a:ln w="12700">
                              <a:solidFill>
                                <a:srgbClr val="984807"/>
                              </a:solidFill>
                              <a:round/>
                              <a:headEnd/>
                              <a:tailEnd/>
                            </a:ln>
                          </wps:spPr>
                          <wps:bodyPr rot="0" vert="horz" wrap="square" lIns="91440" tIns="45720" rIns="91440" bIns="45720" anchor="t" anchorCtr="0" upright="1">
                            <a:noAutofit/>
                          </wps:bodyPr>
                        </wps:wsp>
                        <wps:wsp>
                          <wps:cNvPr id="855391864" name="Flowchart: Magnetic Disk 104"/>
                          <wps:cNvSpPr>
                            <a:spLocks noChangeArrowheads="1"/>
                          </wps:cNvSpPr>
                          <wps:spPr bwMode="auto">
                            <a:xfrm>
                              <a:off x="14756" y="13284"/>
                              <a:ext cx="3409" cy="2268"/>
                            </a:xfrm>
                            <a:prstGeom prst="flowChartMagneticDisk">
                              <a:avLst/>
                            </a:prstGeom>
                            <a:solidFill>
                              <a:schemeClr val="accent5">
                                <a:lumMod val="20000"/>
                                <a:lumOff val="80000"/>
                              </a:schemeClr>
                            </a:solidFill>
                            <a:ln w="12700">
                              <a:solidFill>
                                <a:srgbClr val="984807"/>
                              </a:solidFill>
                              <a:round/>
                              <a:headEnd/>
                              <a:tailEnd/>
                            </a:ln>
                          </wps:spPr>
                          <wps:bodyPr rot="0" vert="horz" wrap="square" lIns="91440" tIns="45720" rIns="91440" bIns="45720" anchor="t" anchorCtr="0" upright="1">
                            <a:noAutofit/>
                          </wps:bodyPr>
                        </wps:wsp>
                        <wps:wsp>
                          <wps:cNvPr id="1821599598" name="Flowchart: Magnetic Disk 105"/>
                          <wps:cNvSpPr>
                            <a:spLocks noChangeArrowheads="1"/>
                          </wps:cNvSpPr>
                          <wps:spPr bwMode="auto">
                            <a:xfrm>
                              <a:off x="26442" y="13665"/>
                              <a:ext cx="3409" cy="2268"/>
                            </a:xfrm>
                            <a:prstGeom prst="flowChartMagneticDisk">
                              <a:avLst/>
                            </a:prstGeom>
                            <a:solidFill>
                              <a:schemeClr val="accent5">
                                <a:lumMod val="20000"/>
                                <a:lumOff val="80000"/>
                              </a:schemeClr>
                            </a:solidFill>
                            <a:ln w="12700">
                              <a:solidFill>
                                <a:srgbClr val="984807"/>
                              </a:solidFill>
                              <a:round/>
                              <a:headEnd/>
                              <a:tailEnd/>
                            </a:ln>
                          </wps:spPr>
                          <wps:bodyPr rot="0" vert="horz" wrap="square" lIns="91440" tIns="45720" rIns="91440" bIns="45720" anchor="t" anchorCtr="0" upright="1">
                            <a:noAutofit/>
                          </wps:bodyPr>
                        </wps:wsp>
                        <wps:wsp>
                          <wps:cNvPr id="1458459862" name="Flowchart: Magnetic Disk 106"/>
                          <wps:cNvSpPr>
                            <a:spLocks noChangeArrowheads="1"/>
                          </wps:cNvSpPr>
                          <wps:spPr bwMode="auto">
                            <a:xfrm>
                              <a:off x="38080" y="13456"/>
                              <a:ext cx="3410" cy="2268"/>
                            </a:xfrm>
                            <a:prstGeom prst="flowChartMagneticDisk">
                              <a:avLst/>
                            </a:prstGeom>
                            <a:solidFill>
                              <a:schemeClr val="accent5">
                                <a:lumMod val="20000"/>
                                <a:lumOff val="80000"/>
                              </a:schemeClr>
                            </a:solidFill>
                            <a:ln w="12700">
                              <a:solidFill>
                                <a:srgbClr val="984807"/>
                              </a:solidFill>
                              <a:round/>
                              <a:headEnd/>
                              <a:tailEnd/>
                            </a:ln>
                          </wps:spPr>
                          <wps:bodyPr rot="0" vert="horz" wrap="square" lIns="91440" tIns="45720" rIns="91440" bIns="45720" anchor="t" anchorCtr="0" upright="1">
                            <a:noAutofit/>
                          </wps:bodyPr>
                        </wps:wsp>
                        <wps:wsp>
                          <wps:cNvPr id="1133929779" name="Right Arrow 107"/>
                          <wps:cNvSpPr>
                            <a:spLocks noChangeArrowheads="1"/>
                          </wps:cNvSpPr>
                          <wps:spPr bwMode="auto">
                            <a:xfrm>
                              <a:off x="2458" y="13284"/>
                              <a:ext cx="4598" cy="1278"/>
                            </a:xfrm>
                            <a:prstGeom prst="rightArrow">
                              <a:avLst>
                                <a:gd name="adj1" fmla="val 50000"/>
                                <a:gd name="adj2" fmla="val 50003"/>
                              </a:avLst>
                            </a:prstGeom>
                            <a:solidFill>
                              <a:srgbClr val="FFFFCC"/>
                            </a:solidFill>
                            <a:ln w="12700">
                              <a:solidFill>
                                <a:srgbClr val="984807"/>
                              </a:solidFill>
                              <a:round/>
                              <a:headEnd/>
                              <a:tailEnd type="triangle" w="med" len="med"/>
                            </a:ln>
                          </wps:spPr>
                          <wps:bodyPr rot="0" vert="horz" wrap="square" lIns="91440" tIns="45720" rIns="91440" bIns="45720" anchor="t" anchorCtr="0" upright="1">
                            <a:noAutofit/>
                          </wps:bodyPr>
                        </wps:wsp>
                        <wps:wsp>
                          <wps:cNvPr id="1302861247" name="Rounded Rectangular Callout 494"/>
                          <wps:cNvSpPr>
                            <a:spLocks noChangeArrowheads="1"/>
                          </wps:cNvSpPr>
                          <wps:spPr bwMode="auto">
                            <a:xfrm>
                              <a:off x="2228" y="22129"/>
                              <a:ext cx="9857" cy="6858"/>
                            </a:xfrm>
                            <a:prstGeom prst="wedgeRoundRectCallout">
                              <a:avLst>
                                <a:gd name="adj1" fmla="val -39259"/>
                                <a:gd name="adj2" fmla="val -112560"/>
                                <a:gd name="adj3" fmla="val 16667"/>
                              </a:avLst>
                            </a:prstGeom>
                            <a:solidFill>
                              <a:schemeClr val="accent6">
                                <a:lumMod val="20000"/>
                                <a:lumOff val="80000"/>
                              </a:schemeClr>
                            </a:solidFill>
                            <a:ln w="12700">
                              <a:solidFill>
                                <a:srgbClr val="984807"/>
                              </a:solidFill>
                              <a:round/>
                              <a:headEnd/>
                              <a:tailEnd type="triangle" w="med" len="med"/>
                            </a:ln>
                          </wps:spPr>
                          <wps:txbx>
                            <w:txbxContent>
                              <w:p w14:paraId="7408781E" w14:textId="77777777" w:rsidR="00E075D4" w:rsidRDefault="00134F1F">
                                <w:pPr>
                                  <w:jc w:val="center"/>
                                  <w:rPr>
                                    <w:del w:id="880" w:author="Guy Fedorkow" w:date="2026-07-18T13:11:00Z" w16du:dateUtc="2026-07-18T17:11:00Z"/>
                                    <w:color w:val="4A442A" w:themeColor="background2" w:themeShade="40"/>
                                    <w:sz w:val="16"/>
                                    <w:szCs w:val="16"/>
                                  </w:rPr>
                                </w:pPr>
                                <w:del w:id="881" w:author="Guy Fedorkow" w:date="2026-07-18T13:11:00Z" w16du:dateUtc="2026-07-18T17:11:00Z">
                                  <w:r>
                                    <w:rPr>
                                      <w:color w:val="4A442A" w:themeColor="background2" w:themeShade="40"/>
                                      <w:sz w:val="16"/>
                                      <w:szCs w:val="16"/>
                                    </w:rPr>
                                    <w:delText>WW 556 binary tape image</w:delText>
                                  </w:r>
                                  <w:r>
                                    <w:rPr>
                                      <w:color w:val="4A442A" w:themeColor="background2" w:themeShade="40"/>
                                      <w:sz w:val="16"/>
                                      <w:szCs w:val="16"/>
                                    </w:rPr>
                                    <w:br/>
                                  </w:r>
                                </w:del>
                              </w:p>
                            </w:txbxContent>
                          </wps:txbx>
                          <wps:bodyPr rot="0" vert="horz" wrap="square" lIns="9000" tIns="9000" rIns="9000" bIns="9000" anchor="ctr" anchorCtr="0" upright="1">
                            <a:noAutofit/>
                          </wps:bodyPr>
                        </wps:wsp>
                        <wps:wsp>
                          <wps:cNvPr id="1196994534" name="Rounded Rectangular Callout 110"/>
                          <wps:cNvSpPr>
                            <a:spLocks noChangeArrowheads="1"/>
                          </wps:cNvSpPr>
                          <wps:spPr bwMode="auto">
                            <a:xfrm>
                              <a:off x="5619" y="4154"/>
                              <a:ext cx="7380" cy="4705"/>
                            </a:xfrm>
                            <a:prstGeom prst="wedgeRoundRectCallout">
                              <a:avLst>
                                <a:gd name="adj1" fmla="val 85426"/>
                                <a:gd name="adj2" fmla="val 136620"/>
                                <a:gd name="adj3" fmla="val 16667"/>
                              </a:avLst>
                            </a:prstGeom>
                            <a:solidFill>
                              <a:schemeClr val="accent6">
                                <a:lumMod val="20000"/>
                                <a:lumOff val="80000"/>
                              </a:schemeClr>
                            </a:solidFill>
                            <a:ln w="12700">
                              <a:solidFill>
                                <a:srgbClr val="984807"/>
                              </a:solidFill>
                              <a:round/>
                              <a:headEnd/>
                              <a:tailEnd type="triangle" w="med" len="med"/>
                            </a:ln>
                          </wps:spPr>
                          <wps:txbx>
                            <w:txbxContent>
                              <w:p w14:paraId="6DA6650E" w14:textId="77777777" w:rsidR="00E075D4" w:rsidRDefault="00134F1F">
                                <w:pPr>
                                  <w:jc w:val="center"/>
                                  <w:rPr>
                                    <w:del w:id="882" w:author="Guy Fedorkow" w:date="2026-07-18T13:11:00Z" w16du:dateUtc="2026-07-18T17:11:00Z"/>
                                  </w:rPr>
                                </w:pPr>
                                <w:del w:id="883" w:author="Guy Fedorkow" w:date="2026-07-18T13:11:00Z" w16du:dateUtc="2026-07-18T17:11:00Z">
                                  <w:r>
                                    <w:rPr>
                                      <w:color w:val="4A442A" w:themeColor="background2" w:themeShade="40"/>
                                      <w:sz w:val="16"/>
                                      <w:szCs w:val="16"/>
                                    </w:rPr>
                                    <w:delText>Core file with no labels</w:delText>
                                  </w:r>
                                </w:del>
                              </w:p>
                            </w:txbxContent>
                          </wps:txbx>
                          <wps:bodyPr rot="0" vert="horz" wrap="square" lIns="9000" tIns="9000" rIns="9000" bIns="9000" anchor="ctr" anchorCtr="0" upright="1">
                            <a:noAutofit/>
                          </wps:bodyPr>
                        </wps:wsp>
                        <wps:wsp>
                          <wps:cNvPr id="1940174365" name="Rounded Rectangular Callout 111"/>
                          <wps:cNvSpPr>
                            <a:spLocks noChangeArrowheads="1"/>
                          </wps:cNvSpPr>
                          <wps:spPr bwMode="auto">
                            <a:xfrm>
                              <a:off x="17200" y="24181"/>
                              <a:ext cx="10905" cy="5263"/>
                            </a:xfrm>
                            <a:prstGeom prst="wedgeRoundRectCallout">
                              <a:avLst>
                                <a:gd name="adj1" fmla="val 39477"/>
                                <a:gd name="adj2" fmla="val -192167"/>
                                <a:gd name="adj3" fmla="val 16667"/>
                              </a:avLst>
                            </a:prstGeom>
                            <a:solidFill>
                              <a:schemeClr val="accent6">
                                <a:lumMod val="20000"/>
                                <a:lumOff val="80000"/>
                              </a:schemeClr>
                            </a:solidFill>
                            <a:ln w="12700">
                              <a:solidFill>
                                <a:srgbClr val="984807"/>
                              </a:solidFill>
                              <a:round/>
                              <a:headEnd/>
                              <a:tailEnd type="triangle" w="med" len="med"/>
                            </a:ln>
                          </wps:spPr>
                          <wps:txbx>
                            <w:txbxContent>
                              <w:p w14:paraId="738CA3BC" w14:textId="77777777" w:rsidR="00E075D4" w:rsidRDefault="00134F1F">
                                <w:pPr>
                                  <w:pStyle w:val="NormalWeb"/>
                                  <w:spacing w:beforeAutospacing="0" w:after="60" w:afterAutospacing="0"/>
                                  <w:jc w:val="center"/>
                                  <w:rPr>
                                    <w:del w:id="884" w:author="Guy Fedorkow" w:date="2026-07-18T13:11:00Z" w16du:dateUtc="2026-07-18T17:11:00Z"/>
                                    <w:rFonts w:ascii="Arial" w:hAnsi="Arial"/>
                                    <w:color w:val="4A452A"/>
                                    <w:sz w:val="16"/>
                                    <w:szCs w:val="16"/>
                                  </w:rPr>
                                </w:pPr>
                                <w:del w:id="885" w:author="Guy Fedorkow" w:date="2026-07-18T13:11:00Z" w16du:dateUtc="2026-07-18T17:11:00Z">
                                  <w:r>
                                    <w:rPr>
                                      <w:rFonts w:ascii="Arial" w:hAnsi="Arial"/>
                                      <w:color w:val="4A452A"/>
                                      <w:sz w:val="16"/>
                                      <w:szCs w:val="16"/>
                                    </w:rPr>
                                    <w:delText>Assembler Source listing</w:delText>
                                  </w:r>
                                  <w:r>
                                    <w:rPr>
                                      <w:rFonts w:ascii="Arial" w:hAnsi="Arial"/>
                                      <w:color w:val="4A452A"/>
                                      <w:sz w:val="16"/>
                                      <w:szCs w:val="16"/>
                                    </w:rPr>
                                    <w:br/>
                                    <w:delText>.ww file</w:delText>
                                  </w:r>
                                </w:del>
                              </w:p>
                            </w:txbxContent>
                          </wps:txbx>
                          <wps:bodyPr rot="0" vert="horz" wrap="square" lIns="9000" tIns="9000" rIns="9000" bIns="9000" anchor="ctr" anchorCtr="0" upright="1">
                            <a:noAutofit/>
                          </wps:bodyPr>
                        </wps:wsp>
                        <wps:wsp>
                          <wps:cNvPr id="1514503456" name="Text Box 490"/>
                          <wps:cNvSpPr>
                            <a:spLocks noChangeArrowheads="1"/>
                          </wps:cNvSpPr>
                          <wps:spPr bwMode="auto">
                            <a:xfrm>
                              <a:off x="30276" y="12034"/>
                              <a:ext cx="7221" cy="6459"/>
                            </a:xfrm>
                            <a:prstGeom prst="rect">
                              <a:avLst/>
                            </a:prstGeom>
                            <a:solidFill>
                              <a:schemeClr val="accent3">
                                <a:lumMod val="20000"/>
                                <a:lumOff val="80000"/>
                              </a:schemeClr>
                            </a:solidFill>
                            <a:ln w="12700">
                              <a:solidFill>
                                <a:srgbClr val="984807"/>
                              </a:solidFill>
                              <a:round/>
                              <a:headEnd/>
                              <a:tailEnd/>
                            </a:ln>
                          </wps:spPr>
                          <wps:txbx>
                            <w:txbxContent>
                              <w:p w14:paraId="3ECAA98F" w14:textId="77777777" w:rsidR="00E075D4" w:rsidRDefault="00134F1F">
                                <w:pPr>
                                  <w:pStyle w:val="NormalWeb"/>
                                  <w:spacing w:beforeAutospacing="0" w:after="60" w:afterAutospacing="0"/>
                                  <w:jc w:val="center"/>
                                  <w:rPr>
                                    <w:del w:id="886" w:author="Guy Fedorkow" w:date="2026-07-18T13:11:00Z" w16du:dateUtc="2026-07-18T17:11:00Z"/>
                                  </w:rPr>
                                </w:pPr>
                                <w:del w:id="887" w:author="Guy Fedorkow" w:date="2026-07-18T13:11:00Z" w16du:dateUtc="2026-07-18T17:11:00Z">
                                  <w:r>
                                    <w:rPr>
                                      <w:rFonts w:ascii="Arial" w:hAnsi="Arial"/>
                                      <w:sz w:val="20"/>
                                      <w:szCs w:val="20"/>
                                    </w:rPr>
                                    <w:delText>Assembler</w:delText>
                                  </w:r>
                                </w:del>
                              </w:p>
                            </w:txbxContent>
                          </wps:txbx>
                          <wps:bodyPr rot="0" vert="horz" wrap="square" lIns="9000" tIns="9000" rIns="9000" bIns="9000" anchor="ctr" anchorCtr="0" upright="1">
                            <a:noAutofit/>
                          </wps:bodyPr>
                        </wps:wsp>
                        <wps:wsp>
                          <wps:cNvPr id="2104923721" name="Rounded Rectangular Callout 112"/>
                          <wps:cNvSpPr>
                            <a:spLocks noChangeArrowheads="1"/>
                          </wps:cNvSpPr>
                          <wps:spPr bwMode="auto">
                            <a:xfrm>
                              <a:off x="44622" y="3625"/>
                              <a:ext cx="7372" cy="6336"/>
                            </a:xfrm>
                            <a:prstGeom prst="wedgeRoundRectCallout">
                              <a:avLst>
                                <a:gd name="adj1" fmla="val -107847"/>
                                <a:gd name="adj2" fmla="val 108542"/>
                                <a:gd name="adj3" fmla="val 16667"/>
                              </a:avLst>
                            </a:prstGeom>
                            <a:solidFill>
                              <a:schemeClr val="accent6">
                                <a:lumMod val="20000"/>
                                <a:lumOff val="80000"/>
                              </a:schemeClr>
                            </a:solidFill>
                            <a:ln w="12700">
                              <a:solidFill>
                                <a:srgbClr val="984807"/>
                              </a:solidFill>
                              <a:round/>
                              <a:headEnd/>
                              <a:tailEnd type="triangle" w="med" len="med"/>
                            </a:ln>
                          </wps:spPr>
                          <wps:txbx>
                            <w:txbxContent>
                              <w:p w14:paraId="0D2CB42A" w14:textId="77777777" w:rsidR="00E075D4" w:rsidRDefault="00134F1F">
                                <w:pPr>
                                  <w:pStyle w:val="NormalWeb"/>
                                  <w:spacing w:beforeAutospacing="0" w:after="60" w:afterAutospacing="0"/>
                                  <w:jc w:val="center"/>
                                  <w:rPr>
                                    <w:del w:id="888" w:author="Guy Fedorkow" w:date="2026-07-18T13:11:00Z" w16du:dateUtc="2026-07-18T17:11:00Z"/>
                                  </w:rPr>
                                </w:pPr>
                                <w:del w:id="889" w:author="Guy Fedorkow" w:date="2026-07-18T13:11:00Z" w16du:dateUtc="2026-07-18T17:11:00Z">
                                  <w:r>
                                    <w:rPr>
                                      <w:rFonts w:ascii="Arial" w:hAnsi="Arial"/>
                                      <w:color w:val="4A452A"/>
                                      <w:sz w:val="16"/>
                                      <w:szCs w:val="16"/>
                                    </w:rPr>
                                    <w:delText>Memory Core Image with symbols</w:delText>
                                  </w:r>
                                  <w:r>
                                    <w:rPr>
                                      <w:rFonts w:ascii="Arial" w:hAnsi="Arial"/>
                                      <w:color w:val="4A452A"/>
                                      <w:sz w:val="16"/>
                                      <w:szCs w:val="16"/>
                                    </w:rPr>
                                    <w:br/>
                                    <w:delText>.core file</w:delText>
                                  </w:r>
                                </w:del>
                              </w:p>
                            </w:txbxContent>
                          </wps:txbx>
                          <wps:bodyPr rot="0" vert="horz" wrap="square" lIns="9000" tIns="9000" rIns="9000" bIns="9000" anchor="ctr" anchorCtr="0" upright="1">
                            <a:noAutofit/>
                          </wps:bodyPr>
                        </wps:wsp>
                        <wps:wsp>
                          <wps:cNvPr id="644747000" name="Flowchart: Magnetic Disk 115"/>
                          <wps:cNvSpPr>
                            <a:spLocks noChangeArrowheads="1"/>
                          </wps:cNvSpPr>
                          <wps:spPr bwMode="auto">
                            <a:xfrm>
                              <a:off x="37940" y="18439"/>
                              <a:ext cx="3409" cy="2261"/>
                            </a:xfrm>
                            <a:prstGeom prst="flowChartMagneticDisk">
                              <a:avLst/>
                            </a:prstGeom>
                            <a:solidFill>
                              <a:schemeClr val="accent5">
                                <a:lumMod val="20000"/>
                                <a:lumOff val="80000"/>
                              </a:schemeClr>
                            </a:solidFill>
                            <a:ln w="12700">
                              <a:solidFill>
                                <a:srgbClr val="984807"/>
                              </a:solidFill>
                              <a:round/>
                              <a:headEnd/>
                              <a:tailEnd/>
                            </a:ln>
                          </wps:spPr>
                          <wps:bodyPr rot="0" vert="horz" wrap="square" lIns="91440" tIns="45720" rIns="91440" bIns="45720" anchor="t" anchorCtr="0" upright="1">
                            <a:noAutofit/>
                          </wps:bodyPr>
                        </wps:wsp>
                        <wps:wsp>
                          <wps:cNvPr id="322186682" name="Rounded Rectangular Callout 116"/>
                          <wps:cNvSpPr>
                            <a:spLocks noChangeArrowheads="1"/>
                          </wps:cNvSpPr>
                          <wps:spPr bwMode="auto">
                            <a:xfrm>
                              <a:off x="40424" y="22467"/>
                              <a:ext cx="6700" cy="6333"/>
                            </a:xfrm>
                            <a:prstGeom prst="wedgeRoundRectCallout">
                              <a:avLst>
                                <a:gd name="adj1" fmla="val -46037"/>
                                <a:gd name="adj2" fmla="val -89407"/>
                                <a:gd name="adj3" fmla="val 16667"/>
                              </a:avLst>
                            </a:prstGeom>
                            <a:solidFill>
                              <a:schemeClr val="accent6">
                                <a:lumMod val="20000"/>
                                <a:lumOff val="80000"/>
                              </a:schemeClr>
                            </a:solidFill>
                            <a:ln w="12700">
                              <a:solidFill>
                                <a:srgbClr val="984807"/>
                              </a:solidFill>
                              <a:round/>
                              <a:headEnd/>
                              <a:tailEnd type="triangle" w="med" len="med"/>
                            </a:ln>
                          </wps:spPr>
                          <wps:txbx>
                            <w:txbxContent>
                              <w:p w14:paraId="6A94F760" w14:textId="77777777" w:rsidR="00E075D4" w:rsidRDefault="00134F1F">
                                <w:pPr>
                                  <w:pStyle w:val="NormalWeb"/>
                                  <w:spacing w:beforeAutospacing="0" w:after="60" w:afterAutospacing="0"/>
                                  <w:jc w:val="center"/>
                                  <w:rPr>
                                    <w:del w:id="890" w:author="Guy Fedorkow" w:date="2026-07-18T13:11:00Z" w16du:dateUtc="2026-07-18T17:11:00Z"/>
                                  </w:rPr>
                                </w:pPr>
                                <w:del w:id="891" w:author="Guy Fedorkow" w:date="2026-07-18T13:11:00Z" w16du:dateUtc="2026-07-18T17:11:00Z">
                                  <w:r>
                                    <w:rPr>
                                      <w:rFonts w:ascii="Arial" w:hAnsi="Arial"/>
                                      <w:color w:val="4A452A"/>
                                      <w:sz w:val="16"/>
                                      <w:szCs w:val="16"/>
                                    </w:rPr>
                                    <w:delText>Assembler Source Listing</w:delText>
                                  </w:r>
                                  <w:r>
                                    <w:rPr>
                                      <w:rFonts w:ascii="Arial" w:hAnsi="Arial"/>
                                      <w:color w:val="4A452A"/>
                                      <w:sz w:val="16"/>
                                      <w:szCs w:val="16"/>
                                    </w:rPr>
                                    <w:br/>
                                    <w:delText>.lst file</w:delText>
                                  </w:r>
                                </w:del>
                              </w:p>
                            </w:txbxContent>
                          </wps:txbx>
                          <wps:bodyPr rot="0" vert="horz" wrap="square" lIns="9000" tIns="9000" rIns="9000" bIns="9000" anchor="ctr" anchorCtr="0" upright="1">
                            <a:noAutofit/>
                          </wps:bodyPr>
                        </wps:wsp>
                        <wps:wsp>
                          <wps:cNvPr id="668564873" name="Rounded Rectangular Callout 117"/>
                          <wps:cNvSpPr>
                            <a:spLocks noChangeArrowheads="1"/>
                          </wps:cNvSpPr>
                          <wps:spPr bwMode="auto">
                            <a:xfrm>
                              <a:off x="28861" y="29325"/>
                              <a:ext cx="22511" cy="6135"/>
                            </a:xfrm>
                            <a:prstGeom prst="wedgeRoundRectCallout">
                              <a:avLst>
                                <a:gd name="adj1" fmla="val -38407"/>
                                <a:gd name="adj2" fmla="val -168208"/>
                                <a:gd name="adj3" fmla="val 16667"/>
                              </a:avLst>
                            </a:prstGeom>
                            <a:solidFill>
                              <a:schemeClr val="accent3">
                                <a:lumMod val="20000"/>
                                <a:lumOff val="80000"/>
                              </a:schemeClr>
                            </a:solidFill>
                            <a:ln w="12700">
                              <a:solidFill>
                                <a:srgbClr val="984807"/>
                              </a:solidFill>
                              <a:round/>
                              <a:headEnd/>
                              <a:tailEnd type="triangle" w="med" len="med"/>
                            </a:ln>
                          </wps:spPr>
                          <wps:txbx>
                            <w:txbxContent>
                              <w:p w14:paraId="768CFC5E" w14:textId="77777777" w:rsidR="00E075D4" w:rsidRDefault="00134F1F">
                                <w:pPr>
                                  <w:pStyle w:val="NormalWeb"/>
                                  <w:spacing w:beforeAutospacing="0" w:after="60" w:afterAutospacing="0"/>
                                  <w:jc w:val="center"/>
                                  <w:rPr>
                                    <w:del w:id="892" w:author="Guy Fedorkow" w:date="2026-07-18T13:11:00Z" w16du:dateUtc="2026-07-18T17:11:00Z"/>
                                  </w:rPr>
                                </w:pPr>
                                <w:del w:id="893" w:author="Guy Fedorkow" w:date="2026-07-18T13:11:00Z" w16du:dateUtc="2026-07-18T17:11:00Z">
                                  <w:r>
                                    <w:rPr>
                                      <w:rFonts w:ascii="Arial" w:hAnsi="Arial"/>
                                      <w:color w:val="4A452A"/>
                                      <w:sz w:val="16"/>
                                      <w:szCs w:val="16"/>
                                    </w:rPr>
                                    <w:delText>Note that the Assembler output listing format is compatible with its own input, i.e., you can add comments and labels to the listing and reassemble it</w:delText>
                                  </w:r>
                                </w:del>
                              </w:p>
                            </w:txbxContent>
                          </wps:txbx>
                          <wps:bodyPr rot="0" vert="horz" wrap="square" lIns="9000" tIns="9000" rIns="9000" bIns="9000" anchor="ctr" anchorCtr="0" upright="1">
                            <a:noAutofit/>
                          </wps:bodyPr>
                        </wps:wsp>
                        <wps:wsp>
                          <wps:cNvPr id="273482038" name="Rounded Rectangular Callout 118"/>
                          <wps:cNvSpPr>
                            <a:spLocks noChangeArrowheads="1"/>
                          </wps:cNvSpPr>
                          <wps:spPr bwMode="auto">
                            <a:xfrm>
                              <a:off x="17604" y="990"/>
                              <a:ext cx="15112" cy="7473"/>
                            </a:xfrm>
                            <a:prstGeom prst="wedgeRoundRectCallout">
                              <a:avLst>
                                <a:gd name="adj1" fmla="val 90560"/>
                                <a:gd name="adj2" fmla="val 110079"/>
                                <a:gd name="adj3" fmla="val 16667"/>
                              </a:avLst>
                            </a:prstGeom>
                            <a:solidFill>
                              <a:schemeClr val="accent6">
                                <a:lumMod val="20000"/>
                                <a:lumOff val="80000"/>
                              </a:schemeClr>
                            </a:solidFill>
                            <a:ln w="12700">
                              <a:solidFill>
                                <a:srgbClr val="984807"/>
                              </a:solidFill>
                              <a:round/>
                              <a:headEnd/>
                              <a:tailEnd type="triangle" w="med" len="med"/>
                            </a:ln>
                          </wps:spPr>
                          <wps:txbx>
                            <w:txbxContent>
                              <w:p w14:paraId="2513498D" w14:textId="77777777" w:rsidR="00E075D4" w:rsidRDefault="00134F1F">
                                <w:pPr>
                                  <w:pStyle w:val="NormalWeb"/>
                                  <w:spacing w:beforeAutospacing="0" w:after="60" w:afterAutospacing="0"/>
                                  <w:jc w:val="center"/>
                                  <w:rPr>
                                    <w:del w:id="894" w:author="Guy Fedorkow" w:date="2026-07-18T13:11:00Z" w16du:dateUtc="2026-07-18T17:11:00Z"/>
                                  </w:rPr>
                                </w:pPr>
                                <w:del w:id="895" w:author="Guy Fedorkow" w:date="2026-07-18T13:11:00Z" w16du:dateUtc="2026-07-18T17:11:00Z">
                                  <w:r>
                                    <w:rPr>
                                      <w:rFonts w:ascii="Arial" w:hAnsi="Arial"/>
                                      <w:color w:val="4A452A"/>
                                      <w:sz w:val="16"/>
                                      <w:szCs w:val="16"/>
                                    </w:rPr>
                                    <w:delText>Tape Decoder and Assembler core files are both compatible with the simulator; (but you’d expect the assembler output to have more symbols)</w:delText>
                                  </w:r>
                                </w:del>
                              </w:p>
                            </w:txbxContent>
                          </wps:txbx>
                          <wps:bodyPr rot="0" vert="horz" wrap="square" lIns="9000" tIns="9000" rIns="9000" bIns="9000" anchor="ctr" anchorCtr="0" upright="1">
                            <a:noAutofit/>
                          </wps:bodyPr>
                        </wps:wsp>
                        <wps:wsp>
                          <wps:cNvPr id="1380847366" name="Right Arrow 119"/>
                          <wps:cNvSpPr>
                            <a:spLocks noChangeArrowheads="1"/>
                          </wps:cNvSpPr>
                          <wps:spPr bwMode="auto">
                            <a:xfrm rot="-2286600">
                              <a:off x="14587" y="18266"/>
                              <a:ext cx="4597" cy="1271"/>
                            </a:xfrm>
                            <a:prstGeom prst="rightArrow">
                              <a:avLst>
                                <a:gd name="adj1" fmla="val 50000"/>
                                <a:gd name="adj2" fmla="val 49983"/>
                              </a:avLst>
                            </a:prstGeom>
                            <a:solidFill>
                              <a:srgbClr val="FFFFCC"/>
                            </a:solidFill>
                            <a:ln w="12700">
                              <a:solidFill>
                                <a:srgbClr val="984807"/>
                              </a:solidFill>
                              <a:round/>
                              <a:headEnd/>
                              <a:tailEnd type="triangle" w="med" len="med"/>
                            </a:ln>
                          </wps:spPr>
                          <wps:bodyPr rot="0" vert="horz" wrap="square" lIns="91440" tIns="45720" rIns="91440" bIns="45720" anchor="t" anchorCtr="0" upright="1">
                            <a:noAutofit/>
                          </wps:bodyPr>
                        </wps:wsp>
                        <wps:wsp>
                          <wps:cNvPr id="451147979" name="Flowchart: Magnetic Disk 109"/>
                          <wps:cNvSpPr>
                            <a:spLocks noChangeArrowheads="1"/>
                          </wps:cNvSpPr>
                          <wps:spPr bwMode="auto">
                            <a:xfrm>
                              <a:off x="13258" y="19965"/>
                              <a:ext cx="3410" cy="2268"/>
                            </a:xfrm>
                            <a:prstGeom prst="flowChartMagneticDisk">
                              <a:avLst/>
                            </a:prstGeom>
                            <a:solidFill>
                              <a:schemeClr val="accent5">
                                <a:lumMod val="20000"/>
                                <a:lumOff val="80000"/>
                              </a:schemeClr>
                            </a:solidFill>
                            <a:ln w="12700">
                              <a:solidFill>
                                <a:srgbClr val="984807"/>
                              </a:solidFill>
                              <a:round/>
                              <a:headEnd/>
                              <a:tailEnd/>
                            </a:ln>
                          </wps:spPr>
                          <wps:bodyPr rot="0" vert="horz" wrap="square" lIns="91440" tIns="45720" rIns="91440" bIns="45720" anchor="t" anchorCtr="0" upright="1">
                            <a:noAutofit/>
                          </wps:bodyPr>
                        </wps:wsp>
                        <wps:wsp>
                          <wps:cNvPr id="392353156" name="Rounded Rectangular Callout 120"/>
                          <wps:cNvSpPr>
                            <a:spLocks noChangeArrowheads="1"/>
                          </wps:cNvSpPr>
                          <wps:spPr bwMode="auto">
                            <a:xfrm>
                              <a:off x="8910" y="30834"/>
                              <a:ext cx="7372" cy="4698"/>
                            </a:xfrm>
                            <a:prstGeom prst="wedgeRoundRectCallout">
                              <a:avLst>
                                <a:gd name="adj1" fmla="val 36176"/>
                                <a:gd name="adj2" fmla="val -232648"/>
                                <a:gd name="adj3" fmla="val 16667"/>
                              </a:avLst>
                            </a:prstGeom>
                            <a:solidFill>
                              <a:schemeClr val="accent6">
                                <a:lumMod val="20000"/>
                                <a:lumOff val="80000"/>
                              </a:schemeClr>
                            </a:solidFill>
                            <a:ln w="12700">
                              <a:solidFill>
                                <a:srgbClr val="984807"/>
                              </a:solidFill>
                              <a:round/>
                              <a:headEnd/>
                              <a:tailEnd type="triangle" w="med" len="med"/>
                            </a:ln>
                          </wps:spPr>
                          <wps:txbx>
                            <w:txbxContent>
                              <w:p w14:paraId="4FCCED57" w14:textId="77777777" w:rsidR="00E075D4" w:rsidRDefault="00134F1F">
                                <w:pPr>
                                  <w:pStyle w:val="NormalWeb"/>
                                  <w:spacing w:beforeAutospacing="0" w:after="60" w:afterAutospacing="0"/>
                                  <w:jc w:val="center"/>
                                  <w:rPr>
                                    <w:del w:id="896" w:author="Guy Fedorkow" w:date="2026-07-18T13:11:00Z" w16du:dateUtc="2026-07-18T17:11:00Z"/>
                                  </w:rPr>
                                </w:pPr>
                                <w:del w:id="897" w:author="Guy Fedorkow" w:date="2026-07-18T13:11:00Z" w16du:dateUtc="2026-07-18T17:11:00Z">
                                  <w:r>
                                    <w:rPr>
                                      <w:rFonts w:ascii="Arial" w:hAnsi="Arial"/>
                                      <w:color w:val="4A442A"/>
                                      <w:sz w:val="16"/>
                                      <w:szCs w:val="16"/>
                                    </w:rPr>
                                    <w:delText>Manually-generated .sym file</w:delText>
                                  </w:r>
                                </w:del>
                              </w:p>
                            </w:txbxContent>
                          </wps:txbx>
                          <wps:bodyPr rot="0" vert="horz" wrap="square" lIns="9000" tIns="9000" rIns="9000" bIns="9000" anchor="ctr" anchorCtr="0" upright="1">
                            <a:noAutofit/>
                          </wps:bodyPr>
                        </wps:wsp>
                      </wpg:wgp>
                    </a:graphicData>
                  </a:graphic>
                </wp:inline>
              </w:drawing>
            </mc:Choice>
            <mc:Fallback>
              <w:pict>
                <v:group w14:anchorId="516E38F5" id="_x0000_s1066" style="width:431.85pt;height:300.5pt;mso-position-horizontal-relative:char;mso-position-vertical-relative:line" coordsize="54846,38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">
                  <v:rect id="Rectangle 8" o:spid="_x0000_s1067" style="position:absolute;width:54846;height:38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" filled="f" stroked="f" strokeweight="0"/>
                  <v:shape id="U-Turn Arrow 492" o:spid="_x0000_s1068" style="position:absolute;left:27331;top:17182;width:12841;height:4446;rotation:180;visibility:visible;mso-wrap-style:square;v-text-anchor:top" coordsize="1284120,44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" path="m,444600l,162177c,72609,72609,,162177,r910093,c1161838,,1234447,72609,1234447,162177r,94415l1284120,256592r-76858,123621l1130404,256592r49673,l1180077,162177v,-59540,-48267,-107807,-107807,-107807l162177,54370v-59540,,-107807,48267,-107807,107807l54370,444600,,444600xe" fillcolor="#ffc" strokecolor="#984807" strokeweight="1pt">
                    <v:stroke endarrow="block"/>
                    <v:path arrowok="t" o:connecttype="custom" o:connectlocs="0,4446;0,1622;1622,0;10723,0;12344,1622;12344,2566;12841,2566;12072,3802;11304,2566;11801,2566;11801,1622;10723,544;1622,544;544,1622;544,4446;0,4446" o:connectangles="0,0,0,0,0,0,0,0,0,0,0,0,0,0,0,0"/>
                  </v:shape>
                  <v:rect id="Text Box 490" o:spid="_x0000_s1069" style="position:absolute;left:7138;top:12034;width:7222;height:6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" fillcolor="#ffc" strokecolor="#984807" strokeweight="1pt">
                    <v:stroke joinstyle="round"/>
                    <v:textbox inset=".25mm,.25mm,.25mm,.25mm">
                      <w:txbxContent>
                        <w:p w14:paraId="2A4931F6" w14:textId="77777777" w:rsidR="00E075D4" w:rsidRDefault="00134F1F">
                          <w:pPr>
                            <w:jc w:val="center"/>
                            <w:rPr>
                              <w:del w:id="898" w:author="Guy Fedorkow" w:date="2026-07-18T13:11:00Z" w16du:dateUtc="2026-07-18T17:11:00Z"/>
                            </w:rPr>
                          </w:pPr>
                          <w:del w:id="899" w:author="Guy Fedorkow" w:date="2026-07-18T13:11:00Z" w16du:dateUtc="2026-07-18T17:11:00Z">
                            <w:r>
                              <w:delText>Tape Decoder</w:delText>
                            </w:r>
                          </w:del>
                        </w:p>
                      </w:txbxContent>
                    </v:textbox>
                  </v:rect>
                  <v:rect id="Text Box 490" o:spid="_x0000_s1070" style="position:absolute;left:18943;top:12034;width:7221;height:6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" fillcolor="#ffc" strokecolor="#984807" strokeweight="1pt">
                    <v:stroke joinstyle="round"/>
                    <v:textbox inset=".25mm,.25mm,.25mm,.25mm">
                      <w:txbxContent>
                        <w:p w14:paraId="266BF407" w14:textId="77777777" w:rsidR="00E075D4" w:rsidRDefault="00134F1F">
                          <w:pPr>
                            <w:pStyle w:val="NormalWeb"/>
                            <w:spacing w:beforeAutospacing="0" w:after="60" w:afterAutospacing="0"/>
                            <w:jc w:val="center"/>
                            <w:rPr>
                              <w:del w:id="900" w:author="Guy Fedorkow" w:date="2026-07-18T13:11:00Z" w16du:dateUtc="2026-07-18T17:11:00Z"/>
                            </w:rPr>
                          </w:pPr>
                          <w:del w:id="901" w:author="Guy Fedorkow" w:date="2026-07-18T13:11:00Z" w16du:dateUtc="2026-07-18T17:11:00Z">
                            <w:r>
                              <w:rPr>
                                <w:rFonts w:ascii="Arial" w:hAnsi="Arial"/>
                                <w:sz w:val="20"/>
                                <w:szCs w:val="20"/>
                              </w:rPr>
                              <w:delText>Dis-assembler</w:delText>
                            </w:r>
                          </w:del>
                        </w:p>
                      </w:txbxContent>
                    </v:textbox>
                  </v:rect>
                  <v:rect id="Text Box 490" o:spid="_x0000_s1071" style="position:absolute;left:42602;top:12268;width:7222;height:6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" fillcolor="#ffc" strokecolor="#984807" strokeweight="1pt">
                    <v:stroke joinstyle="round"/>
                    <v:textbox inset=".25mm,.25mm,.25mm,.25mm">
                      <w:txbxContent>
                        <w:p w14:paraId="645BBB03" w14:textId="77777777" w:rsidR="00E075D4" w:rsidRDefault="00134F1F">
                          <w:pPr>
                            <w:pStyle w:val="NormalWeb"/>
                            <w:spacing w:beforeAutospacing="0" w:after="60" w:afterAutospacing="0"/>
                            <w:jc w:val="center"/>
                            <w:rPr>
                              <w:del w:id="902" w:author="Guy Fedorkow" w:date="2026-07-18T13:11:00Z" w16du:dateUtc="2026-07-18T17:11:00Z"/>
                            </w:rPr>
                          </w:pPr>
                          <w:del w:id="903" w:author="Guy Fedorkow" w:date="2026-07-18T13:11:00Z" w16du:dateUtc="2026-07-18T17:11:00Z">
                            <w:r>
                              <w:rPr>
                                <w:rFonts w:ascii="Arial" w:hAnsi="Arial"/>
                                <w:sz w:val="20"/>
                                <w:szCs w:val="20"/>
                              </w:rPr>
                              <w:delText>Simulator</w:delText>
                            </w:r>
                          </w:del>
                        </w:p>
                      </w:txbxContent>
                    </v:textbox>
                  </v:rect>
                  <v:shape id="Right Arrow 491" o:spid="_x0000_s1072" type="#_x0000_t13" style="position:absolute;left:14382;top:12844;width:4604;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" adj="18602" fillcolor="#ffc" strokecolor="#984807" strokeweight="1pt">
                    <v:stroke endarrow="block" joinstyle="round"/>
                  </v:shape>
                  <v:shape id="Right Arrow 98" o:spid="_x0000_s1073" type="#_x0000_t13" style="position:absolute;left:26182;top:16128;width:3874;height:1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" adj="17665" fillcolor="#ffc" strokecolor="#984807" strokeweight="1pt">
                    <v:stroke endarrow="block" joinstyle="round"/>
                  </v:shape>
                  <v:shape id="Right Arrow 99" o:spid="_x0000_s1074" type="#_x0000_t13" style="position:absolute;left:37566;top:13032;width:4878;height:1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" adj="18476" fillcolor="#ffc" strokecolor="#984807" strokeweight="1pt">
                    <v:stroke endarrow="block" joinstyle="round"/>
                  </v:shape>
                  <v:shape id="Right Arrow 101" o:spid="_x0000_s1075" type="#_x0000_t13" style="position:absolute;left:36831;top:16750;width:325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" adj="14483" fillcolor="#ffc" strokecolor="#984807" strokeweight="1pt">
                    <v:stroke endarrow="block" joinstyle="round"/>
                  </v:shape>
                  <v:shape id="U-Turn Arrow 102" o:spid="_x0000_s1076" style="position:absolute;left:16034;top:9136;width:24142;height:4065;visibility:visible;mso-wrap-style:square;v-text-anchor:top" coordsize="2414160,40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" path="m,406440l,148257c,66377,66377,,148257,l2220493,v81880,,148257,66377,148257,148257l2368750,293429r45410,l2343899,406440,2273637,293429r45410,l2319047,148257v,-54430,-44124,-98554,-98554,-98554l148257,49704v-54430,,-98554,44124,-98554,98554c49703,234319,49704,320379,49704,406440l,406440xe" fillcolor="#ffc" strokecolor="#984807" strokeweight="1pt">
                    <v:stroke endarrow="block"/>
                    <v:path arrowok="t" o:connecttype="custom" o:connectlocs="0,4065;0,1483;1483,0;22205,0;23688,1483;23688,2935;24142,2935;23439,4065;22737,2935;23191,2935;23191,1483;22205,497;1483,497;497,1483;497,4065;0,4065" o:connectangles="0,0,0,0,0,0,0,0,0,0,0,0,0,0,0,0"/>
                  </v:shape>
                  <v:shape id="Flowchart: Magnetic Disk 493" o:spid="_x0000_s1077" type="#_x0000_t132" style="position:absolute;left:1861;top:15120;width:3409;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" fillcolor="#daeef3 [664]" strokecolor="#984807" strokeweight="1pt"/>
                  <v:shape id="Flowchart: Magnetic Disk 104" o:spid="_x0000_s1078" type="#_x0000_t132" style="position:absolute;left:14756;top:13284;width:3409;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" fillcolor="#daeef3 [664]" strokecolor="#984807" strokeweight="1pt"/>
                  <v:shape id="Flowchart: Magnetic Disk 105" o:spid="_x0000_s1079" type="#_x0000_t132" style="position:absolute;left:26442;top:13665;width:3409;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" fillcolor="#daeef3 [664]" strokecolor="#984807" strokeweight="1pt"/>
                  <v:shape id="Flowchart: Magnetic Disk 106" o:spid="_x0000_s1080" type="#_x0000_t132" style="position:absolute;left:38080;top:13456;width:3410;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" fillcolor="#daeef3 [664]" strokecolor="#984807" strokeweight="1pt"/>
                  <v:shape id="Right Arrow 107" o:spid="_x0000_s1081" type="#_x0000_t13" style="position:absolute;left:2458;top:13284;width:4598;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" adj="18598" fillcolor="#ffc" strokecolor="#984807" strokeweight="1pt">
                    <v:stroke endarrow="block" joinstyle="round"/>
                  </v:shape>
                  <v:shape id="Rounded Rectangular Callout 494" o:spid="_x0000_s1082" type="#_x0000_t62" style="position:absolute;left:2228;top:22129;width:9857;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" adj="2320,-13513" fillcolor="#fde9d9 [665]" strokecolor="#984807" strokeweight="1pt">
                    <v:stroke endarrow="block" joinstyle="round"/>
                    <v:textbox inset=".25mm,.25mm,.25mm,.25mm">
                      <w:txbxContent>
                        <w:p w14:paraId="7408781E" w14:textId="77777777" w:rsidR="00E075D4" w:rsidRDefault="00134F1F">
                          <w:pPr>
                            <w:jc w:val="center"/>
                            <w:rPr>
                              <w:del w:id="904" w:author="Guy Fedorkow" w:date="2026-07-18T13:11:00Z" w16du:dateUtc="2026-07-18T17:11:00Z"/>
                              <w:color w:val="4A442A" w:themeColor="background2" w:themeShade="40"/>
                              <w:sz w:val="16"/>
                              <w:szCs w:val="16"/>
                            </w:rPr>
                          </w:pPr>
                          <w:del w:id="905" w:author="Guy Fedorkow" w:date="2026-07-18T13:11:00Z" w16du:dateUtc="2026-07-18T17:11:00Z">
                            <w:r>
                              <w:rPr>
                                <w:color w:val="4A442A" w:themeColor="background2" w:themeShade="40"/>
                                <w:sz w:val="16"/>
                                <w:szCs w:val="16"/>
                              </w:rPr>
                              <w:delText>WW 556 binary tape image</w:delText>
                            </w:r>
                            <w:r>
                              <w:rPr>
                                <w:color w:val="4A442A" w:themeColor="background2" w:themeShade="40"/>
                                <w:sz w:val="16"/>
                                <w:szCs w:val="16"/>
                              </w:rPr>
                              <w:br/>
                            </w:r>
                          </w:del>
                        </w:p>
                      </w:txbxContent>
                    </v:textbox>
                  </v:shape>
                  <v:shape id="Rounded Rectangular Callout 110" o:spid="_x0000_s1083" type="#_x0000_t62" style="position:absolute;left:5619;top:4154;width:7380;height:4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" adj="29252,40310" fillcolor="#fde9d9 [665]" strokecolor="#984807" strokeweight="1pt">
                    <v:stroke endarrow="block" joinstyle="round"/>
                    <v:textbox inset=".25mm,.25mm,.25mm,.25mm">
                      <w:txbxContent>
                        <w:p w14:paraId="6DA6650E" w14:textId="77777777" w:rsidR="00E075D4" w:rsidRDefault="00134F1F">
                          <w:pPr>
                            <w:jc w:val="center"/>
                            <w:rPr>
                              <w:del w:id="906" w:author="Guy Fedorkow" w:date="2026-07-18T13:11:00Z" w16du:dateUtc="2026-07-18T17:11:00Z"/>
                            </w:rPr>
                          </w:pPr>
                          <w:del w:id="907" w:author="Guy Fedorkow" w:date="2026-07-18T13:11:00Z" w16du:dateUtc="2026-07-18T17:11:00Z">
                            <w:r>
                              <w:rPr>
                                <w:color w:val="4A442A" w:themeColor="background2" w:themeShade="40"/>
                                <w:sz w:val="16"/>
                                <w:szCs w:val="16"/>
                              </w:rPr>
                              <w:delText>Core file with no labels</w:delText>
                            </w:r>
                          </w:del>
                        </w:p>
                      </w:txbxContent>
                    </v:textbox>
                  </v:shape>
                  <v:shape id="Rounded Rectangular Callout 111" o:spid="_x0000_s1084" type="#_x0000_t62" style="position:absolute;left:17200;top:24181;width:10905;height:52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" adj="19327,-30708" fillcolor="#fde9d9 [665]" strokecolor="#984807" strokeweight="1pt">
                    <v:stroke endarrow="block" joinstyle="round"/>
                    <v:textbox inset=".25mm,.25mm,.25mm,.25mm">
                      <w:txbxContent>
                        <w:p w14:paraId="738CA3BC" w14:textId="77777777" w:rsidR="00E075D4" w:rsidRDefault="00134F1F">
                          <w:pPr>
                            <w:pStyle w:val="NormalWeb"/>
                            <w:spacing w:beforeAutospacing="0" w:after="60" w:afterAutospacing="0"/>
                            <w:jc w:val="center"/>
                            <w:rPr>
                              <w:del w:id="908" w:author="Guy Fedorkow" w:date="2026-07-18T13:11:00Z" w16du:dateUtc="2026-07-18T17:11:00Z"/>
                              <w:rFonts w:ascii="Arial" w:hAnsi="Arial"/>
                              <w:color w:val="4A452A"/>
                              <w:sz w:val="16"/>
                              <w:szCs w:val="16"/>
                            </w:rPr>
                          </w:pPr>
                          <w:del w:id="909" w:author="Guy Fedorkow" w:date="2026-07-18T13:11:00Z" w16du:dateUtc="2026-07-18T17:11:00Z">
                            <w:r>
                              <w:rPr>
                                <w:rFonts w:ascii="Arial" w:hAnsi="Arial"/>
                                <w:color w:val="4A452A"/>
                                <w:sz w:val="16"/>
                                <w:szCs w:val="16"/>
                              </w:rPr>
                              <w:delText>Assembler Source listing</w:delText>
                            </w:r>
                            <w:r>
                              <w:rPr>
                                <w:rFonts w:ascii="Arial" w:hAnsi="Arial"/>
                                <w:color w:val="4A452A"/>
                                <w:sz w:val="16"/>
                                <w:szCs w:val="16"/>
                              </w:rPr>
                              <w:br/>
                              <w:delText>.ww file</w:delText>
                            </w:r>
                          </w:del>
                        </w:p>
                      </w:txbxContent>
                    </v:textbox>
                  </v:shape>
                  <v:rect id="Text Box 490" o:spid="_x0000_s1085" style="position:absolute;left:30276;top:12034;width:7221;height:6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" fillcolor="#eaf1dd [662]" strokecolor="#984807" strokeweight="1pt">
                    <v:stroke joinstyle="round"/>
                    <v:textbox inset=".25mm,.25mm,.25mm,.25mm">
                      <w:txbxContent>
                        <w:p w14:paraId="3ECAA98F" w14:textId="77777777" w:rsidR="00E075D4" w:rsidRDefault="00134F1F">
                          <w:pPr>
                            <w:pStyle w:val="NormalWeb"/>
                            <w:spacing w:beforeAutospacing="0" w:after="60" w:afterAutospacing="0"/>
                            <w:jc w:val="center"/>
                            <w:rPr>
                              <w:del w:id="910" w:author="Guy Fedorkow" w:date="2026-07-18T13:11:00Z" w16du:dateUtc="2026-07-18T17:11:00Z"/>
                            </w:rPr>
                          </w:pPr>
                          <w:del w:id="911" w:author="Guy Fedorkow" w:date="2026-07-18T13:11:00Z" w16du:dateUtc="2026-07-18T17:11:00Z">
                            <w:r>
                              <w:rPr>
                                <w:rFonts w:ascii="Arial" w:hAnsi="Arial"/>
                                <w:sz w:val="20"/>
                                <w:szCs w:val="20"/>
                              </w:rPr>
                              <w:delText>Assembler</w:delText>
                            </w:r>
                          </w:del>
                        </w:p>
                      </w:txbxContent>
                    </v:textbox>
                  </v:rect>
                  <v:shape id="Rounded Rectangular Callout 112" o:spid="_x0000_s1086" type="#_x0000_t62" style="position:absolute;left:44622;top:3625;width:7372;height:6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" adj="-12495,34245" fillcolor="#fde9d9 [665]" strokecolor="#984807" strokeweight="1pt">
                    <v:stroke endarrow="block" joinstyle="round"/>
                    <v:textbox inset=".25mm,.25mm,.25mm,.25mm">
                      <w:txbxContent>
                        <w:p w14:paraId="0D2CB42A" w14:textId="77777777" w:rsidR="00E075D4" w:rsidRDefault="00134F1F">
                          <w:pPr>
                            <w:pStyle w:val="NormalWeb"/>
                            <w:spacing w:beforeAutospacing="0" w:after="60" w:afterAutospacing="0"/>
                            <w:jc w:val="center"/>
                            <w:rPr>
                              <w:del w:id="912" w:author="Guy Fedorkow" w:date="2026-07-18T13:11:00Z" w16du:dateUtc="2026-07-18T17:11:00Z"/>
                            </w:rPr>
                          </w:pPr>
                          <w:del w:id="913" w:author="Guy Fedorkow" w:date="2026-07-18T13:11:00Z" w16du:dateUtc="2026-07-18T17:11:00Z">
                            <w:r>
                              <w:rPr>
                                <w:rFonts w:ascii="Arial" w:hAnsi="Arial"/>
                                <w:color w:val="4A452A"/>
                                <w:sz w:val="16"/>
                                <w:szCs w:val="16"/>
                              </w:rPr>
                              <w:delText>Memory Core Image with symbols</w:delText>
                            </w:r>
                            <w:r>
                              <w:rPr>
                                <w:rFonts w:ascii="Arial" w:hAnsi="Arial"/>
                                <w:color w:val="4A452A"/>
                                <w:sz w:val="16"/>
                                <w:szCs w:val="16"/>
                              </w:rPr>
                              <w:br/>
                              <w:delText>.core file</w:delText>
                            </w:r>
                          </w:del>
                        </w:p>
                      </w:txbxContent>
                    </v:textbox>
                  </v:shape>
                  <v:shape id="Flowchart: Magnetic Disk 115" o:spid="_x0000_s1087" type="#_x0000_t132" style="position:absolute;left:37940;top:18439;width:3409;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" fillcolor="#daeef3 [664]" strokecolor="#984807" strokeweight="1pt"/>
                  <v:shape id="Rounded Rectangular Callout 116" o:spid="_x0000_s1088" type="#_x0000_t62" style="position:absolute;left:40424;top:22467;width:6700;height:6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" adj="856,-8512" fillcolor="#fde9d9 [665]" strokecolor="#984807" strokeweight="1pt">
                    <v:stroke endarrow="block" joinstyle="round"/>
                    <v:textbox inset=".25mm,.25mm,.25mm,.25mm">
                      <w:txbxContent>
                        <w:p w14:paraId="6A94F760" w14:textId="77777777" w:rsidR="00E075D4" w:rsidRDefault="00134F1F">
                          <w:pPr>
                            <w:pStyle w:val="NormalWeb"/>
                            <w:spacing w:beforeAutospacing="0" w:after="60" w:afterAutospacing="0"/>
                            <w:jc w:val="center"/>
                            <w:rPr>
                              <w:del w:id="914" w:author="Guy Fedorkow" w:date="2026-07-18T13:11:00Z" w16du:dateUtc="2026-07-18T17:11:00Z"/>
                            </w:rPr>
                          </w:pPr>
                          <w:del w:id="915" w:author="Guy Fedorkow" w:date="2026-07-18T13:11:00Z" w16du:dateUtc="2026-07-18T17:11:00Z">
                            <w:r>
                              <w:rPr>
                                <w:rFonts w:ascii="Arial" w:hAnsi="Arial"/>
                                <w:color w:val="4A452A"/>
                                <w:sz w:val="16"/>
                                <w:szCs w:val="16"/>
                              </w:rPr>
                              <w:delText>Assembler Source Listing</w:delText>
                            </w:r>
                            <w:r>
                              <w:rPr>
                                <w:rFonts w:ascii="Arial" w:hAnsi="Arial"/>
                                <w:color w:val="4A452A"/>
                                <w:sz w:val="16"/>
                                <w:szCs w:val="16"/>
                              </w:rPr>
                              <w:br/>
                              <w:delText>.lst file</w:delText>
                            </w:r>
                          </w:del>
                        </w:p>
                      </w:txbxContent>
                    </v:textbox>
                  </v:shape>
                  <v:shape id="Rounded Rectangular Callout 117" o:spid="_x0000_s1089" type="#_x0000_t62" style="position:absolute;left:28861;top:29325;width:22511;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" adj="2504,-25533" fillcolor="#eaf1dd [662]" strokecolor="#984807" strokeweight="1pt">
                    <v:stroke endarrow="block" joinstyle="round"/>
                    <v:textbox inset=".25mm,.25mm,.25mm,.25mm">
                      <w:txbxContent>
                        <w:p w14:paraId="768CFC5E" w14:textId="77777777" w:rsidR="00E075D4" w:rsidRDefault="00134F1F">
                          <w:pPr>
                            <w:pStyle w:val="NormalWeb"/>
                            <w:spacing w:beforeAutospacing="0" w:after="60" w:afterAutospacing="0"/>
                            <w:jc w:val="center"/>
                            <w:rPr>
                              <w:del w:id="916" w:author="Guy Fedorkow" w:date="2026-07-18T13:11:00Z" w16du:dateUtc="2026-07-18T17:11:00Z"/>
                            </w:rPr>
                          </w:pPr>
                          <w:del w:id="917" w:author="Guy Fedorkow" w:date="2026-07-18T13:11:00Z" w16du:dateUtc="2026-07-18T17:11:00Z">
                            <w:r>
                              <w:rPr>
                                <w:rFonts w:ascii="Arial" w:hAnsi="Arial"/>
                                <w:color w:val="4A452A"/>
                                <w:sz w:val="16"/>
                                <w:szCs w:val="16"/>
                              </w:rPr>
                              <w:delText>Note that the Assembler output listing format is compatible with its own input, i.e., you can add comments and labels to the listing and reassemble it</w:delText>
                            </w:r>
                          </w:del>
                        </w:p>
                      </w:txbxContent>
                    </v:textbox>
                  </v:shape>
                  <v:shape id="Rounded Rectangular Callout 118" o:spid="_x0000_s1090" type="#_x0000_t62" style="position:absolute;left:17604;top:990;width:15112;height:7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" adj="30361,34577" fillcolor="#fde9d9 [665]" strokecolor="#984807" strokeweight="1pt">
                    <v:stroke endarrow="block" joinstyle="round"/>
                    <v:textbox inset=".25mm,.25mm,.25mm,.25mm">
                      <w:txbxContent>
                        <w:p w14:paraId="2513498D" w14:textId="77777777" w:rsidR="00E075D4" w:rsidRDefault="00134F1F">
                          <w:pPr>
                            <w:pStyle w:val="NormalWeb"/>
                            <w:spacing w:beforeAutospacing="0" w:after="60" w:afterAutospacing="0"/>
                            <w:jc w:val="center"/>
                            <w:rPr>
                              <w:del w:id="918" w:author="Guy Fedorkow" w:date="2026-07-18T13:11:00Z" w16du:dateUtc="2026-07-18T17:11:00Z"/>
                            </w:rPr>
                          </w:pPr>
                          <w:del w:id="919" w:author="Guy Fedorkow" w:date="2026-07-18T13:11:00Z" w16du:dateUtc="2026-07-18T17:11:00Z">
                            <w:r>
                              <w:rPr>
                                <w:rFonts w:ascii="Arial" w:hAnsi="Arial"/>
                                <w:color w:val="4A452A"/>
                                <w:sz w:val="16"/>
                                <w:szCs w:val="16"/>
                              </w:rPr>
                              <w:delText>Tape Decoder and Assembler core files are both compatible with the simulator; (but you’d expect the assembler output to have more symbols)</w:delText>
                            </w:r>
                          </w:del>
                        </w:p>
                      </w:txbxContent>
                    </v:textbox>
                  </v:shape>
                  <v:shape id="Right Arrow 119" o:spid="_x0000_s1091" type="#_x0000_t13" style="position:absolute;left:14587;top:18266;width:4597;height:1271;rotation:-24975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" adj="18615" fillcolor="#ffc" strokecolor="#984807" strokeweight="1pt">
                    <v:stroke endarrow="block" joinstyle="round"/>
                  </v:shape>
                  <v:shape id="Flowchart: Magnetic Disk 109" o:spid="_x0000_s1092" type="#_x0000_t132" style="position:absolute;left:13258;top:19965;width:3410;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" fillcolor="#daeef3 [664]" strokecolor="#984807" strokeweight="1pt"/>
                  <v:shape id="Rounded Rectangular Callout 120" o:spid="_x0000_s1093" type="#_x0000_t62" style="position:absolute;left:8910;top:30834;width:7372;height:4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" adj="18614,-39452" fillcolor="#fde9d9 [665]" strokecolor="#984807" strokeweight="1pt">
                    <v:stroke endarrow="block" joinstyle="round"/>
                    <v:textbox inset=".25mm,.25mm,.25mm,.25mm">
                      <w:txbxContent>
                        <w:p w14:paraId="4FCCED57" w14:textId="77777777" w:rsidR="00E075D4" w:rsidRDefault="00134F1F">
                          <w:pPr>
                            <w:pStyle w:val="NormalWeb"/>
                            <w:spacing w:beforeAutospacing="0" w:after="60" w:afterAutospacing="0"/>
                            <w:jc w:val="center"/>
                            <w:rPr>
                              <w:del w:id="920" w:author="Guy Fedorkow" w:date="2026-07-18T13:11:00Z" w16du:dateUtc="2026-07-18T17:11:00Z"/>
                            </w:rPr>
                          </w:pPr>
                          <w:del w:id="921" w:author="Guy Fedorkow" w:date="2026-07-18T13:11:00Z" w16du:dateUtc="2026-07-18T17:11:00Z">
                            <w:r>
                              <w:rPr>
                                <w:rFonts w:ascii="Arial" w:hAnsi="Arial"/>
                                <w:color w:val="4A442A"/>
                                <w:sz w:val="16"/>
                                <w:szCs w:val="16"/>
                              </w:rPr>
                              <w:delText>Manually-generated .sym file</w:delText>
                            </w:r>
                          </w:del>
                        </w:p>
                      </w:txbxContent>
                    </v:textbox>
                  </v:shape>
                  <w10:anchorlock/>
                </v:group>
              </w:pict>
            </mc:Fallback>
          </mc:AlternateContent>
        </w:r>
      </w:del>
    </w:p>
    <w:p w14:paraId="344B624D" w14:textId="77777777" w:rsidR="00E075D4" w:rsidRDefault="00134F1F">
      <w:r>
        <w:t>A typical flow might be:</w:t>
      </w:r>
    </w:p>
    <w:p w14:paraId="4B06EE3A" w14:textId="77777777" w:rsidR="00E075D4" w:rsidRDefault="00134F1F">
      <w:pPr>
        <w:pStyle w:val="ListParagraph"/>
        <w:numPr>
          <w:ilvl w:val="0"/>
          <w:numId w:val="22"/>
        </w:numPr>
        <w:pPrChange w:id="922" w:author="Guy Fedorkow" w:date="2026-07-18T13:11:00Z" w16du:dateUtc="2026-07-18T17:11:00Z">
          <w:pPr>
            <w:pStyle w:val="ListParagraph"/>
            <w:numPr>
              <w:numId w:val="5"/>
            </w:numPr>
            <w:tabs>
              <w:tab w:val="num" w:pos="0"/>
            </w:tabs>
            <w:ind w:left="720" w:hanging="360"/>
          </w:pPr>
        </w:pPrChange>
      </w:pPr>
      <w:r>
        <w:t>Run a binary object (.tcore file) in the simulator to start to understand the flow</w:t>
      </w:r>
    </w:p>
    <w:p w14:paraId="63EE0122" w14:textId="77777777" w:rsidR="00E075D4" w:rsidRDefault="00134F1F">
      <w:pPr>
        <w:pStyle w:val="ListParagraph"/>
        <w:numPr>
          <w:ilvl w:val="0"/>
          <w:numId w:val="22"/>
        </w:numPr>
        <w:pPrChange w:id="923" w:author="Guy Fedorkow" w:date="2026-07-18T13:11:00Z" w16du:dateUtc="2026-07-18T17:11:00Z">
          <w:pPr>
            <w:pStyle w:val="ListParagraph"/>
            <w:numPr>
              <w:numId w:val="5"/>
            </w:numPr>
            <w:tabs>
              <w:tab w:val="num" w:pos="0"/>
            </w:tabs>
            <w:ind w:left="720" w:hanging="360"/>
          </w:pPr>
        </w:pPrChange>
      </w:pPr>
      <w:r>
        <w:t>Disassemble the .tcore to obtain an initial uncommented .ww source file</w:t>
      </w:r>
    </w:p>
    <w:p w14:paraId="3CAE5BEE" w14:textId="77777777" w:rsidR="00E075D4" w:rsidRDefault="00134F1F">
      <w:pPr>
        <w:pStyle w:val="ListParagraph"/>
        <w:numPr>
          <w:ilvl w:val="0"/>
          <w:numId w:val="22"/>
        </w:numPr>
        <w:pPrChange w:id="924" w:author="Guy Fedorkow" w:date="2026-07-18T13:11:00Z" w16du:dateUtc="2026-07-18T17:11:00Z">
          <w:pPr>
            <w:pStyle w:val="ListParagraph"/>
            <w:numPr>
              <w:numId w:val="5"/>
            </w:numPr>
            <w:tabs>
              <w:tab w:val="num" w:pos="0"/>
            </w:tabs>
            <w:ind w:left="720" w:hanging="360"/>
          </w:pPr>
        </w:pPrChange>
      </w:pPr>
      <w:r>
        <w:t>Start adding comments and labels to the .ww file</w:t>
      </w:r>
    </w:p>
    <w:p w14:paraId="0809867E" w14:textId="77777777" w:rsidR="00E075D4" w:rsidRDefault="00134F1F">
      <w:pPr>
        <w:pStyle w:val="ListParagraph"/>
        <w:numPr>
          <w:ilvl w:val="0"/>
          <w:numId w:val="22"/>
        </w:numPr>
        <w:pPrChange w:id="925" w:author="Guy Fedorkow" w:date="2026-07-18T13:11:00Z" w16du:dateUtc="2026-07-18T17:11:00Z">
          <w:pPr>
            <w:pStyle w:val="ListParagraph"/>
            <w:numPr>
              <w:numId w:val="5"/>
            </w:numPr>
            <w:tabs>
              <w:tab w:val="num" w:pos="0"/>
            </w:tabs>
            <w:ind w:left="720" w:hanging="360"/>
          </w:pPr>
        </w:pPrChange>
      </w:pPr>
      <w:r>
        <w:t>Assemble the .ww file to produce a .lst file, showing source code plus comments, along with the octal representation of each instruction and variable in memory.</w:t>
      </w:r>
    </w:p>
    <w:p w14:paraId="707938C2" w14:textId="77777777" w:rsidR="00E075D4" w:rsidRDefault="00134F1F">
      <w:pPr>
        <w:pStyle w:val="ListParagraph"/>
        <w:numPr>
          <w:ilvl w:val="0"/>
          <w:numId w:val="22"/>
        </w:numPr>
        <w:pPrChange w:id="926" w:author="Guy Fedorkow" w:date="2026-07-18T13:11:00Z" w16du:dateUtc="2026-07-18T17:11:00Z">
          <w:pPr>
            <w:pStyle w:val="ListParagraph"/>
            <w:numPr>
              <w:numId w:val="5"/>
            </w:numPr>
            <w:tabs>
              <w:tab w:val="num" w:pos="0"/>
            </w:tabs>
            <w:ind w:left="720" w:hanging="360"/>
          </w:pPr>
        </w:pPrChange>
      </w:pPr>
      <w:r>
        <w:t>Re-name the .lst file with a .ww extension.</w:t>
      </w:r>
    </w:p>
    <w:p w14:paraId="75835206" w14:textId="77777777" w:rsidR="00E075D4" w:rsidRDefault="00134F1F">
      <w:pPr>
        <w:pStyle w:val="ListParagraph"/>
        <w:numPr>
          <w:ilvl w:val="0"/>
          <w:numId w:val="22"/>
        </w:numPr>
        <w:pPrChange w:id="927" w:author="Guy Fedorkow" w:date="2026-07-18T13:11:00Z" w16du:dateUtc="2026-07-18T17:11:00Z">
          <w:pPr>
            <w:pStyle w:val="ListParagraph"/>
            <w:numPr>
              <w:numId w:val="5"/>
            </w:numPr>
            <w:tabs>
              <w:tab w:val="num" w:pos="0"/>
            </w:tabs>
            <w:ind w:left="720" w:hanging="360"/>
          </w:pPr>
        </w:pPrChange>
      </w:pPr>
      <w:r>
        <w:t>Run the simulation.  Labels from the source will show up in simulation traces.</w:t>
      </w:r>
    </w:p>
    <w:p w14:paraId="49EEB195" w14:textId="77777777" w:rsidR="00E075D4" w:rsidRDefault="00134F1F">
      <w:pPr>
        <w:pStyle w:val="ListParagraph"/>
        <w:numPr>
          <w:ilvl w:val="0"/>
          <w:numId w:val="22"/>
        </w:numPr>
        <w:pPrChange w:id="928" w:author="Guy Fedorkow" w:date="2026-07-18T13:11:00Z" w16du:dateUtc="2026-07-18T17:11:00Z">
          <w:pPr>
            <w:pStyle w:val="ListParagraph"/>
            <w:numPr>
              <w:numId w:val="5"/>
            </w:numPr>
            <w:tabs>
              <w:tab w:val="num" w:pos="0"/>
            </w:tabs>
            <w:ind w:left="720" w:hanging="360"/>
          </w:pPr>
        </w:pPrChange>
      </w:pPr>
      <w:r>
        <w:t>Keep editing the new .ww to add more comments and labels, plus debug .print statements as needed</w:t>
      </w:r>
    </w:p>
    <w:p w14:paraId="651F6F47" w14:textId="77777777" w:rsidR="00E075D4" w:rsidRDefault="00134F1F">
      <w:pPr>
        <w:pStyle w:val="ListParagraph"/>
        <w:numPr>
          <w:ilvl w:val="0"/>
          <w:numId w:val="22"/>
        </w:numPr>
        <w:pPrChange w:id="929" w:author="Guy Fedorkow" w:date="2026-07-18T13:11:00Z" w16du:dateUtc="2026-07-18T17:11:00Z">
          <w:pPr>
            <w:pStyle w:val="ListParagraph"/>
            <w:numPr>
              <w:numId w:val="5"/>
            </w:numPr>
            <w:tabs>
              <w:tab w:val="num" w:pos="0"/>
            </w:tabs>
            <w:ind w:left="720" w:hanging="360"/>
          </w:pPr>
        </w:pPrChange>
      </w:pPr>
      <w:r>
        <w:t>Until (Done or It’s_Dinner_Time), GoTo (f).</w:t>
      </w:r>
    </w:p>
    <w:p w14:paraId="01FCE1F2" w14:textId="77777777" w:rsidR="00E075D4" w:rsidRDefault="00E075D4"/>
    <w:p w14:paraId="5D74AAA6" w14:textId="77777777" w:rsidR="00E075D4" w:rsidRDefault="00134F1F">
      <w:pPr>
        <w:pStyle w:val="Heading2"/>
      </w:pPr>
      <w:bookmarkStart w:id="930" w:name="_Toc187018290"/>
      <w:bookmarkStart w:id="931" w:name="_Ref143086566"/>
      <w:bookmarkStart w:id="932" w:name="_Toc232352105"/>
      <w:r>
        <w:t>CS-II Code Converter</w:t>
      </w:r>
      <w:bookmarkEnd w:id="930"/>
      <w:bookmarkEnd w:id="931"/>
      <w:bookmarkEnd w:id="932"/>
    </w:p>
    <w:p w14:paraId="5FC382D0" w14:textId="77777777" w:rsidR="00E075D4" w:rsidRDefault="00134F1F">
      <w:r>
        <w:t>[this currently is a separate program that converts a file in CS-II format into .ww format]</w:t>
      </w:r>
    </w:p>
    <w:p w14:paraId="6A7E549B" w14:textId="77777777" w:rsidR="00E075D4" w:rsidRDefault="00134F1F">
      <w:pPr>
        <w:pStyle w:val="Heading2"/>
      </w:pPr>
      <w:bookmarkStart w:id="933" w:name="_Toc187018291"/>
      <w:bookmarkStart w:id="934" w:name="_Ref167010979"/>
      <w:bookmarkStart w:id="935" w:name="_Toc232352106"/>
      <w:r>
        <w:lastRenderedPageBreak/>
        <w:t>Core File Format</w:t>
      </w:r>
      <w:bookmarkEnd w:id="933"/>
      <w:bookmarkEnd w:id="934"/>
      <w:bookmarkEnd w:id="935"/>
    </w:p>
    <w:p w14:paraId="0B809F7E" w14:textId="77777777" w:rsidR="00E075D4" w:rsidRDefault="00134F1F">
      <w:r>
        <w:t xml:space="preserve">  The .ww files give source code in a more-modern assembler format than the WW guys used, so I hope that's more readable than CS-II source.  The assembler outputs a listing .lst file (which can be used again as input to the assembler!) and a .acore file, which contains the core image.</w:t>
      </w:r>
    </w:p>
    <w:p w14:paraId="60736ECD" w14:textId="77777777" w:rsidR="00E075D4" w:rsidRDefault="00134F1F">
      <w:r>
        <w:t xml:space="preserve">  The core image is ascii, and essentially describes what values to load into memory prior to launching the program execution.  Any locations not specified, or indicated in the core file as None are set to None in the simulator’s memory, triggering an error if the location is used before being initialized.</w:t>
      </w:r>
    </w:p>
    <w:p w14:paraId="476E99FF" w14:textId="77777777" w:rsidR="00E075D4" w:rsidRDefault="00134F1F">
      <w:r>
        <w:t xml:space="preserve">Lines in the file have the following formats: </w:t>
      </w:r>
    </w:p>
    <w:p w14:paraId="79169836" w14:textId="77777777" w:rsidR="00E075D4" w:rsidRDefault="00134F1F">
      <w:pPr>
        <w:pStyle w:val="ListParagraph"/>
        <w:numPr>
          <w:ilvl w:val="0"/>
          <w:numId w:val="21"/>
        </w:numPr>
        <w:pPrChange w:id="936" w:author="Guy Fedorkow" w:date="2026-07-18T13:11:00Z" w16du:dateUtc="2026-07-18T17:11:00Z">
          <w:pPr>
            <w:pStyle w:val="ListParagraph"/>
            <w:numPr>
              <w:numId w:val="4"/>
            </w:numPr>
            <w:tabs>
              <w:tab w:val="num" w:pos="0"/>
            </w:tabs>
            <w:ind w:left="720" w:hanging="360"/>
          </w:pPr>
        </w:pPrChange>
      </w:pPr>
      <w:r>
        <w:t xml:space="preserve">@Cnnnn: gives eight 16-bit octal words, starting at octal address nnnn.  Use </w:t>
      </w:r>
      <w:r>
        <w:rPr>
          <w:rFonts w:ascii="Courier New" w:hAnsi="Courier New" w:cs="Courier New"/>
        </w:rPr>
        <w:t>none</w:t>
      </w:r>
      <w:r>
        <w:t xml:space="preserve"> to indicate that a location is uninitialized.  Values to be loaded are always octal, up to seven digits long.</w:t>
      </w:r>
    </w:p>
    <w:p w14:paraId="72DA41E1" w14:textId="77777777" w:rsidR="00E075D4" w:rsidRDefault="00134F1F">
      <w:pPr>
        <w:pStyle w:val="ListParagraph"/>
        <w:numPr>
          <w:ilvl w:val="0"/>
          <w:numId w:val="21"/>
        </w:numPr>
        <w:pPrChange w:id="937" w:author="Guy Fedorkow" w:date="2026-07-18T13:11:00Z" w16du:dateUtc="2026-07-18T17:11:00Z">
          <w:pPr>
            <w:pStyle w:val="ListParagraph"/>
            <w:numPr>
              <w:numId w:val="4"/>
            </w:numPr>
            <w:tabs>
              <w:tab w:val="num" w:pos="0"/>
            </w:tabs>
            <w:ind w:left="720" w:hanging="360"/>
          </w:pPr>
        </w:pPrChange>
      </w:pPr>
      <w:r>
        <w:t xml:space="preserve">@Snnnn: gives one entry in the symbol table.  ‘nnnn’ is the address of the symbol, the name of the symbol follows the colon..  </w:t>
      </w:r>
    </w:p>
    <w:p w14:paraId="3A1E5517" w14:textId="77777777" w:rsidR="00E075D4" w:rsidRDefault="00134F1F">
      <w:pPr>
        <w:pStyle w:val="ListParagraph"/>
        <w:numPr>
          <w:ilvl w:val="0"/>
          <w:numId w:val="21"/>
        </w:numPr>
        <w:pPrChange w:id="938" w:author="Guy Fedorkow" w:date="2026-07-18T13:11:00Z" w16du:dateUtc="2026-07-18T17:11:00Z">
          <w:pPr>
            <w:pStyle w:val="ListParagraph"/>
            <w:numPr>
              <w:numId w:val="4"/>
            </w:numPr>
            <w:tabs>
              <w:tab w:val="num" w:pos="0"/>
            </w:tabs>
            <w:ind w:left="720" w:hanging="360"/>
          </w:pPr>
        </w:pPrChange>
      </w:pPr>
      <w:r>
        <w:t xml:space="preserve">@Nnnnn: records the source file comments (if any) for a given address word.  </w:t>
      </w:r>
    </w:p>
    <w:p w14:paraId="38B3330A" w14:textId="77777777" w:rsidR="00E075D4" w:rsidRDefault="00134F1F">
      <w:pPr>
        <w:pStyle w:val="ListParagraph"/>
        <w:numPr>
          <w:ilvl w:val="0"/>
          <w:numId w:val="21"/>
        </w:numPr>
        <w:pPrChange w:id="939" w:author="Guy Fedorkow" w:date="2026-07-18T13:11:00Z" w16du:dateUtc="2026-07-18T17:11:00Z">
          <w:pPr>
            <w:pStyle w:val="ListParagraph"/>
            <w:numPr>
              <w:numId w:val="4"/>
            </w:numPr>
            <w:tabs>
              <w:tab w:val="num" w:pos="0"/>
            </w:tabs>
            <w:ind w:left="720" w:hanging="360"/>
          </w:pPr>
        </w:pPrChange>
      </w:pPr>
      <w:r>
        <w:t xml:space="preserve">@Ennnn gives lines that contain pseudo-ops.  </w:t>
      </w:r>
    </w:p>
    <w:p w14:paraId="4DB9DEBF" w14:textId="77777777" w:rsidR="00E075D4" w:rsidRDefault="00134F1F">
      <w:pPr>
        <w:pStyle w:val="ListParagraph"/>
        <w:numPr>
          <w:ilvl w:val="0"/>
          <w:numId w:val="21"/>
        </w:numPr>
        <w:pPrChange w:id="940" w:author="Guy Fedorkow" w:date="2026-07-18T13:11:00Z" w16du:dateUtc="2026-07-18T17:11:00Z">
          <w:pPr>
            <w:pStyle w:val="ListParagraph"/>
            <w:numPr>
              <w:numId w:val="4"/>
            </w:numPr>
            <w:tabs>
              <w:tab w:val="num" w:pos="0"/>
            </w:tabs>
            <w:ind w:left="720" w:hanging="360"/>
          </w:pPr>
        </w:pPrChange>
      </w:pPr>
      <w:r>
        <w:t>%JumpTo nnn gives the start address</w:t>
      </w:r>
    </w:p>
    <w:p w14:paraId="6EA3369A" w14:textId="77777777" w:rsidR="00E075D4" w:rsidRDefault="00134F1F">
      <w:pPr>
        <w:pStyle w:val="ListParagraph"/>
        <w:numPr>
          <w:ilvl w:val="0"/>
          <w:numId w:val="21"/>
        </w:numPr>
        <w:pPrChange w:id="941" w:author="Guy Fedorkow" w:date="2026-07-18T13:11:00Z" w16du:dateUtc="2026-07-18T17:11:00Z">
          <w:pPr>
            <w:pStyle w:val="ListParagraph"/>
            <w:numPr>
              <w:numId w:val="4"/>
            </w:numPr>
            <w:tabs>
              <w:tab w:val="num" w:pos="0"/>
            </w:tabs>
            <w:ind w:left="720" w:hanging="360"/>
          </w:pPr>
        </w:pPrChange>
      </w:pPr>
      <w:r>
        <w:t>%TapeID: optionally gives the ASCII string used as the identifier for this binary</w:t>
      </w:r>
    </w:p>
    <w:p w14:paraId="06729D65" w14:textId="77777777" w:rsidR="00E075D4" w:rsidRDefault="00134F1F">
      <w:pPr>
        <w:pStyle w:val="ListParagraph"/>
        <w:numPr>
          <w:ilvl w:val="0"/>
          <w:numId w:val="21"/>
        </w:numPr>
        <w:pPrChange w:id="942" w:author="Guy Fedorkow" w:date="2026-07-18T13:11:00Z" w16du:dateUtc="2026-07-18T17:11:00Z">
          <w:pPr>
            <w:pStyle w:val="ListParagraph"/>
            <w:numPr>
              <w:numId w:val="4"/>
            </w:numPr>
            <w:tabs>
              <w:tab w:val="num" w:pos="0"/>
            </w:tabs>
            <w:ind w:left="720" w:hanging="360"/>
          </w:pPr>
        </w:pPrChange>
      </w:pPr>
      <w:r>
        <w:t>%File:  optionally gives the source file name</w:t>
      </w:r>
    </w:p>
    <w:p w14:paraId="760CF172" w14:textId="77777777" w:rsidR="00E075D4" w:rsidRDefault="00134F1F">
      <w:r>
        <w:t>Lines which begin with a semicolon are treated as core-file comments and ignored.  Blank lines are ignored.</w:t>
      </w:r>
    </w:p>
    <w:p w14:paraId="6997A6BC" w14:textId="77777777" w:rsidR="00E075D4" w:rsidRDefault="00134F1F">
      <w:r>
        <w:t>In general, a “.tcore” represents the image read from a tape and reformatted from 5-5-6 into memory locations.  A “.acore” file is generally the output of the assembler, which may have symbols and comments embedded.  The two files have identical structure, just different sources.</w:t>
      </w:r>
    </w:p>
    <w:p w14:paraId="79E4721B" w14:textId="77777777" w:rsidR="00E075D4" w:rsidRDefault="00E075D4"/>
    <w:p w14:paraId="4BFA60A8" w14:textId="77777777" w:rsidR="00E075D4" w:rsidRDefault="00134F1F">
      <w:r>
        <w:t xml:space="preserve">  For example:</w:t>
      </w:r>
    </w:p>
    <w:p w14:paraId="5F5AE7C5" w14:textId="77777777" w:rsidR="00E075D4" w:rsidRDefault="00E075D4"/>
    <w:p w14:paraId="3D7A4922" w14:textId="77777777" w:rsidR="00E075D4" w:rsidRDefault="00134F1F">
      <w:pPr>
        <w:rPr>
          <w:rFonts w:ascii="Consolas" w:hAnsi="Consolas"/>
        </w:rPr>
      </w:pPr>
      <w:r>
        <w:rPr>
          <w:rFonts w:ascii="Consolas" w:hAnsi="Consolas"/>
        </w:rPr>
        <w:t>; *** Core Image ***</w:t>
      </w:r>
    </w:p>
    <w:p w14:paraId="17546BA8" w14:textId="77777777" w:rsidR="00E075D4" w:rsidRDefault="00134F1F">
      <w:pPr>
        <w:rPr>
          <w:rFonts w:ascii="Consolas" w:hAnsi="Consolas"/>
        </w:rPr>
      </w:pPr>
      <w:r>
        <w:rPr>
          <w:rFonts w:ascii="Consolas" w:hAnsi="Consolas"/>
        </w:rPr>
        <w:t>%File: 102766750_fb131-0-2692_number_display.7ch</w:t>
      </w:r>
    </w:p>
    <w:p w14:paraId="1CB2B864" w14:textId="77777777" w:rsidR="00E075D4" w:rsidRDefault="00134F1F">
      <w:pPr>
        <w:rPr>
          <w:rFonts w:ascii="Consolas" w:hAnsi="Consolas"/>
        </w:rPr>
      </w:pPr>
      <w:r>
        <w:rPr>
          <w:rFonts w:ascii="Consolas" w:hAnsi="Consolas"/>
        </w:rPr>
        <w:t>%TapeID: fbl3l-0-2692</w:t>
      </w:r>
    </w:p>
    <w:p w14:paraId="0F589C30" w14:textId="77777777" w:rsidR="00E075D4" w:rsidRDefault="00134F1F">
      <w:pPr>
        <w:rPr>
          <w:rFonts w:ascii="Consolas" w:hAnsi="Consolas"/>
        </w:rPr>
      </w:pPr>
      <w:r>
        <w:rPr>
          <w:rFonts w:ascii="Consolas" w:hAnsi="Consolas"/>
        </w:rPr>
        <w:t>%JumpTo 0o40</w:t>
      </w:r>
    </w:p>
    <w:p w14:paraId="556C9855" w14:textId="77777777" w:rsidR="00E075D4" w:rsidRDefault="00134F1F">
      <w:pPr>
        <w:rPr>
          <w:rFonts w:ascii="Consolas" w:hAnsi="Consolas"/>
        </w:rPr>
      </w:pPr>
      <w:r>
        <w:rPr>
          <w:rFonts w:ascii="Consolas" w:hAnsi="Consolas"/>
        </w:rPr>
        <w:t>@C0000: 0000000 0000001 0000000 0000000  None    None    None None</w:t>
      </w:r>
    </w:p>
    <w:p w14:paraId="421CC5E0" w14:textId="77777777" w:rsidR="00E075D4" w:rsidRDefault="00134F1F">
      <w:pPr>
        <w:rPr>
          <w:rFonts w:ascii="Consolas" w:hAnsi="Consolas"/>
        </w:rPr>
      </w:pPr>
      <w:r>
        <w:rPr>
          <w:rFonts w:ascii="Consolas" w:hAnsi="Consolas"/>
        </w:rPr>
        <w:t>@C0040: 0100200 0040002 0100201 0040003 0100202 0040600 0100203 0040601</w:t>
      </w:r>
    </w:p>
    <w:p w14:paraId="64E009C6" w14:textId="77777777" w:rsidR="00E075D4" w:rsidRDefault="00E075D4">
      <w:pPr>
        <w:rPr>
          <w:rFonts w:ascii="Consolas" w:hAnsi="Consolas"/>
        </w:rPr>
      </w:pPr>
    </w:p>
    <w:p w14:paraId="01E3E440" w14:textId="77777777" w:rsidR="00E075D4" w:rsidRDefault="00134F1F">
      <w:pPr>
        <w:rPr>
          <w:rFonts w:ascii="Consolas" w:hAnsi="Consolas"/>
        </w:rPr>
      </w:pPr>
      <w:r>
        <w:rPr>
          <w:rFonts w:ascii="Consolas" w:hAnsi="Consolas"/>
        </w:rPr>
        <w:t>@S0276: dot_xpos</w:t>
      </w:r>
    </w:p>
    <w:p w14:paraId="1EB80D45" w14:textId="77777777" w:rsidR="00E075D4" w:rsidRDefault="00134F1F">
      <w:pPr>
        <w:rPr>
          <w:rFonts w:ascii="Consolas" w:hAnsi="Consolas"/>
        </w:rPr>
      </w:pPr>
      <w:r>
        <w:rPr>
          <w:rFonts w:ascii="Consolas" w:hAnsi="Consolas"/>
        </w:rPr>
        <w:t>@S0277: acctmp</w:t>
      </w:r>
    </w:p>
    <w:p w14:paraId="15E1D561" w14:textId="77777777" w:rsidR="00E075D4" w:rsidRDefault="00134F1F">
      <w:pPr>
        <w:rPr>
          <w:rFonts w:ascii="Consolas" w:hAnsi="Consolas"/>
        </w:rPr>
      </w:pPr>
      <w:r>
        <w:rPr>
          <w:rFonts w:ascii="Consolas" w:hAnsi="Consolas"/>
        </w:rPr>
        <w:t>@S0300: do_dot</w:t>
      </w:r>
    </w:p>
    <w:p w14:paraId="13C3B565" w14:textId="77777777" w:rsidR="00E075D4" w:rsidRDefault="00134F1F">
      <w:pPr>
        <w:rPr>
          <w:rFonts w:ascii="Consolas" w:hAnsi="Consolas"/>
        </w:rPr>
      </w:pPr>
      <w:r>
        <w:rPr>
          <w:rFonts w:ascii="Consolas" w:hAnsi="Consolas"/>
        </w:rPr>
        <w:t>@S0500: u0500</w:t>
      </w:r>
    </w:p>
    <w:p w14:paraId="56129E49" w14:textId="77777777" w:rsidR="00E075D4" w:rsidRDefault="00134F1F">
      <w:pPr>
        <w:rPr>
          <w:rFonts w:ascii="Consolas" w:hAnsi="Consolas"/>
        </w:rPr>
      </w:pPr>
      <w:r>
        <w:rPr>
          <w:rFonts w:ascii="Consolas" w:hAnsi="Consolas"/>
        </w:rPr>
        <w:t>@S0501: chr_cnt</w:t>
      </w:r>
    </w:p>
    <w:p w14:paraId="234F3202" w14:textId="77777777" w:rsidR="00E075D4" w:rsidRDefault="00E075D4">
      <w:pPr>
        <w:rPr>
          <w:rFonts w:ascii="Consolas" w:hAnsi="Consolas"/>
        </w:rPr>
      </w:pPr>
    </w:p>
    <w:p w14:paraId="303E4840" w14:textId="77777777" w:rsidR="00E075D4" w:rsidRDefault="00134F1F">
      <w:pPr>
        <w:rPr>
          <w:rFonts w:ascii="Consolas" w:hAnsi="Consolas"/>
        </w:rPr>
      </w:pPr>
      <w:r>
        <w:rPr>
          <w:rFonts w:ascii="Consolas" w:hAnsi="Consolas"/>
        </w:rPr>
        <w:t>@N0040: load constant 0o12 into AC</w:t>
      </w:r>
    </w:p>
    <w:p w14:paraId="60668AB3" w14:textId="77777777" w:rsidR="00E075D4" w:rsidRDefault="00134F1F">
      <w:pPr>
        <w:rPr>
          <w:rFonts w:ascii="Consolas" w:hAnsi="Consolas"/>
        </w:rPr>
      </w:pPr>
      <w:r>
        <w:rPr>
          <w:rFonts w:ascii="Consolas" w:hAnsi="Consolas"/>
        </w:rPr>
        <w:lastRenderedPageBreak/>
        <w:t>@N0041: Store it in a FF Reg(??)</w:t>
      </w:r>
    </w:p>
    <w:p w14:paraId="58E3F1DB" w14:textId="77777777" w:rsidR="00E075D4" w:rsidRDefault="00134F1F">
      <w:pPr>
        <w:rPr>
          <w:rFonts w:ascii="Consolas" w:hAnsi="Consolas"/>
        </w:rPr>
      </w:pPr>
      <w:r>
        <w:rPr>
          <w:rFonts w:ascii="Consolas" w:hAnsi="Consolas"/>
        </w:rPr>
        <w:t>@N0042: load constant 0o140510 into AC</w:t>
      </w:r>
    </w:p>
    <w:p w14:paraId="3BC24FED" w14:textId="77777777" w:rsidR="00E075D4" w:rsidRDefault="00E075D4">
      <w:pPr>
        <w:rPr>
          <w:rFonts w:ascii="Consolas" w:hAnsi="Consolas"/>
        </w:rPr>
      </w:pPr>
    </w:p>
    <w:p w14:paraId="28810A1F" w14:textId="77777777" w:rsidR="00E075D4" w:rsidRDefault="00134F1F">
      <w:pPr>
        <w:rPr>
          <w:rFonts w:ascii="Consolas" w:hAnsi="Consolas"/>
        </w:rPr>
      </w:pPr>
      <w:r>
        <w:rPr>
          <w:rFonts w:ascii="Consolas" w:hAnsi="Consolas"/>
        </w:rPr>
        <w:t>@E0042: print: "execute .print" ["1", "2"]</w:t>
      </w:r>
    </w:p>
    <w:p w14:paraId="796E04A0" w14:textId="77777777" w:rsidR="00E075D4" w:rsidRDefault="00134F1F">
      <w:pPr>
        <w:rPr>
          <w:rFonts w:ascii="Consolas" w:hAnsi="Consolas"/>
        </w:rPr>
      </w:pPr>
      <w:r>
        <w:rPr>
          <w:rFonts w:ascii="Consolas" w:hAnsi="Consolas"/>
        </w:rPr>
        <w:t>@E0043: exec: if True: print("executed .exec")</w:t>
      </w:r>
    </w:p>
    <w:p w14:paraId="0CB46544" w14:textId="77777777" w:rsidR="00E075D4" w:rsidRDefault="00E075D4">
      <w:pPr>
        <w:rPr>
          <w:rFonts w:ascii="Consolas" w:hAnsi="Consolas"/>
        </w:rPr>
      </w:pPr>
    </w:p>
    <w:p w14:paraId="7F9D8DFB" w14:textId="77777777" w:rsidR="00E075D4" w:rsidRDefault="00134F1F">
      <w:pPr>
        <w:pStyle w:val="Heading2"/>
      </w:pPr>
      <w:bookmarkStart w:id="943" w:name="_Toc187018292"/>
      <w:bookmarkStart w:id="944" w:name="_Toc232352107"/>
      <w:r>
        <w:t>Assembler Grammar</w:t>
      </w:r>
      <w:bookmarkEnd w:id="943"/>
      <w:bookmarkEnd w:id="944"/>
    </w:p>
    <w:p w14:paraId="5A5CE3CC" w14:textId="77777777" w:rsidR="00E075D4" w:rsidRPr="00F63A87" w:rsidRDefault="00134F1F">
      <w:pPr>
        <w:rPr>
          <w:rFonts w:ascii="Consolas" w:hAnsi="Consolas"/>
          <w:rPrChange w:id="945" w:author="Guy Fedorkow" w:date="2026-07-18T13:11:00Z" w16du:dateUtc="2026-07-18T17:11:00Z">
            <w:rPr>
              <w:rFonts w:ascii="Liberation Sans" w:hAnsi="Liberation Sans"/>
            </w:rPr>
          </w:rPrChange>
        </w:rPr>
      </w:pPr>
      <w:r w:rsidRPr="00F63A87">
        <w:rPr>
          <w:rFonts w:ascii="Consolas" w:hAnsi="Consolas"/>
          <w:rPrChange w:id="946" w:author="Guy Fedorkow" w:date="2026-07-18T13:11:00Z" w16du:dateUtc="2026-07-18T17:11:00Z">
            <w:rPr>
              <w:rFonts w:ascii="Liberation Sans" w:hAnsi="Liberation Sans"/>
            </w:rPr>
          </w:rPrChange>
        </w:rPr>
        <w:t xml:space="preserve">The tokenizer and parser in wwasmparser.py follow this grammar fairly well, but there are probably a few spots where it doesn't line up. The code version wins unless it's shown to be some kind of error. Something not captured well </w:t>
      </w:r>
      <w:r>
        <w:rPr>
          <w:rFonts w:ascii="Consolas" w:hAnsi="Consolas"/>
          <w:rPrChange w:id="947" w:author="Guy Fedorkow" w:date="2026-07-18T13:11:00Z" w16du:dateUtc="2026-07-18T17:11:00Z">
            <w:rPr>
              <w:rFonts w:ascii="Liberation Sans" w:hAnsi="Liberation Sans"/>
            </w:rPr>
          </w:rPrChange>
        </w:rPr>
        <w:t xml:space="preserve">in this grammar </w:t>
      </w:r>
      <w:r w:rsidRPr="00F63A87">
        <w:rPr>
          <w:rFonts w:ascii="Consolas" w:hAnsi="Consolas"/>
          <w:rPrChange w:id="948" w:author="Guy Fedorkow" w:date="2026-07-18T13:11:00Z" w16du:dateUtc="2026-07-18T17:11:00Z">
            <w:rPr>
              <w:rFonts w:ascii="Liberation Sans" w:hAnsi="Liberation Sans"/>
            </w:rPr>
          </w:rPrChange>
        </w:rPr>
        <w:t>is some special casing needed for .exec.</w:t>
      </w:r>
    </w:p>
    <w:p w14:paraId="389BEEA3" w14:textId="77777777" w:rsidR="00E075D4" w:rsidRPr="00F63A87" w:rsidRDefault="00134F1F">
      <w:pPr>
        <w:rPr>
          <w:rFonts w:ascii="Consolas" w:hAnsi="Consolas"/>
          <w:rPrChange w:id="949" w:author="Guy Fedorkow" w:date="2026-07-18T13:11:00Z" w16du:dateUtc="2026-07-18T17:11:00Z">
            <w:rPr>
              <w:rFonts w:ascii="Liberation Sans" w:hAnsi="Liberation Sans"/>
            </w:rPr>
          </w:rPrChange>
        </w:rPr>
      </w:pPr>
      <w:r w:rsidRPr="00F63A87">
        <w:rPr>
          <w:rFonts w:ascii="Consolas" w:hAnsi="Consolas"/>
          <w:rPrChange w:id="950" w:author="Guy Fedorkow" w:date="2026-07-18T13:11:00Z" w16du:dateUtc="2026-07-18T17:11:00Z">
            <w:rPr>
              <w:rFonts w:ascii="Liberation Sans" w:hAnsi="Liberation Sans"/>
            </w:rPr>
          </w:rPrChange>
        </w:rPr>
        <w:t>Note that the grammar tries to capture the nuances of number denotation, but in the code we use dot (".") as an operator and distinguish the number types in eval. This frees us from having to add lexical knowledge of those number forms.</w:t>
      </w:r>
    </w:p>
    <w:p w14:paraId="511EC1C6" w14:textId="77777777" w:rsidR="00E075D4" w:rsidRDefault="00134F1F">
      <w:pPr>
        <w:rPr>
          <w:rFonts w:ascii="Consolas" w:hAnsi="Consolas"/>
          <w:rPrChange w:id="951" w:author="Guy Fedorkow" w:date="2026-07-18T13:11:00Z" w16du:dateUtc="2026-07-18T17:11:00Z">
            <w:rPr>
              <w:rFonts w:ascii="Liberation Sans" w:hAnsi="Liberation Sans"/>
            </w:rPr>
          </w:rPrChange>
        </w:rPr>
      </w:pPr>
      <w:r w:rsidRPr="00F63A87">
        <w:rPr>
          <w:rFonts w:ascii="Consolas" w:hAnsi="Consolas"/>
          <w:rPrChange w:id="952" w:author="Guy Fedorkow" w:date="2026-07-18T13:11:00Z" w16du:dateUtc="2026-07-18T17:11:00Z">
            <w:rPr>
              <w:rFonts w:ascii="Liberation Sans" w:hAnsi="Liberation Sans"/>
            </w:rPr>
          </w:rPrChange>
        </w:rPr>
        <w:t xml:space="preserve">Informal grammar of </w:t>
      </w:r>
      <w:r>
        <w:rPr>
          <w:rFonts w:ascii="Consolas" w:hAnsi="Consolas"/>
          <w:rPrChange w:id="953" w:author="Guy Fedorkow" w:date="2026-07-18T13:11:00Z" w16du:dateUtc="2026-07-18T17:11:00Z">
            <w:rPr>
              <w:rFonts w:ascii="Liberation Sans" w:hAnsi="Liberation Sans"/>
            </w:rPr>
          </w:rPrChange>
        </w:rPr>
        <w:t xml:space="preserve">a </w:t>
      </w:r>
      <w:r w:rsidRPr="00F63A87">
        <w:rPr>
          <w:rFonts w:ascii="Consolas" w:hAnsi="Consolas"/>
          <w:rPrChange w:id="954" w:author="Guy Fedorkow" w:date="2026-07-18T13:11:00Z" w16du:dateUtc="2026-07-18T17:11:00Z">
            <w:rPr>
              <w:rFonts w:ascii="Liberation Sans" w:hAnsi="Liberation Sans"/>
            </w:rPr>
          </w:rPrChange>
        </w:rPr>
        <w:t>single line, showing what's optional:</w:t>
      </w:r>
    </w:p>
    <w:p w14:paraId="23FCAB9D" w14:textId="77777777" w:rsidR="00E075D4" w:rsidRDefault="00E075D4">
      <w:pPr>
        <w:rPr>
          <w:rFonts w:ascii="Consolas" w:hAnsi="Consolas"/>
        </w:rPr>
      </w:pPr>
    </w:p>
    <w:p w14:paraId="2F5061FB" w14:textId="15F15A21" w:rsidR="00E075D4" w:rsidRPr="00F63A87" w:rsidRDefault="00134F1F">
      <w:pPr>
        <w:rPr>
          <w:rFonts w:ascii="Consolas" w:hAnsi="Consolas"/>
          <w:rPrChange w:id="955" w:author="Guy Fedorkow" w:date="2026-07-18T13:11:00Z" w16du:dateUtc="2026-07-18T17:11:00Z">
            <w:rPr>
              <w:sz w:val="16"/>
              <w:szCs w:val="16"/>
            </w:rPr>
          </w:rPrChange>
        </w:rPr>
      </w:pPr>
      <w:r w:rsidRPr="00F63A87">
        <w:rPr>
          <w:rFonts w:ascii="Consolas" w:hAnsi="Consolas"/>
          <w:rPrChange w:id="956" w:author="Guy Fedorkow" w:date="2026-07-18T13:11:00Z" w16du:dateUtc="2026-07-18T17:11:00Z">
            <w:rPr>
              <w:rFonts w:ascii="Consolas" w:hAnsi="Consolas"/>
              <w:sz w:val="16"/>
              <w:szCs w:val="16"/>
            </w:rPr>
          </w:rPrChange>
        </w:rPr>
        <w:t>&lt;line&gt; = [@ &lt;oct&gt; [. &lt;dec&gt;] : &lt;oct&gt; &lt;sp</w:t>
      </w:r>
      <w:del w:id="957" w:author="Guy Fedorkow" w:date="2026-07-18T13:11:00Z" w16du:dateUtc="2026-07-18T17:11:00Z">
        <w:r>
          <w:rPr>
            <w:rFonts w:ascii="Consolas" w:hAnsi="Consolas"/>
            <w:sz w:val="16"/>
            <w:szCs w:val="16"/>
          </w:rPr>
          <w:delText>&gt;] [&lt;dot-if</w:delText>
        </w:r>
      </w:del>
      <w:r w:rsidRPr="00F63A87">
        <w:rPr>
          <w:rFonts w:ascii="Consolas" w:hAnsi="Consolas"/>
          <w:rPrChange w:id="958" w:author="Guy Fedorkow" w:date="2026-07-18T13:11:00Z" w16du:dateUtc="2026-07-18T17:11:00Z">
            <w:rPr>
              <w:rFonts w:ascii="Consolas" w:hAnsi="Consolas"/>
              <w:sz w:val="16"/>
              <w:szCs w:val="16"/>
            </w:rPr>
          </w:rPrChange>
        </w:rPr>
        <w:t xml:space="preserve">&gt;] </w:t>
      </w:r>
      <w:r w:rsidR="007E5453">
        <w:rPr>
          <w:rFonts w:ascii="Consolas" w:hAnsi="Consolas"/>
        </w:rPr>
        <w:t xml:space="preserve">[&lt;dotif&gt; &lt;expr&gt;] </w:t>
      </w:r>
      <w:r w:rsidRPr="00F63A87">
        <w:rPr>
          <w:rFonts w:ascii="Consolas" w:hAnsi="Consolas"/>
          <w:rPrChange w:id="959" w:author="Guy Fedorkow" w:date="2026-07-18T13:11:00Z" w16du:dateUtc="2026-07-18T17:11:00Z">
            <w:rPr>
              <w:rFonts w:ascii="Consolas" w:hAnsi="Consolas"/>
              <w:sz w:val="16"/>
              <w:szCs w:val="16"/>
            </w:rPr>
          </w:rPrChange>
        </w:rPr>
        <w:t>[&lt;label&gt; : &lt;sp&gt;]</w:t>
      </w:r>
    </w:p>
    <w:p w14:paraId="39CB99A6" w14:textId="77777777" w:rsidR="00E075D4" w:rsidRPr="00F63A87" w:rsidRDefault="00134F1F">
      <w:pPr>
        <w:rPr>
          <w:rFonts w:ascii="Consolas" w:hAnsi="Consolas"/>
          <w:rPrChange w:id="960" w:author="Guy Fedorkow" w:date="2026-07-18T13:11:00Z" w16du:dateUtc="2026-07-18T17:11:00Z">
            <w:rPr>
              <w:sz w:val="16"/>
              <w:szCs w:val="16"/>
            </w:rPr>
          </w:rPrChange>
        </w:rPr>
      </w:pPr>
      <w:r w:rsidRPr="00F63A87">
        <w:rPr>
          <w:rFonts w:ascii="Consolas" w:hAnsi="Consolas"/>
          <w:rPrChange w:id="961" w:author="Guy Fedorkow" w:date="2026-07-18T13:11:00Z" w16du:dateUtc="2026-07-18T17:11:00Z">
            <w:rPr>
              <w:rFonts w:ascii="Consolas" w:hAnsi="Consolas"/>
              <w:sz w:val="16"/>
              <w:szCs w:val="16"/>
            </w:rPr>
          </w:rPrChange>
        </w:rPr>
        <w:t xml:space="preserve">         [&lt;op&gt; &lt;sp&gt; &lt;operand&gt;[, ..., &lt;operand&gt;] [&lt;sp&gt;]] [&lt;comment&gt;] [&lt;auto-comment&gt;]</w:t>
      </w:r>
    </w:p>
    <w:p w14:paraId="52D24960" w14:textId="77777777" w:rsidR="00E075D4" w:rsidRPr="00F63A87" w:rsidRDefault="00E075D4">
      <w:pPr>
        <w:rPr>
          <w:rFonts w:ascii="Consolas" w:hAnsi="Consolas"/>
          <w:rPrChange w:id="962" w:author="Guy Fedorkow" w:date="2026-07-18T13:11:00Z" w16du:dateUtc="2026-07-18T17:11:00Z">
            <w:rPr>
              <w:rFonts w:ascii="Consolas" w:hAnsi="Consolas"/>
              <w:sz w:val="16"/>
              <w:szCs w:val="16"/>
            </w:rPr>
          </w:rPrChange>
        </w:rPr>
      </w:pPr>
    </w:p>
    <w:p w14:paraId="6855BA12" w14:textId="77777777" w:rsidR="00E075D4" w:rsidRDefault="00134F1F">
      <w:pPr>
        <w:rPr>
          <w:rFonts w:ascii="Consolas" w:hAnsi="Consolas"/>
          <w:rPrChange w:id="963" w:author="Guy Fedorkow" w:date="2026-07-18T13:11:00Z" w16du:dateUtc="2026-07-18T17:11:00Z">
            <w:rPr>
              <w:rFonts w:ascii="Liberation Sans" w:hAnsi="Liberation Sans"/>
              <w:szCs w:val="20"/>
            </w:rPr>
          </w:rPrChange>
        </w:rPr>
      </w:pPr>
      <w:r w:rsidRPr="00F63A87">
        <w:rPr>
          <w:rFonts w:ascii="Consolas" w:hAnsi="Consolas"/>
          <w:rPrChange w:id="964" w:author="Guy Fedorkow" w:date="2026-07-18T13:11:00Z" w16du:dateUtc="2026-07-18T17:11:00Z">
            <w:rPr>
              <w:rFonts w:ascii="Liberation Sans" w:hAnsi="Liberation Sans"/>
              <w:szCs w:val="20"/>
            </w:rPr>
          </w:rPrChange>
        </w:rPr>
        <w:t>More formal version, with optionality omitted</w:t>
      </w:r>
      <w:r>
        <w:rPr>
          <w:rFonts w:ascii="Consolas" w:hAnsi="Consolas"/>
          <w:rPrChange w:id="965" w:author="Guy Fedorkow" w:date="2026-07-18T13:11:00Z" w16du:dateUtc="2026-07-18T17:11:00Z">
            <w:rPr>
              <w:rFonts w:ascii="Liberation Sans" w:hAnsi="Liberation Sans"/>
              <w:szCs w:val="20"/>
            </w:rPr>
          </w:rPrChange>
        </w:rPr>
        <w:t>. Since so much is optional, we</w:t>
      </w:r>
      <w:r>
        <w:rPr>
          <w:rFonts w:ascii="Consolas" w:hAnsi="Consolas" w:hint="eastAsia"/>
          <w:rPrChange w:id="966" w:author="Guy Fedorkow" w:date="2026-07-18T13:11:00Z" w16du:dateUtc="2026-07-18T17:11:00Z">
            <w:rPr>
              <w:rFonts w:ascii="Liberation Sans" w:hAnsi="Liberation Sans" w:hint="eastAsia"/>
              <w:szCs w:val="20"/>
            </w:rPr>
          </w:rPrChange>
        </w:rPr>
        <w:t>’</w:t>
      </w:r>
      <w:r>
        <w:rPr>
          <w:rFonts w:ascii="Consolas" w:hAnsi="Consolas"/>
          <w:rPrChange w:id="967" w:author="Guy Fedorkow" w:date="2026-07-18T13:11:00Z" w16du:dateUtc="2026-07-18T17:11:00Z">
            <w:rPr>
              <w:rFonts w:ascii="Liberation Sans" w:hAnsi="Liberation Sans"/>
              <w:szCs w:val="20"/>
            </w:rPr>
          </w:rPrChange>
        </w:rPr>
        <w:t>ll assume that</w:t>
      </w:r>
      <w:r>
        <w:rPr>
          <w:rFonts w:ascii="Consolas" w:hAnsi="Consolas" w:hint="eastAsia"/>
          <w:rPrChange w:id="968" w:author="Guy Fedorkow" w:date="2026-07-18T13:11:00Z" w16du:dateUtc="2026-07-18T17:11:00Z">
            <w:rPr>
              <w:rFonts w:ascii="Liberation Sans" w:hAnsi="Liberation Sans" w:hint="eastAsia"/>
              <w:szCs w:val="20"/>
            </w:rPr>
          </w:rPrChange>
        </w:rPr>
        <w:t>’</w:t>
      </w:r>
      <w:r>
        <w:rPr>
          <w:rFonts w:ascii="Consolas" w:hAnsi="Consolas"/>
          <w:rPrChange w:id="969" w:author="Guy Fedorkow" w:date="2026-07-18T13:11:00Z" w16du:dateUtc="2026-07-18T17:11:00Z">
            <w:rPr>
              <w:rFonts w:ascii="Liberation Sans" w:hAnsi="Liberation Sans"/>
              <w:szCs w:val="20"/>
            </w:rPr>
          </w:rPrChange>
        </w:rPr>
        <w:t>s handled in what follows, to simplify the presentation.</w:t>
      </w:r>
    </w:p>
    <w:p w14:paraId="3BD02858" w14:textId="77777777" w:rsidR="00E075D4" w:rsidRDefault="00E075D4">
      <w:pPr>
        <w:rPr>
          <w:rFonts w:ascii="Consolas" w:hAnsi="Consolas"/>
          <w:szCs w:val="20"/>
        </w:rPr>
      </w:pPr>
    </w:p>
    <w:p w14:paraId="46E7F9A0" w14:textId="77777777" w:rsidR="007E5453" w:rsidRDefault="00134F1F">
      <w:pPr>
        <w:rPr>
          <w:rFonts w:ascii="Consolas" w:hAnsi="Consolas"/>
        </w:rPr>
      </w:pPr>
      <w:r w:rsidRPr="00F63A87">
        <w:rPr>
          <w:rFonts w:ascii="Consolas" w:hAnsi="Consolas"/>
          <w:rPrChange w:id="970" w:author="Guy Fedorkow" w:date="2026-07-18T13:11:00Z" w16du:dateUtc="2026-07-18T17:11:00Z">
            <w:rPr>
              <w:rFonts w:ascii="Consolas" w:hAnsi="Consolas" w:cs="Courier New"/>
              <w:sz w:val="16"/>
              <w:szCs w:val="16"/>
            </w:rPr>
          </w:rPrChange>
        </w:rPr>
        <w:t xml:space="preserve">&lt;line&gt; = &lt;prefix-addr&gt; &lt;sep&gt; </w:t>
      </w:r>
      <w:r w:rsidR="007E5453">
        <w:rPr>
          <w:rFonts w:ascii="Consolas" w:hAnsi="Consolas"/>
        </w:rPr>
        <w:t xml:space="preserve">&lt;dotif&gt; &lt;sep&gt; &lt;expr&gt; &lt;sep&gt; </w:t>
      </w:r>
      <w:r w:rsidRPr="00F63A87">
        <w:rPr>
          <w:rFonts w:ascii="Consolas" w:hAnsi="Consolas"/>
          <w:rPrChange w:id="971" w:author="Guy Fedorkow" w:date="2026-07-18T13:11:00Z" w16du:dateUtc="2026-07-18T17:11:00Z">
            <w:rPr>
              <w:rFonts w:ascii="Consolas" w:hAnsi="Consolas" w:cs="Courier New"/>
              <w:sz w:val="16"/>
              <w:szCs w:val="16"/>
            </w:rPr>
          </w:rPrChange>
        </w:rPr>
        <w:t>&lt;</w:t>
      </w:r>
      <w:del w:id="972" w:author="Guy Fedorkow" w:date="2026-07-18T13:11:00Z" w16du:dateUtc="2026-07-18T17:11:00Z">
        <w:r>
          <w:rPr>
            <w:rFonts w:ascii="Consolas" w:hAnsi="Consolas" w:cs="Courier New"/>
            <w:sz w:val="16"/>
            <w:szCs w:val="16"/>
          </w:rPr>
          <w:delText>dot-if&gt; &lt;sep&gt; &lt;</w:delText>
        </w:r>
      </w:del>
      <w:r w:rsidRPr="00F63A87">
        <w:rPr>
          <w:rFonts w:ascii="Consolas" w:hAnsi="Consolas"/>
          <w:rPrChange w:id="973" w:author="Guy Fedorkow" w:date="2026-07-18T13:11:00Z" w16du:dateUtc="2026-07-18T17:11:00Z">
            <w:rPr>
              <w:rFonts w:ascii="Consolas" w:hAnsi="Consolas" w:cs="Courier New"/>
              <w:sz w:val="16"/>
              <w:szCs w:val="16"/>
            </w:rPr>
          </w:rPrChange>
        </w:rPr>
        <w:t xml:space="preserve">label&gt; &lt;sep&gt; </w:t>
      </w:r>
    </w:p>
    <w:p w14:paraId="4C9E077E" w14:textId="6EE8839D" w:rsidR="00E075D4" w:rsidRPr="00F63A87" w:rsidRDefault="007E5453">
      <w:pPr>
        <w:rPr>
          <w:rFonts w:ascii="Consolas" w:hAnsi="Consolas"/>
          <w:rPrChange w:id="974" w:author="Guy Fedorkow" w:date="2026-07-18T13:11:00Z" w16du:dateUtc="2026-07-18T17:11:00Z">
            <w:rPr>
              <w:sz w:val="16"/>
              <w:szCs w:val="16"/>
            </w:rPr>
          </w:rPrChange>
        </w:rPr>
      </w:pPr>
      <w:r>
        <w:rPr>
          <w:rFonts w:ascii="Consolas" w:hAnsi="Consolas"/>
        </w:rPr>
        <w:t xml:space="preserve">                           </w:t>
      </w:r>
      <w:r w:rsidR="00134F1F" w:rsidRPr="00F63A87">
        <w:rPr>
          <w:rFonts w:ascii="Consolas" w:hAnsi="Consolas"/>
          <w:rPrChange w:id="975" w:author="Guy Fedorkow" w:date="2026-07-18T13:11:00Z" w16du:dateUtc="2026-07-18T17:11:00Z">
            <w:rPr>
              <w:rFonts w:ascii="Consolas" w:hAnsi="Consolas" w:cs="Courier New"/>
              <w:sz w:val="16"/>
              <w:szCs w:val="16"/>
            </w:rPr>
          </w:rPrChange>
        </w:rPr>
        <w:t>&lt;instruction&gt; &lt;sep&gt; &lt;comment&gt; &lt;sep&gt;</w:t>
      </w:r>
      <w:r w:rsidR="00134F1F">
        <w:rPr>
          <w:rFonts w:ascii="Consolas" w:hAnsi="Consolas"/>
          <w:rPrChange w:id="976" w:author="Guy Fedorkow" w:date="2026-07-18T13:11:00Z" w16du:dateUtc="2026-07-18T17:11:00Z">
            <w:rPr>
              <w:rFonts w:ascii="Consolas" w:hAnsi="Consolas" w:cs="Courier New"/>
              <w:sz w:val="16"/>
              <w:szCs w:val="16"/>
            </w:rPr>
          </w:rPrChange>
        </w:rPr>
        <w:t xml:space="preserve"> </w:t>
      </w:r>
      <w:r w:rsidR="00134F1F" w:rsidRPr="00F63A87">
        <w:rPr>
          <w:rFonts w:ascii="Consolas" w:hAnsi="Consolas"/>
          <w:rPrChange w:id="977" w:author="Guy Fedorkow" w:date="2026-07-18T13:11:00Z" w16du:dateUtc="2026-07-18T17:11:00Z">
            <w:rPr>
              <w:rFonts w:ascii="Consolas" w:hAnsi="Consolas" w:cs="Courier New"/>
              <w:sz w:val="16"/>
              <w:szCs w:val="16"/>
            </w:rPr>
          </w:rPrChange>
        </w:rPr>
        <w:t>&lt;auto-comment&gt;</w:t>
      </w:r>
    </w:p>
    <w:p w14:paraId="65924676" w14:textId="77777777" w:rsidR="00E075D4" w:rsidRPr="00F63A87" w:rsidRDefault="00134F1F">
      <w:pPr>
        <w:rPr>
          <w:rFonts w:ascii="Consolas" w:hAnsi="Consolas"/>
          <w:rPrChange w:id="978" w:author="Guy Fedorkow" w:date="2026-07-18T13:11:00Z" w16du:dateUtc="2026-07-18T17:11:00Z">
            <w:rPr>
              <w:sz w:val="16"/>
              <w:szCs w:val="16"/>
            </w:rPr>
          </w:rPrChange>
        </w:rPr>
      </w:pPr>
      <w:r w:rsidRPr="00F63A87">
        <w:rPr>
          <w:rFonts w:ascii="Consolas" w:hAnsi="Consolas"/>
          <w:rPrChange w:id="979" w:author="Guy Fedorkow" w:date="2026-07-18T13:11:00Z" w16du:dateUtc="2026-07-18T17:11:00Z">
            <w:rPr>
              <w:rFonts w:ascii="Consolas" w:hAnsi="Consolas" w:cs="Courier New"/>
              <w:sz w:val="16"/>
              <w:szCs w:val="16"/>
            </w:rPr>
          </w:rPrChange>
        </w:rPr>
        <w:t>Clauses for the components:</w:t>
      </w:r>
    </w:p>
    <w:p w14:paraId="37A606F7" w14:textId="77777777" w:rsidR="00E075D4" w:rsidRDefault="00134F1F">
      <w:pPr>
        <w:rPr>
          <w:rFonts w:ascii="Consolas" w:hAnsi="Consolas"/>
        </w:rPr>
      </w:pPr>
      <w:r w:rsidRPr="00F63A87">
        <w:rPr>
          <w:rFonts w:ascii="Consolas" w:hAnsi="Consolas"/>
          <w:rPrChange w:id="980" w:author="Guy Fedorkow" w:date="2026-07-18T13:11:00Z" w16du:dateUtc="2026-07-18T17:11:00Z">
            <w:rPr>
              <w:rFonts w:ascii="Consolas" w:hAnsi="Consolas" w:cs="Courier New"/>
              <w:sz w:val="16"/>
              <w:szCs w:val="16"/>
            </w:rPr>
          </w:rPrChange>
        </w:rPr>
        <w:t>&lt;prefix-addr&gt; = &lt;oct&gt; . &lt;dec&gt; : &lt;oct&gt;</w:t>
      </w:r>
    </w:p>
    <w:p w14:paraId="1FAF39A1" w14:textId="3FDF84F0" w:rsidR="007E5453" w:rsidRPr="00F63A87" w:rsidRDefault="007E5453">
      <w:pPr>
        <w:rPr>
          <w:rFonts w:ascii="Consolas" w:hAnsi="Consolas"/>
          <w:rPrChange w:id="981" w:author="Guy Fedorkow" w:date="2026-07-18T13:11:00Z" w16du:dateUtc="2026-07-18T17:11:00Z">
            <w:rPr>
              <w:sz w:val="16"/>
              <w:szCs w:val="16"/>
            </w:rPr>
          </w:rPrChange>
        </w:rPr>
      </w:pPr>
      <w:r>
        <w:rPr>
          <w:rFonts w:ascii="Consolas" w:hAnsi="Consolas"/>
        </w:rPr>
        <w:t>&lt;dotif&gt;       = .if</w:t>
      </w:r>
    </w:p>
    <w:p w14:paraId="7766135C" w14:textId="77777777" w:rsidR="00E075D4" w:rsidRDefault="00134F1F">
      <w:pPr>
        <w:rPr>
          <w:del w:id="982" w:author="Guy Fedorkow" w:date="2026-07-18T13:11:00Z" w16du:dateUtc="2026-07-18T17:11:00Z"/>
          <w:sz w:val="16"/>
          <w:szCs w:val="16"/>
        </w:rPr>
      </w:pPr>
      <w:del w:id="983" w:author="Guy Fedorkow" w:date="2026-07-18T13:11:00Z" w16du:dateUtc="2026-07-18T17:11:00Z">
        <w:r>
          <w:rPr>
            <w:rFonts w:ascii="Consolas" w:hAnsi="Consolas" w:cs="Courier New"/>
            <w:sz w:val="16"/>
            <w:szCs w:val="16"/>
          </w:rPr>
          <w:delText>&lt;dot-if&gt;      = .if &lt;atomic-expr&gt;</w:delText>
        </w:r>
      </w:del>
    </w:p>
    <w:p w14:paraId="2201A443" w14:textId="77777777" w:rsidR="00E075D4" w:rsidRPr="00F63A87" w:rsidRDefault="00134F1F">
      <w:pPr>
        <w:rPr>
          <w:rFonts w:ascii="Consolas" w:hAnsi="Consolas"/>
          <w:rPrChange w:id="984" w:author="Guy Fedorkow" w:date="2026-07-18T13:11:00Z" w16du:dateUtc="2026-07-18T17:11:00Z">
            <w:rPr>
              <w:sz w:val="16"/>
              <w:szCs w:val="16"/>
            </w:rPr>
          </w:rPrChange>
        </w:rPr>
      </w:pPr>
      <w:r w:rsidRPr="00F63A87">
        <w:rPr>
          <w:rFonts w:ascii="Consolas" w:hAnsi="Consolas"/>
          <w:rPrChange w:id="985" w:author="Guy Fedorkow" w:date="2026-07-18T13:11:00Z" w16du:dateUtc="2026-07-18T17:11:00Z">
            <w:rPr>
              <w:rFonts w:ascii="Consolas" w:hAnsi="Consolas" w:cs="Courier New"/>
              <w:sz w:val="16"/>
              <w:szCs w:val="16"/>
            </w:rPr>
          </w:rPrChange>
        </w:rPr>
        <w:t>&lt;label&gt;       = &lt;identifier&gt; :</w:t>
      </w:r>
    </w:p>
    <w:p w14:paraId="34077149" w14:textId="77777777" w:rsidR="00E075D4" w:rsidRPr="00F63A87" w:rsidRDefault="00134F1F">
      <w:pPr>
        <w:rPr>
          <w:rFonts w:ascii="Consolas" w:hAnsi="Consolas"/>
          <w:rPrChange w:id="986" w:author="Guy Fedorkow" w:date="2026-07-18T13:11:00Z" w16du:dateUtc="2026-07-18T17:11:00Z">
            <w:rPr>
              <w:sz w:val="16"/>
              <w:szCs w:val="16"/>
            </w:rPr>
          </w:rPrChange>
        </w:rPr>
      </w:pPr>
      <w:r w:rsidRPr="00F63A87">
        <w:rPr>
          <w:rFonts w:ascii="Consolas" w:hAnsi="Consolas"/>
          <w:rPrChange w:id="987" w:author="Guy Fedorkow" w:date="2026-07-18T13:11:00Z" w16du:dateUtc="2026-07-18T17:11:00Z">
            <w:rPr>
              <w:rFonts w:ascii="Consolas" w:hAnsi="Consolas" w:cs="Courier New"/>
              <w:sz w:val="16"/>
              <w:szCs w:val="16"/>
            </w:rPr>
          </w:rPrChange>
        </w:rPr>
        <w:t>&lt;instruction&gt; = &lt;op&gt; &lt;whitespace&gt;+ &lt;expr&gt;</w:t>
      </w:r>
    </w:p>
    <w:p w14:paraId="1C91DA49" w14:textId="77777777" w:rsidR="00E075D4" w:rsidRPr="00F63A87" w:rsidRDefault="00134F1F">
      <w:pPr>
        <w:rPr>
          <w:rFonts w:ascii="Consolas" w:hAnsi="Consolas"/>
          <w:rPrChange w:id="988" w:author="Guy Fedorkow" w:date="2026-07-18T13:11:00Z" w16du:dateUtc="2026-07-18T17:11:00Z">
            <w:rPr>
              <w:sz w:val="16"/>
              <w:szCs w:val="16"/>
            </w:rPr>
          </w:rPrChange>
        </w:rPr>
      </w:pPr>
      <w:r w:rsidRPr="00F63A87">
        <w:rPr>
          <w:rFonts w:ascii="Consolas" w:hAnsi="Consolas"/>
          <w:rPrChange w:id="989" w:author="Guy Fedorkow" w:date="2026-07-18T13:11:00Z" w16du:dateUtc="2026-07-18T17:11:00Z">
            <w:rPr>
              <w:rFonts w:ascii="Consolas" w:hAnsi="Consolas" w:cs="Courier New"/>
              <w:sz w:val="16"/>
              <w:szCs w:val="16"/>
            </w:rPr>
          </w:rPrChange>
        </w:rPr>
        <w:t>&lt;op&gt;          = &lt;ww-op&gt;|&lt;pseudo-op&gt;</w:t>
      </w:r>
    </w:p>
    <w:p w14:paraId="226FD10D" w14:textId="77777777" w:rsidR="00E075D4" w:rsidRPr="00F63A87" w:rsidRDefault="00134F1F">
      <w:pPr>
        <w:rPr>
          <w:rFonts w:ascii="Consolas" w:hAnsi="Consolas"/>
          <w:rPrChange w:id="990" w:author="Guy Fedorkow" w:date="2026-07-18T13:11:00Z" w16du:dateUtc="2026-07-18T17:11:00Z">
            <w:rPr>
              <w:sz w:val="16"/>
              <w:szCs w:val="16"/>
            </w:rPr>
          </w:rPrChange>
        </w:rPr>
      </w:pPr>
      <w:r w:rsidRPr="00F63A87">
        <w:rPr>
          <w:rFonts w:ascii="Consolas" w:hAnsi="Consolas"/>
          <w:rPrChange w:id="991" w:author="Guy Fedorkow" w:date="2026-07-18T13:11:00Z" w16du:dateUtc="2026-07-18T17:11:00Z">
            <w:rPr>
              <w:rFonts w:ascii="Consolas" w:hAnsi="Consolas" w:cs="Courier New"/>
              <w:sz w:val="16"/>
              <w:szCs w:val="16"/>
            </w:rPr>
          </w:rPrChange>
        </w:rPr>
        <w:t>&lt;ww-op&gt;       = ta|ao|...</w:t>
      </w:r>
    </w:p>
    <w:p w14:paraId="36B3B1D8" w14:textId="77777777" w:rsidR="00E075D4" w:rsidRPr="00F63A87" w:rsidRDefault="00134F1F">
      <w:pPr>
        <w:rPr>
          <w:rFonts w:ascii="Consolas" w:hAnsi="Consolas"/>
          <w:rPrChange w:id="992" w:author="Guy Fedorkow" w:date="2026-07-18T13:11:00Z" w16du:dateUtc="2026-07-18T17:11:00Z">
            <w:rPr>
              <w:sz w:val="16"/>
              <w:szCs w:val="16"/>
            </w:rPr>
          </w:rPrChange>
        </w:rPr>
      </w:pPr>
      <w:r w:rsidRPr="00F63A87">
        <w:rPr>
          <w:rFonts w:ascii="Consolas" w:hAnsi="Consolas"/>
          <w:rPrChange w:id="993" w:author="Guy Fedorkow" w:date="2026-07-18T13:11:00Z" w16du:dateUtc="2026-07-18T17:11:00Z">
            <w:rPr>
              <w:rFonts w:ascii="Consolas" w:hAnsi="Consolas" w:cs="Courier New"/>
              <w:sz w:val="16"/>
              <w:szCs w:val="16"/>
            </w:rPr>
          </w:rPrChange>
        </w:rPr>
        <w:t>&lt;pseudo-op&gt;   = .word|.org|...</w:t>
      </w:r>
    </w:p>
    <w:p w14:paraId="26BA884F" w14:textId="77777777" w:rsidR="00E075D4" w:rsidRPr="00F63A87" w:rsidRDefault="00134F1F">
      <w:pPr>
        <w:rPr>
          <w:rFonts w:ascii="Consolas" w:hAnsi="Consolas"/>
          <w:rPrChange w:id="994" w:author="Guy Fedorkow" w:date="2026-07-18T13:11:00Z" w16du:dateUtc="2026-07-18T17:11:00Z">
            <w:rPr>
              <w:sz w:val="16"/>
              <w:szCs w:val="16"/>
            </w:rPr>
          </w:rPrChange>
        </w:rPr>
      </w:pPr>
      <w:r w:rsidRPr="00F63A87">
        <w:rPr>
          <w:rFonts w:ascii="Consolas" w:hAnsi="Consolas"/>
          <w:rPrChange w:id="995" w:author="Guy Fedorkow" w:date="2026-07-18T13:11:00Z" w16du:dateUtc="2026-07-18T17:11:00Z">
            <w:rPr>
              <w:rFonts w:ascii="Consolas" w:hAnsi="Consolas" w:cs="Courier New"/>
              <w:sz w:val="16"/>
              <w:szCs w:val="16"/>
            </w:rPr>
          </w:rPrChange>
        </w:rPr>
        <w:t>&lt;operand&gt;     = &lt;comma-expr&gt;</w:t>
      </w:r>
    </w:p>
    <w:p w14:paraId="5D0BF432" w14:textId="77777777" w:rsidR="00E075D4" w:rsidRPr="00F63A87" w:rsidRDefault="00134F1F">
      <w:pPr>
        <w:rPr>
          <w:rFonts w:ascii="Consolas" w:hAnsi="Consolas"/>
          <w:rPrChange w:id="996" w:author="Guy Fedorkow" w:date="2026-07-18T13:11:00Z" w16du:dateUtc="2026-07-18T17:11:00Z">
            <w:rPr>
              <w:sz w:val="16"/>
              <w:szCs w:val="16"/>
            </w:rPr>
          </w:rPrChange>
        </w:rPr>
      </w:pPr>
      <w:r w:rsidRPr="00F63A87">
        <w:rPr>
          <w:rFonts w:ascii="Consolas" w:hAnsi="Consolas"/>
          <w:rPrChange w:id="997" w:author="Guy Fedorkow" w:date="2026-07-18T13:11:00Z" w16du:dateUtc="2026-07-18T17:11:00Z">
            <w:rPr>
              <w:rFonts w:ascii="Consolas" w:hAnsi="Consolas" w:cs="Courier New"/>
              <w:sz w:val="16"/>
              <w:szCs w:val="16"/>
            </w:rPr>
          </w:rPrChange>
        </w:rPr>
        <w:t>&lt;expr&gt;        = &lt;comma-expr&gt;</w:t>
      </w:r>
    </w:p>
    <w:p w14:paraId="2EA41687" w14:textId="77777777" w:rsidR="00E075D4" w:rsidRPr="00F63A87" w:rsidRDefault="00134F1F">
      <w:pPr>
        <w:rPr>
          <w:rFonts w:ascii="Consolas" w:hAnsi="Consolas"/>
          <w:rPrChange w:id="998" w:author="Guy Fedorkow" w:date="2026-07-18T13:11:00Z" w16du:dateUtc="2026-07-18T17:11:00Z">
            <w:rPr>
              <w:sz w:val="16"/>
              <w:szCs w:val="16"/>
            </w:rPr>
          </w:rPrChange>
        </w:rPr>
      </w:pPr>
      <w:r w:rsidRPr="00F63A87">
        <w:rPr>
          <w:rFonts w:ascii="Consolas" w:hAnsi="Consolas"/>
          <w:rPrChange w:id="999" w:author="Guy Fedorkow" w:date="2026-07-18T13:11:00Z" w16du:dateUtc="2026-07-18T17:11:00Z">
            <w:rPr>
              <w:rFonts w:ascii="Consolas" w:hAnsi="Consolas" w:cs="Courier New"/>
              <w:sz w:val="16"/>
              <w:szCs w:val="16"/>
            </w:rPr>
          </w:rPrChange>
        </w:rPr>
        <w:t>&lt;oct&gt;         = &lt;digit-seq&gt;</w:t>
      </w:r>
      <w:r w:rsidRPr="00F63A87">
        <w:rPr>
          <w:rFonts w:ascii="Consolas" w:hAnsi="Consolas"/>
          <w:rPrChange w:id="1000" w:author="Guy Fedorkow" w:date="2026-07-18T13:11:00Z" w16du:dateUtc="2026-07-18T17:11:00Z">
            <w:rPr>
              <w:rFonts w:ascii="Consolas" w:hAnsi="Consolas" w:cs="Courier New"/>
              <w:sz w:val="16"/>
              <w:szCs w:val="16"/>
            </w:rPr>
          </w:rPrChange>
        </w:rPr>
        <w:tab/>
      </w:r>
      <w:r w:rsidRPr="00F63A87">
        <w:rPr>
          <w:rFonts w:ascii="Consolas" w:hAnsi="Consolas"/>
          <w:rPrChange w:id="1001" w:author="Guy Fedorkow" w:date="2026-07-18T13:11:00Z" w16du:dateUtc="2026-07-18T17:11:00Z">
            <w:rPr>
              <w:rFonts w:ascii="Consolas" w:hAnsi="Consolas" w:cs="Courier New"/>
              <w:sz w:val="16"/>
              <w:szCs w:val="16"/>
            </w:rPr>
          </w:rPrChange>
        </w:rPr>
        <w:tab/>
        <w:t>Digits 0-7 allowed</w:t>
      </w:r>
    </w:p>
    <w:p w14:paraId="68011640" w14:textId="77777777" w:rsidR="00E075D4" w:rsidRPr="00F63A87" w:rsidRDefault="00134F1F">
      <w:pPr>
        <w:rPr>
          <w:rFonts w:ascii="Consolas" w:hAnsi="Consolas"/>
          <w:rPrChange w:id="1002" w:author="Guy Fedorkow" w:date="2026-07-18T13:11:00Z" w16du:dateUtc="2026-07-18T17:11:00Z">
            <w:rPr>
              <w:sz w:val="16"/>
              <w:szCs w:val="16"/>
            </w:rPr>
          </w:rPrChange>
        </w:rPr>
      </w:pPr>
      <w:r w:rsidRPr="00F63A87">
        <w:rPr>
          <w:rFonts w:ascii="Consolas" w:hAnsi="Consolas"/>
          <w:rPrChange w:id="1003" w:author="Guy Fedorkow" w:date="2026-07-18T13:11:00Z" w16du:dateUtc="2026-07-18T17:11:00Z">
            <w:rPr>
              <w:rFonts w:ascii="Consolas" w:hAnsi="Consolas" w:cs="Courier New"/>
              <w:sz w:val="16"/>
              <w:szCs w:val="16"/>
            </w:rPr>
          </w:rPrChange>
        </w:rPr>
        <w:t>&lt;dec&gt;         = &lt;digit-seq&gt;</w:t>
      </w:r>
      <w:r w:rsidRPr="00F63A87">
        <w:rPr>
          <w:rFonts w:ascii="Consolas" w:hAnsi="Consolas"/>
          <w:rPrChange w:id="1004" w:author="Guy Fedorkow" w:date="2026-07-18T13:11:00Z" w16du:dateUtc="2026-07-18T17:11:00Z">
            <w:rPr>
              <w:rFonts w:ascii="Consolas" w:hAnsi="Consolas" w:cs="Courier New"/>
              <w:sz w:val="16"/>
              <w:szCs w:val="16"/>
            </w:rPr>
          </w:rPrChange>
        </w:rPr>
        <w:tab/>
      </w:r>
      <w:r w:rsidRPr="00F63A87">
        <w:rPr>
          <w:rFonts w:ascii="Consolas" w:hAnsi="Consolas"/>
          <w:rPrChange w:id="1005" w:author="Guy Fedorkow" w:date="2026-07-18T13:11:00Z" w16du:dateUtc="2026-07-18T17:11:00Z">
            <w:rPr>
              <w:rFonts w:ascii="Consolas" w:hAnsi="Consolas" w:cs="Courier New"/>
              <w:sz w:val="16"/>
              <w:szCs w:val="16"/>
            </w:rPr>
          </w:rPrChange>
        </w:rPr>
        <w:tab/>
        <w:t>Digits 0-9 allowed</w:t>
      </w:r>
    </w:p>
    <w:p w14:paraId="0CBF93F5" w14:textId="77777777" w:rsidR="00E075D4" w:rsidRPr="00F63A87" w:rsidRDefault="00134F1F">
      <w:pPr>
        <w:rPr>
          <w:rFonts w:ascii="Consolas" w:hAnsi="Consolas"/>
          <w:rPrChange w:id="1006" w:author="Guy Fedorkow" w:date="2026-07-18T13:11:00Z" w16du:dateUtc="2026-07-18T17:11:00Z">
            <w:rPr>
              <w:sz w:val="16"/>
              <w:szCs w:val="16"/>
            </w:rPr>
          </w:rPrChange>
        </w:rPr>
      </w:pPr>
      <w:r w:rsidRPr="00F63A87">
        <w:rPr>
          <w:rFonts w:ascii="Consolas" w:hAnsi="Consolas"/>
          <w:rPrChange w:id="1007" w:author="Guy Fedorkow" w:date="2026-07-18T13:11:00Z" w16du:dateUtc="2026-07-18T17:11:00Z">
            <w:rPr>
              <w:rFonts w:ascii="Consolas" w:hAnsi="Consolas" w:cs="Courier New"/>
              <w:sz w:val="16"/>
              <w:szCs w:val="16"/>
            </w:rPr>
          </w:rPrChange>
        </w:rPr>
        <w:lastRenderedPageBreak/>
        <w:t>&lt;number&gt;      = &lt;oct-num&gt; | &lt;dec-num&gt;</w:t>
      </w:r>
    </w:p>
    <w:p w14:paraId="2C9BD767" w14:textId="77777777" w:rsidR="00E075D4" w:rsidRPr="00F63A87" w:rsidRDefault="00134F1F">
      <w:pPr>
        <w:rPr>
          <w:rFonts w:ascii="Consolas" w:hAnsi="Consolas"/>
          <w:rPrChange w:id="1008" w:author="Guy Fedorkow" w:date="2026-07-18T13:11:00Z" w16du:dateUtc="2026-07-18T17:11:00Z">
            <w:rPr>
              <w:sz w:val="16"/>
              <w:szCs w:val="16"/>
            </w:rPr>
          </w:rPrChange>
        </w:rPr>
      </w:pPr>
      <w:r w:rsidRPr="00F63A87">
        <w:rPr>
          <w:rFonts w:ascii="Consolas" w:hAnsi="Consolas"/>
          <w:rPrChange w:id="1009" w:author="Guy Fedorkow" w:date="2026-07-18T13:11:00Z" w16du:dateUtc="2026-07-18T17:11:00Z">
            <w:rPr>
              <w:rFonts w:ascii="Consolas" w:hAnsi="Consolas" w:cs="Courier New"/>
              <w:sz w:val="16"/>
              <w:szCs w:val="16"/>
            </w:rPr>
          </w:rPrChange>
        </w:rPr>
        <w:t>&lt;oct-num&gt;     = 0o&lt;oct&gt; | {0|1}.{0-7}^5</w:t>
      </w:r>
    </w:p>
    <w:p w14:paraId="71A34323" w14:textId="77777777" w:rsidR="00E075D4" w:rsidRPr="00F63A87" w:rsidRDefault="00134F1F">
      <w:pPr>
        <w:rPr>
          <w:rFonts w:ascii="Consolas" w:hAnsi="Consolas"/>
          <w:rPrChange w:id="1010" w:author="Guy Fedorkow" w:date="2026-07-18T13:11:00Z" w16du:dateUtc="2026-07-18T17:11:00Z">
            <w:rPr>
              <w:sz w:val="16"/>
              <w:szCs w:val="16"/>
            </w:rPr>
          </w:rPrChange>
        </w:rPr>
      </w:pPr>
      <w:r w:rsidRPr="00F63A87">
        <w:rPr>
          <w:rFonts w:ascii="Consolas" w:hAnsi="Consolas"/>
          <w:rPrChange w:id="1011" w:author="Guy Fedorkow" w:date="2026-07-18T13:11:00Z" w16du:dateUtc="2026-07-18T17:11:00Z">
            <w:rPr>
              <w:rFonts w:ascii="Consolas" w:hAnsi="Consolas" w:cs="Courier New"/>
              <w:sz w:val="16"/>
              <w:szCs w:val="16"/>
            </w:rPr>
          </w:rPrChange>
        </w:rPr>
        <w:t>&lt;dec-num&gt;     = {+|-}{0|1}.&lt;dec&gt; | &lt;dec&gt;</w:t>
      </w:r>
    </w:p>
    <w:p w14:paraId="1F5382D0" w14:textId="77777777" w:rsidR="00E075D4" w:rsidRPr="00F63A87" w:rsidRDefault="00E075D4">
      <w:pPr>
        <w:rPr>
          <w:rFonts w:ascii="Consolas" w:hAnsi="Consolas"/>
          <w:rPrChange w:id="1012" w:author="Guy Fedorkow" w:date="2026-07-18T13:11:00Z" w16du:dateUtc="2026-07-18T17:11:00Z">
            <w:rPr>
              <w:rFonts w:ascii="Consolas" w:hAnsi="Consolas" w:cs="Courier New"/>
              <w:sz w:val="16"/>
              <w:szCs w:val="16"/>
            </w:rPr>
          </w:rPrChange>
        </w:rPr>
      </w:pPr>
    </w:p>
    <w:p w14:paraId="61CE2B05" w14:textId="77777777" w:rsidR="00E075D4" w:rsidRPr="00F63A87" w:rsidRDefault="00134F1F">
      <w:pPr>
        <w:rPr>
          <w:rFonts w:ascii="Consolas" w:hAnsi="Consolas"/>
          <w:rPrChange w:id="1013" w:author="Guy Fedorkow" w:date="2026-07-18T13:11:00Z" w16du:dateUtc="2026-07-18T17:11:00Z">
            <w:rPr>
              <w:sz w:val="16"/>
              <w:szCs w:val="16"/>
            </w:rPr>
          </w:rPrChange>
        </w:rPr>
      </w:pPr>
      <w:r w:rsidRPr="00F63A87">
        <w:rPr>
          <w:rFonts w:ascii="Consolas" w:hAnsi="Consolas"/>
          <w:rPrChange w:id="1014" w:author="Guy Fedorkow" w:date="2026-07-18T13:11:00Z" w16du:dateUtc="2026-07-18T17:11:00Z">
            <w:rPr>
              <w:rFonts w:ascii="Consolas" w:hAnsi="Consolas" w:cs="Courier New"/>
              <w:sz w:val="16"/>
              <w:szCs w:val="16"/>
            </w:rPr>
          </w:rPrChange>
        </w:rPr>
        <w:t>Tokens (lexical level):</w:t>
      </w:r>
    </w:p>
    <w:p w14:paraId="3D554744" w14:textId="77777777" w:rsidR="00E075D4" w:rsidRPr="00F63A87" w:rsidRDefault="00134F1F">
      <w:pPr>
        <w:rPr>
          <w:rFonts w:ascii="Consolas" w:hAnsi="Consolas"/>
          <w:rPrChange w:id="1015" w:author="Guy Fedorkow" w:date="2026-07-18T13:11:00Z" w16du:dateUtc="2026-07-18T17:11:00Z">
            <w:rPr>
              <w:sz w:val="16"/>
              <w:szCs w:val="16"/>
            </w:rPr>
          </w:rPrChange>
        </w:rPr>
      </w:pPr>
      <w:r w:rsidRPr="00F63A87">
        <w:rPr>
          <w:rFonts w:ascii="Consolas" w:hAnsi="Consolas"/>
          <w:rPrChange w:id="1016" w:author="Guy Fedorkow" w:date="2026-07-18T13:11:00Z" w16du:dateUtc="2026-07-18T17:11:00Z">
            <w:rPr>
              <w:rFonts w:ascii="Consolas" w:hAnsi="Consolas" w:cs="Courier New"/>
              <w:sz w:val="16"/>
              <w:szCs w:val="16"/>
            </w:rPr>
          </w:rPrChange>
        </w:rPr>
        <w:t>&lt;sep&gt;                        = &lt;separator&gt; = &lt;whitespace&gt;+ | &lt;operator&gt;</w:t>
      </w:r>
    </w:p>
    <w:p w14:paraId="0B9BDD7D" w14:textId="77777777" w:rsidR="00E075D4" w:rsidRPr="00F63A87" w:rsidRDefault="00134F1F">
      <w:pPr>
        <w:rPr>
          <w:rFonts w:ascii="Consolas" w:hAnsi="Consolas"/>
          <w:rPrChange w:id="1017" w:author="Guy Fedorkow" w:date="2026-07-18T13:11:00Z" w16du:dateUtc="2026-07-18T17:11:00Z">
            <w:rPr>
              <w:sz w:val="16"/>
              <w:szCs w:val="16"/>
            </w:rPr>
          </w:rPrChange>
        </w:rPr>
      </w:pPr>
      <w:r w:rsidRPr="00F63A87">
        <w:rPr>
          <w:rFonts w:ascii="Consolas" w:hAnsi="Consolas"/>
          <w:rPrChange w:id="1018" w:author="Guy Fedorkow" w:date="2026-07-18T13:11:00Z" w16du:dateUtc="2026-07-18T17:11:00Z">
            <w:rPr>
              <w:rFonts w:ascii="Consolas" w:hAnsi="Consolas" w:cs="Courier New"/>
              <w:sz w:val="16"/>
              <w:szCs w:val="16"/>
            </w:rPr>
          </w:rPrChange>
        </w:rPr>
        <w:t>&lt;operator&gt;                   = + | - | * | / | @ |  @@ | : | . | ; | , | 0o</w:t>
      </w:r>
      <w:r>
        <w:rPr>
          <w:rFonts w:ascii="Consolas" w:hAnsi="Consolas"/>
          <w:rPrChange w:id="1019" w:author="Guy Fedorkow" w:date="2026-07-18T13:11:00Z" w16du:dateUtc="2026-07-18T17:11:00Z">
            <w:rPr>
              <w:rFonts w:ascii="Consolas" w:hAnsi="Consolas" w:cs="Courier New"/>
              <w:sz w:val="16"/>
              <w:szCs w:val="16"/>
            </w:rPr>
          </w:rPrChange>
        </w:rPr>
        <w:t xml:space="preserve"> | &amp; | | </w:t>
      </w:r>
    </w:p>
    <w:p w14:paraId="758CB975" w14:textId="77777777" w:rsidR="00E075D4" w:rsidRPr="00F63A87" w:rsidRDefault="00134F1F">
      <w:pPr>
        <w:rPr>
          <w:rFonts w:ascii="Consolas" w:hAnsi="Consolas"/>
          <w:rPrChange w:id="1020" w:author="Guy Fedorkow" w:date="2026-07-18T13:11:00Z" w16du:dateUtc="2026-07-18T17:11:00Z">
            <w:rPr>
              <w:sz w:val="16"/>
              <w:szCs w:val="16"/>
            </w:rPr>
          </w:rPrChange>
        </w:rPr>
      </w:pPr>
      <w:r w:rsidRPr="00F63A87">
        <w:rPr>
          <w:rFonts w:ascii="Consolas" w:hAnsi="Consolas"/>
          <w:rPrChange w:id="1021" w:author="Guy Fedorkow" w:date="2026-07-18T13:11:00Z" w16du:dateUtc="2026-07-18T17:11:00Z">
            <w:rPr>
              <w:rFonts w:ascii="Consolas" w:hAnsi="Consolas" w:cs="Courier New"/>
              <w:sz w:val="16"/>
              <w:szCs w:val="16"/>
            </w:rPr>
          </w:rPrChange>
        </w:rPr>
        <w:t>&lt;identifier&gt;                 = &lt;extended-alphanumeric-char&gt;</w:t>
      </w:r>
      <w:r>
        <w:rPr>
          <w:rFonts w:ascii="Consolas" w:hAnsi="Consolas"/>
          <w:rPrChange w:id="1022" w:author="Guy Fedorkow" w:date="2026-07-18T13:11:00Z" w16du:dateUtc="2026-07-18T17:11:00Z">
            <w:rPr>
              <w:rFonts w:ascii="Consolas" w:hAnsi="Consolas" w:cs="Courier New"/>
              <w:sz w:val="16"/>
              <w:szCs w:val="16"/>
            </w:rPr>
          </w:rPrChange>
        </w:rPr>
        <w:t>+     Can’t be all digits</w:t>
      </w:r>
    </w:p>
    <w:p w14:paraId="32B3AE6C" w14:textId="77777777" w:rsidR="00E075D4" w:rsidRPr="00F63A87" w:rsidRDefault="00134F1F">
      <w:pPr>
        <w:rPr>
          <w:rFonts w:ascii="Consolas" w:hAnsi="Consolas"/>
          <w:rPrChange w:id="1023" w:author="Guy Fedorkow" w:date="2026-07-18T13:11:00Z" w16du:dateUtc="2026-07-18T17:11:00Z">
            <w:rPr>
              <w:sz w:val="16"/>
              <w:szCs w:val="16"/>
            </w:rPr>
          </w:rPrChange>
        </w:rPr>
      </w:pPr>
      <w:r w:rsidRPr="00F63A87">
        <w:rPr>
          <w:rFonts w:ascii="Consolas" w:hAnsi="Consolas"/>
          <w:rPrChange w:id="1024" w:author="Guy Fedorkow" w:date="2026-07-18T13:11:00Z" w16du:dateUtc="2026-07-18T17:11:00Z">
            <w:rPr>
              <w:rFonts w:ascii="Consolas" w:hAnsi="Consolas" w:cs="Courier New"/>
              <w:sz w:val="16"/>
              <w:szCs w:val="16"/>
            </w:rPr>
          </w:rPrChange>
        </w:rPr>
        <w:t>&lt;digit-seq&gt;                  = {0-9}+</w:t>
      </w:r>
    </w:p>
    <w:p w14:paraId="323734E2" w14:textId="77777777" w:rsidR="00E075D4" w:rsidRPr="00F63A87" w:rsidRDefault="00134F1F">
      <w:pPr>
        <w:rPr>
          <w:rFonts w:ascii="Consolas" w:hAnsi="Consolas"/>
          <w:rPrChange w:id="1025" w:author="Guy Fedorkow" w:date="2026-07-18T13:11:00Z" w16du:dateUtc="2026-07-18T17:11:00Z">
            <w:rPr>
              <w:sz w:val="16"/>
              <w:szCs w:val="16"/>
            </w:rPr>
          </w:rPrChange>
        </w:rPr>
      </w:pPr>
      <w:r w:rsidRPr="00F63A87">
        <w:rPr>
          <w:rFonts w:ascii="Consolas" w:hAnsi="Consolas"/>
          <w:rPrChange w:id="1026" w:author="Guy Fedorkow" w:date="2026-07-18T13:11:00Z" w16du:dateUtc="2026-07-18T17:11:00Z">
            <w:rPr>
              <w:rFonts w:ascii="Consolas" w:hAnsi="Consolas" w:cs="Courier New"/>
              <w:sz w:val="16"/>
              <w:szCs w:val="16"/>
            </w:rPr>
          </w:rPrChange>
        </w:rPr>
        <w:t>&lt;comment&gt;                    = ; &lt;any-char-but-not-@@&gt;*</w:t>
      </w:r>
    </w:p>
    <w:p w14:paraId="0AF49F2B" w14:textId="77777777" w:rsidR="00E075D4" w:rsidRPr="00F63A87" w:rsidRDefault="00134F1F">
      <w:pPr>
        <w:rPr>
          <w:rFonts w:ascii="Consolas" w:hAnsi="Consolas"/>
          <w:rPrChange w:id="1027" w:author="Guy Fedorkow" w:date="2026-07-18T13:11:00Z" w16du:dateUtc="2026-07-18T17:11:00Z">
            <w:rPr>
              <w:sz w:val="16"/>
              <w:szCs w:val="16"/>
            </w:rPr>
          </w:rPrChange>
        </w:rPr>
      </w:pPr>
      <w:r w:rsidRPr="00F63A87">
        <w:rPr>
          <w:rFonts w:ascii="Consolas" w:hAnsi="Consolas"/>
          <w:rPrChange w:id="1028" w:author="Guy Fedorkow" w:date="2026-07-18T13:11:00Z" w16du:dateUtc="2026-07-18T17:11:00Z">
            <w:rPr>
              <w:rFonts w:ascii="Consolas" w:hAnsi="Consolas" w:cs="Courier New"/>
              <w:sz w:val="16"/>
              <w:szCs w:val="16"/>
            </w:rPr>
          </w:rPrChange>
        </w:rPr>
        <w:t>&lt;auto-comment&gt;               = @@  &lt;any-char&gt;*</w:t>
      </w:r>
    </w:p>
    <w:p w14:paraId="658AD8A9" w14:textId="77777777" w:rsidR="00E075D4" w:rsidRPr="00F63A87" w:rsidRDefault="00134F1F">
      <w:pPr>
        <w:rPr>
          <w:rFonts w:ascii="Consolas" w:hAnsi="Consolas"/>
          <w:rPrChange w:id="1029" w:author="Guy Fedorkow" w:date="2026-07-18T13:11:00Z" w16du:dateUtc="2026-07-18T17:11:00Z">
            <w:rPr>
              <w:sz w:val="16"/>
              <w:szCs w:val="16"/>
            </w:rPr>
          </w:rPrChange>
        </w:rPr>
      </w:pPr>
      <w:r w:rsidRPr="00F63A87">
        <w:rPr>
          <w:rFonts w:ascii="Consolas" w:hAnsi="Consolas"/>
          <w:rPrChange w:id="1030" w:author="Guy Fedorkow" w:date="2026-07-18T13:11:00Z" w16du:dateUtc="2026-07-18T17:11:00Z">
            <w:rPr>
              <w:rFonts w:ascii="Consolas" w:hAnsi="Consolas" w:cs="Courier New"/>
              <w:sz w:val="16"/>
              <w:szCs w:val="16"/>
            </w:rPr>
          </w:rPrChange>
        </w:rPr>
        <w:t>&lt;extended-alpha-char&gt;        = &lt;alpha&gt; | _</w:t>
      </w:r>
    </w:p>
    <w:p w14:paraId="1AA6B366" w14:textId="77777777" w:rsidR="00E075D4" w:rsidRPr="00F63A87" w:rsidRDefault="00134F1F">
      <w:pPr>
        <w:rPr>
          <w:rFonts w:ascii="Consolas" w:hAnsi="Consolas"/>
          <w:rPrChange w:id="1031" w:author="Guy Fedorkow" w:date="2026-07-18T13:11:00Z" w16du:dateUtc="2026-07-18T17:11:00Z">
            <w:rPr>
              <w:sz w:val="16"/>
              <w:szCs w:val="16"/>
            </w:rPr>
          </w:rPrChange>
        </w:rPr>
      </w:pPr>
      <w:r w:rsidRPr="00F63A87">
        <w:rPr>
          <w:rFonts w:ascii="Consolas" w:hAnsi="Consolas"/>
          <w:rPrChange w:id="1032" w:author="Guy Fedorkow" w:date="2026-07-18T13:11:00Z" w16du:dateUtc="2026-07-18T17:11:00Z">
            <w:rPr>
              <w:rFonts w:ascii="Consolas" w:hAnsi="Consolas" w:cs="Courier New"/>
              <w:sz w:val="16"/>
              <w:szCs w:val="16"/>
            </w:rPr>
          </w:rPrChange>
        </w:rPr>
        <w:t>&lt;extended-alphanumeric-char&gt; = &lt;extended-alpha-char&gt; | &lt;numeric-char&gt;</w:t>
      </w:r>
    </w:p>
    <w:p w14:paraId="083D0808" w14:textId="77777777" w:rsidR="00E075D4" w:rsidRPr="00F63A87" w:rsidRDefault="00134F1F">
      <w:pPr>
        <w:rPr>
          <w:rFonts w:ascii="Consolas" w:hAnsi="Consolas"/>
          <w:rPrChange w:id="1033" w:author="Guy Fedorkow" w:date="2026-07-18T13:11:00Z" w16du:dateUtc="2026-07-18T17:11:00Z">
            <w:rPr>
              <w:sz w:val="16"/>
              <w:szCs w:val="16"/>
            </w:rPr>
          </w:rPrChange>
        </w:rPr>
      </w:pPr>
      <w:r w:rsidRPr="00F63A87">
        <w:rPr>
          <w:rFonts w:ascii="Consolas" w:hAnsi="Consolas"/>
          <w:rPrChange w:id="1034" w:author="Guy Fedorkow" w:date="2026-07-18T13:11:00Z" w16du:dateUtc="2026-07-18T17:11:00Z">
            <w:rPr>
              <w:rFonts w:ascii="Consolas" w:hAnsi="Consolas" w:cs="Courier New"/>
              <w:sz w:val="16"/>
              <w:szCs w:val="16"/>
            </w:rPr>
          </w:rPrChange>
        </w:rPr>
        <w:t>&lt;string&gt;                     = " &lt;any-char&gt;* "</w:t>
      </w:r>
    </w:p>
    <w:p w14:paraId="2869C252" w14:textId="77777777" w:rsidR="00E075D4" w:rsidRPr="00F63A87" w:rsidRDefault="00E075D4">
      <w:pPr>
        <w:rPr>
          <w:rFonts w:ascii="Consolas" w:hAnsi="Consolas"/>
          <w:rPrChange w:id="1035" w:author="Guy Fedorkow" w:date="2026-07-18T13:11:00Z" w16du:dateUtc="2026-07-18T17:11:00Z">
            <w:rPr>
              <w:rFonts w:ascii="Consolas" w:hAnsi="Consolas" w:cs="Courier New"/>
              <w:sz w:val="16"/>
              <w:szCs w:val="16"/>
            </w:rPr>
          </w:rPrChange>
        </w:rPr>
      </w:pPr>
    </w:p>
    <w:p w14:paraId="7C508C17" w14:textId="77777777" w:rsidR="00E075D4" w:rsidRPr="00F63A87" w:rsidRDefault="00134F1F">
      <w:pPr>
        <w:rPr>
          <w:rFonts w:ascii="Consolas" w:hAnsi="Consolas"/>
          <w:rPrChange w:id="1036" w:author="Guy Fedorkow" w:date="2026-07-18T13:11:00Z" w16du:dateUtc="2026-07-18T17:11:00Z">
            <w:rPr>
              <w:sz w:val="16"/>
              <w:szCs w:val="16"/>
            </w:rPr>
          </w:rPrChange>
        </w:rPr>
      </w:pPr>
      <w:r w:rsidRPr="00F63A87">
        <w:rPr>
          <w:rFonts w:ascii="Consolas" w:hAnsi="Consolas"/>
          <w:rPrChange w:id="1037" w:author="Guy Fedorkow" w:date="2026-07-18T13:11:00Z" w16du:dateUtc="2026-07-18T17:11:00Z">
            <w:rPr>
              <w:rFonts w:ascii="Consolas" w:hAnsi="Consolas" w:cs="Courier New"/>
              <w:sz w:val="16"/>
              <w:szCs w:val="16"/>
            </w:rPr>
          </w:rPrChange>
        </w:rPr>
        <w:t>Expressions:</w:t>
      </w:r>
    </w:p>
    <w:p w14:paraId="391B596C" w14:textId="77777777" w:rsidR="00E075D4" w:rsidRPr="00275787" w:rsidRDefault="00134F1F">
      <w:pPr>
        <w:rPr>
          <w:rFonts w:ascii="Consolas" w:hAnsi="Consolas"/>
          <w:rPrChange w:id="1038" w:author="Guy Fedorkow" w:date="2026-07-18T13:11:00Z" w16du:dateUtc="2026-07-18T17:11:00Z">
            <w:rPr>
              <w:sz w:val="16"/>
              <w:szCs w:val="16"/>
            </w:rPr>
          </w:rPrChange>
        </w:rPr>
      </w:pPr>
      <w:r w:rsidRPr="00275787">
        <w:rPr>
          <w:rFonts w:ascii="Consolas" w:hAnsi="Consolas"/>
          <w:rPrChange w:id="1039" w:author="Guy Fedorkow" w:date="2026-07-18T13:11:00Z" w16du:dateUtc="2026-07-18T17:11:00Z">
            <w:rPr>
              <w:rFonts w:ascii="Consolas" w:hAnsi="Consolas" w:cs="Courier New"/>
              <w:sz w:val="16"/>
              <w:szCs w:val="16"/>
            </w:rPr>
          </w:rPrChange>
        </w:rPr>
        <w:t>&lt;comma-expr&gt;          = &lt;additive-expr&gt; | &lt;additive-expr&gt; , &lt;comma-expr&gt;</w:t>
      </w:r>
    </w:p>
    <w:p w14:paraId="694262DE" w14:textId="77777777" w:rsidR="00E075D4" w:rsidRDefault="00134F1F">
      <w:pPr>
        <w:rPr>
          <w:rFonts w:ascii="Consolas" w:hAnsi="Consolas"/>
          <w:rPrChange w:id="1040" w:author="Guy Fedorkow" w:date="2026-07-18T13:11:00Z" w16du:dateUtc="2026-07-18T17:11:00Z">
            <w:rPr>
              <w:sz w:val="16"/>
              <w:szCs w:val="16"/>
            </w:rPr>
          </w:rPrChange>
        </w:rPr>
      </w:pPr>
      <w:r w:rsidRPr="00275787">
        <w:rPr>
          <w:rFonts w:ascii="Consolas" w:hAnsi="Consolas"/>
          <w:rPrChange w:id="1041" w:author="Guy Fedorkow" w:date="2026-07-18T13:11:00Z" w16du:dateUtc="2026-07-18T17:11:00Z">
            <w:rPr>
              <w:rFonts w:ascii="Consolas" w:hAnsi="Consolas" w:cs="Courier New"/>
              <w:sz w:val="16"/>
              <w:szCs w:val="16"/>
            </w:rPr>
          </w:rPrChange>
        </w:rPr>
        <w:t xml:space="preserve">&lt;additive-expr&gt;       = &lt;multiplicative-expr&gt; | &lt;multiplicative-expr&gt; {+ | -}  </w:t>
      </w:r>
    </w:p>
    <w:p w14:paraId="32D7C84C" w14:textId="77777777" w:rsidR="00E075D4" w:rsidRPr="00275787" w:rsidRDefault="00134F1F">
      <w:pPr>
        <w:rPr>
          <w:rFonts w:ascii="Consolas" w:hAnsi="Consolas"/>
          <w:rPrChange w:id="1042" w:author="Guy Fedorkow" w:date="2026-07-18T13:11:00Z" w16du:dateUtc="2026-07-18T17:11:00Z">
            <w:rPr>
              <w:sz w:val="16"/>
              <w:szCs w:val="16"/>
            </w:rPr>
          </w:rPrChange>
        </w:rPr>
      </w:pPr>
      <w:r>
        <w:rPr>
          <w:rFonts w:ascii="Consolas" w:hAnsi="Consolas"/>
          <w:rPrChange w:id="1043" w:author="Guy Fedorkow" w:date="2026-07-18T13:11:00Z" w16du:dateUtc="2026-07-18T17:11:00Z">
            <w:rPr>
              <w:rFonts w:ascii="Consolas" w:hAnsi="Consolas" w:cs="Courier New"/>
              <w:sz w:val="16"/>
              <w:szCs w:val="16"/>
            </w:rPr>
          </w:rPrChange>
        </w:rPr>
        <w:t xml:space="preserve">                                                                     </w:t>
      </w:r>
      <w:r w:rsidRPr="00275787">
        <w:rPr>
          <w:rFonts w:ascii="Consolas" w:hAnsi="Consolas"/>
          <w:rPrChange w:id="1044" w:author="Guy Fedorkow" w:date="2026-07-18T13:11:00Z" w16du:dateUtc="2026-07-18T17:11:00Z">
            <w:rPr>
              <w:rFonts w:ascii="Consolas" w:hAnsi="Consolas" w:cs="Courier New"/>
              <w:sz w:val="16"/>
              <w:szCs w:val="16"/>
            </w:rPr>
          </w:rPrChange>
        </w:rPr>
        <w:t>&lt;additive-expr&gt;</w:t>
      </w:r>
    </w:p>
    <w:p w14:paraId="1B2BE9CC" w14:textId="77777777" w:rsidR="00E075D4" w:rsidRPr="00275787" w:rsidRDefault="00134F1F">
      <w:pPr>
        <w:rPr>
          <w:rFonts w:ascii="Consolas" w:hAnsi="Consolas"/>
          <w:rPrChange w:id="1045" w:author="Guy Fedorkow" w:date="2026-07-18T13:11:00Z" w16du:dateUtc="2026-07-18T17:11:00Z">
            <w:rPr>
              <w:sz w:val="16"/>
              <w:szCs w:val="16"/>
            </w:rPr>
          </w:rPrChange>
        </w:rPr>
      </w:pPr>
      <w:r w:rsidRPr="00275787">
        <w:rPr>
          <w:rFonts w:ascii="Consolas" w:hAnsi="Consolas"/>
          <w:rPrChange w:id="1046" w:author="Guy Fedorkow" w:date="2026-07-18T13:11:00Z" w16du:dateUtc="2026-07-18T17:11:00Z">
            <w:rPr>
              <w:rFonts w:ascii="Consolas" w:hAnsi="Consolas" w:cs="Courier New"/>
              <w:sz w:val="16"/>
              <w:szCs w:val="16"/>
            </w:rPr>
          </w:rPrChange>
        </w:rPr>
        <w:t>&lt;multiplicative-expr&gt; = &lt;bit-or-expr&gt;  | &lt;bit-or-expr&gt; {* | /}  &lt;multiplicative-expr&gt;</w:t>
      </w:r>
    </w:p>
    <w:p w14:paraId="7EB4F6F2" w14:textId="77777777" w:rsidR="00E075D4" w:rsidRPr="00275787" w:rsidRDefault="00134F1F">
      <w:pPr>
        <w:rPr>
          <w:rFonts w:ascii="Consolas" w:hAnsi="Consolas"/>
          <w:rPrChange w:id="1047" w:author="Guy Fedorkow" w:date="2026-07-18T13:11:00Z" w16du:dateUtc="2026-07-18T17:11:00Z">
            <w:rPr>
              <w:sz w:val="16"/>
              <w:szCs w:val="16"/>
            </w:rPr>
          </w:rPrChange>
        </w:rPr>
      </w:pPr>
      <w:r w:rsidRPr="00275787">
        <w:rPr>
          <w:rFonts w:ascii="Consolas" w:hAnsi="Consolas"/>
          <w:rPrChange w:id="1048" w:author="Guy Fedorkow" w:date="2026-07-18T13:11:00Z" w16du:dateUtc="2026-07-18T17:11:00Z">
            <w:rPr>
              <w:rFonts w:ascii="Consolas" w:hAnsi="Consolas" w:cs="Courier New"/>
              <w:sz w:val="16"/>
              <w:szCs w:val="16"/>
            </w:rPr>
          </w:rPrChange>
        </w:rPr>
        <w:t>&lt;bit-or-expr&gt;         = &lt;bit-and-expr&gt; | &lt;bit-and-expr&gt; '|' &lt;bit-or-expr&gt;</w:t>
      </w:r>
    </w:p>
    <w:p w14:paraId="7F7298D2" w14:textId="77777777" w:rsidR="00E075D4" w:rsidRPr="00275787" w:rsidRDefault="00134F1F">
      <w:pPr>
        <w:rPr>
          <w:rFonts w:ascii="Consolas" w:hAnsi="Consolas"/>
          <w:rPrChange w:id="1049" w:author="Guy Fedorkow" w:date="2026-07-18T13:11:00Z" w16du:dateUtc="2026-07-18T17:11:00Z">
            <w:rPr>
              <w:sz w:val="16"/>
              <w:szCs w:val="16"/>
            </w:rPr>
          </w:rPrChange>
        </w:rPr>
      </w:pPr>
      <w:r w:rsidRPr="00275787">
        <w:rPr>
          <w:rFonts w:ascii="Consolas" w:hAnsi="Consolas"/>
          <w:rPrChange w:id="1050" w:author="Guy Fedorkow" w:date="2026-07-18T13:11:00Z" w16du:dateUtc="2026-07-18T17:11:00Z">
            <w:rPr>
              <w:rFonts w:ascii="Consolas" w:hAnsi="Consolas" w:cs="Courier New"/>
              <w:sz w:val="16"/>
              <w:szCs w:val="16"/>
            </w:rPr>
          </w:rPrChange>
        </w:rPr>
        <w:t>&lt;bit-and-expr&gt;        = &lt;dotted-expr&gt; | &lt;dotted-expr&gt; &amp; &lt;bit-and-expr&gt;</w:t>
      </w:r>
    </w:p>
    <w:p w14:paraId="6A5DBAAE" w14:textId="77777777" w:rsidR="00E075D4" w:rsidRPr="00275787" w:rsidRDefault="00134F1F">
      <w:pPr>
        <w:rPr>
          <w:rFonts w:ascii="Consolas" w:hAnsi="Consolas"/>
          <w:rPrChange w:id="1051" w:author="Guy Fedorkow" w:date="2026-07-18T13:11:00Z" w16du:dateUtc="2026-07-18T17:11:00Z">
            <w:rPr>
              <w:sz w:val="16"/>
              <w:szCs w:val="16"/>
            </w:rPr>
          </w:rPrChange>
        </w:rPr>
      </w:pPr>
      <w:r w:rsidRPr="00275787">
        <w:rPr>
          <w:rFonts w:ascii="Consolas" w:hAnsi="Consolas"/>
          <w:rPrChange w:id="1052" w:author="Guy Fedorkow" w:date="2026-07-18T13:11:00Z" w16du:dateUtc="2026-07-18T17:11:00Z">
            <w:rPr>
              <w:rFonts w:ascii="Consolas" w:hAnsi="Consolas" w:cs="Courier New"/>
              <w:sz w:val="16"/>
              <w:szCs w:val="16"/>
            </w:rPr>
          </w:rPrChange>
        </w:rPr>
        <w:t>&lt;dotted-expr&gt;         = &lt;unary-expr&gt; |  &lt;unary-expr&gt; . &lt;dotted-expr&gt;</w:t>
      </w:r>
    </w:p>
    <w:p w14:paraId="28CF91EF" w14:textId="77777777" w:rsidR="00E075D4" w:rsidRPr="00275787" w:rsidRDefault="00134F1F">
      <w:pPr>
        <w:rPr>
          <w:rFonts w:ascii="Consolas" w:hAnsi="Consolas"/>
          <w:rPrChange w:id="1053" w:author="Guy Fedorkow" w:date="2026-07-18T13:11:00Z" w16du:dateUtc="2026-07-18T17:11:00Z">
            <w:rPr>
              <w:sz w:val="16"/>
              <w:szCs w:val="16"/>
            </w:rPr>
          </w:rPrChange>
        </w:rPr>
      </w:pPr>
      <w:r w:rsidRPr="00275787">
        <w:rPr>
          <w:rFonts w:ascii="Consolas" w:hAnsi="Consolas"/>
          <w:rPrChange w:id="1054" w:author="Guy Fedorkow" w:date="2026-07-18T13:11:00Z" w16du:dateUtc="2026-07-18T17:11:00Z">
            <w:rPr>
              <w:rFonts w:ascii="Consolas" w:hAnsi="Consolas" w:cs="Courier New"/>
              <w:sz w:val="16"/>
              <w:szCs w:val="16"/>
            </w:rPr>
          </w:rPrChange>
        </w:rPr>
        <w:t>&lt;unary-expr&gt;          = &lt;atomic-expr&gt; | {+ | - | 0o} &lt;unary-expr&gt;</w:t>
      </w:r>
    </w:p>
    <w:p w14:paraId="3E1E46CE" w14:textId="77777777" w:rsidR="00E075D4" w:rsidRDefault="00134F1F">
      <w:pPr>
        <w:rPr>
          <w:rFonts w:ascii="Consolas" w:hAnsi="Consolas"/>
          <w:rPrChange w:id="1055" w:author="Guy Fedorkow" w:date="2026-07-18T13:11:00Z" w16du:dateUtc="2026-07-18T17:11:00Z">
            <w:rPr>
              <w:sz w:val="16"/>
              <w:szCs w:val="16"/>
            </w:rPr>
          </w:rPrChange>
        </w:rPr>
      </w:pPr>
      <w:r w:rsidRPr="00275787">
        <w:rPr>
          <w:rFonts w:ascii="Consolas" w:hAnsi="Consolas"/>
          <w:rPrChange w:id="1056" w:author="Guy Fedorkow" w:date="2026-07-18T13:11:00Z" w16du:dateUtc="2026-07-18T17:11:00Z">
            <w:rPr>
              <w:rFonts w:ascii="Consolas" w:hAnsi="Consolas" w:cs="Courier New"/>
              <w:sz w:val="16"/>
              <w:szCs w:val="16"/>
            </w:rPr>
          </w:rPrChange>
        </w:rPr>
        <w:t>&lt;atomic-expr&gt;         =  &lt;identifier&gt; | &lt;digit-seq&gt;  |  &lt;string&gt; | ( &lt;expr&gt; )</w:t>
      </w:r>
      <w:del w:id="1057" w:author="Guy Fedorkow" w:date="2026-07-18T13:11:00Z" w16du:dateUtc="2026-07-18T17:11:00Z">
        <w:r>
          <w:br w:type="page"/>
        </w:r>
      </w:del>
    </w:p>
    <w:p w14:paraId="6C4461C0" w14:textId="77777777" w:rsidR="00275787" w:rsidRPr="00F63A87" w:rsidRDefault="00275787" w:rsidP="00275787">
      <w:pPr>
        <w:rPr>
          <w:ins w:id="1058" w:author="Guy Fedorkow" w:date="2026-07-18T13:11:00Z" w16du:dateUtc="2026-07-18T17:11:00Z"/>
          <w:rFonts w:ascii="Consolas" w:hAnsi="Consolas" w:cs="Courier New"/>
        </w:rPr>
      </w:pPr>
    </w:p>
    <w:p w14:paraId="2A8F2388" w14:textId="77777777" w:rsidR="00E075D4" w:rsidRDefault="00134F1F">
      <w:pPr>
        <w:pStyle w:val="Heading1"/>
        <w:pageBreakBefore/>
        <w:pPrChange w:id="1059" w:author="Guy Fedorkow" w:date="2026-07-18T13:11:00Z" w16du:dateUtc="2026-07-18T17:11:00Z">
          <w:pPr>
            <w:pStyle w:val="Heading1"/>
            <w:spacing w:before="0"/>
          </w:pPr>
        </w:pPrChange>
      </w:pPr>
      <w:bookmarkStart w:id="1060" w:name="_Toc187018293"/>
      <w:bookmarkStart w:id="1061" w:name="_Toc232352108"/>
      <w:r>
        <w:lastRenderedPageBreak/>
        <w:t>Simulator</w:t>
      </w:r>
      <w:bookmarkEnd w:id="1060"/>
      <w:bookmarkEnd w:id="1061"/>
    </w:p>
    <w:p w14:paraId="5052D1F3" w14:textId="77777777" w:rsidR="00E075D4" w:rsidRDefault="00134F1F">
      <w:r>
        <w:t>The MitWE simulator offers instruction-level emulation of the Whirlwind instruction set, as defined (mostly) in 2M-0277, including a number of I/O devices (but not all).  It does not emulate the internal timing “micro states” within a single instruction.</w:t>
      </w:r>
    </w:p>
    <w:p w14:paraId="144D444D" w14:textId="77777777" w:rsidR="00E075D4" w:rsidRDefault="00134F1F">
      <w:r>
        <w:t xml:space="preserve">The simulator operates by first reading a “core file” into its simulated 2K memory unit.  Upon start, it goes the address of the first instruction, fetches it, executes it, goes to the next, etc., until it hits an alarm or halt, or the cycle count specified on the command line runs out.  </w:t>
      </w:r>
    </w:p>
    <w:p w14:paraId="7341FC76" w14:textId="77777777" w:rsidR="00E075D4" w:rsidRDefault="00E075D4"/>
    <w:p w14:paraId="457F2770" w14:textId="77777777" w:rsidR="00E075D4" w:rsidRDefault="00134F1F">
      <w:pPr>
        <w:pStyle w:val="Heading2"/>
      </w:pPr>
      <w:bookmarkStart w:id="1062" w:name="_Toc187018294"/>
      <w:bookmarkStart w:id="1063" w:name="_Toc232352109"/>
      <w:r>
        <w:t>Command Line Options</w:t>
      </w:r>
      <w:bookmarkEnd w:id="1062"/>
      <w:bookmarkEnd w:id="1063"/>
    </w:p>
    <w:p w14:paraId="3A18D52B" w14:textId="77777777" w:rsidR="00E075D4" w:rsidRDefault="00134F1F">
      <w:r>
        <w:t xml:space="preserve">There are quite a few command line arguments to the simulator, although the only one that’s actually needed is the name of the core file containing code to be run.  In many cases, </w:t>
      </w:r>
      <w:r>
        <w:rPr>
          <w:i/>
          <w:iCs/>
        </w:rPr>
        <w:t>none</w:t>
      </w:r>
      <w:r>
        <w:t xml:space="preserve"> of the additional arguments may be required.</w:t>
      </w:r>
    </w:p>
    <w:p w14:paraId="65B6B886" w14:textId="77777777" w:rsidR="00E075D4" w:rsidRDefault="00E075D4"/>
    <w:p w14:paraId="1A0DDF12" w14:textId="77777777" w:rsidR="0059703F" w:rsidRDefault="0059703F" w:rsidP="0056474C">
      <w:pPr>
        <w:pStyle w:val="PlainText"/>
        <w:rPr>
          <w:ins w:id="1064" w:author="Guy Fedorkow" w:date="2026-07-18T13:11:00Z" w16du:dateUtc="2026-07-18T17:11:00Z"/>
          <w:rFonts w:ascii="Courier New" w:hAnsi="Courier New" w:cs="Courier New"/>
          <w:sz w:val="18"/>
          <w:szCs w:val="18"/>
        </w:rPr>
      </w:pPr>
    </w:p>
    <w:p w14:paraId="4B0081FD" w14:textId="77777777" w:rsidR="0059703F" w:rsidRDefault="00134F1F" w:rsidP="0059703F">
      <w:pPr>
        <w:pStyle w:val="PlainText"/>
        <w:rPr>
          <w:ins w:id="1065" w:author="Guy Fedorkow" w:date="2026-07-18T13:11:00Z" w16du:dateUtc="2026-07-18T17:11:00Z"/>
          <w:rFonts w:ascii="Courier New" w:hAnsi="Courier New" w:cs="Courier New"/>
          <w:sz w:val="16"/>
          <w:szCs w:val="16"/>
        </w:rPr>
      </w:pPr>
      <w:r w:rsidRPr="0059703F">
        <w:rPr>
          <w:rFonts w:ascii="Courier New" w:hAnsi="Courier New"/>
          <w:sz w:val="16"/>
          <w:rPrChange w:id="1066" w:author="Guy Fedorkow" w:date="2026-07-18T13:11:00Z" w16du:dateUtc="2026-07-18T17:11:00Z">
            <w:rPr>
              <w:rFonts w:ascii="Courier New" w:hAnsi="Courier New" w:cs="Courier New"/>
              <w:sz w:val="18"/>
              <w:szCs w:val="18"/>
            </w:rPr>
          </w:rPrChange>
        </w:rPr>
        <w:t xml:space="preserve">usage: </w:t>
      </w:r>
      <w:del w:id="1067" w:author="Guy Fedorkow" w:date="2026-07-18T13:11:00Z" w16du:dateUtc="2026-07-18T17:11:00Z">
        <w:r>
          <w:rPr>
            <w:rFonts w:ascii="Courier New" w:hAnsi="Courier New" w:cs="Courier New"/>
            <w:sz w:val="18"/>
            <w:szCs w:val="18"/>
          </w:rPr>
          <w:delText xml:space="preserve">wwsim.py </w:delText>
        </w:r>
      </w:del>
      <w:moveToRangeStart w:id="1068" w:author="Guy Fedorkow" w:date="2026-07-18T13:11:00Z" w:name="move235272685"/>
      <w:moveTo w:id="1069" w:author="Guy Fedorkow" w:date="2026-07-18T13:11:00Z" w16du:dateUtc="2026-07-18T17:11:00Z">
        <w:r w:rsidRPr="0059703F">
          <w:rPr>
            <w:rFonts w:ascii="Courier New" w:hAnsi="Courier New"/>
            <w:sz w:val="16"/>
            <w:rPrChange w:id="1070" w:author="Guy Fedorkow" w:date="2026-07-18T13:11:00Z" w16du:dateUtc="2026-07-18T17:11:00Z">
              <w:rPr>
                <w:rFonts w:ascii="Courier New" w:hAnsi="Courier New" w:cs="Courier New"/>
                <w:sz w:val="18"/>
                <w:szCs w:val="18"/>
              </w:rPr>
            </w:rPrChange>
          </w:rPr>
          <w:t>Run a Whirlwind Simulation.</w:t>
        </w:r>
      </w:moveTo>
      <w:moveToRangeEnd w:id="1068"/>
      <w:ins w:id="1071" w:author="Guy Fedorkow" w:date="2026-07-18T13:11:00Z" w16du:dateUtc="2026-07-18T17:11:00Z">
        <w:r w:rsidR="0059703F" w:rsidRPr="0059703F">
          <w:rPr>
            <w:rFonts w:ascii="Courier New" w:hAnsi="Courier New" w:cs="Courier New"/>
            <w:sz w:val="16"/>
            <w:szCs w:val="16"/>
          </w:rPr>
          <w:t xml:space="preserve"> </w:t>
        </w:r>
      </w:ins>
    </w:p>
    <w:p w14:paraId="2124C269" w14:textId="77777777" w:rsidR="0059703F" w:rsidRDefault="00134F1F" w:rsidP="0059703F">
      <w:pPr>
        <w:pStyle w:val="PlainText"/>
        <w:ind w:left="720" w:firstLine="720"/>
        <w:rPr>
          <w:ins w:id="1072" w:author="Guy Fedorkow" w:date="2026-07-18T13:11:00Z" w16du:dateUtc="2026-07-18T17:11:00Z"/>
          <w:rFonts w:ascii="Courier New" w:hAnsi="Courier New" w:cs="Courier New"/>
          <w:sz w:val="16"/>
          <w:szCs w:val="16"/>
        </w:rPr>
      </w:pPr>
      <w:r w:rsidRPr="0059703F">
        <w:rPr>
          <w:rFonts w:ascii="Courier New" w:hAnsi="Courier New"/>
          <w:sz w:val="16"/>
          <w:rPrChange w:id="1073" w:author="Guy Fedorkow" w:date="2026-07-18T13:11:00Z" w16du:dateUtc="2026-07-18T17:11:00Z">
            <w:rPr>
              <w:rFonts w:ascii="Courier New" w:hAnsi="Courier New" w:cs="Courier New"/>
              <w:sz w:val="18"/>
              <w:szCs w:val="18"/>
            </w:rPr>
          </w:rPrChange>
        </w:rPr>
        <w:t xml:space="preserve">[-h] </w:t>
      </w:r>
      <w:ins w:id="1074" w:author="Guy Fedorkow" w:date="2026-07-18T13:11:00Z" w16du:dateUtc="2026-07-18T17:11:00Z">
        <w:r w:rsidR="0059703F" w:rsidRPr="0059703F">
          <w:rPr>
            <w:rFonts w:ascii="Courier New" w:hAnsi="Courier New" w:cs="Courier New"/>
            <w:sz w:val="16"/>
            <w:szCs w:val="16"/>
          </w:rPr>
          <w:t xml:space="preserve">[--LogDir LOGDIR] [--ArchaeoLog] </w:t>
        </w:r>
      </w:ins>
      <w:r w:rsidRPr="0059703F">
        <w:rPr>
          <w:rFonts w:ascii="Courier New" w:hAnsi="Courier New"/>
          <w:sz w:val="16"/>
          <w:rPrChange w:id="1075" w:author="Guy Fedorkow" w:date="2026-07-18T13:11:00Z" w16du:dateUtc="2026-07-18T17:11:00Z">
            <w:rPr>
              <w:rFonts w:ascii="Courier New" w:hAnsi="Courier New" w:cs="Courier New"/>
              <w:sz w:val="18"/>
              <w:szCs w:val="18"/>
            </w:rPr>
          </w:rPrChange>
        </w:rPr>
        <w:t xml:space="preserve">[-t] [-a] [-f] </w:t>
      </w:r>
    </w:p>
    <w:p w14:paraId="7F11B6DD" w14:textId="7D9390BE" w:rsidR="0059703F" w:rsidRPr="0059703F" w:rsidRDefault="0059703F" w:rsidP="0059703F">
      <w:pPr>
        <w:pStyle w:val="PlainText"/>
        <w:ind w:left="720" w:firstLine="720"/>
        <w:rPr>
          <w:ins w:id="1076" w:author="Guy Fedorkow" w:date="2026-07-18T13:11:00Z" w16du:dateUtc="2026-07-18T17:11:00Z"/>
          <w:rFonts w:ascii="Courier New" w:hAnsi="Courier New" w:cs="Courier New"/>
          <w:sz w:val="16"/>
          <w:szCs w:val="16"/>
        </w:rPr>
      </w:pPr>
      <w:ins w:id="1077" w:author="Guy Fedorkow" w:date="2026-07-18T13:11:00Z" w16du:dateUtc="2026-07-18T17:11:00Z">
        <w:r w:rsidRPr="0059703F">
          <w:rPr>
            <w:rFonts w:ascii="Courier New" w:hAnsi="Courier New" w:cs="Courier New"/>
            <w:sz w:val="16"/>
            <w:szCs w:val="16"/>
          </w:rPr>
          <w:t>[-fo FLOWGRAPHOUTFILE] [-fd FLOWGRAPHOUTDIR]</w:t>
        </w:r>
      </w:ins>
    </w:p>
    <w:p w14:paraId="2DD1C7B8" w14:textId="77777777" w:rsidR="00E075D4" w:rsidRDefault="0059703F">
      <w:pPr>
        <w:pStyle w:val="PlainText"/>
        <w:rPr>
          <w:rFonts w:ascii="Courier New" w:hAnsi="Courier New"/>
          <w:sz w:val="16"/>
          <w:rPrChange w:id="1078" w:author="Guy Fedorkow" w:date="2026-07-18T13:11:00Z" w16du:dateUtc="2026-07-18T17:11:00Z">
            <w:rPr>
              <w:rFonts w:ascii="Courier New" w:hAnsi="Courier New" w:cs="Courier New"/>
              <w:sz w:val="18"/>
              <w:szCs w:val="18"/>
            </w:rPr>
          </w:rPrChange>
        </w:rPr>
      </w:pPr>
      <w:ins w:id="1079" w:author="Guy Fedorkow" w:date="2026-07-18T13:11:00Z" w16du:dateUtc="2026-07-18T17:11:00Z">
        <w:r w:rsidRPr="0059703F">
          <w:rPr>
            <w:rFonts w:ascii="Courier New" w:hAnsi="Courier New" w:cs="Courier New"/>
            <w:sz w:val="16"/>
            <w:szCs w:val="16"/>
          </w:rPr>
          <w:t xml:space="preserve">               </w:t>
        </w:r>
      </w:ins>
      <w:r w:rsidR="00134F1F" w:rsidRPr="0059703F">
        <w:rPr>
          <w:rFonts w:ascii="Courier New" w:hAnsi="Courier New"/>
          <w:sz w:val="16"/>
          <w:rPrChange w:id="1080" w:author="Guy Fedorkow" w:date="2026-07-18T13:11:00Z" w16du:dateUtc="2026-07-18T17:11:00Z">
            <w:rPr>
              <w:rFonts w:ascii="Courier New" w:hAnsi="Courier New" w:cs="Courier New"/>
              <w:sz w:val="18"/>
              <w:szCs w:val="18"/>
            </w:rPr>
          </w:rPrChange>
        </w:rPr>
        <w:t>[-j JUMPTO] [-q] [-</w:t>
      </w:r>
      <w:ins w:id="1081" w:author="Guy Fedorkow" w:date="2026-07-18T13:11:00Z" w16du:dateUtc="2026-07-18T17:11:00Z">
        <w:r w:rsidRPr="0059703F">
          <w:rPr>
            <w:rFonts w:ascii="Courier New" w:hAnsi="Courier New" w:cs="Courier New"/>
            <w:sz w:val="16"/>
            <w:szCs w:val="16"/>
          </w:rPr>
          <w:t>v] [--NoWarnings] [-</w:t>
        </w:r>
      </w:ins>
      <w:r w:rsidR="00134F1F" w:rsidRPr="0059703F">
        <w:rPr>
          <w:rFonts w:ascii="Courier New" w:hAnsi="Courier New"/>
          <w:sz w:val="16"/>
          <w:rPrChange w:id="1082" w:author="Guy Fedorkow" w:date="2026-07-18T13:11:00Z" w16du:dateUtc="2026-07-18T17:11:00Z">
            <w:rPr>
              <w:rFonts w:ascii="Courier New" w:hAnsi="Courier New" w:cs="Courier New"/>
              <w:sz w:val="18"/>
              <w:szCs w:val="18"/>
            </w:rPr>
          </w:rPrChange>
        </w:rPr>
        <w:t>D] [-c CYCLELIMIT]</w:t>
      </w:r>
      <w:ins w:id="1083" w:author="Guy Fedorkow" w:date="2026-07-18T13:11:00Z" w16du:dateUtc="2026-07-18T17:11:00Z">
        <w:r w:rsidRPr="0059703F">
          <w:rPr>
            <w:rFonts w:ascii="Courier New" w:hAnsi="Courier New" w:cs="Courier New"/>
            <w:sz w:val="16"/>
            <w:szCs w:val="16"/>
          </w:rPr>
          <w:t xml:space="preserve"> </w:t>
        </w:r>
      </w:ins>
    </w:p>
    <w:p w14:paraId="63E7ABEB" w14:textId="77777777" w:rsidR="00E075D4" w:rsidRPr="0059703F" w:rsidRDefault="00134F1F">
      <w:pPr>
        <w:pStyle w:val="PlainText"/>
        <w:ind w:left="720" w:firstLine="720"/>
        <w:rPr>
          <w:rFonts w:ascii="Courier New" w:hAnsi="Courier New"/>
          <w:sz w:val="16"/>
          <w:rPrChange w:id="1084" w:author="Guy Fedorkow" w:date="2026-07-18T13:11:00Z" w16du:dateUtc="2026-07-18T17:11:00Z">
            <w:rPr>
              <w:rFonts w:ascii="Courier New" w:hAnsi="Courier New" w:cs="Courier New"/>
              <w:sz w:val="18"/>
              <w:szCs w:val="18"/>
            </w:rPr>
          </w:rPrChange>
        </w:rPr>
        <w:pPrChange w:id="1085" w:author="Guy Fedorkow" w:date="2026-07-18T13:11:00Z" w16du:dateUtc="2026-07-18T17:11:00Z">
          <w:pPr>
            <w:pStyle w:val="PlainText"/>
          </w:pPr>
        </w:pPrChange>
      </w:pPr>
      <w:del w:id="1086" w:author="Guy Fedorkow" w:date="2026-07-18T13:11:00Z" w16du:dateUtc="2026-07-18T17:11:00Z">
        <w:r>
          <w:rPr>
            <w:rFonts w:ascii="Courier New" w:hAnsi="Courier New" w:cs="Courier New"/>
            <w:sz w:val="18"/>
            <w:szCs w:val="18"/>
          </w:rPr>
          <w:delText xml:space="preserve">                </w:delText>
        </w:r>
      </w:del>
      <w:r w:rsidRPr="0059703F">
        <w:rPr>
          <w:rFonts w:ascii="Courier New" w:hAnsi="Courier New"/>
          <w:sz w:val="16"/>
          <w:rPrChange w:id="1087" w:author="Guy Fedorkow" w:date="2026-07-18T13:11:00Z" w16du:dateUtc="2026-07-18T17:11:00Z">
            <w:rPr>
              <w:rFonts w:ascii="Courier New" w:hAnsi="Courier New" w:cs="Courier New"/>
              <w:sz w:val="18"/>
              <w:szCs w:val="18"/>
            </w:rPr>
          </w:rPrChange>
        </w:rPr>
        <w:t xml:space="preserve">[--CycleDelayTime CYCLEDELAYTIME] </w:t>
      </w:r>
      <w:del w:id="1088" w:author="Guy Fedorkow" w:date="2026-07-18T13:11:00Z" w16du:dateUtc="2026-07-18T17:11:00Z">
        <w:r>
          <w:rPr>
            <w:rFonts w:ascii="Courier New" w:hAnsi="Courier New" w:cs="Courier New"/>
            <w:sz w:val="18"/>
            <w:szCs w:val="18"/>
          </w:rPr>
          <w:delText xml:space="preserve">[-r] </w:delText>
        </w:r>
      </w:del>
      <w:r w:rsidRPr="0059703F">
        <w:rPr>
          <w:rFonts w:ascii="Courier New" w:hAnsi="Courier New"/>
          <w:sz w:val="16"/>
          <w:rPrChange w:id="1089" w:author="Guy Fedorkow" w:date="2026-07-18T13:11:00Z" w16du:dateUtc="2026-07-18T17:11:00Z">
            <w:rPr>
              <w:rFonts w:ascii="Courier New" w:hAnsi="Courier New" w:cs="Courier New"/>
              <w:sz w:val="18"/>
              <w:szCs w:val="18"/>
            </w:rPr>
          </w:rPrChange>
        </w:rPr>
        <w:t>[--AutoClick]</w:t>
      </w:r>
    </w:p>
    <w:p w14:paraId="5D8D83AD" w14:textId="77777777" w:rsidR="0059703F" w:rsidRDefault="00134F1F" w:rsidP="0059703F">
      <w:pPr>
        <w:pStyle w:val="PlainText"/>
        <w:rPr>
          <w:ins w:id="1090" w:author="Guy Fedorkow" w:date="2026-07-18T13:11:00Z" w16du:dateUtc="2026-07-18T17:11:00Z"/>
          <w:rFonts w:ascii="Courier New" w:hAnsi="Courier New" w:cs="Courier New"/>
          <w:sz w:val="16"/>
          <w:szCs w:val="16"/>
        </w:rPr>
      </w:pPr>
      <w:del w:id="1091" w:author="Guy Fedorkow" w:date="2026-07-18T13:11:00Z" w16du:dateUtc="2026-07-18T17:11:00Z">
        <w:r>
          <w:rPr>
            <w:rFonts w:ascii="Courier New" w:hAnsi="Courier New" w:cs="Courier New"/>
            <w:sz w:val="18"/>
            <w:szCs w:val="18"/>
          </w:rPr>
          <w:delText xml:space="preserve"> </w:delText>
        </w:r>
      </w:del>
      <w:r w:rsidRPr="0059703F">
        <w:rPr>
          <w:rFonts w:ascii="Courier New" w:hAnsi="Courier New"/>
          <w:sz w:val="16"/>
          <w:rPrChange w:id="1092" w:author="Guy Fedorkow" w:date="2026-07-18T13:11:00Z" w16du:dateUtc="2026-07-18T17:11:00Z">
            <w:rPr>
              <w:rFonts w:ascii="Courier New" w:hAnsi="Courier New" w:cs="Courier New"/>
              <w:sz w:val="18"/>
              <w:szCs w:val="18"/>
            </w:rPr>
          </w:rPrChange>
        </w:rPr>
        <w:t xml:space="preserve">               [--AnalogScope] [--</w:t>
      </w:r>
      <w:ins w:id="1093" w:author="Guy Fedorkow" w:date="2026-07-18T13:11:00Z" w16du:dateUtc="2026-07-18T17:11:00Z">
        <w:r w:rsidR="0059703F" w:rsidRPr="0059703F">
          <w:rPr>
            <w:rFonts w:ascii="Courier New" w:hAnsi="Courier New" w:cs="Courier New"/>
            <w:sz w:val="16"/>
            <w:szCs w:val="16"/>
          </w:rPr>
          <w:t>xWinSize XWINSIZE] [--FlexoWin] [--</w:t>
        </w:r>
      </w:ins>
      <w:r w:rsidRPr="0059703F">
        <w:rPr>
          <w:rFonts w:ascii="Courier New" w:hAnsi="Courier New"/>
          <w:sz w:val="16"/>
          <w:rPrChange w:id="1094" w:author="Guy Fedorkow" w:date="2026-07-18T13:11:00Z" w16du:dateUtc="2026-07-18T17:11:00Z">
            <w:rPr>
              <w:rFonts w:ascii="Courier New" w:hAnsi="Courier New" w:cs="Courier New"/>
              <w:sz w:val="18"/>
              <w:szCs w:val="18"/>
            </w:rPr>
          </w:rPrChange>
        </w:rPr>
        <w:t xml:space="preserve">NoXWin] </w:t>
      </w:r>
    </w:p>
    <w:p w14:paraId="49BB3A8D" w14:textId="77777777" w:rsidR="00E075D4" w:rsidRDefault="00134F1F">
      <w:pPr>
        <w:pStyle w:val="PlainText"/>
        <w:rPr>
          <w:del w:id="1095" w:author="Guy Fedorkow" w:date="2026-07-18T13:11:00Z" w16du:dateUtc="2026-07-18T17:11:00Z"/>
          <w:rFonts w:ascii="Courier New" w:hAnsi="Courier New" w:cs="Courier New"/>
          <w:sz w:val="18"/>
          <w:szCs w:val="18"/>
        </w:rPr>
      </w:pPr>
      <w:r w:rsidRPr="0059703F">
        <w:rPr>
          <w:rFonts w:ascii="Courier New" w:hAnsi="Courier New"/>
          <w:sz w:val="16"/>
          <w:rPrChange w:id="1096" w:author="Guy Fedorkow" w:date="2026-07-18T13:11:00Z" w16du:dateUtc="2026-07-18T17:11:00Z">
            <w:rPr>
              <w:rFonts w:ascii="Courier New" w:hAnsi="Courier New" w:cs="Courier New"/>
              <w:sz w:val="18"/>
              <w:szCs w:val="18"/>
            </w:rPr>
          </w:rPrChange>
        </w:rPr>
        <w:t>[--NoToggleSwitchWarning]</w:t>
      </w:r>
    </w:p>
    <w:p w14:paraId="74A32447" w14:textId="00768308" w:rsidR="0059703F" w:rsidRPr="0059703F" w:rsidRDefault="00134F1F" w:rsidP="0059703F">
      <w:pPr>
        <w:pStyle w:val="PlainText"/>
        <w:ind w:left="720" w:firstLine="720"/>
        <w:rPr>
          <w:ins w:id="1097" w:author="Guy Fedorkow" w:date="2026-07-18T13:11:00Z" w16du:dateUtc="2026-07-18T17:11:00Z"/>
          <w:rFonts w:ascii="Courier New" w:hAnsi="Courier New" w:cs="Courier New"/>
          <w:sz w:val="16"/>
          <w:szCs w:val="16"/>
        </w:rPr>
      </w:pPr>
      <w:del w:id="1098" w:author="Guy Fedorkow" w:date="2026-07-18T13:11:00Z" w16du:dateUtc="2026-07-18T17:11:00Z">
        <w:r>
          <w:rPr>
            <w:rFonts w:ascii="Courier New" w:hAnsi="Courier New" w:cs="Courier New"/>
            <w:sz w:val="18"/>
            <w:szCs w:val="18"/>
          </w:rPr>
          <w:delText xml:space="preserve">               </w:delText>
        </w:r>
      </w:del>
      <w:r w:rsidRPr="0059703F">
        <w:rPr>
          <w:rFonts w:ascii="Courier New" w:hAnsi="Courier New"/>
          <w:sz w:val="16"/>
          <w:rPrChange w:id="1099" w:author="Guy Fedorkow" w:date="2026-07-18T13:11:00Z" w16du:dateUtc="2026-07-18T17:11:00Z">
            <w:rPr>
              <w:rFonts w:ascii="Courier New" w:hAnsi="Courier New" w:cs="Courier New"/>
              <w:sz w:val="18"/>
              <w:szCs w:val="18"/>
            </w:rPr>
          </w:rPrChange>
        </w:rPr>
        <w:t xml:space="preserve"> [--LongTraceFormat]</w:t>
      </w:r>
    </w:p>
    <w:p w14:paraId="2EC20772" w14:textId="77777777" w:rsidR="00E075D4" w:rsidRDefault="0059703F">
      <w:pPr>
        <w:pStyle w:val="PlainText"/>
        <w:rPr>
          <w:rFonts w:ascii="Courier New" w:hAnsi="Courier New"/>
          <w:sz w:val="16"/>
          <w:rPrChange w:id="1100" w:author="Guy Fedorkow" w:date="2026-07-18T13:11:00Z" w16du:dateUtc="2026-07-18T17:11:00Z">
            <w:rPr>
              <w:rFonts w:ascii="Courier New" w:hAnsi="Courier New" w:cs="Courier New"/>
              <w:sz w:val="18"/>
              <w:szCs w:val="18"/>
            </w:rPr>
          </w:rPrChange>
        </w:rPr>
      </w:pPr>
      <w:ins w:id="1101" w:author="Guy Fedorkow" w:date="2026-07-18T13:11:00Z" w16du:dateUtc="2026-07-18T17:11:00Z">
        <w:r w:rsidRPr="0059703F">
          <w:rPr>
            <w:rFonts w:ascii="Courier New" w:hAnsi="Courier New" w:cs="Courier New"/>
            <w:sz w:val="16"/>
            <w:szCs w:val="16"/>
          </w:rPr>
          <w:t xml:space="preserve">              </w:t>
        </w:r>
      </w:ins>
      <w:r w:rsidR="00134F1F" w:rsidRPr="0059703F">
        <w:rPr>
          <w:rFonts w:ascii="Courier New" w:hAnsi="Courier New"/>
          <w:sz w:val="16"/>
          <w:rPrChange w:id="1102" w:author="Guy Fedorkow" w:date="2026-07-18T13:11:00Z" w16du:dateUtc="2026-07-18T17:11:00Z">
            <w:rPr>
              <w:rFonts w:ascii="Courier New" w:hAnsi="Courier New" w:cs="Courier New"/>
              <w:sz w:val="18"/>
              <w:szCs w:val="18"/>
            </w:rPr>
          </w:rPrChange>
        </w:rPr>
        <w:t xml:space="preserve"> [--TraceCoreLocation TRACECORELOCATION]</w:t>
      </w:r>
      <w:ins w:id="1103" w:author="Guy Fedorkow" w:date="2026-07-18T13:11:00Z" w16du:dateUtc="2026-07-18T17:11:00Z">
        <w:r w:rsidRPr="0059703F">
          <w:rPr>
            <w:rFonts w:ascii="Courier New" w:hAnsi="Courier New" w:cs="Courier New"/>
            <w:sz w:val="16"/>
            <w:szCs w:val="16"/>
          </w:rPr>
          <w:t xml:space="preserve"> </w:t>
        </w:r>
      </w:ins>
    </w:p>
    <w:p w14:paraId="64A45A2F" w14:textId="77777777" w:rsidR="00E075D4" w:rsidRDefault="00134F1F">
      <w:pPr>
        <w:pStyle w:val="PlainText"/>
        <w:rPr>
          <w:del w:id="1104" w:author="Guy Fedorkow" w:date="2026-07-18T13:11:00Z" w16du:dateUtc="2026-07-18T17:11:00Z"/>
          <w:rFonts w:ascii="Courier New" w:hAnsi="Courier New" w:cs="Courier New"/>
          <w:sz w:val="18"/>
          <w:szCs w:val="18"/>
        </w:rPr>
      </w:pPr>
      <w:del w:id="1105" w:author="Guy Fedorkow" w:date="2026-07-18T13:11:00Z" w16du:dateUtc="2026-07-18T17:11:00Z">
        <w:r>
          <w:rPr>
            <w:rFonts w:ascii="Courier New" w:hAnsi="Courier New" w:cs="Courier New"/>
            <w:sz w:val="18"/>
            <w:szCs w:val="18"/>
          </w:rPr>
          <w:delText xml:space="preserve">                </w:delText>
        </w:r>
      </w:del>
      <w:r w:rsidRPr="0059703F">
        <w:rPr>
          <w:rFonts w:ascii="Courier New" w:hAnsi="Courier New"/>
          <w:sz w:val="16"/>
          <w:rPrChange w:id="1106" w:author="Guy Fedorkow" w:date="2026-07-18T13:11:00Z" w16du:dateUtc="2026-07-18T17:11:00Z">
            <w:rPr>
              <w:rFonts w:ascii="Courier New" w:hAnsi="Courier New" w:cs="Courier New"/>
              <w:sz w:val="18"/>
              <w:szCs w:val="18"/>
            </w:rPr>
          </w:rPrChange>
        </w:rPr>
        <w:t>[--PETRAfile PETRAFILE] [--PETRBfile PETRBFILE]</w:t>
      </w:r>
    </w:p>
    <w:p w14:paraId="31B3A14B" w14:textId="1DE80F5D" w:rsidR="0059703F" w:rsidRPr="0059703F" w:rsidRDefault="00134F1F" w:rsidP="0059703F">
      <w:pPr>
        <w:pStyle w:val="PlainText"/>
        <w:ind w:left="720" w:firstLine="720"/>
        <w:rPr>
          <w:ins w:id="1107" w:author="Guy Fedorkow" w:date="2026-07-18T13:11:00Z" w16du:dateUtc="2026-07-18T17:11:00Z"/>
          <w:rFonts w:ascii="Courier New" w:hAnsi="Courier New" w:cs="Courier New"/>
          <w:sz w:val="16"/>
          <w:szCs w:val="16"/>
        </w:rPr>
      </w:pPr>
      <w:del w:id="1108" w:author="Guy Fedorkow" w:date="2026-07-18T13:11:00Z" w16du:dateUtc="2026-07-18T17:11:00Z">
        <w:r>
          <w:rPr>
            <w:rFonts w:ascii="Courier New" w:hAnsi="Courier New" w:cs="Courier New"/>
            <w:sz w:val="18"/>
            <w:szCs w:val="18"/>
          </w:rPr>
          <w:delText xml:space="preserve">               </w:delText>
        </w:r>
      </w:del>
      <w:r w:rsidRPr="0059703F">
        <w:rPr>
          <w:rFonts w:ascii="Courier New" w:hAnsi="Courier New"/>
          <w:sz w:val="16"/>
          <w:rPrChange w:id="1109" w:author="Guy Fedorkow" w:date="2026-07-18T13:11:00Z" w16du:dateUtc="2026-07-18T17:11:00Z">
            <w:rPr>
              <w:rFonts w:ascii="Courier New" w:hAnsi="Courier New" w:cs="Courier New"/>
              <w:sz w:val="18"/>
              <w:szCs w:val="18"/>
            </w:rPr>
          </w:rPrChange>
        </w:rPr>
        <w:t xml:space="preserve"> [--NoAlarmStop]</w:t>
      </w:r>
    </w:p>
    <w:p w14:paraId="102498A4" w14:textId="77777777" w:rsidR="00E075D4" w:rsidRDefault="0059703F">
      <w:pPr>
        <w:pStyle w:val="PlainText"/>
        <w:rPr>
          <w:rFonts w:ascii="Courier New" w:hAnsi="Courier New"/>
          <w:sz w:val="16"/>
          <w:rPrChange w:id="1110" w:author="Guy Fedorkow" w:date="2026-07-18T13:11:00Z" w16du:dateUtc="2026-07-18T17:11:00Z">
            <w:rPr>
              <w:rFonts w:ascii="Courier New" w:hAnsi="Courier New" w:cs="Courier New"/>
              <w:sz w:val="18"/>
              <w:szCs w:val="18"/>
            </w:rPr>
          </w:rPrChange>
        </w:rPr>
      </w:pPr>
      <w:ins w:id="1111" w:author="Guy Fedorkow" w:date="2026-07-18T13:11:00Z" w16du:dateUtc="2026-07-18T17:11:00Z">
        <w:r w:rsidRPr="0059703F">
          <w:rPr>
            <w:rFonts w:ascii="Courier New" w:hAnsi="Courier New" w:cs="Courier New"/>
            <w:sz w:val="16"/>
            <w:szCs w:val="16"/>
          </w:rPr>
          <w:t xml:space="preserve">               [--QuickStart]</w:t>
        </w:r>
      </w:ins>
      <w:r w:rsidR="00134F1F" w:rsidRPr="0059703F">
        <w:rPr>
          <w:rFonts w:ascii="Courier New" w:hAnsi="Courier New"/>
          <w:sz w:val="16"/>
          <w:rPrChange w:id="1112" w:author="Guy Fedorkow" w:date="2026-07-18T13:11:00Z" w16du:dateUtc="2026-07-18T17:11:00Z">
            <w:rPr>
              <w:rFonts w:ascii="Courier New" w:hAnsi="Courier New" w:cs="Courier New"/>
              <w:sz w:val="18"/>
              <w:szCs w:val="18"/>
            </w:rPr>
          </w:rPrChange>
        </w:rPr>
        <w:t xml:space="preserve"> [-n] [-p] </w:t>
      </w:r>
      <w:ins w:id="1113" w:author="Guy Fedorkow" w:date="2026-07-18T13:11:00Z" w16du:dateUtc="2026-07-18T17:11:00Z">
        <w:r w:rsidRPr="0059703F">
          <w:rPr>
            <w:rFonts w:ascii="Courier New" w:hAnsi="Courier New" w:cs="Courier New"/>
            <w:sz w:val="16"/>
            <w:szCs w:val="16"/>
          </w:rPr>
          <w:t xml:space="preserve">[-b] [-m] </w:t>
        </w:r>
      </w:ins>
      <w:r w:rsidR="00134F1F" w:rsidRPr="0059703F">
        <w:rPr>
          <w:rFonts w:ascii="Courier New" w:hAnsi="Courier New"/>
          <w:sz w:val="16"/>
          <w:rPrChange w:id="1114" w:author="Guy Fedorkow" w:date="2026-07-18T13:11:00Z" w16du:dateUtc="2026-07-18T17:11:00Z">
            <w:rPr>
              <w:rFonts w:ascii="Courier New" w:hAnsi="Courier New" w:cs="Courier New"/>
              <w:sz w:val="18"/>
              <w:szCs w:val="18"/>
            </w:rPr>
          </w:rPrChange>
        </w:rPr>
        <w:t>[--NoZeroOneTSR]</w:t>
      </w:r>
      <w:ins w:id="1115" w:author="Guy Fedorkow" w:date="2026-07-18T13:11:00Z" w16du:dateUtc="2026-07-18T17:11:00Z">
        <w:r w:rsidRPr="0059703F">
          <w:rPr>
            <w:rFonts w:ascii="Courier New" w:hAnsi="Courier New" w:cs="Courier New"/>
            <w:sz w:val="16"/>
            <w:szCs w:val="16"/>
          </w:rPr>
          <w:t xml:space="preserve"> </w:t>
        </w:r>
      </w:ins>
    </w:p>
    <w:p w14:paraId="67007DB4" w14:textId="77777777" w:rsidR="00E075D4" w:rsidRPr="0059703F" w:rsidRDefault="00134F1F">
      <w:pPr>
        <w:pStyle w:val="PlainText"/>
        <w:ind w:left="720" w:firstLine="720"/>
        <w:rPr>
          <w:rFonts w:ascii="Courier New" w:hAnsi="Courier New"/>
          <w:sz w:val="16"/>
          <w:rPrChange w:id="1116" w:author="Guy Fedorkow" w:date="2026-07-18T13:11:00Z" w16du:dateUtc="2026-07-18T17:11:00Z">
            <w:rPr>
              <w:rFonts w:ascii="Courier New" w:hAnsi="Courier New" w:cs="Courier New"/>
              <w:sz w:val="18"/>
              <w:szCs w:val="18"/>
            </w:rPr>
          </w:rPrChange>
        </w:rPr>
        <w:pPrChange w:id="1117" w:author="Guy Fedorkow" w:date="2026-07-18T13:11:00Z" w16du:dateUtc="2026-07-18T17:11:00Z">
          <w:pPr>
            <w:pStyle w:val="PlainText"/>
          </w:pPr>
        </w:pPrChange>
      </w:pPr>
      <w:del w:id="1118" w:author="Guy Fedorkow" w:date="2026-07-18T13:11:00Z" w16du:dateUtc="2026-07-18T17:11:00Z">
        <w:r>
          <w:rPr>
            <w:rFonts w:ascii="Courier New" w:hAnsi="Courier New" w:cs="Courier New"/>
            <w:sz w:val="18"/>
            <w:szCs w:val="18"/>
          </w:rPr>
          <w:delText xml:space="preserve">                </w:delText>
        </w:r>
      </w:del>
      <w:r w:rsidRPr="0059703F">
        <w:rPr>
          <w:rFonts w:ascii="Courier New" w:hAnsi="Courier New"/>
          <w:sz w:val="16"/>
          <w:rPrChange w:id="1119" w:author="Guy Fedorkow" w:date="2026-07-18T13:11:00Z" w16du:dateUtc="2026-07-18T17:11:00Z">
            <w:rPr>
              <w:rFonts w:ascii="Courier New" w:hAnsi="Courier New" w:cs="Courier New"/>
              <w:sz w:val="18"/>
              <w:szCs w:val="18"/>
            </w:rPr>
          </w:rPrChange>
        </w:rPr>
        <w:t>[--SynchronousVideo] [--CrtFadeDelay CRTFADEDELAY]</w:t>
      </w:r>
    </w:p>
    <w:p w14:paraId="18E35017" w14:textId="77777777" w:rsidR="00E075D4" w:rsidRDefault="00134F1F">
      <w:pPr>
        <w:pStyle w:val="PlainText"/>
        <w:rPr>
          <w:del w:id="1120" w:author="Guy Fedorkow" w:date="2026-07-18T13:11:00Z" w16du:dateUtc="2026-07-18T17:11:00Z"/>
          <w:rFonts w:ascii="Courier New" w:hAnsi="Courier New" w:cs="Courier New"/>
          <w:sz w:val="18"/>
          <w:szCs w:val="18"/>
        </w:rPr>
      </w:pPr>
      <w:del w:id="1121" w:author="Guy Fedorkow" w:date="2026-07-18T13:11:00Z" w16du:dateUtc="2026-07-18T17:11:00Z">
        <w:r>
          <w:rPr>
            <w:rFonts w:ascii="Courier New" w:hAnsi="Courier New" w:cs="Courier New"/>
            <w:sz w:val="18"/>
            <w:szCs w:val="18"/>
          </w:rPr>
          <w:delText xml:space="preserve"> </w:delText>
        </w:r>
      </w:del>
      <w:r w:rsidRPr="0059703F">
        <w:rPr>
          <w:rFonts w:ascii="Courier New" w:hAnsi="Courier New"/>
          <w:sz w:val="16"/>
          <w:rPrChange w:id="1122" w:author="Guy Fedorkow" w:date="2026-07-18T13:11:00Z" w16du:dateUtc="2026-07-18T17:11:00Z">
            <w:rPr>
              <w:rFonts w:ascii="Courier New" w:hAnsi="Courier New" w:cs="Courier New"/>
              <w:sz w:val="18"/>
              <w:szCs w:val="18"/>
            </w:rPr>
          </w:rPrChange>
        </w:rPr>
        <w:t xml:space="preserve">               [--DumpCoreToFile DUMPCORETOFILE]</w:t>
      </w:r>
    </w:p>
    <w:p w14:paraId="638432D5" w14:textId="77777777" w:rsidR="00E075D4" w:rsidRPr="0059703F" w:rsidRDefault="00134F1F">
      <w:pPr>
        <w:pStyle w:val="PlainText"/>
        <w:rPr>
          <w:rFonts w:ascii="Courier New" w:hAnsi="Courier New"/>
          <w:sz w:val="16"/>
          <w:rPrChange w:id="1123" w:author="Guy Fedorkow" w:date="2026-07-18T13:11:00Z" w16du:dateUtc="2026-07-18T17:11:00Z">
            <w:rPr>
              <w:rFonts w:ascii="Courier New" w:hAnsi="Courier New" w:cs="Courier New"/>
              <w:sz w:val="18"/>
              <w:szCs w:val="18"/>
            </w:rPr>
          </w:rPrChange>
        </w:rPr>
      </w:pPr>
      <w:del w:id="1124" w:author="Guy Fedorkow" w:date="2026-07-18T13:11:00Z" w16du:dateUtc="2026-07-18T17:11:00Z">
        <w:r>
          <w:rPr>
            <w:rFonts w:ascii="Courier New" w:hAnsi="Courier New" w:cs="Courier New"/>
            <w:sz w:val="18"/>
            <w:szCs w:val="18"/>
          </w:rPr>
          <w:delText xml:space="preserve">               </w:delText>
        </w:r>
      </w:del>
      <w:r w:rsidRPr="0059703F">
        <w:rPr>
          <w:rFonts w:ascii="Courier New" w:hAnsi="Courier New"/>
          <w:sz w:val="16"/>
          <w:rPrChange w:id="1125" w:author="Guy Fedorkow" w:date="2026-07-18T13:11:00Z" w16du:dateUtc="2026-07-18T17:11:00Z">
            <w:rPr>
              <w:rFonts w:ascii="Courier New" w:hAnsi="Courier New" w:cs="Courier New"/>
              <w:sz w:val="18"/>
              <w:szCs w:val="18"/>
            </w:rPr>
          </w:rPrChange>
        </w:rPr>
        <w:t xml:space="preserve"> [--RestoreCoreFromFile RESTORECOREFROMFILE]</w:t>
      </w:r>
    </w:p>
    <w:p w14:paraId="619F0339" w14:textId="77777777" w:rsidR="00E075D4" w:rsidRDefault="00134F1F">
      <w:pPr>
        <w:pStyle w:val="PlainText"/>
        <w:rPr>
          <w:rFonts w:ascii="Courier New" w:hAnsi="Courier New"/>
          <w:sz w:val="16"/>
          <w:rPrChange w:id="1126" w:author="Guy Fedorkow" w:date="2026-07-18T13:11:00Z" w16du:dateUtc="2026-07-18T17:11:00Z">
            <w:rPr>
              <w:rFonts w:ascii="Courier New" w:hAnsi="Courier New" w:cs="Courier New"/>
              <w:sz w:val="18"/>
              <w:szCs w:val="18"/>
            </w:rPr>
          </w:rPrChange>
        </w:rPr>
      </w:pPr>
      <w:del w:id="1127" w:author="Guy Fedorkow" w:date="2026-07-18T13:11:00Z" w16du:dateUtc="2026-07-18T17:11:00Z">
        <w:r>
          <w:rPr>
            <w:rFonts w:ascii="Courier New" w:hAnsi="Courier New" w:cs="Courier New"/>
            <w:sz w:val="18"/>
            <w:szCs w:val="18"/>
          </w:rPr>
          <w:delText xml:space="preserve"> </w:delText>
        </w:r>
      </w:del>
      <w:r w:rsidRPr="0059703F">
        <w:rPr>
          <w:rFonts w:ascii="Courier New" w:hAnsi="Courier New"/>
          <w:sz w:val="16"/>
          <w:rPrChange w:id="1128" w:author="Guy Fedorkow" w:date="2026-07-18T13:11:00Z" w16du:dateUtc="2026-07-18T17:11:00Z">
            <w:rPr>
              <w:rFonts w:ascii="Courier New" w:hAnsi="Courier New" w:cs="Courier New"/>
              <w:sz w:val="18"/>
              <w:szCs w:val="18"/>
            </w:rPr>
          </w:rPrChange>
        </w:rPr>
        <w:t xml:space="preserve">               [--DrumStateFile DRUMSTATEFILE] [--MuseumMode]</w:t>
      </w:r>
      <w:ins w:id="1129" w:author="Guy Fedorkow" w:date="2026-07-18T13:11:00Z" w16du:dateUtc="2026-07-18T17:11:00Z">
        <w:r w:rsidR="0059703F" w:rsidRPr="0059703F">
          <w:rPr>
            <w:rFonts w:ascii="Courier New" w:hAnsi="Courier New" w:cs="Courier New"/>
            <w:sz w:val="16"/>
            <w:szCs w:val="16"/>
          </w:rPr>
          <w:t xml:space="preserve"> [--HnfProgramDispatcher] </w:t>
        </w:r>
      </w:ins>
    </w:p>
    <w:p w14:paraId="6A491E24" w14:textId="0A519D13" w:rsidR="0059703F" w:rsidRPr="0059703F" w:rsidRDefault="0059703F" w:rsidP="0059703F">
      <w:pPr>
        <w:pStyle w:val="PlainText"/>
        <w:ind w:left="720" w:firstLine="720"/>
        <w:rPr>
          <w:ins w:id="1130" w:author="Guy Fedorkow" w:date="2026-07-18T13:11:00Z" w16du:dateUtc="2026-07-18T17:11:00Z"/>
          <w:rFonts w:ascii="Courier New" w:hAnsi="Courier New" w:cs="Courier New"/>
          <w:sz w:val="16"/>
          <w:szCs w:val="16"/>
        </w:rPr>
      </w:pPr>
      <w:ins w:id="1131" w:author="Guy Fedorkow" w:date="2026-07-18T13:11:00Z" w16du:dateUtc="2026-07-18T17:11:00Z">
        <w:r w:rsidRPr="0059703F">
          <w:rPr>
            <w:rFonts w:ascii="Courier New" w:hAnsi="Courier New" w:cs="Courier New"/>
            <w:sz w:val="16"/>
            <w:szCs w:val="16"/>
          </w:rPr>
          <w:t>[-d] [--ZeroizeCore] [-map]</w:t>
        </w:r>
      </w:ins>
    </w:p>
    <w:p w14:paraId="1E2C4926" w14:textId="77777777" w:rsidR="0059703F" w:rsidRDefault="0059703F" w:rsidP="0059703F">
      <w:pPr>
        <w:pStyle w:val="PlainText"/>
        <w:rPr>
          <w:ins w:id="1132" w:author="Guy Fedorkow" w:date="2026-07-18T13:11:00Z" w16du:dateUtc="2026-07-18T17:11:00Z"/>
          <w:rFonts w:ascii="Courier New" w:hAnsi="Courier New" w:cs="Courier New"/>
          <w:sz w:val="16"/>
          <w:szCs w:val="16"/>
        </w:rPr>
      </w:pPr>
      <w:ins w:id="1133" w:author="Guy Fedorkow" w:date="2026-07-18T13:11:00Z" w16du:dateUtc="2026-07-18T17:11:00Z">
        <w:r w:rsidRPr="0059703F">
          <w:rPr>
            <w:rFonts w:ascii="Courier New" w:hAnsi="Courier New" w:cs="Courier New"/>
            <w:sz w:val="16"/>
            <w:szCs w:val="16"/>
          </w:rPr>
          <w:t xml:space="preserve">               [--TTYname TTYNAME] [--LEDbrightness LEDBRIGHTNESS] </w:t>
        </w:r>
      </w:ins>
    </w:p>
    <w:p w14:paraId="12163614" w14:textId="62101617" w:rsidR="0059703F" w:rsidRPr="0059703F" w:rsidRDefault="0059703F" w:rsidP="0059703F">
      <w:pPr>
        <w:pStyle w:val="PlainText"/>
        <w:ind w:left="720" w:firstLine="720"/>
        <w:rPr>
          <w:ins w:id="1134" w:author="Guy Fedorkow" w:date="2026-07-18T13:11:00Z" w16du:dateUtc="2026-07-18T17:11:00Z"/>
          <w:rFonts w:ascii="Courier New" w:hAnsi="Courier New" w:cs="Courier New"/>
          <w:sz w:val="16"/>
          <w:szCs w:val="16"/>
        </w:rPr>
      </w:pPr>
      <w:ins w:id="1135" w:author="Guy Fedorkow" w:date="2026-07-18T13:11:00Z" w16du:dateUtc="2026-07-18T17:11:00Z">
        <w:r w:rsidRPr="0059703F">
          <w:rPr>
            <w:rFonts w:ascii="Courier New" w:hAnsi="Courier New" w:cs="Courier New"/>
            <w:sz w:val="16"/>
            <w:szCs w:val="16"/>
          </w:rPr>
          <w:t>[--CRTgeometry CRTGEOMETRY]</w:t>
        </w:r>
      </w:ins>
    </w:p>
    <w:p w14:paraId="2C4B867D" w14:textId="77777777" w:rsidR="00E075D4" w:rsidRDefault="0059703F">
      <w:pPr>
        <w:pStyle w:val="PlainText"/>
        <w:rPr>
          <w:del w:id="1136" w:author="Guy Fedorkow" w:date="2026-07-18T13:11:00Z" w16du:dateUtc="2026-07-18T17:11:00Z"/>
          <w:rFonts w:ascii="Courier New" w:hAnsi="Courier New" w:cs="Courier New"/>
          <w:sz w:val="18"/>
          <w:szCs w:val="18"/>
        </w:rPr>
      </w:pPr>
      <w:ins w:id="1137" w:author="Guy Fedorkow" w:date="2026-07-18T13:11:00Z" w16du:dateUtc="2026-07-18T17:11:00Z">
        <w:r w:rsidRPr="0059703F">
          <w:rPr>
            <w:rFonts w:ascii="Courier New" w:hAnsi="Courier New" w:cs="Courier New"/>
            <w:sz w:val="16"/>
            <w:szCs w:val="16"/>
          </w:rPr>
          <w:t xml:space="preserve">                   </w:t>
        </w:r>
      </w:ins>
      <w:del w:id="1138" w:author="Guy Fedorkow" w:date="2026-07-18T13:11:00Z" w16du:dateUtc="2026-07-18T17:11:00Z">
        <w:r w:rsidR="00134F1F">
          <w:rPr>
            <w:rFonts w:ascii="Courier New" w:hAnsi="Courier New" w:cs="Courier New"/>
            <w:sz w:val="18"/>
            <w:szCs w:val="18"/>
          </w:rPr>
          <w:delText xml:space="preserve">                [--MidnightRestart]</w:delText>
        </w:r>
      </w:del>
    </w:p>
    <w:p w14:paraId="687328A6" w14:textId="77777777" w:rsidR="00E075D4" w:rsidRPr="0059703F" w:rsidRDefault="00134F1F">
      <w:pPr>
        <w:pStyle w:val="PlainText"/>
        <w:rPr>
          <w:rFonts w:ascii="Courier New" w:hAnsi="Courier New"/>
          <w:sz w:val="16"/>
          <w:rPrChange w:id="1139" w:author="Guy Fedorkow" w:date="2026-07-18T13:11:00Z" w16du:dateUtc="2026-07-18T17:11:00Z">
            <w:rPr>
              <w:rFonts w:ascii="Courier New" w:hAnsi="Courier New" w:cs="Courier New"/>
              <w:sz w:val="18"/>
              <w:szCs w:val="18"/>
            </w:rPr>
          </w:rPrChange>
        </w:rPr>
      </w:pPr>
      <w:r w:rsidRPr="0059703F">
        <w:rPr>
          <w:rFonts w:ascii="Courier New" w:hAnsi="Courier New"/>
          <w:sz w:val="16"/>
          <w:rPrChange w:id="1140" w:author="Guy Fedorkow" w:date="2026-07-18T13:11:00Z" w16du:dateUtc="2026-07-18T17:11:00Z">
            <w:rPr>
              <w:rFonts w:ascii="Courier New" w:hAnsi="Courier New" w:cs="Courier New"/>
              <w:sz w:val="18"/>
              <w:szCs w:val="18"/>
            </w:rPr>
          </w:rPrChange>
        </w:rPr>
        <w:t xml:space="preserve">                corefile</w:t>
      </w:r>
    </w:p>
    <w:p w14:paraId="24EB4DD6" w14:textId="77777777" w:rsidR="00E075D4" w:rsidRDefault="00E075D4">
      <w:pPr>
        <w:pStyle w:val="PlainText"/>
        <w:rPr>
          <w:del w:id="1141" w:author="Guy Fedorkow" w:date="2026-07-18T13:11:00Z" w16du:dateUtc="2026-07-18T17:11:00Z"/>
          <w:rFonts w:ascii="Courier New" w:hAnsi="Courier New" w:cs="Courier New"/>
          <w:sz w:val="18"/>
          <w:szCs w:val="18"/>
        </w:rPr>
      </w:pPr>
    </w:p>
    <w:p w14:paraId="7215C2F0" w14:textId="77777777" w:rsidR="00E075D4" w:rsidRDefault="00134F1F">
      <w:pPr>
        <w:pStyle w:val="PlainText"/>
        <w:rPr>
          <w:del w:id="1142" w:author="Guy Fedorkow" w:date="2026-07-18T13:11:00Z" w16du:dateUtc="2026-07-18T17:11:00Z"/>
          <w:rFonts w:ascii="Courier New" w:hAnsi="Courier New" w:cs="Courier New"/>
          <w:sz w:val="18"/>
          <w:szCs w:val="18"/>
        </w:rPr>
      </w:pPr>
      <w:moveFromRangeStart w:id="1143" w:author="Guy Fedorkow" w:date="2026-07-18T13:11:00Z" w:name="move235272685"/>
      <w:moveFrom w:id="1144" w:author="Guy Fedorkow" w:date="2026-07-18T13:11:00Z" w16du:dateUtc="2026-07-18T17:11:00Z">
        <w:r w:rsidRPr="0059703F">
          <w:rPr>
            <w:rFonts w:ascii="Courier New" w:hAnsi="Courier New"/>
            <w:sz w:val="16"/>
            <w:rPrChange w:id="1145" w:author="Guy Fedorkow" w:date="2026-07-18T13:11:00Z" w16du:dateUtc="2026-07-18T17:11:00Z">
              <w:rPr>
                <w:rFonts w:ascii="Courier New" w:hAnsi="Courier New" w:cs="Courier New"/>
                <w:sz w:val="18"/>
                <w:szCs w:val="18"/>
              </w:rPr>
            </w:rPrChange>
          </w:rPr>
          <w:t>Run a Whirlwind Simulation.</w:t>
        </w:r>
      </w:moveFrom>
      <w:moveFromRangeEnd w:id="1143"/>
    </w:p>
    <w:p w14:paraId="47E453DE" w14:textId="77777777" w:rsidR="00E075D4" w:rsidRPr="0059703F" w:rsidRDefault="00E075D4">
      <w:pPr>
        <w:pStyle w:val="PlainText"/>
        <w:rPr>
          <w:rFonts w:ascii="Courier New" w:hAnsi="Courier New"/>
          <w:sz w:val="16"/>
          <w:rPrChange w:id="1146" w:author="Guy Fedorkow" w:date="2026-07-18T13:11:00Z" w16du:dateUtc="2026-07-18T17:11:00Z">
            <w:rPr>
              <w:rFonts w:ascii="Courier New" w:hAnsi="Courier New" w:cs="Courier New"/>
              <w:sz w:val="18"/>
              <w:szCs w:val="18"/>
            </w:rPr>
          </w:rPrChange>
        </w:rPr>
      </w:pPr>
    </w:p>
    <w:p w14:paraId="1D724E08" w14:textId="77777777" w:rsidR="00E075D4" w:rsidRPr="0059703F" w:rsidRDefault="00134F1F">
      <w:pPr>
        <w:pStyle w:val="PlainText"/>
        <w:rPr>
          <w:rFonts w:ascii="Courier New" w:hAnsi="Courier New"/>
          <w:sz w:val="16"/>
          <w:rPrChange w:id="1147" w:author="Guy Fedorkow" w:date="2026-07-18T13:11:00Z" w16du:dateUtc="2026-07-18T17:11:00Z">
            <w:rPr>
              <w:rFonts w:ascii="Courier New" w:hAnsi="Courier New" w:cs="Courier New"/>
              <w:sz w:val="18"/>
              <w:szCs w:val="18"/>
            </w:rPr>
          </w:rPrChange>
        </w:rPr>
      </w:pPr>
      <w:r w:rsidRPr="0059703F">
        <w:rPr>
          <w:rFonts w:ascii="Courier New" w:hAnsi="Courier New"/>
          <w:sz w:val="16"/>
          <w:rPrChange w:id="1148" w:author="Guy Fedorkow" w:date="2026-07-18T13:11:00Z" w16du:dateUtc="2026-07-18T17:11:00Z">
            <w:rPr>
              <w:rFonts w:ascii="Courier New" w:hAnsi="Courier New" w:cs="Courier New"/>
              <w:sz w:val="18"/>
              <w:szCs w:val="18"/>
            </w:rPr>
          </w:rPrChange>
        </w:rPr>
        <w:t>positional arguments:</w:t>
      </w:r>
    </w:p>
    <w:p w14:paraId="45284F57" w14:textId="77777777" w:rsidR="00E075D4" w:rsidRPr="0059703F" w:rsidRDefault="00134F1F">
      <w:pPr>
        <w:pStyle w:val="PlainText"/>
        <w:rPr>
          <w:rFonts w:ascii="Courier New" w:hAnsi="Courier New"/>
          <w:sz w:val="16"/>
          <w:rPrChange w:id="1149" w:author="Guy Fedorkow" w:date="2026-07-18T13:11:00Z" w16du:dateUtc="2026-07-18T17:11:00Z">
            <w:rPr>
              <w:rFonts w:ascii="Courier New" w:hAnsi="Courier New" w:cs="Courier New"/>
              <w:sz w:val="18"/>
              <w:szCs w:val="18"/>
            </w:rPr>
          </w:rPrChange>
        </w:rPr>
      </w:pPr>
      <w:r w:rsidRPr="0059703F">
        <w:rPr>
          <w:rFonts w:ascii="Courier New" w:hAnsi="Courier New"/>
          <w:sz w:val="16"/>
          <w:rPrChange w:id="1150" w:author="Guy Fedorkow" w:date="2026-07-18T13:11:00Z" w16du:dateUtc="2026-07-18T17:11:00Z">
            <w:rPr>
              <w:rFonts w:ascii="Courier New" w:hAnsi="Courier New" w:cs="Courier New"/>
              <w:sz w:val="18"/>
              <w:szCs w:val="18"/>
            </w:rPr>
          </w:rPrChange>
        </w:rPr>
        <w:t xml:space="preserve">  corefile              file name of simulation core file</w:t>
      </w:r>
    </w:p>
    <w:p w14:paraId="36788C8E" w14:textId="77777777" w:rsidR="00E075D4" w:rsidRPr="0059703F" w:rsidRDefault="00E075D4">
      <w:pPr>
        <w:pStyle w:val="PlainText"/>
        <w:rPr>
          <w:rFonts w:ascii="Courier New" w:hAnsi="Courier New"/>
          <w:sz w:val="16"/>
          <w:rPrChange w:id="1151" w:author="Guy Fedorkow" w:date="2026-07-18T13:11:00Z" w16du:dateUtc="2026-07-18T17:11:00Z">
            <w:rPr>
              <w:rFonts w:ascii="Courier New" w:hAnsi="Courier New" w:cs="Courier New"/>
              <w:sz w:val="18"/>
              <w:szCs w:val="18"/>
            </w:rPr>
          </w:rPrChange>
        </w:rPr>
      </w:pPr>
    </w:p>
    <w:p w14:paraId="49B4F628" w14:textId="77777777" w:rsidR="00E075D4" w:rsidRPr="0059703F" w:rsidRDefault="00134F1F">
      <w:pPr>
        <w:pStyle w:val="PlainText"/>
        <w:rPr>
          <w:rFonts w:ascii="Courier New" w:hAnsi="Courier New"/>
          <w:sz w:val="16"/>
          <w:rPrChange w:id="1152" w:author="Guy Fedorkow" w:date="2026-07-18T13:11:00Z" w16du:dateUtc="2026-07-18T17:11:00Z">
            <w:rPr>
              <w:rFonts w:ascii="Courier New" w:hAnsi="Courier New" w:cs="Courier New"/>
              <w:sz w:val="18"/>
              <w:szCs w:val="18"/>
            </w:rPr>
          </w:rPrChange>
        </w:rPr>
      </w:pPr>
      <w:r w:rsidRPr="0059703F">
        <w:rPr>
          <w:rFonts w:ascii="Courier New" w:hAnsi="Courier New"/>
          <w:sz w:val="16"/>
          <w:rPrChange w:id="1153" w:author="Guy Fedorkow" w:date="2026-07-18T13:11:00Z" w16du:dateUtc="2026-07-18T17:11:00Z">
            <w:rPr>
              <w:rFonts w:ascii="Courier New" w:hAnsi="Courier New" w:cs="Courier New"/>
              <w:sz w:val="18"/>
              <w:szCs w:val="18"/>
            </w:rPr>
          </w:rPrChange>
        </w:rPr>
        <w:t>options:</w:t>
      </w:r>
    </w:p>
    <w:p w14:paraId="3E543CD1" w14:textId="77777777" w:rsidR="00E075D4" w:rsidRPr="0059703F" w:rsidRDefault="00134F1F">
      <w:pPr>
        <w:pStyle w:val="PlainText"/>
        <w:rPr>
          <w:rFonts w:ascii="Courier New" w:hAnsi="Courier New"/>
          <w:sz w:val="16"/>
          <w:rPrChange w:id="1154" w:author="Guy Fedorkow" w:date="2026-07-18T13:11:00Z" w16du:dateUtc="2026-07-18T17:11:00Z">
            <w:rPr>
              <w:rFonts w:ascii="Courier New" w:hAnsi="Courier New" w:cs="Courier New"/>
              <w:sz w:val="18"/>
              <w:szCs w:val="18"/>
            </w:rPr>
          </w:rPrChange>
        </w:rPr>
      </w:pPr>
      <w:r w:rsidRPr="0059703F">
        <w:rPr>
          <w:rFonts w:ascii="Courier New" w:hAnsi="Courier New"/>
          <w:sz w:val="16"/>
          <w:rPrChange w:id="1155" w:author="Guy Fedorkow" w:date="2026-07-18T13:11:00Z" w16du:dateUtc="2026-07-18T17:11:00Z">
            <w:rPr>
              <w:rFonts w:ascii="Courier New" w:hAnsi="Courier New" w:cs="Courier New"/>
              <w:sz w:val="18"/>
              <w:szCs w:val="18"/>
            </w:rPr>
          </w:rPrChange>
        </w:rPr>
        <w:t xml:space="preserve">  -h, --help            show this help message and exit</w:t>
      </w:r>
    </w:p>
    <w:p w14:paraId="23B759BD" w14:textId="77777777" w:rsidR="0059703F" w:rsidRPr="0059703F" w:rsidRDefault="0059703F" w:rsidP="0059703F">
      <w:pPr>
        <w:pStyle w:val="PlainText"/>
        <w:rPr>
          <w:ins w:id="1156" w:author="Guy Fedorkow" w:date="2026-07-18T13:11:00Z" w16du:dateUtc="2026-07-18T17:11:00Z"/>
          <w:rFonts w:ascii="Courier New" w:hAnsi="Courier New" w:cs="Courier New"/>
          <w:sz w:val="16"/>
          <w:szCs w:val="16"/>
        </w:rPr>
      </w:pPr>
      <w:ins w:id="1157" w:author="Guy Fedorkow" w:date="2026-07-18T13:11:00Z" w16du:dateUtc="2026-07-18T17:11:00Z">
        <w:r w:rsidRPr="0059703F">
          <w:rPr>
            <w:rFonts w:ascii="Courier New" w:hAnsi="Courier New" w:cs="Courier New"/>
            <w:sz w:val="16"/>
            <w:szCs w:val="16"/>
          </w:rPr>
          <w:t xml:space="preserve">  --LogDir LOGDIR       Directory into which to store logs. Default is current wd.</w:t>
        </w:r>
      </w:ins>
    </w:p>
    <w:p w14:paraId="4BFA5AFC" w14:textId="77777777" w:rsidR="0059703F" w:rsidRPr="0059703F" w:rsidRDefault="0059703F" w:rsidP="0059703F">
      <w:pPr>
        <w:pStyle w:val="PlainText"/>
        <w:rPr>
          <w:ins w:id="1158" w:author="Guy Fedorkow" w:date="2026-07-18T13:11:00Z" w16du:dateUtc="2026-07-18T17:11:00Z"/>
          <w:rFonts w:ascii="Courier New" w:hAnsi="Courier New" w:cs="Courier New"/>
          <w:sz w:val="16"/>
          <w:szCs w:val="16"/>
        </w:rPr>
      </w:pPr>
      <w:ins w:id="1159" w:author="Guy Fedorkow" w:date="2026-07-18T13:11:00Z" w16du:dateUtc="2026-07-18T17:11:00Z">
        <w:r w:rsidRPr="0059703F">
          <w:rPr>
            <w:rFonts w:ascii="Courier New" w:hAnsi="Courier New" w:cs="Courier New"/>
            <w:sz w:val="16"/>
            <w:szCs w:val="16"/>
          </w:rPr>
          <w:t xml:space="preserve">  --ArchaeoLog          Write data to the archaeolog dir.</w:t>
        </w:r>
      </w:ins>
    </w:p>
    <w:p w14:paraId="5E815FA5" w14:textId="77777777" w:rsidR="0059703F" w:rsidRPr="0059703F" w:rsidRDefault="0059703F" w:rsidP="0059703F">
      <w:pPr>
        <w:pStyle w:val="PlainText"/>
        <w:rPr>
          <w:ins w:id="1160" w:author="Guy Fedorkow" w:date="2026-07-18T13:11:00Z" w16du:dateUtc="2026-07-18T17:11:00Z"/>
          <w:rFonts w:ascii="Courier New" w:hAnsi="Courier New" w:cs="Courier New"/>
          <w:sz w:val="16"/>
          <w:szCs w:val="16"/>
        </w:rPr>
      </w:pPr>
      <w:ins w:id="1161" w:author="Guy Fedorkow" w:date="2026-07-18T13:11:00Z" w16du:dateUtc="2026-07-18T17:11:00Z">
        <w:r w:rsidRPr="0059703F">
          <w:rPr>
            <w:rFonts w:ascii="Courier New" w:hAnsi="Courier New" w:cs="Courier New"/>
            <w:sz w:val="16"/>
            <w:szCs w:val="16"/>
          </w:rPr>
          <w:t xml:space="preserve">  -t, --TracePC         Trace PC for each instruction</w:t>
        </w:r>
      </w:ins>
    </w:p>
    <w:p w14:paraId="243F1E93" w14:textId="77777777" w:rsidR="0059703F" w:rsidRPr="0059703F" w:rsidRDefault="0059703F" w:rsidP="0059703F">
      <w:pPr>
        <w:pStyle w:val="PlainText"/>
        <w:rPr>
          <w:ins w:id="1162" w:author="Guy Fedorkow" w:date="2026-07-18T13:11:00Z" w16du:dateUtc="2026-07-18T17:11:00Z"/>
          <w:rFonts w:ascii="Courier New" w:hAnsi="Courier New" w:cs="Courier New"/>
          <w:sz w:val="16"/>
          <w:szCs w:val="16"/>
        </w:rPr>
      </w:pPr>
      <w:ins w:id="1163" w:author="Guy Fedorkow" w:date="2026-07-18T13:11:00Z" w16du:dateUtc="2026-07-18T17:11:00Z">
        <w:r w:rsidRPr="0059703F">
          <w:rPr>
            <w:rFonts w:ascii="Courier New" w:hAnsi="Courier New" w:cs="Courier New"/>
            <w:sz w:val="16"/>
            <w:szCs w:val="16"/>
          </w:rPr>
          <w:t xml:space="preserve">  -a, --TraceALU        Trace ALU for each instruction</w:t>
        </w:r>
      </w:ins>
    </w:p>
    <w:p w14:paraId="2484BAE1" w14:textId="77777777" w:rsidR="0059703F" w:rsidRPr="0059703F" w:rsidRDefault="0059703F" w:rsidP="0059703F">
      <w:pPr>
        <w:pStyle w:val="PlainText"/>
        <w:rPr>
          <w:ins w:id="1164" w:author="Guy Fedorkow" w:date="2026-07-18T13:11:00Z" w16du:dateUtc="2026-07-18T17:11:00Z"/>
          <w:rFonts w:ascii="Courier New" w:hAnsi="Courier New" w:cs="Courier New"/>
          <w:sz w:val="16"/>
          <w:szCs w:val="16"/>
        </w:rPr>
      </w:pPr>
      <w:ins w:id="1165" w:author="Guy Fedorkow" w:date="2026-07-18T13:11:00Z" w16du:dateUtc="2026-07-18T17:11:00Z">
        <w:r w:rsidRPr="0059703F">
          <w:rPr>
            <w:rFonts w:ascii="Courier New" w:hAnsi="Courier New" w:cs="Courier New"/>
            <w:sz w:val="16"/>
            <w:szCs w:val="16"/>
          </w:rPr>
          <w:t xml:space="preserve">  -f, --FlowGraph       Collect data to make a flow graph. Default output file &lt;corefile-base-name&gt;.flow.gv</w:t>
        </w:r>
      </w:ins>
    </w:p>
    <w:p w14:paraId="13021C8A" w14:textId="77777777" w:rsidR="0059703F" w:rsidRPr="0059703F" w:rsidRDefault="0059703F" w:rsidP="0059703F">
      <w:pPr>
        <w:pStyle w:val="PlainText"/>
        <w:rPr>
          <w:ins w:id="1166" w:author="Guy Fedorkow" w:date="2026-07-18T13:11:00Z" w16du:dateUtc="2026-07-18T17:11:00Z"/>
          <w:rFonts w:ascii="Courier New" w:hAnsi="Courier New" w:cs="Courier New"/>
          <w:sz w:val="16"/>
          <w:szCs w:val="16"/>
        </w:rPr>
      </w:pPr>
      <w:ins w:id="1167" w:author="Guy Fedorkow" w:date="2026-07-18T13:11:00Z" w16du:dateUtc="2026-07-18T17:11:00Z">
        <w:r w:rsidRPr="0059703F">
          <w:rPr>
            <w:rFonts w:ascii="Courier New" w:hAnsi="Courier New" w:cs="Courier New"/>
            <w:sz w:val="16"/>
            <w:szCs w:val="16"/>
          </w:rPr>
          <w:t xml:space="preserve">  -fo FLOWGRAPHOUTFILE, --FlowGraphOutFile FLOWGRAPHOUTFILE</w:t>
        </w:r>
      </w:ins>
    </w:p>
    <w:p w14:paraId="530D8298" w14:textId="77777777" w:rsidR="0059703F" w:rsidRPr="0059703F" w:rsidRDefault="0059703F" w:rsidP="0059703F">
      <w:pPr>
        <w:pStyle w:val="PlainText"/>
        <w:rPr>
          <w:ins w:id="1168" w:author="Guy Fedorkow" w:date="2026-07-18T13:11:00Z" w16du:dateUtc="2026-07-18T17:11:00Z"/>
          <w:rFonts w:ascii="Courier New" w:hAnsi="Courier New" w:cs="Courier New"/>
          <w:sz w:val="16"/>
          <w:szCs w:val="16"/>
        </w:rPr>
      </w:pPr>
      <w:ins w:id="1169" w:author="Guy Fedorkow" w:date="2026-07-18T13:11:00Z" w16du:dateUtc="2026-07-18T17:11:00Z">
        <w:r w:rsidRPr="0059703F">
          <w:rPr>
            <w:rFonts w:ascii="Courier New" w:hAnsi="Courier New" w:cs="Courier New"/>
            <w:sz w:val="16"/>
            <w:szCs w:val="16"/>
          </w:rPr>
          <w:t xml:space="preserve">                        Specify flow graph output file. Implies -f</w:t>
        </w:r>
      </w:ins>
    </w:p>
    <w:p w14:paraId="4857DE5B" w14:textId="77777777" w:rsidR="0059703F" w:rsidRPr="0059703F" w:rsidRDefault="0059703F" w:rsidP="0059703F">
      <w:pPr>
        <w:pStyle w:val="PlainText"/>
        <w:rPr>
          <w:ins w:id="1170" w:author="Guy Fedorkow" w:date="2026-07-18T13:11:00Z" w16du:dateUtc="2026-07-18T17:11:00Z"/>
          <w:rFonts w:ascii="Courier New" w:hAnsi="Courier New" w:cs="Courier New"/>
          <w:sz w:val="16"/>
          <w:szCs w:val="16"/>
        </w:rPr>
      </w:pPr>
      <w:ins w:id="1171" w:author="Guy Fedorkow" w:date="2026-07-18T13:11:00Z" w16du:dateUtc="2026-07-18T17:11:00Z">
        <w:r w:rsidRPr="0059703F">
          <w:rPr>
            <w:rFonts w:ascii="Courier New" w:hAnsi="Courier New" w:cs="Courier New"/>
            <w:sz w:val="16"/>
            <w:szCs w:val="16"/>
          </w:rPr>
          <w:t xml:space="preserve">  -fd FLOWGRAPHOUTDIR, --FlowGraphOutDir FLOWGRAPHOUTDIR</w:t>
        </w:r>
      </w:ins>
    </w:p>
    <w:p w14:paraId="6DFA1A6E" w14:textId="77777777" w:rsidR="0059703F" w:rsidRPr="0059703F" w:rsidRDefault="0059703F" w:rsidP="0059703F">
      <w:pPr>
        <w:pStyle w:val="PlainText"/>
        <w:rPr>
          <w:ins w:id="1172" w:author="Guy Fedorkow" w:date="2026-07-18T13:11:00Z" w16du:dateUtc="2026-07-18T17:11:00Z"/>
          <w:rFonts w:ascii="Courier New" w:hAnsi="Courier New" w:cs="Courier New"/>
          <w:sz w:val="16"/>
          <w:szCs w:val="16"/>
        </w:rPr>
      </w:pPr>
      <w:ins w:id="1173" w:author="Guy Fedorkow" w:date="2026-07-18T13:11:00Z" w16du:dateUtc="2026-07-18T17:11:00Z">
        <w:r w:rsidRPr="0059703F">
          <w:rPr>
            <w:rFonts w:ascii="Courier New" w:hAnsi="Courier New" w:cs="Courier New"/>
            <w:sz w:val="16"/>
            <w:szCs w:val="16"/>
          </w:rPr>
          <w:t xml:space="preserve">                        Specify flow graph output directory. Implies -f</w:t>
        </w:r>
      </w:ins>
    </w:p>
    <w:p w14:paraId="2ED4D1D7" w14:textId="77777777" w:rsidR="0059703F" w:rsidRPr="0059703F" w:rsidRDefault="0059703F" w:rsidP="0059703F">
      <w:pPr>
        <w:pStyle w:val="PlainText"/>
        <w:rPr>
          <w:ins w:id="1174" w:author="Guy Fedorkow" w:date="2026-07-18T13:11:00Z" w16du:dateUtc="2026-07-18T17:11:00Z"/>
          <w:rFonts w:ascii="Courier New" w:hAnsi="Courier New" w:cs="Courier New"/>
          <w:sz w:val="16"/>
          <w:szCs w:val="16"/>
        </w:rPr>
      </w:pPr>
      <w:ins w:id="1175" w:author="Guy Fedorkow" w:date="2026-07-18T13:11:00Z" w16du:dateUtc="2026-07-18T17:11:00Z">
        <w:r w:rsidRPr="0059703F">
          <w:rPr>
            <w:rFonts w:ascii="Courier New" w:hAnsi="Courier New" w:cs="Courier New"/>
            <w:sz w:val="16"/>
            <w:szCs w:val="16"/>
          </w:rPr>
          <w:t xml:space="preserve">  -j JUMPTO, --JumpTo JUMPTO</w:t>
        </w:r>
      </w:ins>
    </w:p>
    <w:p w14:paraId="358303E4" w14:textId="77777777" w:rsidR="0059703F" w:rsidRPr="0059703F" w:rsidRDefault="0059703F" w:rsidP="0059703F">
      <w:pPr>
        <w:pStyle w:val="PlainText"/>
        <w:rPr>
          <w:ins w:id="1176" w:author="Guy Fedorkow" w:date="2026-07-18T13:11:00Z" w16du:dateUtc="2026-07-18T17:11:00Z"/>
          <w:rFonts w:ascii="Courier New" w:hAnsi="Courier New" w:cs="Courier New"/>
          <w:sz w:val="16"/>
          <w:szCs w:val="16"/>
        </w:rPr>
      </w:pPr>
      <w:ins w:id="1177" w:author="Guy Fedorkow" w:date="2026-07-18T13:11:00Z" w16du:dateUtc="2026-07-18T17:11:00Z">
        <w:r w:rsidRPr="0059703F">
          <w:rPr>
            <w:rFonts w:ascii="Courier New" w:hAnsi="Courier New" w:cs="Courier New"/>
            <w:sz w:val="16"/>
            <w:szCs w:val="16"/>
          </w:rPr>
          <w:t xml:space="preserve">                        Sim Start Address in octal</w:t>
        </w:r>
      </w:ins>
    </w:p>
    <w:p w14:paraId="7E39130C" w14:textId="77777777" w:rsidR="0059703F" w:rsidRPr="0059703F" w:rsidRDefault="0059703F" w:rsidP="0059703F">
      <w:pPr>
        <w:pStyle w:val="PlainText"/>
        <w:rPr>
          <w:ins w:id="1178" w:author="Guy Fedorkow" w:date="2026-07-18T13:11:00Z" w16du:dateUtc="2026-07-18T17:11:00Z"/>
          <w:rFonts w:ascii="Courier New" w:hAnsi="Courier New" w:cs="Courier New"/>
          <w:sz w:val="16"/>
          <w:szCs w:val="16"/>
        </w:rPr>
      </w:pPr>
      <w:ins w:id="1179" w:author="Guy Fedorkow" w:date="2026-07-18T13:11:00Z" w16du:dateUtc="2026-07-18T17:11:00Z">
        <w:r w:rsidRPr="0059703F">
          <w:rPr>
            <w:rFonts w:ascii="Courier New" w:hAnsi="Courier New" w:cs="Courier New"/>
            <w:sz w:val="16"/>
            <w:szCs w:val="16"/>
          </w:rPr>
          <w:t xml:space="preserve">  -q, --Quiet           Suppress run-time messages (nop -- here just for compat)</w:t>
        </w:r>
      </w:ins>
    </w:p>
    <w:p w14:paraId="6E9CAFAA" w14:textId="77777777" w:rsidR="0059703F" w:rsidRPr="0059703F" w:rsidRDefault="0059703F" w:rsidP="0059703F">
      <w:pPr>
        <w:pStyle w:val="PlainText"/>
        <w:rPr>
          <w:ins w:id="1180" w:author="Guy Fedorkow" w:date="2026-07-18T13:11:00Z" w16du:dateUtc="2026-07-18T17:11:00Z"/>
          <w:rFonts w:ascii="Courier New" w:hAnsi="Courier New" w:cs="Courier New"/>
          <w:sz w:val="16"/>
          <w:szCs w:val="16"/>
        </w:rPr>
      </w:pPr>
      <w:ins w:id="1181" w:author="Guy Fedorkow" w:date="2026-07-18T13:11:00Z" w16du:dateUtc="2026-07-18T17:11:00Z">
        <w:r w:rsidRPr="0059703F">
          <w:rPr>
            <w:rFonts w:ascii="Courier New" w:hAnsi="Courier New" w:cs="Courier New"/>
            <w:sz w:val="16"/>
            <w:szCs w:val="16"/>
          </w:rPr>
          <w:t xml:space="preserve">  -v, --Verbose         Produce run-time messages</w:t>
        </w:r>
      </w:ins>
    </w:p>
    <w:p w14:paraId="0C0BF3CA" w14:textId="77777777" w:rsidR="0059703F" w:rsidRPr="0059703F" w:rsidRDefault="0059703F" w:rsidP="0059703F">
      <w:pPr>
        <w:pStyle w:val="PlainText"/>
        <w:rPr>
          <w:ins w:id="1182" w:author="Guy Fedorkow" w:date="2026-07-18T13:11:00Z" w16du:dateUtc="2026-07-18T17:11:00Z"/>
          <w:rFonts w:ascii="Courier New" w:hAnsi="Courier New" w:cs="Courier New"/>
          <w:sz w:val="16"/>
          <w:szCs w:val="16"/>
        </w:rPr>
      </w:pPr>
      <w:ins w:id="1183" w:author="Guy Fedorkow" w:date="2026-07-18T13:11:00Z" w16du:dateUtc="2026-07-18T17:11:00Z">
        <w:r w:rsidRPr="0059703F">
          <w:rPr>
            <w:rFonts w:ascii="Courier New" w:hAnsi="Courier New" w:cs="Courier New"/>
            <w:sz w:val="16"/>
            <w:szCs w:val="16"/>
          </w:rPr>
          <w:t xml:space="preserve">  --NoWarnings          Suppress Warning messages</w:t>
        </w:r>
      </w:ins>
    </w:p>
    <w:p w14:paraId="41943691" w14:textId="77777777" w:rsidR="0059703F" w:rsidRPr="0059703F" w:rsidRDefault="0059703F" w:rsidP="0059703F">
      <w:pPr>
        <w:pStyle w:val="PlainText"/>
        <w:rPr>
          <w:ins w:id="1184" w:author="Guy Fedorkow" w:date="2026-07-18T13:11:00Z" w16du:dateUtc="2026-07-18T17:11:00Z"/>
          <w:rFonts w:ascii="Courier New" w:hAnsi="Courier New" w:cs="Courier New"/>
          <w:sz w:val="16"/>
          <w:szCs w:val="16"/>
        </w:rPr>
      </w:pPr>
      <w:ins w:id="1185" w:author="Guy Fedorkow" w:date="2026-07-18T13:11:00Z" w16du:dateUtc="2026-07-18T17:11:00Z">
        <w:r w:rsidRPr="0059703F">
          <w:rPr>
            <w:rFonts w:ascii="Courier New" w:hAnsi="Courier New" w:cs="Courier New"/>
            <w:sz w:val="16"/>
            <w:szCs w:val="16"/>
          </w:rPr>
          <w:t xml:space="preserve">  -D, --DecimalAddresses</w:t>
        </w:r>
      </w:ins>
    </w:p>
    <w:p w14:paraId="6DFE3CA1" w14:textId="77777777" w:rsidR="0059703F" w:rsidRPr="0059703F" w:rsidRDefault="0059703F" w:rsidP="0059703F">
      <w:pPr>
        <w:pStyle w:val="PlainText"/>
        <w:rPr>
          <w:ins w:id="1186" w:author="Guy Fedorkow" w:date="2026-07-18T13:11:00Z" w16du:dateUtc="2026-07-18T17:11:00Z"/>
          <w:rFonts w:ascii="Courier New" w:hAnsi="Courier New" w:cs="Courier New"/>
          <w:sz w:val="16"/>
          <w:szCs w:val="16"/>
        </w:rPr>
      </w:pPr>
      <w:ins w:id="1187" w:author="Guy Fedorkow" w:date="2026-07-18T13:11:00Z" w16du:dateUtc="2026-07-18T17:11:00Z">
        <w:r w:rsidRPr="0059703F">
          <w:rPr>
            <w:rFonts w:ascii="Courier New" w:hAnsi="Courier New" w:cs="Courier New"/>
            <w:sz w:val="16"/>
            <w:szCs w:val="16"/>
          </w:rPr>
          <w:t xml:space="preserve">                        Display trace information in decimal (default is octal)</w:t>
        </w:r>
      </w:ins>
    </w:p>
    <w:p w14:paraId="4D68D22A" w14:textId="77777777" w:rsidR="0059703F" w:rsidRPr="0059703F" w:rsidRDefault="0059703F" w:rsidP="0059703F">
      <w:pPr>
        <w:pStyle w:val="PlainText"/>
        <w:rPr>
          <w:ins w:id="1188" w:author="Guy Fedorkow" w:date="2026-07-18T13:11:00Z" w16du:dateUtc="2026-07-18T17:11:00Z"/>
          <w:rFonts w:ascii="Courier New" w:hAnsi="Courier New" w:cs="Courier New"/>
          <w:sz w:val="16"/>
          <w:szCs w:val="16"/>
        </w:rPr>
      </w:pPr>
      <w:ins w:id="1189" w:author="Guy Fedorkow" w:date="2026-07-18T13:11:00Z" w16du:dateUtc="2026-07-18T17:11:00Z">
        <w:r w:rsidRPr="0059703F">
          <w:rPr>
            <w:rFonts w:ascii="Courier New" w:hAnsi="Courier New" w:cs="Courier New"/>
            <w:sz w:val="16"/>
            <w:szCs w:val="16"/>
          </w:rPr>
          <w:t xml:space="preserve">  -c CYCLELIMIT, --CycleLimit CYCLELIMIT</w:t>
        </w:r>
      </w:ins>
    </w:p>
    <w:p w14:paraId="495381D4" w14:textId="77777777" w:rsidR="0059703F" w:rsidRPr="0059703F" w:rsidRDefault="0059703F" w:rsidP="0059703F">
      <w:pPr>
        <w:pStyle w:val="PlainText"/>
        <w:rPr>
          <w:ins w:id="1190" w:author="Guy Fedorkow" w:date="2026-07-18T13:11:00Z" w16du:dateUtc="2026-07-18T17:11:00Z"/>
          <w:rFonts w:ascii="Courier New" w:hAnsi="Courier New" w:cs="Courier New"/>
          <w:sz w:val="16"/>
          <w:szCs w:val="16"/>
        </w:rPr>
      </w:pPr>
      <w:ins w:id="1191" w:author="Guy Fedorkow" w:date="2026-07-18T13:11:00Z" w16du:dateUtc="2026-07-18T17:11:00Z">
        <w:r w:rsidRPr="0059703F">
          <w:rPr>
            <w:rFonts w:ascii="Courier New" w:hAnsi="Courier New" w:cs="Courier New"/>
            <w:sz w:val="16"/>
            <w:szCs w:val="16"/>
          </w:rPr>
          <w:t xml:space="preserve">                        Specify how many instructions to run (zero-&gt;'forever')</w:t>
        </w:r>
      </w:ins>
    </w:p>
    <w:p w14:paraId="23A8836D" w14:textId="77777777" w:rsidR="0059703F" w:rsidRPr="0059703F" w:rsidRDefault="0059703F" w:rsidP="0059703F">
      <w:pPr>
        <w:pStyle w:val="PlainText"/>
        <w:rPr>
          <w:ins w:id="1192" w:author="Guy Fedorkow" w:date="2026-07-18T13:11:00Z" w16du:dateUtc="2026-07-18T17:11:00Z"/>
          <w:rFonts w:ascii="Courier New" w:hAnsi="Courier New" w:cs="Courier New"/>
          <w:sz w:val="16"/>
          <w:szCs w:val="16"/>
        </w:rPr>
      </w:pPr>
      <w:ins w:id="1193" w:author="Guy Fedorkow" w:date="2026-07-18T13:11:00Z" w16du:dateUtc="2026-07-18T17:11:00Z">
        <w:r w:rsidRPr="0059703F">
          <w:rPr>
            <w:rFonts w:ascii="Courier New" w:hAnsi="Courier New" w:cs="Courier New"/>
            <w:sz w:val="16"/>
            <w:szCs w:val="16"/>
          </w:rPr>
          <w:t xml:space="preserve">  --CycleDelayTime CYCLEDELAYTIME</w:t>
        </w:r>
      </w:ins>
    </w:p>
    <w:p w14:paraId="12C6A52C" w14:textId="77777777" w:rsidR="0059703F" w:rsidRPr="0059703F" w:rsidRDefault="0059703F" w:rsidP="0059703F">
      <w:pPr>
        <w:pStyle w:val="PlainText"/>
        <w:rPr>
          <w:ins w:id="1194" w:author="Guy Fedorkow" w:date="2026-07-18T13:11:00Z" w16du:dateUtc="2026-07-18T17:11:00Z"/>
          <w:rFonts w:ascii="Courier New" w:hAnsi="Courier New" w:cs="Courier New"/>
          <w:sz w:val="16"/>
          <w:szCs w:val="16"/>
        </w:rPr>
      </w:pPr>
      <w:ins w:id="1195" w:author="Guy Fedorkow" w:date="2026-07-18T13:11:00Z" w16du:dateUtc="2026-07-18T17:11:00Z">
        <w:r w:rsidRPr="0059703F">
          <w:rPr>
            <w:rFonts w:ascii="Courier New" w:hAnsi="Courier New" w:cs="Courier New"/>
            <w:sz w:val="16"/>
            <w:szCs w:val="16"/>
          </w:rPr>
          <w:t xml:space="preserve">                        Specify how many msec delay to insert after each instruction</w:t>
        </w:r>
      </w:ins>
    </w:p>
    <w:p w14:paraId="69BB41C7" w14:textId="77777777" w:rsidR="0059703F" w:rsidRPr="0059703F" w:rsidRDefault="0059703F" w:rsidP="0059703F">
      <w:pPr>
        <w:pStyle w:val="PlainText"/>
        <w:rPr>
          <w:ins w:id="1196" w:author="Guy Fedorkow" w:date="2026-07-18T13:11:00Z" w16du:dateUtc="2026-07-18T17:11:00Z"/>
          <w:rFonts w:ascii="Courier New" w:hAnsi="Courier New" w:cs="Courier New"/>
          <w:sz w:val="16"/>
          <w:szCs w:val="16"/>
        </w:rPr>
      </w:pPr>
      <w:ins w:id="1197" w:author="Guy Fedorkow" w:date="2026-07-18T13:11:00Z" w16du:dateUtc="2026-07-18T17:11:00Z">
        <w:r w:rsidRPr="0059703F">
          <w:rPr>
            <w:rFonts w:ascii="Courier New" w:hAnsi="Courier New" w:cs="Courier New"/>
            <w:sz w:val="16"/>
            <w:szCs w:val="16"/>
          </w:rPr>
          <w:lastRenderedPageBreak/>
          <w:t xml:space="preserve">  --AutoClick           Execute pre-programmed mouse clicks during simulation</w:t>
        </w:r>
      </w:ins>
    </w:p>
    <w:p w14:paraId="4FD7635B" w14:textId="77777777" w:rsidR="0059703F" w:rsidRPr="0059703F" w:rsidRDefault="0059703F" w:rsidP="0059703F">
      <w:pPr>
        <w:pStyle w:val="PlainText"/>
        <w:rPr>
          <w:ins w:id="1198" w:author="Guy Fedorkow" w:date="2026-07-18T13:11:00Z" w16du:dateUtc="2026-07-18T17:11:00Z"/>
          <w:rFonts w:ascii="Courier New" w:hAnsi="Courier New" w:cs="Courier New"/>
          <w:sz w:val="16"/>
          <w:szCs w:val="16"/>
        </w:rPr>
      </w:pPr>
      <w:ins w:id="1199" w:author="Guy Fedorkow" w:date="2026-07-18T13:11:00Z" w16du:dateUtc="2026-07-18T17:11:00Z">
        <w:r w:rsidRPr="0059703F">
          <w:rPr>
            <w:rFonts w:ascii="Courier New" w:hAnsi="Courier New" w:cs="Courier New"/>
            <w:sz w:val="16"/>
            <w:szCs w:val="16"/>
          </w:rPr>
          <w:t xml:space="preserve">  --AnalogScope         Display graphical output on an analog CRT</w:t>
        </w:r>
      </w:ins>
    </w:p>
    <w:p w14:paraId="150B81C3" w14:textId="77777777" w:rsidR="0059703F" w:rsidRPr="0059703F" w:rsidRDefault="0059703F" w:rsidP="0059703F">
      <w:pPr>
        <w:pStyle w:val="PlainText"/>
        <w:rPr>
          <w:ins w:id="1200" w:author="Guy Fedorkow" w:date="2026-07-18T13:11:00Z" w16du:dateUtc="2026-07-18T17:11:00Z"/>
          <w:rFonts w:ascii="Courier New" w:hAnsi="Courier New" w:cs="Courier New"/>
          <w:sz w:val="16"/>
          <w:szCs w:val="16"/>
        </w:rPr>
      </w:pPr>
      <w:ins w:id="1201" w:author="Guy Fedorkow" w:date="2026-07-18T13:11:00Z" w16du:dateUtc="2026-07-18T17:11:00Z">
        <w:r w:rsidRPr="0059703F">
          <w:rPr>
            <w:rFonts w:ascii="Courier New" w:hAnsi="Courier New" w:cs="Courier New"/>
            <w:sz w:val="16"/>
            <w:szCs w:val="16"/>
          </w:rPr>
          <w:t xml:space="preserve">  --xWinSize XWINSIZE   specify the size of an xWinCrt pseudo-scope display in pixels</w:t>
        </w:r>
      </w:ins>
    </w:p>
    <w:p w14:paraId="757DD84C" w14:textId="77777777" w:rsidR="0059703F" w:rsidRPr="0059703F" w:rsidRDefault="0059703F" w:rsidP="0059703F">
      <w:pPr>
        <w:pStyle w:val="PlainText"/>
        <w:rPr>
          <w:ins w:id="1202" w:author="Guy Fedorkow" w:date="2026-07-18T13:11:00Z" w16du:dateUtc="2026-07-18T17:11:00Z"/>
          <w:rFonts w:ascii="Courier New" w:hAnsi="Courier New" w:cs="Courier New"/>
          <w:sz w:val="16"/>
          <w:szCs w:val="16"/>
        </w:rPr>
      </w:pPr>
      <w:ins w:id="1203" w:author="Guy Fedorkow" w:date="2026-07-18T13:11:00Z" w16du:dateUtc="2026-07-18T17:11:00Z">
        <w:r w:rsidRPr="0059703F">
          <w:rPr>
            <w:rFonts w:ascii="Courier New" w:hAnsi="Courier New" w:cs="Courier New"/>
            <w:sz w:val="16"/>
            <w:szCs w:val="16"/>
          </w:rPr>
          <w:t xml:space="preserve">  --FlexoWin            Display Flexowriter output in its own window</w:t>
        </w:r>
      </w:ins>
    </w:p>
    <w:p w14:paraId="77DFE03B" w14:textId="77777777" w:rsidR="0059703F" w:rsidRPr="0059703F" w:rsidRDefault="0059703F" w:rsidP="0059703F">
      <w:pPr>
        <w:pStyle w:val="PlainText"/>
        <w:rPr>
          <w:ins w:id="1204" w:author="Guy Fedorkow" w:date="2026-07-18T13:11:00Z" w16du:dateUtc="2026-07-18T17:11:00Z"/>
          <w:rFonts w:ascii="Courier New" w:hAnsi="Courier New" w:cs="Courier New"/>
          <w:sz w:val="16"/>
          <w:szCs w:val="16"/>
        </w:rPr>
      </w:pPr>
      <w:ins w:id="1205" w:author="Guy Fedorkow" w:date="2026-07-18T13:11:00Z" w16du:dateUtc="2026-07-18T17:11:00Z">
        <w:r w:rsidRPr="0059703F">
          <w:rPr>
            <w:rFonts w:ascii="Courier New" w:hAnsi="Courier New" w:cs="Courier New"/>
            <w:sz w:val="16"/>
            <w:szCs w:val="16"/>
          </w:rPr>
          <w:t xml:space="preserve">  --NoXWin              Don't open any x-windows</w:t>
        </w:r>
      </w:ins>
    </w:p>
    <w:p w14:paraId="62AA24C1" w14:textId="77777777" w:rsidR="0059703F" w:rsidRPr="0059703F" w:rsidRDefault="0059703F" w:rsidP="0059703F">
      <w:pPr>
        <w:pStyle w:val="PlainText"/>
        <w:rPr>
          <w:ins w:id="1206" w:author="Guy Fedorkow" w:date="2026-07-18T13:11:00Z" w16du:dateUtc="2026-07-18T17:11:00Z"/>
          <w:rFonts w:ascii="Courier New" w:hAnsi="Courier New" w:cs="Courier New"/>
          <w:sz w:val="16"/>
          <w:szCs w:val="16"/>
        </w:rPr>
      </w:pPr>
      <w:ins w:id="1207" w:author="Guy Fedorkow" w:date="2026-07-18T13:11:00Z" w16du:dateUtc="2026-07-18T17:11:00Z">
        <w:r w:rsidRPr="0059703F">
          <w:rPr>
            <w:rFonts w:ascii="Courier New" w:hAnsi="Courier New" w:cs="Courier New"/>
            <w:sz w:val="16"/>
            <w:szCs w:val="16"/>
          </w:rPr>
          <w:t xml:space="preserve">  --NoToggleSwitchWarning</w:t>
        </w:r>
      </w:ins>
    </w:p>
    <w:p w14:paraId="3450DA8E" w14:textId="77777777" w:rsidR="0059703F" w:rsidRPr="0059703F" w:rsidRDefault="0059703F" w:rsidP="0059703F">
      <w:pPr>
        <w:pStyle w:val="PlainText"/>
        <w:rPr>
          <w:ins w:id="1208" w:author="Guy Fedorkow" w:date="2026-07-18T13:11:00Z" w16du:dateUtc="2026-07-18T17:11:00Z"/>
          <w:rFonts w:ascii="Courier New" w:hAnsi="Courier New" w:cs="Courier New"/>
          <w:sz w:val="16"/>
          <w:szCs w:val="16"/>
        </w:rPr>
      </w:pPr>
      <w:ins w:id="1209" w:author="Guy Fedorkow" w:date="2026-07-18T13:11:00Z" w16du:dateUtc="2026-07-18T17:11:00Z">
        <w:r w:rsidRPr="0059703F">
          <w:rPr>
            <w:rFonts w:ascii="Courier New" w:hAnsi="Courier New" w:cs="Courier New"/>
            <w:sz w:val="16"/>
            <w:szCs w:val="16"/>
          </w:rPr>
          <w:t xml:space="preserve">                        Suppress warning if WW code writes a read-only toggle switch</w:t>
        </w:r>
      </w:ins>
    </w:p>
    <w:p w14:paraId="1CDD3648" w14:textId="77777777" w:rsidR="0059703F" w:rsidRPr="0059703F" w:rsidRDefault="0059703F" w:rsidP="0059703F">
      <w:pPr>
        <w:pStyle w:val="PlainText"/>
        <w:rPr>
          <w:ins w:id="1210" w:author="Guy Fedorkow" w:date="2026-07-18T13:11:00Z" w16du:dateUtc="2026-07-18T17:11:00Z"/>
          <w:rFonts w:ascii="Courier New" w:hAnsi="Courier New" w:cs="Courier New"/>
          <w:sz w:val="16"/>
          <w:szCs w:val="16"/>
        </w:rPr>
      </w:pPr>
      <w:ins w:id="1211" w:author="Guy Fedorkow" w:date="2026-07-18T13:11:00Z" w16du:dateUtc="2026-07-18T17:11:00Z">
        <w:r w:rsidRPr="0059703F">
          <w:rPr>
            <w:rFonts w:ascii="Courier New" w:hAnsi="Courier New" w:cs="Courier New"/>
            <w:sz w:val="16"/>
            <w:szCs w:val="16"/>
          </w:rPr>
          <w:t xml:space="preserve">  --LongTraceFormat     print all the cpu registers in TracePC</w:t>
        </w:r>
      </w:ins>
    </w:p>
    <w:p w14:paraId="6D782093" w14:textId="77777777" w:rsidR="0059703F" w:rsidRPr="0059703F" w:rsidRDefault="0059703F" w:rsidP="0059703F">
      <w:pPr>
        <w:pStyle w:val="PlainText"/>
        <w:rPr>
          <w:ins w:id="1212" w:author="Guy Fedorkow" w:date="2026-07-18T13:11:00Z" w16du:dateUtc="2026-07-18T17:11:00Z"/>
          <w:rFonts w:ascii="Courier New" w:hAnsi="Courier New" w:cs="Courier New"/>
          <w:sz w:val="16"/>
          <w:szCs w:val="16"/>
        </w:rPr>
      </w:pPr>
      <w:ins w:id="1213" w:author="Guy Fedorkow" w:date="2026-07-18T13:11:00Z" w16du:dateUtc="2026-07-18T17:11:00Z">
        <w:r w:rsidRPr="0059703F">
          <w:rPr>
            <w:rFonts w:ascii="Courier New" w:hAnsi="Courier New" w:cs="Courier New"/>
            <w:sz w:val="16"/>
            <w:szCs w:val="16"/>
          </w:rPr>
          <w:t xml:space="preserve">  --TraceCoreLocation TRACECORELOCATION</w:t>
        </w:r>
      </w:ins>
    </w:p>
    <w:p w14:paraId="34869EFD" w14:textId="77777777" w:rsidR="0059703F" w:rsidRPr="0059703F" w:rsidRDefault="0059703F" w:rsidP="0059703F">
      <w:pPr>
        <w:pStyle w:val="PlainText"/>
        <w:rPr>
          <w:ins w:id="1214" w:author="Guy Fedorkow" w:date="2026-07-18T13:11:00Z" w16du:dateUtc="2026-07-18T17:11:00Z"/>
          <w:rFonts w:ascii="Courier New" w:hAnsi="Courier New" w:cs="Courier New"/>
          <w:sz w:val="16"/>
          <w:szCs w:val="16"/>
        </w:rPr>
      </w:pPr>
      <w:ins w:id="1215" w:author="Guy Fedorkow" w:date="2026-07-18T13:11:00Z" w16du:dateUtc="2026-07-18T17:11:00Z">
        <w:r w:rsidRPr="0059703F">
          <w:rPr>
            <w:rFonts w:ascii="Courier New" w:hAnsi="Courier New" w:cs="Courier New"/>
            <w:sz w:val="16"/>
            <w:szCs w:val="16"/>
          </w:rPr>
          <w:t xml:space="preserve">                        Trace references to Core Memory Location &lt;n&gt; octal</w:t>
        </w:r>
      </w:ins>
    </w:p>
    <w:p w14:paraId="2B8E25DB" w14:textId="77777777" w:rsidR="0059703F" w:rsidRPr="0059703F" w:rsidRDefault="0059703F" w:rsidP="0059703F">
      <w:pPr>
        <w:pStyle w:val="PlainText"/>
        <w:rPr>
          <w:ins w:id="1216" w:author="Guy Fedorkow" w:date="2026-07-18T13:11:00Z" w16du:dateUtc="2026-07-18T17:11:00Z"/>
          <w:rFonts w:ascii="Courier New" w:hAnsi="Courier New" w:cs="Courier New"/>
          <w:sz w:val="16"/>
          <w:szCs w:val="16"/>
        </w:rPr>
      </w:pPr>
      <w:ins w:id="1217" w:author="Guy Fedorkow" w:date="2026-07-18T13:11:00Z" w16du:dateUtc="2026-07-18T17:11:00Z">
        <w:r w:rsidRPr="0059703F">
          <w:rPr>
            <w:rFonts w:ascii="Courier New" w:hAnsi="Courier New" w:cs="Courier New"/>
            <w:sz w:val="16"/>
            <w:szCs w:val="16"/>
          </w:rPr>
          <w:t xml:space="preserve">  --PETRAfile PETRAFILE</w:t>
        </w:r>
      </w:ins>
    </w:p>
    <w:p w14:paraId="074F0327" w14:textId="77777777" w:rsidR="0059703F" w:rsidRPr="0059703F" w:rsidRDefault="0059703F" w:rsidP="0059703F">
      <w:pPr>
        <w:pStyle w:val="PlainText"/>
        <w:rPr>
          <w:ins w:id="1218" w:author="Guy Fedorkow" w:date="2026-07-18T13:11:00Z" w16du:dateUtc="2026-07-18T17:11:00Z"/>
          <w:rFonts w:ascii="Courier New" w:hAnsi="Courier New" w:cs="Courier New"/>
          <w:sz w:val="16"/>
          <w:szCs w:val="16"/>
        </w:rPr>
      </w:pPr>
      <w:ins w:id="1219" w:author="Guy Fedorkow" w:date="2026-07-18T13:11:00Z" w16du:dateUtc="2026-07-18T17:11:00Z">
        <w:r w:rsidRPr="0059703F">
          <w:rPr>
            <w:rFonts w:ascii="Courier New" w:hAnsi="Courier New" w:cs="Courier New"/>
            <w:sz w:val="16"/>
            <w:szCs w:val="16"/>
          </w:rPr>
          <w:t xml:space="preserve">                        File name for photoelectric paper tape reader A input file</w:t>
        </w:r>
      </w:ins>
    </w:p>
    <w:p w14:paraId="7D38924E" w14:textId="77777777" w:rsidR="0059703F" w:rsidRPr="0059703F" w:rsidRDefault="0059703F" w:rsidP="0059703F">
      <w:pPr>
        <w:pStyle w:val="PlainText"/>
        <w:rPr>
          <w:ins w:id="1220" w:author="Guy Fedorkow" w:date="2026-07-18T13:11:00Z" w16du:dateUtc="2026-07-18T17:11:00Z"/>
          <w:rFonts w:ascii="Courier New" w:hAnsi="Courier New" w:cs="Courier New"/>
          <w:sz w:val="16"/>
          <w:szCs w:val="16"/>
        </w:rPr>
      </w:pPr>
      <w:ins w:id="1221" w:author="Guy Fedorkow" w:date="2026-07-18T13:11:00Z" w16du:dateUtc="2026-07-18T17:11:00Z">
        <w:r w:rsidRPr="0059703F">
          <w:rPr>
            <w:rFonts w:ascii="Courier New" w:hAnsi="Courier New" w:cs="Courier New"/>
            <w:sz w:val="16"/>
            <w:szCs w:val="16"/>
          </w:rPr>
          <w:t xml:space="preserve">  --PETRBfile PETRBFILE</w:t>
        </w:r>
      </w:ins>
    </w:p>
    <w:p w14:paraId="7E51C1CE" w14:textId="77777777" w:rsidR="0059703F" w:rsidRPr="0059703F" w:rsidRDefault="0059703F" w:rsidP="0059703F">
      <w:pPr>
        <w:pStyle w:val="PlainText"/>
        <w:rPr>
          <w:ins w:id="1222" w:author="Guy Fedorkow" w:date="2026-07-18T13:11:00Z" w16du:dateUtc="2026-07-18T17:11:00Z"/>
          <w:rFonts w:ascii="Courier New" w:hAnsi="Courier New" w:cs="Courier New"/>
          <w:sz w:val="16"/>
          <w:szCs w:val="16"/>
        </w:rPr>
      </w:pPr>
      <w:ins w:id="1223" w:author="Guy Fedorkow" w:date="2026-07-18T13:11:00Z" w16du:dateUtc="2026-07-18T17:11:00Z">
        <w:r w:rsidRPr="0059703F">
          <w:rPr>
            <w:rFonts w:ascii="Courier New" w:hAnsi="Courier New" w:cs="Courier New"/>
            <w:sz w:val="16"/>
            <w:szCs w:val="16"/>
          </w:rPr>
          <w:t xml:space="preserve">                        File name for photoelectric paper tape reader B input file</w:t>
        </w:r>
      </w:ins>
    </w:p>
    <w:p w14:paraId="2184E543" w14:textId="77777777" w:rsidR="0059703F" w:rsidRPr="0059703F" w:rsidRDefault="0059703F" w:rsidP="0059703F">
      <w:pPr>
        <w:pStyle w:val="PlainText"/>
        <w:rPr>
          <w:ins w:id="1224" w:author="Guy Fedorkow" w:date="2026-07-18T13:11:00Z" w16du:dateUtc="2026-07-18T17:11:00Z"/>
          <w:rFonts w:ascii="Courier New" w:hAnsi="Courier New" w:cs="Courier New"/>
          <w:sz w:val="16"/>
          <w:szCs w:val="16"/>
        </w:rPr>
      </w:pPr>
      <w:ins w:id="1225" w:author="Guy Fedorkow" w:date="2026-07-18T13:11:00Z" w16du:dateUtc="2026-07-18T17:11:00Z">
        <w:r w:rsidRPr="0059703F">
          <w:rPr>
            <w:rFonts w:ascii="Courier New" w:hAnsi="Courier New" w:cs="Courier New"/>
            <w:sz w:val="16"/>
            <w:szCs w:val="16"/>
          </w:rPr>
          <w:t xml:space="preserve">  --NoAlarmStop         Don't stop on alarms</w:t>
        </w:r>
      </w:ins>
    </w:p>
    <w:p w14:paraId="025C04B3" w14:textId="77777777" w:rsidR="0059703F" w:rsidRPr="0059703F" w:rsidRDefault="0059703F" w:rsidP="0059703F">
      <w:pPr>
        <w:pStyle w:val="PlainText"/>
        <w:rPr>
          <w:ins w:id="1226" w:author="Guy Fedorkow" w:date="2026-07-18T13:11:00Z" w16du:dateUtc="2026-07-18T17:11:00Z"/>
          <w:rFonts w:ascii="Courier New" w:hAnsi="Courier New" w:cs="Courier New"/>
          <w:sz w:val="16"/>
          <w:szCs w:val="16"/>
        </w:rPr>
      </w:pPr>
      <w:ins w:id="1227" w:author="Guy Fedorkow" w:date="2026-07-18T13:11:00Z" w16du:dateUtc="2026-07-18T17:11:00Z">
        <w:r w:rsidRPr="0059703F">
          <w:rPr>
            <w:rFonts w:ascii="Courier New" w:hAnsi="Courier New" w:cs="Courier New"/>
            <w:sz w:val="16"/>
            <w:szCs w:val="16"/>
          </w:rPr>
          <w:t xml:space="preserve">  --QuickStart          Don't wait for the Restart button on the control panel; just go!</w:t>
        </w:r>
      </w:ins>
    </w:p>
    <w:p w14:paraId="1F2CF3D6" w14:textId="77777777" w:rsidR="0059703F" w:rsidRPr="0059703F" w:rsidRDefault="0059703F" w:rsidP="0059703F">
      <w:pPr>
        <w:pStyle w:val="PlainText"/>
        <w:rPr>
          <w:ins w:id="1228" w:author="Guy Fedorkow" w:date="2026-07-18T13:11:00Z" w16du:dateUtc="2026-07-18T17:11:00Z"/>
          <w:rFonts w:ascii="Courier New" w:hAnsi="Courier New" w:cs="Courier New"/>
          <w:sz w:val="16"/>
          <w:szCs w:val="16"/>
        </w:rPr>
      </w:pPr>
      <w:ins w:id="1229" w:author="Guy Fedorkow" w:date="2026-07-18T13:11:00Z" w16du:dateUtc="2026-07-18T17:11:00Z">
        <w:r w:rsidRPr="0059703F">
          <w:rPr>
            <w:rFonts w:ascii="Courier New" w:hAnsi="Courier New" w:cs="Courier New"/>
            <w:sz w:val="16"/>
            <w:szCs w:val="16"/>
          </w:rPr>
          <w:t xml:space="preserve">  -n, --NoCloseOnStop   Don't close the display on halt</w:t>
        </w:r>
      </w:ins>
    </w:p>
    <w:p w14:paraId="1A93240D" w14:textId="77777777" w:rsidR="0059703F" w:rsidRPr="0059703F" w:rsidRDefault="0059703F" w:rsidP="0059703F">
      <w:pPr>
        <w:pStyle w:val="PlainText"/>
        <w:rPr>
          <w:ins w:id="1230" w:author="Guy Fedorkow" w:date="2026-07-18T13:11:00Z" w16du:dateUtc="2026-07-18T17:11:00Z"/>
          <w:rFonts w:ascii="Courier New" w:hAnsi="Courier New" w:cs="Courier New"/>
          <w:sz w:val="16"/>
          <w:szCs w:val="16"/>
        </w:rPr>
      </w:pPr>
      <w:ins w:id="1231" w:author="Guy Fedorkow" w:date="2026-07-18T13:11:00Z" w16du:dateUtc="2026-07-18T17:11:00Z">
        <w:r w:rsidRPr="0059703F">
          <w:rPr>
            <w:rFonts w:ascii="Courier New" w:hAnsi="Courier New" w:cs="Courier New"/>
            <w:sz w:val="16"/>
            <w:szCs w:val="16"/>
          </w:rPr>
          <w:t xml:space="preserve">  -p, --Panel           Pop up a Whirlwind Manual Intervention Panel window</w:t>
        </w:r>
      </w:ins>
    </w:p>
    <w:p w14:paraId="19DABFE5" w14:textId="77777777" w:rsidR="0059703F" w:rsidRPr="0059703F" w:rsidRDefault="0059703F" w:rsidP="0059703F">
      <w:pPr>
        <w:pStyle w:val="PlainText"/>
        <w:rPr>
          <w:ins w:id="1232" w:author="Guy Fedorkow" w:date="2026-07-18T13:11:00Z" w16du:dateUtc="2026-07-18T17:11:00Z"/>
          <w:rFonts w:ascii="Courier New" w:hAnsi="Courier New" w:cs="Courier New"/>
          <w:sz w:val="16"/>
          <w:szCs w:val="16"/>
        </w:rPr>
      </w:pPr>
      <w:ins w:id="1233" w:author="Guy Fedorkow" w:date="2026-07-18T13:11:00Z" w16du:dateUtc="2026-07-18T17:11:00Z">
        <w:r w:rsidRPr="0059703F">
          <w:rPr>
            <w:rFonts w:ascii="Courier New" w:hAnsi="Courier New" w:cs="Courier New"/>
            <w:sz w:val="16"/>
            <w:szCs w:val="16"/>
          </w:rPr>
          <w:t xml:space="preserve">  -b, --BlinkenLights   Activate a physical Whirlwind Manual Intervention Panel</w:t>
        </w:r>
      </w:ins>
    </w:p>
    <w:p w14:paraId="78007E5E" w14:textId="77777777" w:rsidR="0059703F" w:rsidRPr="0059703F" w:rsidRDefault="0059703F" w:rsidP="0059703F">
      <w:pPr>
        <w:pStyle w:val="PlainText"/>
        <w:rPr>
          <w:ins w:id="1234" w:author="Guy Fedorkow" w:date="2026-07-18T13:11:00Z" w16du:dateUtc="2026-07-18T17:11:00Z"/>
          <w:rFonts w:ascii="Courier New" w:hAnsi="Courier New" w:cs="Courier New"/>
          <w:sz w:val="16"/>
          <w:szCs w:val="16"/>
        </w:rPr>
      </w:pPr>
      <w:ins w:id="1235" w:author="Guy Fedorkow" w:date="2026-07-18T13:11:00Z" w16du:dateUtc="2026-07-18T17:11:00Z">
        <w:r w:rsidRPr="0059703F">
          <w:rPr>
            <w:rFonts w:ascii="Courier New" w:hAnsi="Courier New" w:cs="Courier New"/>
            <w:sz w:val="16"/>
            <w:szCs w:val="16"/>
          </w:rPr>
          <w:t xml:space="preserve">  -m, --MicroWhirlwind  Activate the MicroWhirlwind Model</w:t>
        </w:r>
      </w:ins>
    </w:p>
    <w:p w14:paraId="45FCD59B" w14:textId="77777777" w:rsidR="0059703F" w:rsidRPr="0059703F" w:rsidRDefault="0059703F" w:rsidP="0059703F">
      <w:pPr>
        <w:pStyle w:val="PlainText"/>
        <w:rPr>
          <w:ins w:id="1236" w:author="Guy Fedorkow" w:date="2026-07-18T13:11:00Z" w16du:dateUtc="2026-07-18T17:11:00Z"/>
          <w:rFonts w:ascii="Courier New" w:hAnsi="Courier New" w:cs="Courier New"/>
          <w:sz w:val="16"/>
          <w:szCs w:val="16"/>
        </w:rPr>
      </w:pPr>
      <w:ins w:id="1237" w:author="Guy Fedorkow" w:date="2026-07-18T13:11:00Z" w16du:dateUtc="2026-07-18T17:11:00Z">
        <w:r w:rsidRPr="0059703F">
          <w:rPr>
            <w:rFonts w:ascii="Courier New" w:hAnsi="Courier New" w:cs="Courier New"/>
            <w:sz w:val="16"/>
            <w:szCs w:val="16"/>
          </w:rPr>
          <w:t xml:space="preserve">  --NoZeroOneTSR        Don't automatically return 0 and 1 for locations 0 and 1</w:t>
        </w:r>
      </w:ins>
    </w:p>
    <w:p w14:paraId="0F9B8616" w14:textId="77777777" w:rsidR="0059703F" w:rsidRPr="0059703F" w:rsidRDefault="0059703F" w:rsidP="0059703F">
      <w:pPr>
        <w:pStyle w:val="PlainText"/>
        <w:rPr>
          <w:ins w:id="1238" w:author="Guy Fedorkow" w:date="2026-07-18T13:11:00Z" w16du:dateUtc="2026-07-18T17:11:00Z"/>
          <w:rFonts w:ascii="Courier New" w:hAnsi="Courier New" w:cs="Courier New"/>
          <w:sz w:val="16"/>
          <w:szCs w:val="16"/>
        </w:rPr>
      </w:pPr>
      <w:ins w:id="1239" w:author="Guy Fedorkow" w:date="2026-07-18T13:11:00Z" w16du:dateUtc="2026-07-18T17:11:00Z">
        <w:r w:rsidRPr="0059703F">
          <w:rPr>
            <w:rFonts w:ascii="Courier New" w:hAnsi="Courier New" w:cs="Courier New"/>
            <w:sz w:val="16"/>
            <w:szCs w:val="16"/>
          </w:rPr>
          <w:t xml:space="preserve">  --SynchronousVideo    Display pixels immediately; Disable video caching buffer</w:t>
        </w:r>
      </w:ins>
    </w:p>
    <w:p w14:paraId="5C73A73F" w14:textId="77777777" w:rsidR="0059703F" w:rsidRPr="0059703F" w:rsidRDefault="0059703F" w:rsidP="0059703F">
      <w:pPr>
        <w:pStyle w:val="PlainText"/>
        <w:rPr>
          <w:ins w:id="1240" w:author="Guy Fedorkow" w:date="2026-07-18T13:11:00Z" w16du:dateUtc="2026-07-18T17:11:00Z"/>
          <w:rFonts w:ascii="Courier New" w:hAnsi="Courier New" w:cs="Courier New"/>
          <w:sz w:val="16"/>
          <w:szCs w:val="16"/>
        </w:rPr>
      </w:pPr>
      <w:ins w:id="1241" w:author="Guy Fedorkow" w:date="2026-07-18T13:11:00Z" w16du:dateUtc="2026-07-18T17:11:00Z">
        <w:r w:rsidRPr="0059703F">
          <w:rPr>
            <w:rFonts w:ascii="Courier New" w:hAnsi="Courier New" w:cs="Courier New"/>
            <w:sz w:val="16"/>
            <w:szCs w:val="16"/>
          </w:rPr>
          <w:t xml:space="preserve">  --CrtFadeDelay CRTFADEDELAY</w:t>
        </w:r>
      </w:ins>
    </w:p>
    <w:p w14:paraId="5BE41100" w14:textId="77777777" w:rsidR="0059703F" w:rsidRPr="0059703F" w:rsidRDefault="0059703F" w:rsidP="0059703F">
      <w:pPr>
        <w:pStyle w:val="PlainText"/>
        <w:rPr>
          <w:ins w:id="1242" w:author="Guy Fedorkow" w:date="2026-07-18T13:11:00Z" w16du:dateUtc="2026-07-18T17:11:00Z"/>
          <w:rFonts w:ascii="Courier New" w:hAnsi="Courier New" w:cs="Courier New"/>
          <w:sz w:val="16"/>
          <w:szCs w:val="16"/>
        </w:rPr>
      </w:pPr>
      <w:ins w:id="1243" w:author="Guy Fedorkow" w:date="2026-07-18T13:11:00Z" w16du:dateUtc="2026-07-18T17:11:00Z">
        <w:r w:rsidRPr="0059703F">
          <w:rPr>
            <w:rFonts w:ascii="Courier New" w:hAnsi="Courier New" w:cs="Courier New"/>
            <w:sz w:val="16"/>
            <w:szCs w:val="16"/>
          </w:rPr>
          <w:t xml:space="preserve">                        Configure Phosphor fade delay (default=0)</w:t>
        </w:r>
      </w:ins>
    </w:p>
    <w:p w14:paraId="576D032B" w14:textId="77777777" w:rsidR="0059703F" w:rsidRPr="0059703F" w:rsidRDefault="0059703F" w:rsidP="0059703F">
      <w:pPr>
        <w:pStyle w:val="PlainText"/>
        <w:rPr>
          <w:ins w:id="1244" w:author="Guy Fedorkow" w:date="2026-07-18T13:11:00Z" w16du:dateUtc="2026-07-18T17:11:00Z"/>
          <w:rFonts w:ascii="Courier New" w:hAnsi="Courier New" w:cs="Courier New"/>
          <w:sz w:val="16"/>
          <w:szCs w:val="16"/>
        </w:rPr>
      </w:pPr>
      <w:ins w:id="1245" w:author="Guy Fedorkow" w:date="2026-07-18T13:11:00Z" w16du:dateUtc="2026-07-18T17:11:00Z">
        <w:r w:rsidRPr="0059703F">
          <w:rPr>
            <w:rFonts w:ascii="Courier New" w:hAnsi="Courier New" w:cs="Courier New"/>
            <w:sz w:val="16"/>
            <w:szCs w:val="16"/>
          </w:rPr>
          <w:t xml:space="preserve">  --DumpCoreToFile DUMPCORETOFILE</w:t>
        </w:r>
      </w:ins>
    </w:p>
    <w:p w14:paraId="0C1F5E1E" w14:textId="77777777" w:rsidR="0059703F" w:rsidRPr="0059703F" w:rsidRDefault="0059703F" w:rsidP="0059703F">
      <w:pPr>
        <w:pStyle w:val="PlainText"/>
        <w:rPr>
          <w:ins w:id="1246" w:author="Guy Fedorkow" w:date="2026-07-18T13:11:00Z" w16du:dateUtc="2026-07-18T17:11:00Z"/>
          <w:rFonts w:ascii="Courier New" w:hAnsi="Courier New" w:cs="Courier New"/>
          <w:sz w:val="16"/>
          <w:szCs w:val="16"/>
        </w:rPr>
      </w:pPr>
      <w:ins w:id="1247" w:author="Guy Fedorkow" w:date="2026-07-18T13:11:00Z" w16du:dateUtc="2026-07-18T17:11:00Z">
        <w:r w:rsidRPr="0059703F">
          <w:rPr>
            <w:rFonts w:ascii="Courier New" w:hAnsi="Courier New" w:cs="Courier New"/>
            <w:sz w:val="16"/>
            <w:szCs w:val="16"/>
          </w:rPr>
          <w:t xml:space="preserve">                        Dump the contents of core into the named file at end of run</w:t>
        </w:r>
      </w:ins>
    </w:p>
    <w:p w14:paraId="2A6A620B" w14:textId="77777777" w:rsidR="0059703F" w:rsidRPr="0059703F" w:rsidRDefault="0059703F" w:rsidP="0059703F">
      <w:pPr>
        <w:pStyle w:val="PlainText"/>
        <w:rPr>
          <w:ins w:id="1248" w:author="Guy Fedorkow" w:date="2026-07-18T13:11:00Z" w16du:dateUtc="2026-07-18T17:11:00Z"/>
          <w:rFonts w:ascii="Courier New" w:hAnsi="Courier New" w:cs="Courier New"/>
          <w:sz w:val="16"/>
          <w:szCs w:val="16"/>
        </w:rPr>
      </w:pPr>
      <w:ins w:id="1249" w:author="Guy Fedorkow" w:date="2026-07-18T13:11:00Z" w16du:dateUtc="2026-07-18T17:11:00Z">
        <w:r w:rsidRPr="0059703F">
          <w:rPr>
            <w:rFonts w:ascii="Courier New" w:hAnsi="Courier New" w:cs="Courier New"/>
            <w:sz w:val="16"/>
            <w:szCs w:val="16"/>
          </w:rPr>
          <w:t xml:space="preserve">  --RestoreCoreFromFile RESTORECOREFROMFILE</w:t>
        </w:r>
      </w:ins>
    </w:p>
    <w:p w14:paraId="4E3FFBDD" w14:textId="77777777" w:rsidR="0059703F" w:rsidRPr="0059703F" w:rsidRDefault="0059703F" w:rsidP="0059703F">
      <w:pPr>
        <w:pStyle w:val="PlainText"/>
        <w:rPr>
          <w:ins w:id="1250" w:author="Guy Fedorkow" w:date="2026-07-18T13:11:00Z" w16du:dateUtc="2026-07-18T17:11:00Z"/>
          <w:rFonts w:ascii="Courier New" w:hAnsi="Courier New" w:cs="Courier New"/>
          <w:sz w:val="16"/>
          <w:szCs w:val="16"/>
        </w:rPr>
      </w:pPr>
      <w:ins w:id="1251" w:author="Guy Fedorkow" w:date="2026-07-18T13:11:00Z" w16du:dateUtc="2026-07-18T17:11:00Z">
        <w:r w:rsidRPr="0059703F">
          <w:rPr>
            <w:rFonts w:ascii="Courier New" w:hAnsi="Courier New" w:cs="Courier New"/>
            <w:sz w:val="16"/>
            <w:szCs w:val="16"/>
          </w:rPr>
          <w:t xml:space="preserve">                        Restore contents of memory from a core dump file</w:t>
        </w:r>
      </w:ins>
    </w:p>
    <w:p w14:paraId="07AE2C26" w14:textId="77777777" w:rsidR="0059703F" w:rsidRPr="0059703F" w:rsidRDefault="0059703F" w:rsidP="0059703F">
      <w:pPr>
        <w:pStyle w:val="PlainText"/>
        <w:rPr>
          <w:ins w:id="1252" w:author="Guy Fedorkow" w:date="2026-07-18T13:11:00Z" w16du:dateUtc="2026-07-18T17:11:00Z"/>
          <w:rFonts w:ascii="Courier New" w:hAnsi="Courier New" w:cs="Courier New"/>
          <w:sz w:val="16"/>
          <w:szCs w:val="16"/>
        </w:rPr>
      </w:pPr>
      <w:ins w:id="1253" w:author="Guy Fedorkow" w:date="2026-07-18T13:11:00Z" w16du:dateUtc="2026-07-18T17:11:00Z">
        <w:r w:rsidRPr="0059703F">
          <w:rPr>
            <w:rFonts w:ascii="Courier New" w:hAnsi="Courier New" w:cs="Courier New"/>
            <w:sz w:val="16"/>
            <w:szCs w:val="16"/>
          </w:rPr>
          <w:t xml:space="preserve">  --DrumStateFile DRUMSTATEFILE</w:t>
        </w:r>
      </w:ins>
    </w:p>
    <w:p w14:paraId="3FE05FA2" w14:textId="77777777" w:rsidR="0059703F" w:rsidRPr="0059703F" w:rsidRDefault="0059703F" w:rsidP="0059703F">
      <w:pPr>
        <w:pStyle w:val="PlainText"/>
        <w:rPr>
          <w:ins w:id="1254" w:author="Guy Fedorkow" w:date="2026-07-18T13:11:00Z" w16du:dateUtc="2026-07-18T17:11:00Z"/>
          <w:rFonts w:ascii="Courier New" w:hAnsi="Courier New" w:cs="Courier New"/>
          <w:sz w:val="16"/>
          <w:szCs w:val="16"/>
        </w:rPr>
      </w:pPr>
      <w:ins w:id="1255" w:author="Guy Fedorkow" w:date="2026-07-18T13:11:00Z" w16du:dateUtc="2026-07-18T17:11:00Z">
        <w:r w:rsidRPr="0059703F">
          <w:rPr>
            <w:rFonts w:ascii="Courier New" w:hAnsi="Courier New" w:cs="Courier New"/>
            <w:sz w:val="16"/>
            <w:szCs w:val="16"/>
          </w:rPr>
          <w:t xml:space="preserve">                        File to store Persistent state for WW Drum</w:t>
        </w:r>
      </w:ins>
    </w:p>
    <w:p w14:paraId="1DC19BAD" w14:textId="77777777" w:rsidR="0059703F" w:rsidRPr="0059703F" w:rsidRDefault="0059703F" w:rsidP="0059703F">
      <w:pPr>
        <w:pStyle w:val="PlainText"/>
        <w:rPr>
          <w:ins w:id="1256" w:author="Guy Fedorkow" w:date="2026-07-18T13:11:00Z" w16du:dateUtc="2026-07-18T17:11:00Z"/>
          <w:rFonts w:ascii="Courier New" w:hAnsi="Courier New" w:cs="Courier New"/>
          <w:sz w:val="16"/>
          <w:szCs w:val="16"/>
        </w:rPr>
      </w:pPr>
      <w:ins w:id="1257" w:author="Guy Fedorkow" w:date="2026-07-18T13:11:00Z" w16du:dateUtc="2026-07-18T17:11:00Z">
        <w:r w:rsidRPr="0059703F">
          <w:rPr>
            <w:rFonts w:ascii="Courier New" w:hAnsi="Courier New" w:cs="Courier New"/>
            <w:sz w:val="16"/>
            <w:szCs w:val="16"/>
          </w:rPr>
          <w:t xml:space="preserve">  --MuseumMode          Cycle through states endlessly for museum display</w:t>
        </w:r>
      </w:ins>
    </w:p>
    <w:p w14:paraId="277DFCD0" w14:textId="77777777" w:rsidR="0059703F" w:rsidRPr="0059703F" w:rsidRDefault="0059703F" w:rsidP="0059703F">
      <w:pPr>
        <w:pStyle w:val="PlainText"/>
        <w:rPr>
          <w:ins w:id="1258" w:author="Guy Fedorkow" w:date="2026-07-18T13:11:00Z" w16du:dateUtc="2026-07-18T17:11:00Z"/>
          <w:rFonts w:ascii="Courier New" w:hAnsi="Courier New" w:cs="Courier New"/>
          <w:sz w:val="16"/>
          <w:szCs w:val="16"/>
        </w:rPr>
      </w:pPr>
      <w:ins w:id="1259" w:author="Guy Fedorkow" w:date="2026-07-18T13:11:00Z" w16du:dateUtc="2026-07-18T17:11:00Z">
        <w:r w:rsidRPr="0059703F">
          <w:rPr>
            <w:rFonts w:ascii="Courier New" w:hAnsi="Courier New" w:cs="Courier New"/>
            <w:sz w:val="16"/>
            <w:szCs w:val="16"/>
          </w:rPr>
          <w:t xml:space="preserve">  --HnfProgramDispatcher</w:t>
        </w:r>
      </w:ins>
    </w:p>
    <w:p w14:paraId="27587D8C" w14:textId="77777777" w:rsidR="0059703F" w:rsidRPr="0059703F" w:rsidRDefault="0059703F" w:rsidP="0059703F">
      <w:pPr>
        <w:pStyle w:val="PlainText"/>
        <w:rPr>
          <w:ins w:id="1260" w:author="Guy Fedorkow" w:date="2026-07-18T13:11:00Z" w16du:dateUtc="2026-07-18T17:11:00Z"/>
          <w:rFonts w:ascii="Courier New" w:hAnsi="Courier New" w:cs="Courier New"/>
          <w:sz w:val="16"/>
          <w:szCs w:val="16"/>
        </w:rPr>
      </w:pPr>
      <w:ins w:id="1261" w:author="Guy Fedorkow" w:date="2026-07-18T13:11:00Z" w16du:dateUtc="2026-07-18T17:11:00Z">
        <w:r w:rsidRPr="0059703F">
          <w:rPr>
            <w:rFonts w:ascii="Courier New" w:hAnsi="Courier New" w:cs="Courier New"/>
            <w:sz w:val="16"/>
            <w:szCs w:val="16"/>
          </w:rPr>
          <w:t xml:space="preserve">                        Activate the special-purpose Demo Program Dispatcher for use at HNF</w:t>
        </w:r>
      </w:ins>
    </w:p>
    <w:p w14:paraId="08D5305D" w14:textId="77777777" w:rsidR="0059703F" w:rsidRPr="0059703F" w:rsidRDefault="0059703F" w:rsidP="0059703F">
      <w:pPr>
        <w:pStyle w:val="PlainText"/>
        <w:rPr>
          <w:ins w:id="1262" w:author="Guy Fedorkow" w:date="2026-07-18T13:11:00Z" w16du:dateUtc="2026-07-18T17:11:00Z"/>
          <w:rFonts w:ascii="Courier New" w:hAnsi="Courier New" w:cs="Courier New"/>
          <w:sz w:val="16"/>
          <w:szCs w:val="16"/>
        </w:rPr>
      </w:pPr>
      <w:ins w:id="1263" w:author="Guy Fedorkow" w:date="2026-07-18T13:11:00Z" w16du:dateUtc="2026-07-18T17:11:00Z">
        <w:r w:rsidRPr="0059703F">
          <w:rPr>
            <w:rFonts w:ascii="Courier New" w:hAnsi="Courier New" w:cs="Courier New"/>
            <w:sz w:val="16"/>
            <w:szCs w:val="16"/>
          </w:rPr>
          <w:t xml:space="preserve">  -d, --Debugger        Start simulation under the debugger</w:t>
        </w:r>
      </w:ins>
    </w:p>
    <w:p w14:paraId="75AD24B7" w14:textId="77777777" w:rsidR="0059703F" w:rsidRPr="0059703F" w:rsidRDefault="0059703F" w:rsidP="0059703F">
      <w:pPr>
        <w:pStyle w:val="PlainText"/>
        <w:rPr>
          <w:ins w:id="1264" w:author="Guy Fedorkow" w:date="2026-07-18T13:11:00Z" w16du:dateUtc="2026-07-18T17:11:00Z"/>
          <w:rFonts w:ascii="Courier New" w:hAnsi="Courier New" w:cs="Courier New"/>
          <w:sz w:val="16"/>
          <w:szCs w:val="16"/>
        </w:rPr>
      </w:pPr>
      <w:ins w:id="1265" w:author="Guy Fedorkow" w:date="2026-07-18T13:11:00Z" w16du:dateUtc="2026-07-18T17:11:00Z">
        <w:r w:rsidRPr="0059703F">
          <w:rPr>
            <w:rFonts w:ascii="Courier New" w:hAnsi="Courier New" w:cs="Courier New"/>
            <w:sz w:val="16"/>
            <w:szCs w:val="16"/>
          </w:rPr>
          <w:t xml:space="preserve">  --ZeroizeCore         Return zero for uninitialized core memory</w:t>
        </w:r>
      </w:ins>
    </w:p>
    <w:p w14:paraId="0E6684E2" w14:textId="77777777" w:rsidR="0059703F" w:rsidRPr="0059703F" w:rsidRDefault="0059703F" w:rsidP="0059703F">
      <w:pPr>
        <w:pStyle w:val="PlainText"/>
        <w:rPr>
          <w:ins w:id="1266" w:author="Guy Fedorkow" w:date="2026-07-18T13:11:00Z" w16du:dateUtc="2026-07-18T17:11:00Z"/>
          <w:rFonts w:ascii="Courier New" w:hAnsi="Courier New" w:cs="Courier New"/>
          <w:sz w:val="16"/>
          <w:szCs w:val="16"/>
        </w:rPr>
      </w:pPr>
      <w:ins w:id="1267" w:author="Guy Fedorkow" w:date="2026-07-18T13:11:00Z" w16du:dateUtc="2026-07-18T17:11:00Z">
        <w:r w:rsidRPr="0059703F">
          <w:rPr>
            <w:rFonts w:ascii="Courier New" w:hAnsi="Courier New" w:cs="Courier New"/>
            <w:sz w:val="16"/>
            <w:szCs w:val="16"/>
          </w:rPr>
          <w:t xml:space="preserve">  -map, --MemoryMap     Produce a memory map (.map) file of the access types during this run</w:t>
        </w:r>
      </w:ins>
    </w:p>
    <w:p w14:paraId="0E048415" w14:textId="77777777" w:rsidR="0059703F" w:rsidRPr="0059703F" w:rsidRDefault="0059703F" w:rsidP="0059703F">
      <w:pPr>
        <w:pStyle w:val="PlainText"/>
        <w:rPr>
          <w:ins w:id="1268" w:author="Guy Fedorkow" w:date="2026-07-18T13:11:00Z" w16du:dateUtc="2026-07-18T17:11:00Z"/>
          <w:rFonts w:ascii="Courier New" w:hAnsi="Courier New" w:cs="Courier New"/>
          <w:sz w:val="16"/>
          <w:szCs w:val="16"/>
        </w:rPr>
      </w:pPr>
      <w:ins w:id="1269" w:author="Guy Fedorkow" w:date="2026-07-18T13:11:00Z" w16du:dateUtc="2026-07-18T17:11:00Z">
        <w:r w:rsidRPr="0059703F">
          <w:rPr>
            <w:rFonts w:ascii="Courier New" w:hAnsi="Courier New" w:cs="Courier New"/>
            <w:sz w:val="16"/>
            <w:szCs w:val="16"/>
          </w:rPr>
          <w:t xml:space="preserve">  --TTYname TTYNAME     Configure TTY name to access external media controller</w:t>
        </w:r>
      </w:ins>
    </w:p>
    <w:p w14:paraId="5E4BD306" w14:textId="77777777" w:rsidR="0059703F" w:rsidRPr="0059703F" w:rsidRDefault="0059703F" w:rsidP="0059703F">
      <w:pPr>
        <w:pStyle w:val="PlainText"/>
        <w:rPr>
          <w:ins w:id="1270" w:author="Guy Fedorkow" w:date="2026-07-18T13:11:00Z" w16du:dateUtc="2026-07-18T17:11:00Z"/>
          <w:rFonts w:ascii="Courier New" w:hAnsi="Courier New" w:cs="Courier New"/>
          <w:sz w:val="16"/>
          <w:szCs w:val="16"/>
        </w:rPr>
      </w:pPr>
      <w:ins w:id="1271" w:author="Guy Fedorkow" w:date="2026-07-18T13:11:00Z" w16du:dateUtc="2026-07-18T17:11:00Z">
        <w:r w:rsidRPr="0059703F">
          <w:rPr>
            <w:rFonts w:ascii="Courier New" w:hAnsi="Courier New" w:cs="Courier New"/>
            <w:sz w:val="16"/>
            <w:szCs w:val="16"/>
          </w:rPr>
          <w:t xml:space="preserve">  --LEDbrightness LEDBRIGHTNESS</w:t>
        </w:r>
      </w:ins>
    </w:p>
    <w:p w14:paraId="1DEB6C44" w14:textId="77777777" w:rsidR="0059703F" w:rsidRPr="0059703F" w:rsidRDefault="0059703F" w:rsidP="0059703F">
      <w:pPr>
        <w:pStyle w:val="PlainText"/>
        <w:rPr>
          <w:ins w:id="1272" w:author="Guy Fedorkow" w:date="2026-07-18T13:11:00Z" w16du:dateUtc="2026-07-18T17:11:00Z"/>
          <w:rFonts w:ascii="Courier New" w:hAnsi="Courier New" w:cs="Courier New"/>
          <w:sz w:val="16"/>
          <w:szCs w:val="16"/>
        </w:rPr>
      </w:pPr>
      <w:ins w:id="1273" w:author="Guy Fedorkow" w:date="2026-07-18T13:11:00Z" w16du:dateUtc="2026-07-18T17:11:00Z">
        <w:r w:rsidRPr="0059703F">
          <w:rPr>
            <w:rFonts w:ascii="Courier New" w:hAnsi="Courier New" w:cs="Courier New"/>
            <w:sz w:val="16"/>
            <w:szCs w:val="16"/>
          </w:rPr>
          <w:t xml:space="preserve">                        Configure MicroWhirlwind LED intensity as three ints; r, w, b</w:t>
        </w:r>
      </w:ins>
    </w:p>
    <w:p w14:paraId="6BA5336F" w14:textId="77777777" w:rsidR="0059703F" w:rsidRPr="0059703F" w:rsidRDefault="0059703F" w:rsidP="0059703F">
      <w:pPr>
        <w:pStyle w:val="PlainText"/>
        <w:rPr>
          <w:ins w:id="1274" w:author="Guy Fedorkow" w:date="2026-07-18T13:11:00Z" w16du:dateUtc="2026-07-18T17:11:00Z"/>
          <w:rFonts w:ascii="Courier New" w:hAnsi="Courier New" w:cs="Courier New"/>
          <w:sz w:val="16"/>
          <w:szCs w:val="16"/>
        </w:rPr>
      </w:pPr>
      <w:ins w:id="1275" w:author="Guy Fedorkow" w:date="2026-07-18T13:11:00Z" w16du:dateUtc="2026-07-18T17:11:00Z">
        <w:r w:rsidRPr="0059703F">
          <w:rPr>
            <w:rFonts w:ascii="Courier New" w:hAnsi="Courier New" w:cs="Courier New"/>
            <w:sz w:val="16"/>
            <w:szCs w:val="16"/>
          </w:rPr>
          <w:t xml:space="preserve">  --CRTgeometry CRTGEOMETRY</w:t>
        </w:r>
      </w:ins>
    </w:p>
    <w:p w14:paraId="3BB31526" w14:textId="77777777" w:rsidR="0059703F" w:rsidRPr="0059703F" w:rsidRDefault="0059703F" w:rsidP="0059703F">
      <w:pPr>
        <w:pStyle w:val="PlainText"/>
        <w:rPr>
          <w:ins w:id="1276" w:author="Guy Fedorkow" w:date="2026-07-18T13:11:00Z" w16du:dateUtc="2026-07-18T17:11:00Z"/>
          <w:rFonts w:ascii="Courier New" w:hAnsi="Courier New" w:cs="Courier New"/>
          <w:sz w:val="16"/>
          <w:szCs w:val="16"/>
        </w:rPr>
      </w:pPr>
      <w:ins w:id="1277" w:author="Guy Fedorkow" w:date="2026-07-18T13:11:00Z" w16du:dateUtc="2026-07-18T17:11:00Z">
        <w:r w:rsidRPr="0059703F">
          <w:rPr>
            <w:rFonts w:ascii="Courier New" w:hAnsi="Courier New" w:cs="Courier New"/>
            <w:sz w:val="16"/>
            <w:szCs w:val="16"/>
          </w:rPr>
          <w:t xml:space="preserve">                        Configure x-window screen geometry as &lt;width&gt;x&lt;height&gt;{+-}&lt;xoffset&gt;{+-}&lt;yoffset&gt;</w:t>
        </w:r>
      </w:ins>
    </w:p>
    <w:p w14:paraId="4CA9AC1E" w14:textId="77777777" w:rsidR="0059703F" w:rsidRDefault="0059703F" w:rsidP="0056474C">
      <w:pPr>
        <w:pStyle w:val="PlainText"/>
        <w:rPr>
          <w:ins w:id="1278" w:author="Guy Fedorkow" w:date="2026-07-18T13:11:00Z" w16du:dateUtc="2026-07-18T17:11:00Z"/>
          <w:rFonts w:ascii="Courier New" w:hAnsi="Courier New" w:cs="Courier New"/>
          <w:sz w:val="18"/>
          <w:szCs w:val="18"/>
        </w:rPr>
      </w:pPr>
    </w:p>
    <w:p w14:paraId="412CF14E" w14:textId="309213D1" w:rsidR="0056474C" w:rsidRDefault="0056474C" w:rsidP="0056474C">
      <w:pPr>
        <w:pStyle w:val="PlainText"/>
        <w:rPr>
          <w:ins w:id="1279" w:author="Guy Fedorkow" w:date="2026-07-18T13:11:00Z" w16du:dateUtc="2026-07-18T17:11:00Z"/>
          <w:rFonts w:ascii="Courier New" w:hAnsi="Courier New" w:cs="Courier New"/>
          <w:sz w:val="18"/>
          <w:szCs w:val="18"/>
        </w:rPr>
      </w:pPr>
    </w:p>
    <w:p w14:paraId="40ADE110" w14:textId="77777777" w:rsidR="00E075D4" w:rsidRDefault="00134F1F">
      <w:pPr>
        <w:pStyle w:val="Heading3"/>
      </w:pPr>
      <w:bookmarkStart w:id="1280" w:name="_Toc187018295"/>
      <w:bookmarkStart w:id="1281" w:name="_Toc232352110"/>
      <w:r>
        <w:t>Program Launch Options</w:t>
      </w:r>
      <w:bookmarkEnd w:id="1280"/>
      <w:bookmarkEnd w:id="1281"/>
    </w:p>
    <w:p w14:paraId="699FF30F" w14:textId="77777777" w:rsidR="00E075D4" w:rsidRDefault="00134F1F">
      <w:r>
        <w:t>This group of options sets up the behavior of the simulation before the first instruction is fetched.</w:t>
      </w:r>
    </w:p>
    <w:p w14:paraId="383C74E5"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-j JUMPTO, --JumpTo JUMPTO</w:t>
      </w:r>
    </w:p>
    <w:p w14:paraId="025D44FE"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Sim Start Address in octal</w:t>
      </w:r>
    </w:p>
    <w:p w14:paraId="4F2C88E8" w14:textId="77777777" w:rsidR="00E075D4" w:rsidRDefault="00134F1F">
      <w:r>
        <w:t>JumpTo gives the start address for the first instruction.  This defaults to 0o40 if not specified on the command line or in the core file.  If both are present, the command line has the final say on where to start.</w:t>
      </w:r>
    </w:p>
    <w:p w14:paraId="7A8D14CE" w14:textId="77777777" w:rsidR="00E075D4" w:rsidRDefault="00E075D4"/>
    <w:p w14:paraId="11642298"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-D, --DecimalAddresses</w:t>
      </w:r>
    </w:p>
    <w:p w14:paraId="498FC928"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Display trace information in decimal (default is</w:t>
      </w:r>
    </w:p>
    <w:p w14:paraId="2C24D641"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octal)</w:t>
      </w:r>
    </w:p>
    <w:p w14:paraId="1C3C4379" w14:textId="77777777" w:rsidR="00E075D4" w:rsidRDefault="00134F1F">
      <w:r>
        <w:t>WW programmers switched back and forth between Octal and Decimal with dismaying alacrity.  Sometimes it’s easier to debug when the traces are in the same base that the programmer was using.</w:t>
      </w:r>
    </w:p>
    <w:p w14:paraId="4EF533DA" w14:textId="77777777" w:rsidR="00E075D4" w:rsidRDefault="00E075D4">
      <w:pPr>
        <w:pStyle w:val="PlainText"/>
        <w:rPr>
          <w:rFonts w:ascii="Courier New" w:hAnsi="Courier New" w:cs="Courier New"/>
          <w:sz w:val="18"/>
          <w:szCs w:val="18"/>
        </w:rPr>
      </w:pPr>
    </w:p>
    <w:p w14:paraId="2FD30332" w14:textId="77777777" w:rsidR="00E075D4" w:rsidRDefault="00134F1F">
      <w:pPr>
        <w:pStyle w:val="PlainText"/>
        <w:rPr>
          <w:rFonts w:ascii="Courier New" w:hAnsi="Courier New" w:cs="Courier New"/>
          <w:sz w:val="18"/>
          <w:szCs w:val="18"/>
        </w:rPr>
      </w:pPr>
      <w:r>
        <w:rPr>
          <w:rFonts w:ascii="Courier New" w:hAnsi="Courier New" w:cs="Courier New"/>
          <w:sz w:val="18"/>
          <w:szCs w:val="18"/>
        </w:rPr>
        <w:lastRenderedPageBreak/>
        <w:t xml:space="preserve">  -c CYCLELIMIT, --CycleLimit CYCLELIMIT</w:t>
      </w:r>
    </w:p>
    <w:p w14:paraId="4D2E5634"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Specify how many instructions to run (zero-&gt;'forever')</w:t>
      </w:r>
    </w:p>
    <w:p w14:paraId="05ADD5D9" w14:textId="77777777" w:rsidR="00E075D4" w:rsidRDefault="00134F1F">
      <w:r>
        <w:t>Many Whirlwind programs were written to “run forever”; this option allows a way to run some cycles and then bail out.  The default, or a cycle limit of zero, causes the simulator to run ‘forever’ until a halt or some manual intervention.</w:t>
      </w:r>
    </w:p>
    <w:p w14:paraId="78F187D9" w14:textId="77777777" w:rsidR="00E075D4" w:rsidRDefault="00E075D4">
      <w:pPr>
        <w:pStyle w:val="PlainText"/>
        <w:rPr>
          <w:rFonts w:ascii="Courier New" w:hAnsi="Courier New" w:cs="Courier New"/>
          <w:sz w:val="18"/>
          <w:szCs w:val="18"/>
        </w:rPr>
      </w:pPr>
    </w:p>
    <w:p w14:paraId="64F57B81"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--CycleDelayTime CYCLEDELAYTIME</w:t>
      </w:r>
    </w:p>
    <w:p w14:paraId="388FDE74"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Specify how many msec delay to insert after each</w:t>
      </w:r>
    </w:p>
    <w:p w14:paraId="0255D2C6"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Instruction</w:t>
      </w:r>
    </w:p>
    <w:p w14:paraId="3183A61C" w14:textId="77777777" w:rsidR="00E075D4" w:rsidRDefault="00134F1F">
      <w:r>
        <w:t>CycleDelayTime intentionally slows the simulation to “human speed”.  Sometimes useful to see what order graphics are being displayed.</w:t>
      </w:r>
    </w:p>
    <w:p w14:paraId="22885226" w14:textId="77777777" w:rsidR="00E075D4" w:rsidRDefault="00E075D4"/>
    <w:p w14:paraId="62C43B58"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--AutoClick           Execute pre-programmed mouse clicks during simulation</w:t>
      </w:r>
    </w:p>
    <w:p w14:paraId="1D257A02" w14:textId="77777777" w:rsidR="00E075D4" w:rsidRDefault="00134F1F">
      <w:r>
        <w:t>Some simulations invoke a mechanism on startup to ‘automatically’ click a bunch of buttons or switches before reverting to user input for light-gun hits.  Examples are Air Defense and Nim, both of which have startup sequences that need to be repeatable for reliable debug.  The Autoclick function is mostly implemented in per-application project_exec.py files.</w:t>
      </w:r>
    </w:p>
    <w:p w14:paraId="41C66CCD" w14:textId="77777777" w:rsidR="00E075D4" w:rsidRDefault="00E075D4"/>
    <w:p w14:paraId="7448D8A6" w14:textId="77777777" w:rsidR="00E075D4" w:rsidRDefault="00134F1F">
      <w:pPr>
        <w:pStyle w:val="PlainText"/>
      </w:pPr>
      <w:r>
        <w:t xml:space="preserve">  </w:t>
      </w:r>
      <w:r>
        <w:rPr>
          <w:rFonts w:ascii="Courier New" w:hAnsi="Courier New" w:cs="Courier New"/>
          <w:sz w:val="18"/>
          <w:szCs w:val="18"/>
        </w:rPr>
        <w:t>-r,</w:t>
      </w:r>
      <w:r>
        <w:t xml:space="preserve"> --</w:t>
      </w:r>
      <w:r>
        <w:rPr>
          <w:rFonts w:ascii="Courier New" w:hAnsi="Courier New" w:cs="Courier New"/>
          <w:sz w:val="18"/>
          <w:szCs w:val="18"/>
        </w:rPr>
        <w:t>Radar</w:t>
      </w:r>
      <w:r>
        <w:t xml:space="preserve">           Incorporate Radar Data Source</w:t>
      </w:r>
    </w:p>
    <w:p w14:paraId="29AC52E4" w14:textId="77777777" w:rsidR="00E075D4" w:rsidRDefault="00134F1F">
      <w:r>
        <w:t>This is a special-purpose argument that turns on the simulated radar system, specifically for the air-defense M-1343 simulation.  Turning this on does have the (intended) side effect of repurposing two Toggle Switch Register addresses.</w:t>
      </w:r>
    </w:p>
    <w:p w14:paraId="52F4AE99" w14:textId="77777777" w:rsidR="00E075D4" w:rsidRDefault="00E075D4"/>
    <w:p w14:paraId="0FDAFF26"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--NoAlarmStop         Don't stop on alarms</w:t>
      </w:r>
    </w:p>
    <w:p w14:paraId="5F7B06EE" w14:textId="77777777" w:rsidR="00E075D4" w:rsidRDefault="00134F1F">
      <w:r>
        <w:t>Default WW behavior is to halt on any alarm (especially annoying for arithmetic overflow.  Often it’s easier to debug a program by ignoring the overflows and following the flow, then going back later to see what caused the overlow.</w:t>
      </w:r>
    </w:p>
    <w:p w14:paraId="0DC5C629" w14:textId="77777777" w:rsidR="00E075D4" w:rsidRDefault="00E075D4">
      <w:pPr>
        <w:pStyle w:val="PlainText"/>
        <w:rPr>
          <w:rFonts w:ascii="Courier New" w:hAnsi="Courier New" w:cs="Courier New"/>
          <w:sz w:val="18"/>
          <w:szCs w:val="18"/>
        </w:rPr>
      </w:pPr>
    </w:p>
    <w:p w14:paraId="774FC35F"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--NoZeroOneTSR        Don't automatically return 0 and 1 for locations 0 and 1</w:t>
      </w:r>
    </w:p>
    <w:p w14:paraId="4A07015B" w14:textId="77777777" w:rsidR="00E075D4" w:rsidRDefault="00134F1F">
      <w:r>
        <w:t>The convention for Whirlwind programmers was to put constant zero in location zero, and constant one in location one.  The simulator does that by default.  But it is possible to change those first two locations (e.g., they could be used as the first two words of a program entirely in TSR).</w:t>
      </w:r>
    </w:p>
    <w:p w14:paraId="09CBE4FE" w14:textId="77777777" w:rsidR="00E075D4" w:rsidRDefault="00E075D4"/>
    <w:p w14:paraId="6E1C8B15"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--PETRAfile PETRAFILE File name for photoelectric paper tape reader A input file</w:t>
      </w:r>
    </w:p>
    <w:p w14:paraId="5810A847"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--PETRBfile PETRBFILE File name for photoelectric paper tape reader B input File</w:t>
      </w:r>
    </w:p>
    <w:p w14:paraId="12148B2E" w14:textId="77777777" w:rsidR="00E075D4" w:rsidRDefault="00134F1F">
      <w:r>
        <w:t>There are I/O instructions for reading from the two Photo Electric Tape Readers.  If encountered, the simulator will read bytes from the specified file to represent whatever would have been on the tape.</w:t>
      </w:r>
    </w:p>
    <w:p w14:paraId="392C1FF4" w14:textId="77777777" w:rsidR="00E075D4" w:rsidRDefault="00E075D4"/>
    <w:p w14:paraId="6CD2AEFA"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--DrumStateFile DRUMSTATEFILE</w:t>
      </w:r>
    </w:p>
    <w:p w14:paraId="698F96C4"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File to store Persistent state for WW Drum</w:t>
      </w:r>
    </w:p>
    <w:p w14:paraId="4497D769" w14:textId="77777777" w:rsidR="00E075D4" w:rsidRDefault="00134F1F">
      <w:r>
        <w:t>There are instructions to read and write the drum; file is used as the non-volatile backing store for the emulated drum device</w:t>
      </w:r>
    </w:p>
    <w:p w14:paraId="102FBACD" w14:textId="77777777" w:rsidR="00E075D4" w:rsidRDefault="00E075D4"/>
    <w:p w14:paraId="121E1448"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--DumpCoreToFile DUMPCORETOFILE</w:t>
      </w:r>
    </w:p>
    <w:p w14:paraId="26FCBE69" w14:textId="77777777" w:rsidR="00E075D4" w:rsidRDefault="00134F1F">
      <w:pPr>
        <w:pStyle w:val="PlainText"/>
        <w:rPr>
          <w:rFonts w:ascii="Courier New" w:hAnsi="Courier New" w:cs="Courier New"/>
          <w:sz w:val="18"/>
          <w:szCs w:val="18"/>
        </w:rPr>
      </w:pPr>
      <w:r>
        <w:rPr>
          <w:rFonts w:ascii="Courier New" w:hAnsi="Courier New" w:cs="Courier New"/>
          <w:sz w:val="18"/>
          <w:szCs w:val="18"/>
        </w:rPr>
        <w:lastRenderedPageBreak/>
        <w:t xml:space="preserve">                        Dump the contents of core into the named file at end</w:t>
      </w:r>
    </w:p>
    <w:p w14:paraId="49219B16"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of run</w:t>
      </w:r>
    </w:p>
    <w:p w14:paraId="294765C6"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--RestoreCoreFromFile RESTORECOREFROMFILE</w:t>
      </w:r>
    </w:p>
    <w:p w14:paraId="33181B0C"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Restore contents of memory from a core dump file</w:t>
      </w:r>
    </w:p>
    <w:p w14:paraId="3ED26517" w14:textId="77777777" w:rsidR="00E075D4" w:rsidRDefault="00134F1F">
      <w:r>
        <w:t>These two optional args make it possible to glue two simulation runs together by carrying core memory state forward from one to the next.</w:t>
      </w:r>
    </w:p>
    <w:p w14:paraId="287CF302" w14:textId="77777777" w:rsidR="00E075D4" w:rsidRDefault="00E075D4"/>
    <w:p w14:paraId="5C834A6C" w14:textId="77777777" w:rsidR="00E075D4" w:rsidRDefault="00134F1F">
      <w:pPr>
        <w:pStyle w:val="Heading3"/>
      </w:pPr>
      <w:bookmarkStart w:id="1282" w:name="_Toc187018296"/>
      <w:bookmarkStart w:id="1283" w:name="_Toc232352111"/>
      <w:r>
        <w:t>Display Options</w:t>
      </w:r>
      <w:bookmarkEnd w:id="1282"/>
      <w:bookmarkEnd w:id="1283"/>
    </w:p>
    <w:p w14:paraId="33CB0201" w14:textId="77777777" w:rsidR="00E075D4" w:rsidRDefault="00134F1F">
      <w:r>
        <w:t>A critical part of the WW design was the Oscilloscope Display. i.e., a device for drawing points and vectors on a large cathode-ray-tube.  Coupled with that was the Light Gun</w:t>
      </w:r>
      <w:r>
        <w:rPr>
          <w:rStyle w:val="FootnoteReference"/>
        </w:rPr>
        <w:footnoteReference w:id="5"/>
      </w:r>
      <w:r>
        <w:t xml:space="preserve"> pointing device.</w:t>
      </w:r>
    </w:p>
    <w:p w14:paraId="0E18A201" w14:textId="77777777" w:rsidR="00E075D4" w:rsidRDefault="00134F1F">
      <w:r>
        <w:t>The Oscilloscope Display was not used in every program.  In the WW simulator, by default, the Oscilloscope is emulated in a graphical X-Window created specifically for that purpose.  The graphics window is only created on the first access to the display device by the WW program, so it’s not instantiated at all unless required.  Also by default, mouse clicks in the graphics window are interpreted by the simulator as “light gun hits”.  The 2M-0277 documents which objects can be seen by the light gun and which cannot;</w:t>
      </w:r>
      <w:r>
        <w:rPr>
          <w:rStyle w:val="FootnoteReference"/>
        </w:rPr>
        <w:footnoteReference w:id="6"/>
      </w:r>
      <w:r>
        <w:t xml:space="preserve"> the simulator does the same as best we can.</w:t>
      </w:r>
    </w:p>
    <w:p w14:paraId="620BB855" w14:textId="77777777" w:rsidR="00E075D4" w:rsidRDefault="00E075D4"/>
    <w:p w14:paraId="76AB8904" w14:textId="77777777" w:rsidR="00E075D4" w:rsidRDefault="00134F1F">
      <w:r>
        <w:t>There are a few arguments that control the behavior:</w:t>
      </w:r>
    </w:p>
    <w:p w14:paraId="2DB44D20" w14:textId="77777777" w:rsidR="00E075D4" w:rsidRDefault="00E075D4"/>
    <w:p w14:paraId="78FF830A"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--AnalogScope         Display graphical output on an analog CRT</w:t>
      </w:r>
    </w:p>
    <w:p w14:paraId="7D52FC3B" w14:textId="77777777" w:rsidR="00E075D4" w:rsidRDefault="00134F1F">
      <w:r>
        <w:t>This complex argument switches the display from an emulated oscilloscope on the laptop to a real analog oscilloscope, driven in X/Y/Z mode the same way as the original WW displays.  This option only works on RaspPi with the Rainer display adapter (which needs an xref).</w:t>
      </w:r>
    </w:p>
    <w:p w14:paraId="73A36F52" w14:textId="77777777" w:rsidR="00E075D4" w:rsidRDefault="00E075D4">
      <w:pPr>
        <w:pStyle w:val="PlainText"/>
        <w:rPr>
          <w:rFonts w:ascii="Courier New" w:hAnsi="Courier New" w:cs="Courier New"/>
          <w:sz w:val="18"/>
          <w:szCs w:val="18"/>
        </w:rPr>
      </w:pPr>
    </w:p>
    <w:p w14:paraId="5FF2A1C9"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-p, --Panel           Pop up a Whirlwind Manual Intervention Panel</w:t>
      </w:r>
    </w:p>
    <w:p w14:paraId="7A3585BD" w14:textId="77777777" w:rsidR="00E075D4" w:rsidRDefault="00134F1F">
      <w:r>
        <w:t xml:space="preserve">The Panel option activates an additional window emulating the Whirlwind ‘control panel.’  (Yeah, ok, it was a Control Room with hundreds of buttons and lights.  This is a small subset of the key control points.)  See notes in </w:t>
      </w:r>
      <w:r>
        <w:fldChar w:fldCharType="begin"/>
      </w:r>
      <w:r>
        <w:instrText xml:space="preserve"> REF _Ref166843837</w:instrText>
      </w:r>
      <w:del w:id="1286" w:author="Guy Fedorkow" w:date="2026-07-18T13:11:00Z" w16du:dateUtc="2026-07-18T17:11:00Z">
        <w:r>
          <w:delInstrText xml:space="preserve"> \r</w:delInstrText>
        </w:r>
      </w:del>
      <w:r>
        <w:instrText xml:space="preserve"> \r \h </w:instrText>
      </w:r>
      <w:r>
        <w:fldChar w:fldCharType="separate"/>
      </w:r>
      <w:r>
        <w:t>3.2</w:t>
      </w:r>
      <w:r>
        <w:fldChar w:fldCharType="end"/>
      </w:r>
      <w:r>
        <w:t>.</w:t>
      </w:r>
    </w:p>
    <w:p w14:paraId="7258AF2D" w14:textId="77777777" w:rsidR="00E075D4" w:rsidRDefault="00E075D4">
      <w:pPr>
        <w:pStyle w:val="PlainText"/>
        <w:rPr>
          <w:rFonts w:ascii="Courier New" w:hAnsi="Courier New" w:cs="Courier New"/>
          <w:sz w:val="18"/>
          <w:szCs w:val="18"/>
        </w:rPr>
      </w:pPr>
    </w:p>
    <w:p w14:paraId="4F453394"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--NoXWin              Don't open any x-windows</w:t>
      </w:r>
    </w:p>
    <w:p w14:paraId="2CD893B4" w14:textId="77777777" w:rsidR="00E075D4" w:rsidRDefault="00134F1F">
      <w:pPr>
        <w:pStyle w:val="PlainText"/>
        <w:rPr>
          <w:rFonts w:ascii="Courier New" w:hAnsi="Courier New" w:cs="Courier New"/>
          <w:sz w:val="18"/>
          <w:szCs w:val="18"/>
        </w:rPr>
      </w:pPr>
      <w:r>
        <w:rPr>
          <w:rFonts w:ascii="Courier New" w:hAnsi="Courier New" w:cs="Courier New"/>
          <w:sz w:val="18"/>
          <w:szCs w:val="18"/>
        </w:rPr>
        <w:t>NoXWin prevents a graphics window from being popped up at all.</w:t>
      </w:r>
    </w:p>
    <w:p w14:paraId="0BA71931" w14:textId="77777777" w:rsidR="00E075D4" w:rsidRDefault="00E075D4">
      <w:pPr>
        <w:pStyle w:val="PlainText"/>
        <w:rPr>
          <w:rFonts w:ascii="Courier New" w:hAnsi="Courier New" w:cs="Courier New"/>
          <w:sz w:val="18"/>
          <w:szCs w:val="18"/>
        </w:rPr>
      </w:pPr>
    </w:p>
    <w:p w14:paraId="247E1424"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-n, --NoCloseOnStop   Don't close the display on halt</w:t>
      </w:r>
    </w:p>
    <w:p w14:paraId="13D76A6B" w14:textId="77777777" w:rsidR="00E075D4" w:rsidRDefault="00134F1F">
      <w:r>
        <w:t>Normally when the WW simulator hits a halt or a trap, the sim process terminates and the oscilloscope display is closed.  NoCloseOnStop holds the window in suspended animation until the simulator process is terminated.  This is handy for debugging when the code hits an unexpected trap while painting the screen.</w:t>
      </w:r>
    </w:p>
    <w:p w14:paraId="4A1A4D55" w14:textId="77777777" w:rsidR="00E075D4" w:rsidRDefault="00E075D4">
      <w:pPr>
        <w:pStyle w:val="PlainText"/>
        <w:rPr>
          <w:rFonts w:ascii="Courier New" w:hAnsi="Courier New" w:cs="Courier New"/>
          <w:sz w:val="18"/>
          <w:szCs w:val="18"/>
        </w:rPr>
      </w:pPr>
    </w:p>
    <w:p w14:paraId="6E159423"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--SynchronousVideo    Display pixels immediately; Disable video caching buffer</w:t>
      </w:r>
    </w:p>
    <w:p w14:paraId="4CE0EFE3" w14:textId="77777777" w:rsidR="00E075D4" w:rsidRDefault="00134F1F">
      <w:r>
        <w:t xml:space="preserve">In the Real Whirlwind™, each graphics instruction has an immediate result on the CRT.  There’s no buffering, no rasters, just voltages and points.  With a modern PC-style display, that’s pretty inefficient, so </w:t>
      </w:r>
      <w:r>
        <w:lastRenderedPageBreak/>
        <w:t>the default behavior is to buffer a series of screen updates.  SynchronousVideo causes the simulator to draw each and every point one at a time.  Helpful for debug when you want to see which part of the code is drawing what part of a display.</w:t>
      </w:r>
    </w:p>
    <w:p w14:paraId="6C5FA3F7" w14:textId="77777777" w:rsidR="00E075D4" w:rsidRDefault="00E075D4"/>
    <w:p w14:paraId="2C222608"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--CrtFadeDelay CRTFADEDELAY</w:t>
      </w:r>
    </w:p>
    <w:p w14:paraId="3519B894"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Configure Phosphor fade delay (default=0)</w:t>
      </w:r>
    </w:p>
    <w:p w14:paraId="36CADE08" w14:textId="77777777" w:rsidR="00E075D4" w:rsidRDefault="00134F1F">
      <w:r>
        <w:t>The CRT emulator must not only draw points and lines, but erase them after a short delay to yield the effect of phosphor decay.  This knob allows some tuning of the phosphor decay characteristics.  The default almost always works, without using this parameter.</w:t>
      </w:r>
    </w:p>
    <w:p w14:paraId="1FB4B1B3" w14:textId="77777777" w:rsidR="00E075D4" w:rsidRDefault="00E075D4"/>
    <w:p w14:paraId="5BECD457" w14:textId="77777777" w:rsidR="007203E1" w:rsidRPr="0059703F" w:rsidRDefault="007203E1" w:rsidP="007203E1">
      <w:pPr>
        <w:pStyle w:val="PlainText"/>
        <w:rPr>
          <w:ins w:id="1287" w:author="Guy Fedorkow" w:date="2026-07-18T13:11:00Z" w16du:dateUtc="2026-07-18T17:11:00Z"/>
          <w:rFonts w:ascii="Courier New" w:hAnsi="Courier New" w:cs="Courier New"/>
          <w:sz w:val="16"/>
          <w:szCs w:val="16"/>
        </w:rPr>
      </w:pPr>
      <w:ins w:id="1288" w:author="Guy Fedorkow" w:date="2026-07-18T13:11:00Z" w16du:dateUtc="2026-07-18T17:11:00Z">
        <w:r w:rsidRPr="0059703F">
          <w:rPr>
            <w:rFonts w:ascii="Courier New" w:hAnsi="Courier New" w:cs="Courier New"/>
            <w:sz w:val="16"/>
            <w:szCs w:val="16"/>
          </w:rPr>
          <w:t xml:space="preserve">  --LEDbrightness LEDBRIGHTNESS</w:t>
        </w:r>
      </w:ins>
    </w:p>
    <w:p w14:paraId="279AF8AE" w14:textId="14AE7F83" w:rsidR="007203E1" w:rsidRDefault="007203E1" w:rsidP="007203E1">
      <w:pPr>
        <w:pStyle w:val="PlainText"/>
        <w:rPr>
          <w:ins w:id="1289" w:author="Guy Fedorkow" w:date="2026-07-18T13:11:00Z" w16du:dateUtc="2026-07-18T17:11:00Z"/>
          <w:rFonts w:ascii="Courier New" w:hAnsi="Courier New" w:cs="Courier New"/>
          <w:sz w:val="16"/>
          <w:szCs w:val="16"/>
        </w:rPr>
      </w:pPr>
      <w:ins w:id="1290" w:author="Guy Fedorkow" w:date="2026-07-18T13:11:00Z" w16du:dateUtc="2026-07-18T17:11:00Z">
        <w:r w:rsidRPr="0059703F">
          <w:rPr>
            <w:rFonts w:ascii="Courier New" w:hAnsi="Courier New" w:cs="Courier New"/>
            <w:sz w:val="16"/>
            <w:szCs w:val="16"/>
          </w:rPr>
          <w:t xml:space="preserve">                        Configure MicroWhirlwind LED intensity as three ints; r,w,b</w:t>
        </w:r>
      </w:ins>
    </w:p>
    <w:p w14:paraId="75BB2D89" w14:textId="77777777" w:rsidR="007203E1" w:rsidRDefault="007203E1" w:rsidP="007203E1">
      <w:pPr>
        <w:pStyle w:val="PlainText"/>
        <w:rPr>
          <w:ins w:id="1291" w:author="Guy Fedorkow" w:date="2026-07-18T13:11:00Z" w16du:dateUtc="2026-07-18T17:11:00Z"/>
          <w:rFonts w:ascii="Courier New" w:hAnsi="Courier New" w:cs="Courier New"/>
          <w:sz w:val="16"/>
          <w:szCs w:val="16"/>
        </w:rPr>
      </w:pPr>
    </w:p>
    <w:p w14:paraId="142B361C" w14:textId="032E6241" w:rsidR="007203E1" w:rsidRPr="007203E1" w:rsidRDefault="007203E1" w:rsidP="007203E1">
      <w:pPr>
        <w:pStyle w:val="PlainText"/>
        <w:rPr>
          <w:ins w:id="1292" w:author="Guy Fedorkow" w:date="2026-07-18T13:11:00Z" w16du:dateUtc="2026-07-18T17:11:00Z"/>
          <w:rFonts w:ascii="Courier New" w:hAnsi="Courier New" w:cs="Courier New"/>
          <w:sz w:val="16"/>
          <w:szCs w:val="16"/>
        </w:rPr>
      </w:pPr>
      <w:ins w:id="1293" w:author="Guy Fedorkow" w:date="2026-07-18T13:11:00Z" w16du:dateUtc="2026-07-18T17:11:00Z">
        <w:r w:rsidRPr="007203E1">
          <w:rPr>
            <w:rFonts w:ascii="Arial" w:hAnsi="Arial" w:cs="Arial"/>
            <w:sz w:val="20"/>
            <w:szCs w:val="20"/>
          </w:rPr>
          <w:t xml:space="preserve">Using the </w:t>
        </w:r>
        <w:r>
          <w:rPr>
            <w:rFonts w:ascii="Arial" w:hAnsi="Arial" w:cs="Arial"/>
            <w:sz w:val="20"/>
            <w:szCs w:val="20"/>
          </w:rPr>
          <w:t>argument</w:t>
        </w:r>
        <w:r w:rsidRPr="0059703F">
          <w:rPr>
            <w:rFonts w:ascii="Courier New" w:hAnsi="Courier New" w:cs="Courier New"/>
            <w:sz w:val="16"/>
            <w:szCs w:val="16"/>
          </w:rPr>
          <w:t xml:space="preserve"> --LEDbrightness </w:t>
        </w:r>
        <w:r>
          <w:rPr>
            <w:rFonts w:ascii="Courier New" w:hAnsi="Courier New" w:cs="Courier New"/>
            <w:sz w:val="16"/>
            <w:szCs w:val="16"/>
          </w:rPr>
          <w:t xml:space="preserve">0 </w:t>
        </w:r>
        <w:r>
          <w:t xml:space="preserve"> prints the default LED brightness values</w:t>
        </w:r>
      </w:ins>
    </w:p>
    <w:p w14:paraId="7A3D3B86" w14:textId="77777777" w:rsidR="007203E1" w:rsidRPr="0059703F" w:rsidRDefault="007203E1" w:rsidP="007203E1">
      <w:pPr>
        <w:rPr>
          <w:ins w:id="1294" w:author="Guy Fedorkow" w:date="2026-07-18T13:11:00Z" w16du:dateUtc="2026-07-18T17:11:00Z"/>
        </w:rPr>
      </w:pPr>
    </w:p>
    <w:p w14:paraId="7F42F456" w14:textId="77777777" w:rsidR="007203E1" w:rsidRPr="0059703F" w:rsidRDefault="007203E1" w:rsidP="007203E1">
      <w:pPr>
        <w:pStyle w:val="PlainText"/>
        <w:rPr>
          <w:ins w:id="1295" w:author="Guy Fedorkow" w:date="2026-07-18T13:11:00Z" w16du:dateUtc="2026-07-18T17:11:00Z"/>
          <w:rFonts w:ascii="Courier New" w:hAnsi="Courier New" w:cs="Courier New"/>
          <w:sz w:val="16"/>
          <w:szCs w:val="16"/>
        </w:rPr>
      </w:pPr>
      <w:ins w:id="1296" w:author="Guy Fedorkow" w:date="2026-07-18T13:11:00Z" w16du:dateUtc="2026-07-18T17:11:00Z">
        <w:r w:rsidRPr="0059703F">
          <w:rPr>
            <w:rFonts w:ascii="Courier New" w:hAnsi="Courier New" w:cs="Courier New"/>
            <w:sz w:val="16"/>
            <w:szCs w:val="16"/>
          </w:rPr>
          <w:t xml:space="preserve">  --CRTgeometry CRTGEOMETRY</w:t>
        </w:r>
      </w:ins>
    </w:p>
    <w:p w14:paraId="46A4923C" w14:textId="4009AB93" w:rsidR="007203E1" w:rsidRPr="0059703F" w:rsidRDefault="007203E1" w:rsidP="007203E1">
      <w:pPr>
        <w:pStyle w:val="PlainText"/>
        <w:rPr>
          <w:ins w:id="1297" w:author="Guy Fedorkow" w:date="2026-07-18T13:11:00Z" w16du:dateUtc="2026-07-18T17:11:00Z"/>
          <w:rFonts w:ascii="Courier New" w:hAnsi="Courier New" w:cs="Courier New"/>
          <w:sz w:val="16"/>
          <w:szCs w:val="16"/>
        </w:rPr>
      </w:pPr>
      <w:ins w:id="1298" w:author="Guy Fedorkow" w:date="2026-07-18T13:11:00Z" w16du:dateUtc="2026-07-18T17:11:00Z">
        <w:r w:rsidRPr="0059703F">
          <w:rPr>
            <w:rFonts w:ascii="Courier New" w:hAnsi="Courier New" w:cs="Courier New"/>
            <w:sz w:val="16"/>
            <w:szCs w:val="16"/>
          </w:rPr>
          <w:t xml:space="preserve">                Configure x-window screen geometry as &lt;width&gt;x&lt;height&gt;{+-}&lt;xoffset&gt;{+-}&lt;yoffset&gt;</w:t>
        </w:r>
      </w:ins>
    </w:p>
    <w:p w14:paraId="2CA548F6" w14:textId="68036D10" w:rsidR="007203E1" w:rsidRDefault="007203E1" w:rsidP="006922D0">
      <w:pPr>
        <w:rPr>
          <w:ins w:id="1299" w:author="Guy Fedorkow" w:date="2026-07-18T13:11:00Z" w16du:dateUtc="2026-07-18T17:11:00Z"/>
        </w:rPr>
      </w:pPr>
      <w:ins w:id="1300" w:author="Guy Fedorkow" w:date="2026-07-18T13:11:00Z" w16du:dateUtc="2026-07-18T17:11:00Z">
        <w:r>
          <w:t>The geometry argument gives the size and position on the screen.  For a dual-CRT, an increasing x offset will shift the windows from the left screen onto the right screen.</w:t>
        </w:r>
      </w:ins>
    </w:p>
    <w:p w14:paraId="3A191A7C" w14:textId="77777777" w:rsidR="007203E1" w:rsidRDefault="007203E1" w:rsidP="006922D0">
      <w:pPr>
        <w:rPr>
          <w:ins w:id="1301" w:author="Guy Fedorkow" w:date="2026-07-18T13:11:00Z" w16du:dateUtc="2026-07-18T17:11:00Z"/>
        </w:rPr>
      </w:pPr>
    </w:p>
    <w:p w14:paraId="7211DCDE" w14:textId="77777777" w:rsidR="00E075D4" w:rsidRDefault="00134F1F">
      <w:pPr>
        <w:pStyle w:val="Heading3"/>
      </w:pPr>
      <w:bookmarkStart w:id="1302" w:name="_Toc187018297"/>
      <w:bookmarkStart w:id="1303" w:name="_Toc232352112"/>
      <w:r>
        <w:t>Instruction Trace</w:t>
      </w:r>
      <w:bookmarkEnd w:id="1302"/>
      <w:bookmarkEnd w:id="1303"/>
    </w:p>
    <w:p w14:paraId="32531D5F" w14:textId="77777777" w:rsidR="00E075D4" w:rsidRDefault="00134F1F">
      <w:r>
        <w:t xml:space="preserve">This group of arguments controls the type of trace information generated during a simulation run.  The default is to print a line of output for each branch and each I/O instruction.  </w:t>
      </w:r>
      <w:r>
        <w:rPr>
          <w:color w:val="E36C0A" w:themeColor="accent6" w:themeShade="BF"/>
        </w:rPr>
        <w:t>[I’m thinking of changing the default to “-q” to cut the noise!]</w:t>
      </w:r>
    </w:p>
    <w:p w14:paraId="399A8E91" w14:textId="77777777" w:rsidR="00E075D4" w:rsidRDefault="00E075D4">
      <w:pPr>
        <w:pStyle w:val="PlainText"/>
        <w:rPr>
          <w:rFonts w:ascii="Courier New" w:hAnsi="Courier New" w:cs="Courier New"/>
          <w:sz w:val="18"/>
          <w:szCs w:val="18"/>
        </w:rPr>
      </w:pPr>
    </w:p>
    <w:p w14:paraId="795C2E55"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-q, --Quiet           Suppress run-time message</w:t>
      </w:r>
    </w:p>
    <w:p w14:paraId="606A7507" w14:textId="77777777" w:rsidR="00E075D4" w:rsidRDefault="00134F1F">
      <w:r>
        <w:t>Quiet suppresses most of the non-error messages, so there’s less clutter on the console</w:t>
      </w:r>
    </w:p>
    <w:p w14:paraId="6F187B03" w14:textId="77777777" w:rsidR="00E075D4" w:rsidRDefault="00E075D4">
      <w:pPr>
        <w:pStyle w:val="PlainText"/>
        <w:rPr>
          <w:rFonts w:ascii="Courier New" w:hAnsi="Courier New" w:cs="Courier New"/>
          <w:sz w:val="18"/>
          <w:szCs w:val="18"/>
        </w:rPr>
      </w:pPr>
    </w:p>
    <w:p w14:paraId="19340A65"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-t, --TracePC         Trace PC for each instruction</w:t>
      </w:r>
    </w:p>
    <w:p w14:paraId="7C7F722B"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--LongTraceFormat     print all the cpu registers in TracePC</w:t>
      </w:r>
    </w:p>
    <w:p w14:paraId="404BE5A4" w14:textId="77777777" w:rsidR="00E075D4" w:rsidRDefault="00134F1F">
      <w:r>
        <w:t>TracePC outputs one line for each instruction executed, showing PC, instruction and a few of the key registers, allowing the Reverse Engineer to see where the program is going.  Capturing this output in a file yields a way to retrospectively see “how the heck did we get here?”.  LongTraceFormat adds a couple more registers, but it’s rarely needed (by me, anyways!)</w:t>
      </w:r>
    </w:p>
    <w:p w14:paraId="3AB58E88" w14:textId="77777777" w:rsidR="00E075D4" w:rsidRDefault="00E075D4">
      <w:pPr>
        <w:pStyle w:val="PlainText"/>
        <w:rPr>
          <w:rFonts w:ascii="Courier New" w:hAnsi="Courier New" w:cs="Courier New"/>
          <w:sz w:val="18"/>
          <w:szCs w:val="18"/>
        </w:rPr>
      </w:pPr>
    </w:p>
    <w:p w14:paraId="6229DBF5"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--TraceCoreLocation TRACECORELOCATION</w:t>
      </w:r>
    </w:p>
    <w:p w14:paraId="7AE83D10"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Trace references to Core Memory Location &lt;n&gt; octal</w:t>
      </w:r>
    </w:p>
    <w:p w14:paraId="3A7B80B4" w14:textId="77777777" w:rsidR="00E075D4" w:rsidRDefault="00134F1F">
      <w:r>
        <w:t>TraceCoreLocation prints a line each time a specific core location is read or written</w:t>
      </w:r>
    </w:p>
    <w:p w14:paraId="2F0556D4" w14:textId="77777777" w:rsidR="00E075D4" w:rsidRDefault="00E075D4">
      <w:pPr>
        <w:pStyle w:val="PlainText"/>
        <w:rPr>
          <w:rFonts w:ascii="Courier New" w:hAnsi="Courier New" w:cs="Courier New"/>
          <w:sz w:val="18"/>
          <w:szCs w:val="18"/>
        </w:rPr>
      </w:pPr>
    </w:p>
    <w:p w14:paraId="7AE0C9E5"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-a, --TraceALU        Trace ALU for each instruction</w:t>
      </w:r>
    </w:p>
    <w:p w14:paraId="1CAE4FF4" w14:textId="77777777" w:rsidR="00E075D4" w:rsidRDefault="00134F1F">
      <w:r>
        <w:t>TraceALU turns on more detail on each arithmetic operation.  Essential for figuring out if Ones Complement is working, Too Much Information for anything else.</w:t>
      </w:r>
    </w:p>
    <w:p w14:paraId="663DFD8F" w14:textId="77777777" w:rsidR="00E075D4" w:rsidRDefault="00E075D4">
      <w:pPr>
        <w:pStyle w:val="PlainText"/>
        <w:rPr>
          <w:rFonts w:ascii="Courier New" w:hAnsi="Courier New" w:cs="Courier New"/>
          <w:sz w:val="18"/>
          <w:szCs w:val="18"/>
        </w:rPr>
      </w:pPr>
    </w:p>
    <w:p w14:paraId="73354072"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-f, --FlowGraph       Collect data to make a flow graph</w:t>
      </w:r>
    </w:p>
    <w:p w14:paraId="5CF64C06" w14:textId="77777777" w:rsidR="00E075D4" w:rsidRDefault="00134F1F">
      <w:r>
        <w:t xml:space="preserve">See section </w:t>
      </w:r>
      <w:ins w:id="1304" w:author="Guy Fedorkow" w:date="2026-07-18T13:11:00Z" w16du:dateUtc="2026-07-18T17:11:00Z">
        <w:r w:rsidR="00B618A2">
          <w:fldChar w:fldCharType="begin"/>
        </w:r>
        <w:r w:rsidR="00B618A2">
          <w:instrText xml:space="preserve"> REF _Ref166833155 \r \h  \* MERGEFORMAT </w:instrText>
        </w:r>
      </w:ins>
      <w:ins w:id="1305" w:author="Guy Fedorkow" w:date="2026-07-18T13:11:00Z" w16du:dateUtc="2026-07-18T17:11:00Z">
        <w:r w:rsidR="00B618A2">
          <w:fldChar w:fldCharType="separate"/>
        </w:r>
        <w:r w:rsidR="00B618A2">
          <w:t>3.5</w:t>
        </w:r>
        <w:r w:rsidR="00B618A2">
          <w:fldChar w:fldCharType="end"/>
        </w:r>
        <w:r w:rsidR="00B618A2">
          <w:t>.</w:t>
        </w:r>
      </w:ins>
      <w:del w:id="1306" w:author="Guy Fedorkow" w:date="2026-07-18T13:11:00Z" w16du:dateUtc="2026-07-18T17:11:00Z">
        <w:r>
          <w:fldChar w:fldCharType="begin"/>
        </w:r>
        <w:r>
          <w:delInstrText xml:space="preserve"> REF _Ref166833155 \r \r \h </w:delInstrText>
        </w:r>
        <w:r>
          <w:fldChar w:fldCharType="separate"/>
        </w:r>
        <w:r>
          <w:delText>3.6</w:delText>
        </w:r>
        <w:r>
          <w:fldChar w:fldCharType="end"/>
        </w:r>
        <w:r>
          <w:delText>.</w:delText>
        </w:r>
      </w:del>
      <w:r>
        <w:t xml:space="preserve">  This complicated feature generates a ‘flow chart’ for the program as executed</w:t>
      </w:r>
    </w:p>
    <w:p w14:paraId="6FCF70B2" w14:textId="77777777" w:rsidR="00E075D4" w:rsidRDefault="00E075D4">
      <w:pPr>
        <w:pStyle w:val="PlainText"/>
        <w:rPr>
          <w:rFonts w:ascii="Courier New" w:hAnsi="Courier New" w:cs="Courier New"/>
          <w:sz w:val="18"/>
          <w:szCs w:val="18"/>
        </w:rPr>
      </w:pPr>
    </w:p>
    <w:p w14:paraId="042359CC"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--NoToggleSwitchWarning</w:t>
      </w:r>
    </w:p>
    <w:p w14:paraId="5B38A7C5"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Suppress warning if WW code writes a read-only toggle</w:t>
      </w:r>
    </w:p>
    <w:p w14:paraId="27892768"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Switch</w:t>
      </w:r>
    </w:p>
    <w:p w14:paraId="53B97767" w14:textId="77777777" w:rsidR="00E075D4" w:rsidRDefault="00134F1F">
      <w:r>
        <w:t>The Toggle Switch Registers (TSR) are not writable (they’re supposed to be physical switches, dude!)  But that doesn’t mean the first 32 words are all unwritable.  The five Flip Flop registers overlay TSR address space, and they are writable.  In the real machine, and by default in the simulator, writes to TSR are simply ignored, as they were often used when the programmer needed the side effect of a write instruction, but didn’t want the result.  This flag issues a warning if a write to unwritable TSRs is executed.</w:t>
      </w:r>
    </w:p>
    <w:p w14:paraId="0D269438" w14:textId="77777777" w:rsidR="00E075D4" w:rsidRDefault="00E075D4">
      <w:pPr>
        <w:pStyle w:val="PlainText"/>
        <w:rPr>
          <w:rFonts w:ascii="Courier New" w:hAnsi="Courier New" w:cs="Courier New"/>
          <w:sz w:val="18"/>
          <w:szCs w:val="18"/>
        </w:rPr>
      </w:pPr>
    </w:p>
    <w:p w14:paraId="1C10EE1B" w14:textId="77777777" w:rsidR="00E075D4" w:rsidRDefault="00134F1F">
      <w:pPr>
        <w:pStyle w:val="Heading3"/>
      </w:pPr>
      <w:bookmarkStart w:id="1307" w:name="_Toc187018298"/>
      <w:bookmarkStart w:id="1308" w:name="_Toc232352113"/>
      <w:r>
        <w:t>Specialized</w:t>
      </w:r>
      <w:bookmarkEnd w:id="1307"/>
      <w:bookmarkEnd w:id="1308"/>
    </w:p>
    <w:p w14:paraId="508B3968" w14:textId="77777777" w:rsidR="00E075D4" w:rsidRDefault="00134F1F">
      <w:r>
        <w:t>These are meant specifically for unattended museum exhibit use.</w:t>
      </w:r>
    </w:p>
    <w:p w14:paraId="08261C15"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--MuseumMode          Cycle through states endlessly for museum display</w:t>
      </w:r>
    </w:p>
    <w:p w14:paraId="3910082D" w14:textId="77777777" w:rsidR="00E075D4" w:rsidRDefault="00134F1F">
      <w:pPr>
        <w:pStyle w:val="PlainText"/>
        <w:rPr>
          <w:rFonts w:ascii="Courier New" w:hAnsi="Courier New" w:cs="Courier New"/>
          <w:sz w:val="18"/>
          <w:szCs w:val="18"/>
        </w:rPr>
      </w:pPr>
      <w:r>
        <w:rPr>
          <w:rFonts w:ascii="Courier New" w:hAnsi="Courier New" w:cs="Courier New"/>
          <w:sz w:val="18"/>
          <w:szCs w:val="18"/>
        </w:rPr>
        <w:t xml:space="preserve">  --MidnightRestart     Restart simulation daily at midnight</w:t>
      </w:r>
    </w:p>
    <w:p w14:paraId="3716892E" w14:textId="77777777" w:rsidR="00E075D4" w:rsidRDefault="00E075D4"/>
    <w:p w14:paraId="76997396" w14:textId="77777777" w:rsidR="00E075D4" w:rsidRDefault="00134F1F">
      <w:pPr>
        <w:pStyle w:val="Heading2"/>
      </w:pPr>
      <w:bookmarkStart w:id="1309" w:name="_Toc187018299"/>
      <w:bookmarkStart w:id="1310" w:name="_Ref166843837"/>
      <w:bookmarkStart w:id="1311" w:name="_Toc232352114"/>
      <w:r>
        <w:t>Control Panel</w:t>
      </w:r>
      <w:bookmarkEnd w:id="1309"/>
      <w:bookmarkEnd w:id="1310"/>
      <w:bookmarkEnd w:id="1311"/>
    </w:p>
    <w:p w14:paraId="77F44570" w14:textId="77777777" w:rsidR="00E075D4" w:rsidRDefault="00134F1F">
      <w:r>
        <w:t>[New, as of Apr 2024]</w:t>
      </w:r>
    </w:p>
    <w:p w14:paraId="7118D4F1" w14:textId="77777777" w:rsidR="00E075D4" w:rsidRDefault="00134F1F">
      <w:r>
        <w:t xml:space="preserve">The </w:t>
      </w:r>
      <w:r>
        <w:rPr>
          <w:rFonts w:ascii="Courier New" w:eastAsiaTheme="minorHAnsi" w:hAnsi="Courier New" w:cs="Courier New"/>
          <w:sz w:val="18"/>
          <w:szCs w:val="18"/>
        </w:rPr>
        <w:t>–Panel</w:t>
      </w:r>
      <w:r>
        <w:t xml:space="preserve"> option for the simulator pops up a “Control Panel” similar to what the machine operator would have seen in the Whirlwind control room.  [I need a Blog Article on this; xref the CHM object], allowing the sim user to set parameters and run programs more-or-less as they did on the Real Machine™.</w:t>
      </w:r>
    </w:p>
    <w:p w14:paraId="60AE1A1C" w14:textId="77777777" w:rsidR="00E075D4" w:rsidRDefault="00134F1F">
      <w:r>
        <w:t>There’s a Graphical Code to follow:</w:t>
      </w:r>
    </w:p>
    <w:p w14:paraId="122C880E" w14:textId="77777777" w:rsidR="00E075D4" w:rsidRDefault="00134F1F">
      <w:pPr>
        <w:pStyle w:val="ListParagraph"/>
        <w:numPr>
          <w:ilvl w:val="0"/>
          <w:numId w:val="25"/>
        </w:numPr>
        <w:pPrChange w:id="1312" w:author="Guy Fedorkow" w:date="2026-07-18T13:11:00Z" w16du:dateUtc="2026-07-18T17:11:00Z">
          <w:pPr>
            <w:pStyle w:val="ListParagraph"/>
            <w:numPr>
              <w:numId w:val="7"/>
            </w:numPr>
            <w:tabs>
              <w:tab w:val="num" w:pos="0"/>
            </w:tabs>
            <w:ind w:left="720" w:hanging="360"/>
          </w:pPr>
        </w:pPrChange>
      </w:pPr>
      <w:r>
        <w:t>Orange is an Indicator light</w:t>
      </w:r>
    </w:p>
    <w:p w14:paraId="516C396E" w14:textId="77777777" w:rsidR="00E075D4" w:rsidRDefault="00134F1F">
      <w:pPr>
        <w:pStyle w:val="ListParagraph"/>
        <w:numPr>
          <w:ilvl w:val="1"/>
          <w:numId w:val="25"/>
        </w:numPr>
        <w:pPrChange w:id="1313" w:author="Guy Fedorkow" w:date="2026-07-18T13:11:00Z" w16du:dateUtc="2026-07-18T17:11:00Z">
          <w:pPr>
            <w:pStyle w:val="ListParagraph"/>
            <w:numPr>
              <w:ilvl w:val="1"/>
              <w:numId w:val="7"/>
            </w:numPr>
            <w:tabs>
              <w:tab w:val="num" w:pos="0"/>
            </w:tabs>
            <w:ind w:left="1440" w:hanging="360"/>
          </w:pPr>
        </w:pPrChange>
      </w:pPr>
      <w:r>
        <w:t>Orange circle with a black center is a Zero indication.</w:t>
      </w:r>
    </w:p>
    <w:p w14:paraId="3FE42194" w14:textId="77777777" w:rsidR="00E075D4" w:rsidRDefault="00134F1F">
      <w:pPr>
        <w:pStyle w:val="ListParagraph"/>
        <w:numPr>
          <w:ilvl w:val="1"/>
          <w:numId w:val="25"/>
        </w:numPr>
        <w:pPrChange w:id="1314" w:author="Guy Fedorkow" w:date="2026-07-18T13:11:00Z" w16du:dateUtc="2026-07-18T17:11:00Z">
          <w:pPr>
            <w:pStyle w:val="ListParagraph"/>
            <w:numPr>
              <w:ilvl w:val="1"/>
              <w:numId w:val="7"/>
            </w:numPr>
            <w:tabs>
              <w:tab w:val="num" w:pos="0"/>
            </w:tabs>
            <w:ind w:left="1440" w:hanging="360"/>
          </w:pPr>
        </w:pPrChange>
      </w:pPr>
      <w:r>
        <w:t>A filled orange circle shows a One indication.</w:t>
      </w:r>
    </w:p>
    <w:p w14:paraId="2DE904D5" w14:textId="77777777" w:rsidR="00E075D4" w:rsidRDefault="00134F1F">
      <w:pPr>
        <w:pStyle w:val="ListParagraph"/>
        <w:numPr>
          <w:ilvl w:val="1"/>
          <w:numId w:val="25"/>
        </w:numPr>
        <w:pPrChange w:id="1315" w:author="Guy Fedorkow" w:date="2026-07-18T13:11:00Z" w16du:dateUtc="2026-07-18T17:11:00Z">
          <w:pPr>
            <w:pStyle w:val="ListParagraph"/>
            <w:numPr>
              <w:ilvl w:val="1"/>
              <w:numId w:val="7"/>
            </w:numPr>
            <w:tabs>
              <w:tab w:val="num" w:pos="0"/>
            </w:tabs>
            <w:ind w:left="1440" w:hanging="360"/>
          </w:pPr>
        </w:pPrChange>
      </w:pPr>
      <w:r>
        <w:t>Clicking an indicator has no effect.</w:t>
      </w:r>
    </w:p>
    <w:p w14:paraId="5F6B1F97" w14:textId="77777777" w:rsidR="00E075D4" w:rsidRDefault="00134F1F">
      <w:pPr>
        <w:pStyle w:val="ListParagraph"/>
        <w:numPr>
          <w:ilvl w:val="0"/>
          <w:numId w:val="25"/>
        </w:numPr>
        <w:pPrChange w:id="1316" w:author="Guy Fedorkow" w:date="2026-07-18T13:11:00Z" w16du:dateUtc="2026-07-18T17:11:00Z">
          <w:pPr>
            <w:pStyle w:val="ListParagraph"/>
            <w:numPr>
              <w:numId w:val="7"/>
            </w:numPr>
            <w:tabs>
              <w:tab w:val="num" w:pos="0"/>
            </w:tabs>
            <w:ind w:left="720" w:hanging="360"/>
          </w:pPr>
        </w:pPrChange>
      </w:pPr>
      <w:r>
        <w:t>White is a switch or push button</w:t>
      </w:r>
    </w:p>
    <w:p w14:paraId="2BA7D73F" w14:textId="77777777" w:rsidR="00E075D4" w:rsidRDefault="00134F1F">
      <w:pPr>
        <w:pStyle w:val="ListParagraph"/>
        <w:numPr>
          <w:ilvl w:val="1"/>
          <w:numId w:val="25"/>
        </w:numPr>
        <w:pPrChange w:id="1317" w:author="Guy Fedorkow" w:date="2026-07-18T13:11:00Z" w16du:dateUtc="2026-07-18T17:11:00Z">
          <w:pPr>
            <w:pStyle w:val="ListParagraph"/>
            <w:numPr>
              <w:ilvl w:val="1"/>
              <w:numId w:val="7"/>
            </w:numPr>
            <w:tabs>
              <w:tab w:val="num" w:pos="0"/>
            </w:tabs>
            <w:ind w:left="1440" w:hanging="360"/>
          </w:pPr>
        </w:pPrChange>
      </w:pPr>
      <w:r>
        <w:t>White outline with a black center is a switch set to Zero</w:t>
      </w:r>
    </w:p>
    <w:p w14:paraId="60F95B3C" w14:textId="77777777" w:rsidR="00E075D4" w:rsidRDefault="00134F1F">
      <w:pPr>
        <w:pStyle w:val="ListParagraph"/>
        <w:numPr>
          <w:ilvl w:val="1"/>
          <w:numId w:val="25"/>
        </w:numPr>
        <w:pPrChange w:id="1318" w:author="Guy Fedorkow" w:date="2026-07-18T13:11:00Z" w16du:dateUtc="2026-07-18T17:11:00Z">
          <w:pPr>
            <w:pStyle w:val="ListParagraph"/>
            <w:numPr>
              <w:ilvl w:val="1"/>
              <w:numId w:val="7"/>
            </w:numPr>
            <w:tabs>
              <w:tab w:val="num" w:pos="0"/>
            </w:tabs>
            <w:ind w:left="1440" w:hanging="360"/>
          </w:pPr>
        </w:pPrChange>
      </w:pPr>
      <w:r>
        <w:t>White outline with a blue center is a switch set to One.</w:t>
      </w:r>
    </w:p>
    <w:p w14:paraId="592DF459" w14:textId="77777777" w:rsidR="00E075D4" w:rsidRDefault="00134F1F">
      <w:pPr>
        <w:pStyle w:val="ListParagraph"/>
        <w:numPr>
          <w:ilvl w:val="1"/>
          <w:numId w:val="25"/>
        </w:numPr>
        <w:pPrChange w:id="1319" w:author="Guy Fedorkow" w:date="2026-07-18T13:11:00Z" w16du:dateUtc="2026-07-18T17:11:00Z">
          <w:pPr>
            <w:pStyle w:val="ListParagraph"/>
            <w:numPr>
              <w:ilvl w:val="1"/>
              <w:numId w:val="7"/>
            </w:numPr>
            <w:tabs>
              <w:tab w:val="num" w:pos="0"/>
            </w:tabs>
            <w:ind w:left="1440" w:hanging="360"/>
          </w:pPr>
        </w:pPrChange>
      </w:pPr>
      <w:r>
        <w:t>Clicking on a switch will change its setting.</w:t>
      </w:r>
    </w:p>
    <w:p w14:paraId="5303D538" w14:textId="77777777" w:rsidR="00E075D4" w:rsidRDefault="00134F1F">
      <w:r>
        <w:t>All indicators are updated as the simulator runs.</w:t>
      </w:r>
    </w:p>
    <w:p w14:paraId="5517ABD8" w14:textId="297C8409" w:rsidR="00E075D4" w:rsidRDefault="00B86405">
      <w:ins w:id="1320" w:author="Guy Fedorkow" w:date="2026-07-18T13:11:00Z" w16du:dateUtc="2026-07-18T17:11:00Z">
        <w:r>
          <w:rPr>
            <w:noProof/>
          </w:rPr>
          <w:lastRenderedPageBreak/>
          <mc:AlternateContent>
            <mc:Choice Requires="wpc">
              <w:drawing>
                <wp:anchor distT="0" distB="0" distL="114300" distR="114300" simplePos="0" relativeHeight="251659264" behindDoc="0" locked="0" layoutInCell="1" allowOverlap="1" wp14:anchorId="2C7D2096" wp14:editId="1A1E68D6">
                  <wp:simplePos x="0" y="0"/>
                  <wp:positionH relativeFrom="margin">
                    <wp:align>left</wp:align>
                  </wp:positionH>
                  <wp:positionV relativeFrom="paragraph">
                    <wp:posOffset>1905</wp:posOffset>
                  </wp:positionV>
                  <wp:extent cx="2851785" cy="4551680"/>
                  <wp:effectExtent l="0" t="0" r="5715" b="1270"/>
                  <wp:wrapSquare wrapText="bothSides"/>
                  <wp:docPr id="77390243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926234571" name="Picture 192623457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48169" y="13647"/>
                              <a:ext cx="2803616" cy="4538033"/>
                            </a:xfrm>
                            <a:prstGeom prst="rect">
                              <a:avLst/>
                            </a:prstGeom>
                          </pic:spPr>
                        </pic:pic>
                      </wpc:wpc>
                    </a:graphicData>
                  </a:graphic>
                  <wp14:sizeRelH relativeFrom="margin">
                    <wp14:pctWidth>0</wp14:pctWidth>
                  </wp14:sizeRelH>
                  <wp14:sizeRelV relativeFrom="margin">
                    <wp14:pctHeight>0</wp14:pctHeight>
                  </wp14:sizeRelV>
                </wp:anchor>
              </w:drawing>
            </mc:Choice>
            <mc:Fallback>
              <w:pict>
                <v:group w14:anchorId="3850BC6E" id="Canvas 1" o:spid="_x0000_s1026" editas="canvas" style="position:absolute;margin-left:0;margin-top:.15pt;width:224.55pt;height:358.4pt;z-index:251659264;mso-position-horizontal:left;mso-position-horizontal-relative:margin;mso-width-relative:margin;mso-height-relative:margin" coordsize="28517,45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517;height:45516;visibility:visible;mso-wrap-style:square" filled="t">
                    <v:fill o:detectmouseclick="t"/>
                    <v:path o:connecttype="none"/>
                  </v:shape>
                  <v:shape id="Picture 1926234571" o:spid="_x0000_s1028" type="#_x0000_t75" style="position:absolute;left:481;top:136;width:28036;height:45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">
                    <v:imagedata r:id="rId15" o:title=""/>
                  </v:shape>
                  <w10:wrap type="square" anchorx="margin"/>
                </v:group>
              </w:pict>
            </mc:Fallback>
          </mc:AlternateContent>
        </w:r>
      </w:ins>
      <w:del w:id="1321" w:author="Guy Fedorkow" w:date="2026-07-18T13:11:00Z" w16du:dateUtc="2026-07-18T17:11:00Z">
        <w:r w:rsidR="00C36049">
          <w:rPr>
            <w:noProof/>
          </w:rPr>
          <mc:AlternateContent>
            <mc:Choice Requires="wpg">
              <w:drawing>
                <wp:anchor distT="0" distB="0" distL="0" distR="113665" simplePos="0" relativeHeight="77" behindDoc="0" locked="0" layoutInCell="0" allowOverlap="1" wp14:anchorId="71CD328D" wp14:editId="2063A34D">
                  <wp:simplePos x="0" y="0"/>
                  <wp:positionH relativeFrom="margin">
                    <wp:align>left</wp:align>
                  </wp:positionH>
                  <wp:positionV relativeFrom="paragraph">
                    <wp:posOffset>1905</wp:posOffset>
                  </wp:positionV>
                  <wp:extent cx="2494915" cy="4037965"/>
                  <wp:effectExtent l="0" t="0" r="0" b="0"/>
                  <wp:wrapSquare wrapText="bothSides"/>
                  <wp:docPr id="164559470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94915" cy="4037965"/>
                            <a:chOff x="0" y="0"/>
                            <a:chExt cx="2494800" cy="4038120"/>
                          </a:xfrm>
                        </wpg:grpSpPr>
                        <wps:wsp>
                          <wps:cNvPr id="36" name="Rectangle 36"/>
                          <wps:cNvSpPr/>
                          <wps:spPr>
                            <a:xfrm>
                              <a:off x="0" y="0"/>
                              <a:ext cx="2494800" cy="4038120"/>
                            </a:xfrm>
                            <a:prstGeom prst="rect">
                              <a:avLst/>
                            </a:prstGeom>
                            <a:solidFill>
                              <a:srgbClr val="FFFFFF"/>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7" name="Picture 1970464925"/>
                            <pic:cNvPicPr/>
                          </pic:nvPicPr>
                          <pic:blipFill>
                            <a:blip r:embed="rId16"/>
                            <a:stretch/>
                          </pic:blipFill>
                          <pic:spPr>
                            <a:xfrm>
                              <a:off x="261000" y="99000"/>
                              <a:ext cx="2075760" cy="3818880"/>
                            </a:xfrm>
                            <a:prstGeom prst="rect">
                              <a:avLst/>
                            </a:prstGeom>
                            <a:ln w="0">
                              <a:noFill/>
                            </a:ln>
                          </pic:spPr>
                        </pic:pic>
                      </wpg:wgp>
                    </a:graphicData>
                  </a:graphic>
                  <wp14:sizeRelH relativeFrom="page">
                    <wp14:pctWidth>0</wp14:pctWidth>
                  </wp14:sizeRelH>
                  <wp14:sizeRelV relativeFrom="page">
                    <wp14:pctHeight>0</wp14:pctHeight>
                  </wp14:sizeRelV>
                </wp:anchor>
              </w:drawing>
            </mc:Choice>
            <mc:Fallback>
              <w:pict>
                <v:group w14:anchorId="0D5C9B1C" id="Group 10" o:spid="_x0000_s1026" style="position:absolute;margin-left:0;margin-top:.15pt;width:196.45pt;height:317.95pt;z-index:77;mso-wrap-distance-left:0;mso-wrap-distance-right:8.95pt;mso-position-horizontal:left;mso-position-horizontal-relative:margin" coordsize="24948,40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" o:allowincell="f">
                  <v:rect id="Rectangle 36" o:spid="_x0000_s1027" style="position:absolute;width:24948;height:40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" stroked="f" strokeweight="0"/>
                  <v:shape id="Picture 1970464925" o:spid="_x0000_s1028" type="#_x0000_t75" style="position:absolute;left:2610;top:990;width:20757;height:38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" strokeweight="0">
                    <v:imagedata r:id="rId17" o:title=""/>
                  </v:shape>
                  <w10:wrap type="square" anchorx="margin"/>
                </v:group>
              </w:pict>
            </mc:Fallback>
          </mc:AlternateContent>
        </w:r>
      </w:del>
      <w:r w:rsidR="00134F1F">
        <w:t>The top segment of the panel represents the two “Manual Intervention Registers” with corresponding Activate buttons.  Each MIR (“Left” and “Right”) represents one 16-bit number, coded as five one-of-eight radio buttons (and a “one of two” radio button for the extra bit!).</w:t>
      </w:r>
    </w:p>
    <w:p w14:paraId="082869E5" w14:textId="77777777" w:rsidR="00E075D4" w:rsidRDefault="00134F1F">
      <w:r>
        <w:t>The two Activate buttons are ordinary push buttons; any press “sets” the corresponding Activate bit and turns on the lamp; the lamp is cleared when the bit is read by WW software.  (For some reason, they’re “Upper” and “Lower” Activate buttons; I’m assuming Upper is on the left).</w:t>
      </w:r>
    </w:p>
    <w:p w14:paraId="1173234D" w14:textId="77777777" w:rsidR="00E075D4" w:rsidRDefault="00134F1F">
      <w:r>
        <w:t>The next rows represent a subset of the five possible Flip Flop Registers.  Each one displays its current state in 16 indicators.  The associated row of buttons (really Toggle Switches) gives the preset values.  When WW starts, or executes the Reset FF instruction, the value in the toggle switches is copied into the corresponding register.</w:t>
      </w:r>
    </w:p>
    <w:p w14:paraId="091E01CA" w14:textId="77777777" w:rsidR="00E075D4" w:rsidRDefault="00134F1F">
      <w:r>
        <w:t>While in the “real machine” toggle switches would have to be set manually, the simulated switches are initialized to whatever the FF Register Preset values optionally in the core file.  [</w:t>
      </w:r>
      <w:r>
        <w:rPr>
          <w:color w:val="E36C0A" w:themeColor="accent6" w:themeShade="BF"/>
        </w:rPr>
        <w:t>check the name</w:t>
      </w:r>
      <w:r>
        <w:t>]</w:t>
      </w:r>
    </w:p>
    <w:p w14:paraId="5F375A6D" w14:textId="77777777" w:rsidR="00E075D4" w:rsidRDefault="00134F1F">
      <w:r>
        <w:t>The simulator currently shows four of the five FF Registers, indexed by their conventional address in the lower 32 address locations.  In practice, FF2 and FF3 are often used for parameter input, while the others are not.</w:t>
      </w:r>
    </w:p>
    <w:p w14:paraId="699502B4" w14:textId="77777777" w:rsidR="00E075D4" w:rsidRDefault="00134F1F">
      <w:r>
        <w:t>The next block of indicators shows the state of various registers, including Accumulator, B Register, AR and Program Counter.  The row of switches gives a preset value for the Program Counter, used by Start Over (below).  By default, the simulator sets the PC Preset switches to the Jump-To address if there is one in the core file.</w:t>
      </w:r>
    </w:p>
    <w:p w14:paraId="14959DF1" w14:textId="77777777" w:rsidR="00E075D4" w:rsidRDefault="00134F1F">
      <w:r>
        <w:t>The bottom row controls the run-time operation of the machine.</w:t>
      </w:r>
    </w:p>
    <w:p w14:paraId="4AD8E544" w14:textId="77777777" w:rsidR="00E075D4" w:rsidRDefault="00134F1F">
      <w:r>
        <w:t xml:space="preserve">In normal operation without the control panel, the simulator wakes up in Run state, having already “read in” the core file, and immediately fetches the first instruction.  However, with </w:t>
      </w:r>
      <w:r>
        <w:rPr>
          <w:rFonts w:ascii="Courier New" w:eastAsiaTheme="minorHAnsi" w:hAnsi="Courier New" w:cs="Courier New"/>
          <w:sz w:val="18"/>
          <w:szCs w:val="18"/>
        </w:rPr>
        <w:t>–Panel</w:t>
      </w:r>
      <w:r>
        <w:t xml:space="preserve">, the machine wakes up in Stop state and waits for a button to start. </w:t>
      </w:r>
    </w:p>
    <w:p w14:paraId="7DE03CD0" w14:textId="77777777" w:rsidR="00E075D4" w:rsidRDefault="00134F1F">
      <w:pPr>
        <w:pStyle w:val="ListParagraph"/>
        <w:numPr>
          <w:ilvl w:val="0"/>
          <w:numId w:val="26"/>
        </w:numPr>
        <w:pPrChange w:id="1322" w:author="Guy Fedorkow" w:date="2026-07-18T13:11:00Z" w16du:dateUtc="2026-07-18T17:11:00Z">
          <w:pPr>
            <w:pStyle w:val="ListParagraph"/>
            <w:numPr>
              <w:numId w:val="8"/>
            </w:numPr>
            <w:tabs>
              <w:tab w:val="num" w:pos="0"/>
            </w:tabs>
            <w:ind w:left="720" w:hanging="360"/>
          </w:pPr>
        </w:pPrChange>
      </w:pPr>
      <w:r>
        <w:rPr>
          <w:b/>
          <w:bCs/>
        </w:rPr>
        <w:t>Start Over</w:t>
      </w:r>
      <w:r>
        <w:t xml:space="preserve"> will reset the PC to whatever is in the PC Reset switches (defaulting to the Jump-To address).</w:t>
      </w:r>
    </w:p>
    <w:p w14:paraId="1E89F2F9" w14:textId="77777777" w:rsidR="00E075D4" w:rsidRDefault="00134F1F">
      <w:pPr>
        <w:pStyle w:val="ListParagraph"/>
        <w:numPr>
          <w:ilvl w:val="0"/>
          <w:numId w:val="26"/>
        </w:numPr>
        <w:pPrChange w:id="1323" w:author="Guy Fedorkow" w:date="2026-07-18T13:11:00Z" w16du:dateUtc="2026-07-18T17:11:00Z">
          <w:pPr>
            <w:pStyle w:val="ListParagraph"/>
            <w:numPr>
              <w:numId w:val="8"/>
            </w:numPr>
            <w:tabs>
              <w:tab w:val="num" w:pos="0"/>
            </w:tabs>
            <w:ind w:left="720" w:hanging="360"/>
          </w:pPr>
        </w:pPrChange>
      </w:pPr>
      <w:r>
        <w:rPr>
          <w:b/>
          <w:bCs/>
        </w:rPr>
        <w:t>Restart</w:t>
      </w:r>
      <w:r>
        <w:t xml:space="preserve"> will simply start to execute at whatever address is in the PC</w:t>
      </w:r>
    </w:p>
    <w:p w14:paraId="2D3AF43A" w14:textId="77777777" w:rsidR="00E075D4" w:rsidRDefault="00134F1F">
      <w:pPr>
        <w:pStyle w:val="ListParagraph"/>
        <w:numPr>
          <w:ilvl w:val="0"/>
          <w:numId w:val="26"/>
        </w:numPr>
        <w:pPrChange w:id="1324" w:author="Guy Fedorkow" w:date="2026-07-18T13:11:00Z" w16du:dateUtc="2026-07-18T17:11:00Z">
          <w:pPr>
            <w:pStyle w:val="ListParagraph"/>
            <w:numPr>
              <w:numId w:val="8"/>
            </w:numPr>
            <w:tabs>
              <w:tab w:val="num" w:pos="0"/>
            </w:tabs>
            <w:ind w:left="720" w:hanging="360"/>
          </w:pPr>
        </w:pPrChange>
      </w:pPr>
      <w:r>
        <w:rPr>
          <w:b/>
          <w:bCs/>
        </w:rPr>
        <w:t>Start at 40</w:t>
      </w:r>
      <w:r>
        <w:t xml:space="preserve"> will reset the PC to 0o40 (the default start address for many WW programs) and run from there.</w:t>
      </w:r>
    </w:p>
    <w:p w14:paraId="49B830A2" w14:textId="77777777" w:rsidR="00E075D4" w:rsidRDefault="00134F1F">
      <w:pPr>
        <w:pStyle w:val="ListParagraph"/>
        <w:numPr>
          <w:ilvl w:val="0"/>
          <w:numId w:val="26"/>
        </w:numPr>
        <w:pPrChange w:id="1325" w:author="Guy Fedorkow" w:date="2026-07-18T13:11:00Z" w16du:dateUtc="2026-07-18T17:11:00Z">
          <w:pPr>
            <w:pStyle w:val="ListParagraph"/>
            <w:numPr>
              <w:numId w:val="8"/>
            </w:numPr>
            <w:tabs>
              <w:tab w:val="num" w:pos="0"/>
            </w:tabs>
            <w:ind w:left="720" w:hanging="360"/>
          </w:pPr>
        </w:pPrChange>
      </w:pPr>
      <w:r>
        <w:rPr>
          <w:b/>
          <w:bCs/>
        </w:rPr>
        <w:t xml:space="preserve">Stop </w:t>
      </w:r>
      <w:r>
        <w:t>sets the run state to stop, leaving registers all the way they were when the Stop button was pressed.  Restart will pick up from wherever it left off.</w:t>
      </w:r>
    </w:p>
    <w:p w14:paraId="3A2E8F58" w14:textId="77777777" w:rsidR="00E075D4" w:rsidRDefault="00134F1F">
      <w:pPr>
        <w:pStyle w:val="ListParagraph"/>
        <w:numPr>
          <w:ilvl w:val="0"/>
          <w:numId w:val="26"/>
        </w:numPr>
        <w:pPrChange w:id="1326" w:author="Guy Fedorkow" w:date="2026-07-18T13:11:00Z" w16du:dateUtc="2026-07-18T17:11:00Z">
          <w:pPr>
            <w:pStyle w:val="ListParagraph"/>
            <w:numPr>
              <w:numId w:val="8"/>
            </w:numPr>
            <w:tabs>
              <w:tab w:val="num" w:pos="0"/>
            </w:tabs>
            <w:ind w:left="720" w:hanging="360"/>
          </w:pPr>
        </w:pPrChange>
      </w:pPr>
      <w:r>
        <w:rPr>
          <w:b/>
          <w:bCs/>
        </w:rPr>
        <w:t xml:space="preserve">Order-by-Order </w:t>
      </w:r>
      <w:r>
        <w:t>is like Restart, but it runs just one instruction and then returns to Stop state.</w:t>
      </w:r>
    </w:p>
    <w:p w14:paraId="273DEA4D" w14:textId="77777777" w:rsidR="00E075D4" w:rsidRDefault="00134F1F">
      <w:pPr>
        <w:pStyle w:val="ListParagraph"/>
        <w:numPr>
          <w:ilvl w:val="0"/>
          <w:numId w:val="26"/>
        </w:numPr>
        <w:pPrChange w:id="1327" w:author="Guy Fedorkow" w:date="2026-07-18T13:11:00Z" w16du:dateUtc="2026-07-18T17:11:00Z">
          <w:pPr>
            <w:pStyle w:val="ListParagraph"/>
            <w:numPr>
              <w:numId w:val="8"/>
            </w:numPr>
            <w:tabs>
              <w:tab w:val="num" w:pos="0"/>
            </w:tabs>
            <w:ind w:left="720" w:hanging="360"/>
          </w:pPr>
        </w:pPrChange>
      </w:pPr>
      <w:r>
        <w:rPr>
          <w:b/>
          <w:bCs/>
        </w:rPr>
        <w:t xml:space="preserve">Readin </w:t>
      </w:r>
      <w:r>
        <w:t>starts over by reading in a new core file.</w:t>
      </w:r>
    </w:p>
    <w:p w14:paraId="0D5262D1" w14:textId="77777777" w:rsidR="00E075D4" w:rsidRDefault="00134F1F">
      <w:r>
        <w:t>Other settings don’t change the Run state directly:</w:t>
      </w:r>
    </w:p>
    <w:p w14:paraId="2CA5B369" w14:textId="77777777" w:rsidR="00E075D4" w:rsidRDefault="00134F1F">
      <w:r>
        <w:lastRenderedPageBreak/>
        <w:t>The Examine button only works when the machine is Stopped, and reads the memory location corresponding to the PC Preset register, leaving the result in the PAR/MDR</w:t>
      </w:r>
      <w:r>
        <w:rPr>
          <w:rStyle w:val="FootnoteReference"/>
        </w:rPr>
        <w:footnoteReference w:id="7"/>
      </w:r>
      <w:r>
        <w:t xml:space="preserve"> indicators.</w:t>
      </w:r>
      <w:r>
        <w:rPr>
          <w:rStyle w:val="FootnoteReference"/>
        </w:rPr>
        <w:footnoteReference w:id="8"/>
      </w:r>
    </w:p>
    <w:p w14:paraId="6BE0818F" w14:textId="77777777" w:rsidR="00E075D4" w:rsidRDefault="00E075D4"/>
    <w:p w14:paraId="1ED7308E" w14:textId="77777777" w:rsidR="00E075D4" w:rsidRDefault="00E075D4"/>
    <w:p w14:paraId="406E76C0" w14:textId="77777777" w:rsidR="00E075D4" w:rsidRDefault="00E075D4"/>
    <w:p w14:paraId="68CE824F" w14:textId="77777777" w:rsidR="00E075D4" w:rsidRDefault="00134F1F">
      <w:pPr>
        <w:pStyle w:val="Heading2"/>
      </w:pPr>
      <w:bookmarkStart w:id="1332" w:name="_Toc187018300"/>
      <w:bookmarkStart w:id="1333" w:name="_Toc232352115"/>
      <w:r>
        <w:t>I/O Devices</w:t>
      </w:r>
      <w:bookmarkEnd w:id="1332"/>
      <w:bookmarkEnd w:id="1333"/>
    </w:p>
    <w:p w14:paraId="5569F361" w14:textId="77777777" w:rsidR="00E075D4" w:rsidRDefault="00134F1F">
      <w:r>
        <w:t>By the end of the project, Whirlwind had a lot of I/O gear attached.  The simulator includes some of it:</w:t>
      </w:r>
    </w:p>
    <w:p w14:paraId="5CAAB28B" w14:textId="77777777" w:rsidR="00E075D4" w:rsidRDefault="00134F1F">
      <w:pPr>
        <w:pStyle w:val="ListParagraph"/>
        <w:numPr>
          <w:ilvl w:val="0"/>
          <w:numId w:val="20"/>
        </w:numPr>
        <w:pPrChange w:id="1334" w:author="Guy Fedorkow" w:date="2026-07-18T13:11:00Z" w16du:dateUtc="2026-07-18T17:11:00Z">
          <w:pPr>
            <w:pStyle w:val="ListParagraph"/>
            <w:numPr>
              <w:numId w:val="3"/>
            </w:numPr>
            <w:tabs>
              <w:tab w:val="num" w:pos="0"/>
            </w:tabs>
            <w:ind w:left="720" w:hanging="360"/>
          </w:pPr>
        </w:pPrChange>
      </w:pPr>
      <w:r>
        <w:t>Flexowriter</w:t>
      </w:r>
    </w:p>
    <w:p w14:paraId="1B906454" w14:textId="77777777" w:rsidR="00E075D4" w:rsidRDefault="00134F1F">
      <w:pPr>
        <w:pStyle w:val="ListParagraph"/>
        <w:numPr>
          <w:ilvl w:val="0"/>
          <w:numId w:val="20"/>
        </w:numPr>
        <w:pPrChange w:id="1335" w:author="Guy Fedorkow" w:date="2026-07-18T13:11:00Z" w16du:dateUtc="2026-07-18T17:11:00Z">
          <w:pPr>
            <w:pStyle w:val="ListParagraph"/>
            <w:numPr>
              <w:numId w:val="3"/>
            </w:numPr>
            <w:tabs>
              <w:tab w:val="num" w:pos="0"/>
            </w:tabs>
            <w:ind w:left="720" w:hanging="360"/>
          </w:pPr>
        </w:pPrChange>
      </w:pPr>
      <w:r>
        <w:t>Teletype (rarely used)</w:t>
      </w:r>
    </w:p>
    <w:p w14:paraId="0D65983A" w14:textId="77777777" w:rsidR="00E075D4" w:rsidRDefault="00134F1F">
      <w:pPr>
        <w:pStyle w:val="ListParagraph"/>
        <w:numPr>
          <w:ilvl w:val="0"/>
          <w:numId w:val="20"/>
        </w:numPr>
        <w:pPrChange w:id="1336" w:author="Guy Fedorkow" w:date="2026-07-18T13:11:00Z" w16du:dateUtc="2026-07-18T17:11:00Z">
          <w:pPr>
            <w:pStyle w:val="ListParagraph"/>
            <w:numPr>
              <w:numId w:val="3"/>
            </w:numPr>
            <w:tabs>
              <w:tab w:val="num" w:pos="0"/>
            </w:tabs>
            <w:ind w:left="720" w:hanging="360"/>
          </w:pPr>
        </w:pPrChange>
      </w:pPr>
      <w:r>
        <w:t>Graphics CRT &amp; Light Gun</w:t>
      </w:r>
    </w:p>
    <w:p w14:paraId="0D8D94E8" w14:textId="77777777" w:rsidR="00E075D4" w:rsidRDefault="00134F1F">
      <w:pPr>
        <w:pStyle w:val="ListParagraph"/>
        <w:numPr>
          <w:ilvl w:val="0"/>
          <w:numId w:val="20"/>
        </w:numPr>
        <w:pPrChange w:id="1337" w:author="Guy Fedorkow" w:date="2026-07-18T13:11:00Z" w16du:dateUtc="2026-07-18T17:11:00Z">
          <w:pPr>
            <w:pStyle w:val="ListParagraph"/>
            <w:numPr>
              <w:numId w:val="3"/>
            </w:numPr>
            <w:tabs>
              <w:tab w:val="num" w:pos="0"/>
            </w:tabs>
            <w:ind w:left="720" w:hanging="360"/>
          </w:pPr>
        </w:pPrChange>
      </w:pPr>
      <w:r>
        <w:t>Photo Electric Paper Tape reader(s)</w:t>
      </w:r>
    </w:p>
    <w:p w14:paraId="0B9645BA" w14:textId="77777777" w:rsidR="00E075D4" w:rsidRDefault="00134F1F">
      <w:pPr>
        <w:pStyle w:val="ListParagraph"/>
        <w:numPr>
          <w:ilvl w:val="0"/>
          <w:numId w:val="20"/>
        </w:numPr>
        <w:pPrChange w:id="1338" w:author="Guy Fedorkow" w:date="2026-07-18T13:11:00Z" w16du:dateUtc="2026-07-18T17:11:00Z">
          <w:pPr>
            <w:pStyle w:val="ListParagraph"/>
            <w:numPr>
              <w:numId w:val="3"/>
            </w:numPr>
            <w:tabs>
              <w:tab w:val="num" w:pos="0"/>
            </w:tabs>
            <w:ind w:left="720" w:hanging="360"/>
          </w:pPr>
        </w:pPrChange>
      </w:pPr>
      <w:r>
        <w:t>Drum Storage</w:t>
      </w:r>
    </w:p>
    <w:p w14:paraId="1EFDA1F3" w14:textId="77777777" w:rsidR="00E075D4" w:rsidRDefault="00134F1F">
      <w:r>
        <w:t>In addition, there are special-purpose I/O hacks for radar and light-gun to work with the M-1343 Air Defense demonstration.</w:t>
      </w:r>
    </w:p>
    <w:p w14:paraId="033AB5A8" w14:textId="77777777" w:rsidR="00E075D4" w:rsidRDefault="00134F1F">
      <w:pPr>
        <w:pStyle w:val="Heading3"/>
      </w:pPr>
      <w:bookmarkStart w:id="1339" w:name="_Toc187018301"/>
      <w:bookmarkStart w:id="1340" w:name="_Toc232352116"/>
      <w:r>
        <w:t>Graphics Output and the Light Gun</w:t>
      </w:r>
      <w:bookmarkEnd w:id="1339"/>
      <w:bookmarkEnd w:id="1340"/>
    </w:p>
    <w:p w14:paraId="7E57A15B" w14:textId="77777777" w:rsidR="00E075D4" w:rsidRDefault="00134F1F">
      <w:r>
        <w:t xml:space="preserve">Whirlwind had large CRTs used for graphical output, and (through the light gun) input.  The programming and hardware interface to these devices is </w:t>
      </w:r>
      <w:r>
        <w:rPr>
          <w:i/>
          <w:iCs/>
        </w:rPr>
        <w:t>much</w:t>
      </w:r>
      <w:r>
        <w:t xml:space="preserve"> simpler than conventional raster graphics devices, simply using a pair of D/A converters to position a beam on an x-y oscilloscope display, with a single bit for each ‘scope to turn the beam on and off.  As a result, the WW programmer is responsible for repainting the display often enough to keep the flicker down to an acceptable level.  Real-time programming indeed.</w:t>
      </w:r>
    </w:p>
    <w:p w14:paraId="02D60A2A" w14:textId="77777777" w:rsidR="00E075D4" w:rsidRDefault="00134F1F">
      <w:r>
        <w:t>Graphics primitives can draw points and line segments, with a hardware feature added later to trace out a seven-segment character as a series of short segments.</w:t>
      </w:r>
    </w:p>
    <w:p w14:paraId="6850993D" w14:textId="77777777" w:rsidR="00E075D4" w:rsidRDefault="00E075D4"/>
    <w:p w14:paraId="7713AAE7" w14:textId="77777777" w:rsidR="00E075D4" w:rsidRDefault="00134F1F">
      <w:r>
        <w:t>[picture]</w:t>
      </w:r>
    </w:p>
    <w:p w14:paraId="4890466B" w14:textId="77777777" w:rsidR="00E075D4" w:rsidRDefault="00134F1F">
      <w:r>
        <w:t>For a modern programmer, this programming model is completely counter-intuitive.  There are commands to draw points and lines, but there are no commands to erase them or clear the screen.  That’s because the WW instructions draw the point on CRT phosphor in about 65 usec, lighting it up for a fraction of a second before the natural decay of the phosphor causes the point to be extinguished.  If you want a stable display, you need to keep redrawing it often enough to hide the inherent flicker.</w:t>
      </w:r>
    </w:p>
    <w:p w14:paraId="61EA634A" w14:textId="77777777" w:rsidR="00E075D4" w:rsidRDefault="00E075D4"/>
    <w:p w14:paraId="77F007B7" w14:textId="77777777" w:rsidR="00E075D4" w:rsidRDefault="00134F1F">
      <w:r>
        <w:t>The simulator has two [for now] ways of emulating this I/O mechanism.</w:t>
      </w:r>
    </w:p>
    <w:p w14:paraId="4E64DEA8" w14:textId="77777777" w:rsidR="00E075D4" w:rsidRDefault="00134F1F">
      <w:pPr>
        <w:pStyle w:val="ListParagraph"/>
        <w:numPr>
          <w:ilvl w:val="0"/>
          <w:numId w:val="20"/>
        </w:numPr>
        <w:pPrChange w:id="1341" w:author="Guy Fedorkow" w:date="2026-07-18T13:11:00Z" w16du:dateUtc="2026-07-18T17:11:00Z">
          <w:pPr>
            <w:pStyle w:val="ListParagraph"/>
            <w:numPr>
              <w:numId w:val="3"/>
            </w:numPr>
            <w:tabs>
              <w:tab w:val="num" w:pos="0"/>
            </w:tabs>
            <w:ind w:left="720" w:hanging="360"/>
          </w:pPr>
        </w:pPrChange>
      </w:pPr>
      <w:r>
        <w:t>On RasPi, Windows or Mac, the simulator calls a library that creates a window on the screen, and emulates the drawing of points and lines on ‘phosphor’ that automatically fades with time.  Mouse clicks in the graphics window can be interpreted as Light Gun hits.</w:t>
      </w:r>
    </w:p>
    <w:p w14:paraId="0EBEB185" w14:textId="77777777" w:rsidR="00E075D4" w:rsidRDefault="00134F1F">
      <w:pPr>
        <w:pStyle w:val="ListParagraph"/>
        <w:numPr>
          <w:ilvl w:val="0"/>
          <w:numId w:val="20"/>
        </w:numPr>
        <w:pPrChange w:id="1342" w:author="Guy Fedorkow" w:date="2026-07-18T13:11:00Z" w16du:dateUtc="2026-07-18T17:11:00Z">
          <w:pPr>
            <w:pStyle w:val="ListParagraph"/>
            <w:numPr>
              <w:numId w:val="3"/>
            </w:numPr>
            <w:tabs>
              <w:tab w:val="num" w:pos="0"/>
            </w:tabs>
            <w:ind w:left="720" w:hanging="360"/>
          </w:pPr>
        </w:pPrChange>
      </w:pPr>
      <w:r>
        <w:t xml:space="preserve">On RasPi only, the simulator alternately can activate Rainer Glaschick’s “WWI-VecIF” hardware interface, which drives one or more analog oscilloscopes, using circuitry much closer to the “real” </w:t>
      </w:r>
      <w:r>
        <w:lastRenderedPageBreak/>
        <w:t>Whirlwind.  This interface also includes a physical Light Gun that senses points drawn on the CRT in the same way the real WW did.</w:t>
      </w:r>
    </w:p>
    <w:p w14:paraId="44ACF0AA" w14:textId="77777777" w:rsidR="00E075D4" w:rsidRDefault="00E075D4"/>
    <w:p w14:paraId="3999902F" w14:textId="77777777" w:rsidR="00E075D4" w:rsidRDefault="00134F1F">
      <w:pPr>
        <w:pStyle w:val="Heading2"/>
      </w:pPr>
      <w:bookmarkStart w:id="1343" w:name="_Toc187018302"/>
      <w:bookmarkStart w:id="1344" w:name="_Toc232352117"/>
      <w:r>
        <w:t>Simulator Files</w:t>
      </w:r>
      <w:bookmarkEnd w:id="1343"/>
      <w:bookmarkEnd w:id="1344"/>
    </w:p>
    <w:p w14:paraId="533D4087" w14:textId="77777777" w:rsidR="00E075D4" w:rsidRDefault="00134F1F">
      <w:pPr>
        <w:pStyle w:val="Heading3"/>
      </w:pPr>
      <w:bookmarkStart w:id="1345" w:name="_Toc187018303"/>
      <w:bookmarkStart w:id="1346" w:name="_Toc232352118"/>
      <w:r>
        <w:t>Core Files</w:t>
      </w:r>
      <w:bookmarkEnd w:id="1345"/>
      <w:bookmarkEnd w:id="1346"/>
    </w:p>
    <w:p w14:paraId="6FE152A2" w14:textId="77777777" w:rsidR="00E075D4" w:rsidRDefault="00134F1F">
      <w:r>
        <w:t xml:space="preserve">See Section </w:t>
      </w:r>
      <w:r>
        <w:fldChar w:fldCharType="begin"/>
      </w:r>
      <w:r>
        <w:instrText xml:space="preserve"> REF _Ref167010979 \r \</w:instrText>
      </w:r>
      <w:del w:id="1347" w:author="Guy Fedorkow" w:date="2026-07-18T13:11:00Z" w16du:dateUtc="2026-07-18T17:11:00Z">
        <w:r>
          <w:delInstrText>r \</w:delInstrText>
        </w:r>
      </w:del>
      <w:r>
        <w:instrText xml:space="preserve">h </w:instrText>
      </w:r>
      <w:r>
        <w:fldChar w:fldCharType="separate"/>
      </w:r>
      <w:r>
        <w:t>2.</w:t>
      </w:r>
      <w:ins w:id="1348" w:author="Guy Fedorkow" w:date="2026-07-18T13:11:00Z" w16du:dateUtc="2026-07-18T17:11:00Z">
        <w:r w:rsidR="00E8291E">
          <w:t>11</w:t>
        </w:r>
      </w:ins>
      <w:del w:id="1349" w:author="Guy Fedorkow" w:date="2026-07-18T13:11:00Z" w16du:dateUtc="2026-07-18T17:11:00Z">
        <w:r>
          <w:delText>10</w:delText>
        </w:r>
      </w:del>
      <w:r>
        <w:fldChar w:fldCharType="end"/>
      </w:r>
      <w:r>
        <w:t>.</w:t>
      </w:r>
    </w:p>
    <w:p w14:paraId="322BF7A8" w14:textId="77777777" w:rsidR="00E075D4" w:rsidRDefault="00134F1F">
      <w:pPr>
        <w:pStyle w:val="Heading3"/>
      </w:pPr>
      <w:bookmarkStart w:id="1350" w:name="_Toc187018304"/>
      <w:bookmarkStart w:id="1351" w:name="_Toc232352119"/>
      <w:r>
        <w:t>Project_exec.py Files</w:t>
      </w:r>
      <w:bookmarkEnd w:id="1350"/>
      <w:bookmarkEnd w:id="1351"/>
    </w:p>
    <w:p w14:paraId="5BC8A399" w14:textId="77777777" w:rsidR="00E075D4" w:rsidRDefault="00E075D4"/>
    <w:p w14:paraId="3B390DEF" w14:textId="77777777" w:rsidR="00E075D4" w:rsidRDefault="00134F1F">
      <w:pPr>
        <w:pStyle w:val="Heading2"/>
      </w:pPr>
      <w:bookmarkStart w:id="1352" w:name="_Toc187018305"/>
      <w:bookmarkStart w:id="1353" w:name="_Toc232352120"/>
      <w:r>
        <w:t>Program Trace Log</w:t>
      </w:r>
      <w:bookmarkEnd w:id="1352"/>
      <w:bookmarkEnd w:id="1353"/>
    </w:p>
    <w:p w14:paraId="16D84C23" w14:textId="77777777" w:rsidR="00E075D4" w:rsidRDefault="00E075D4"/>
    <w:p w14:paraId="02EDAB0B" w14:textId="77777777" w:rsidR="00E075D4" w:rsidRDefault="00134F1F">
      <w:pPr>
        <w:pStyle w:val="Heading2"/>
      </w:pPr>
      <w:bookmarkStart w:id="1354" w:name="_Toc187018306"/>
      <w:bookmarkStart w:id="1355" w:name="_Ref166833172"/>
      <w:bookmarkStart w:id="1356" w:name="_Ref166833155"/>
      <w:bookmarkStart w:id="1357" w:name="_Toc232352121"/>
      <w:r>
        <w:t>Flow Graph</w:t>
      </w:r>
      <w:bookmarkEnd w:id="1354"/>
      <w:bookmarkEnd w:id="1355"/>
      <w:bookmarkEnd w:id="1356"/>
      <w:bookmarkEnd w:id="1357"/>
    </w:p>
    <w:p w14:paraId="72C76DAE" w14:textId="77777777" w:rsidR="00E075D4" w:rsidRDefault="00E075D4"/>
    <w:p w14:paraId="67C79E41" w14:textId="77777777" w:rsidR="00E075D4" w:rsidRDefault="00134F1F">
      <w:pPr>
        <w:pStyle w:val="Heading1"/>
      </w:pPr>
      <w:bookmarkStart w:id="1358" w:name="_Toc187018307"/>
      <w:bookmarkStart w:id="1359" w:name="_Toc232352122"/>
      <w:r>
        <w:t>Ancillary Tools</w:t>
      </w:r>
      <w:bookmarkEnd w:id="1358"/>
      <w:bookmarkEnd w:id="1359"/>
    </w:p>
    <w:p w14:paraId="700EFFB3" w14:textId="77777777" w:rsidR="00E075D4" w:rsidRDefault="00E075D4"/>
    <w:p w14:paraId="0A7458F0" w14:textId="77777777" w:rsidR="00E075D4" w:rsidRDefault="00134F1F">
      <w:pPr>
        <w:pStyle w:val="Heading2"/>
      </w:pPr>
      <w:bookmarkStart w:id="1360" w:name="_Toc187018308"/>
      <w:bookmarkStart w:id="1361" w:name="_Toc232352123"/>
      <w:r>
        <w:t>wwdisasm – Disassembler for Whirlwind Binaries</w:t>
      </w:r>
      <w:bookmarkEnd w:id="1360"/>
      <w:bookmarkEnd w:id="1361"/>
    </w:p>
    <w:p w14:paraId="2C8499AC" w14:textId="77777777" w:rsidR="00E075D4" w:rsidRDefault="00E075D4"/>
    <w:p w14:paraId="760834F2" w14:textId="77777777" w:rsidR="00E075D4" w:rsidRDefault="00134F1F">
      <w:pPr>
        <w:pStyle w:val="Heading2"/>
      </w:pPr>
      <w:bookmarkStart w:id="1362" w:name="_Toc187018309"/>
      <w:bookmarkStart w:id="1363" w:name="_Toc232352124"/>
      <w:r>
        <w:t>wwdiff – Compare core files</w:t>
      </w:r>
      <w:bookmarkEnd w:id="1362"/>
      <w:bookmarkEnd w:id="1363"/>
    </w:p>
    <w:p w14:paraId="33E42379" w14:textId="77777777" w:rsidR="00E075D4" w:rsidRDefault="00E075D4"/>
    <w:p w14:paraId="5231A0AA" w14:textId="77777777" w:rsidR="00E075D4" w:rsidRDefault="00134F1F">
      <w:pPr>
        <w:pStyle w:val="Heading2"/>
      </w:pPr>
      <w:bookmarkStart w:id="1364" w:name="_Toc187018310"/>
      <w:bookmarkStart w:id="1365" w:name="_Toc232352125"/>
      <w:r>
        <w:t>wwutd – Universal Tape Decoder</w:t>
      </w:r>
      <w:bookmarkEnd w:id="1364"/>
      <w:bookmarkEnd w:id="1365"/>
    </w:p>
    <w:p w14:paraId="54ED6D14" w14:textId="77777777" w:rsidR="00E075D4" w:rsidRDefault="00E075D4"/>
    <w:p w14:paraId="53DBDFB7" w14:textId="77777777" w:rsidR="00FB1892" w:rsidRPr="00FB1892" w:rsidRDefault="00FB1892" w:rsidP="00FB1892">
      <w:pPr>
        <w:pStyle w:val="Heading2"/>
      </w:pPr>
      <w:r w:rsidRPr="00FB1892">
        <w:t>wwpatch -- a tcore linker</w:t>
      </w:r>
    </w:p>
    <w:p w14:paraId="0DF8E71C" w14:textId="73FAACFB" w:rsidR="00FB1892" w:rsidRDefault="00FB1892" w:rsidP="00FB1892">
      <w:r>
        <w:t>[contributed by Juan, Aug 2026]</w:t>
      </w:r>
    </w:p>
    <w:p w14:paraId="3522432D" w14:textId="59362A12" w:rsidR="00FB1892" w:rsidRPr="00FB1892" w:rsidRDefault="00FB1892" w:rsidP="00FB1892">
      <w:r w:rsidRPr="00FB1892">
        <w:t>Patches a list of .tcore files together into one merged .tcore. This acts as a primitive linker.</w:t>
      </w:r>
    </w:p>
    <w:p w14:paraId="7E77EB10" w14:textId="77777777" w:rsidR="00FB1892" w:rsidRPr="00FB1892" w:rsidRDefault="00FB1892" w:rsidP="00FB1892">
      <w:r w:rsidRPr="00FB1892">
        <w:t>An use example is patching csii executable .tcore and symbols to a found intepreter .tcore along with necessary patches:</w:t>
      </w:r>
    </w:p>
    <w:p w14:paraId="5981BD39" w14:textId="77777777" w:rsidR="00FB1892" w:rsidRPr="00FB1892" w:rsidRDefault="00FB1892" w:rsidP="00FB1892">
      <w:r w:rsidRPr="00FB1892">
        <w:t>patched_tcore &lt;= interpreter + patch1 + patch2 + csii executable + symbols</w:t>
      </w:r>
    </w:p>
    <w:p w14:paraId="614509A6" w14:textId="77777777" w:rsidR="00FB1892" w:rsidRPr="00FB1892" w:rsidRDefault="00FB1892" w:rsidP="00FB1892">
      <w:r w:rsidRPr="00FB1892">
        <w:t>wwpatch can be used as either a standalone CLI tool generating an executable, or it can be imported into any tool to allow the patching (linking) without creating intermediate files.</w:t>
      </w:r>
    </w:p>
    <w:p w14:paraId="30900C42" w14:textId="77777777" w:rsidR="00FB1892" w:rsidRPr="00FB1892" w:rsidRDefault="00FB1892" w:rsidP="00FB1892">
      <w:pPr>
        <w:rPr>
          <w:b/>
          <w:bCs/>
        </w:rPr>
      </w:pPr>
      <w:r w:rsidRPr="00FB1892">
        <w:rPr>
          <w:b/>
          <w:bCs/>
        </w:rPr>
        <w:t>CLI usage</w:t>
      </w:r>
    </w:p>
    <w:p w14:paraId="2133097C" w14:textId="77777777" w:rsidR="00FB1892" w:rsidRPr="00FB1892" w:rsidRDefault="00FB1892" w:rsidP="00FB1892">
      <w:r w:rsidRPr="00FB1892">
        <w:t>python3 wwpatch.py file1.tcore file2.tcore ... -o patched_tcore</w:t>
      </w:r>
    </w:p>
    <w:p w14:paraId="3DFF94CB" w14:textId="77777777" w:rsidR="00FB1892" w:rsidRPr="00FB1892" w:rsidRDefault="00FB1892" w:rsidP="00FB1892">
      <w:pPr>
        <w:rPr>
          <w:b/>
          <w:bCs/>
        </w:rPr>
      </w:pPr>
      <w:r w:rsidRPr="00FB1892">
        <w:rPr>
          <w:b/>
          <w:bCs/>
        </w:rPr>
        <w:t>Library usage</w:t>
      </w:r>
    </w:p>
    <w:p w14:paraId="10FBF2CF" w14:textId="77777777" w:rsidR="00FB1892" w:rsidRPr="00FB1892" w:rsidRDefault="00FB1892" w:rsidP="00FB1892">
      <w:r w:rsidRPr="00FB1892">
        <w:t>from wwpatch import wwpatch</w:t>
      </w:r>
    </w:p>
    <w:p w14:paraId="2C9EB87B" w14:textId="77777777" w:rsidR="00FB1892" w:rsidRPr="00FB1892" w:rsidRDefault="00FB1892" w:rsidP="00FB1892">
      <w:r w:rsidRPr="00FB1892">
        <w:t>patched = wwpatch([f1, f2, f3])</w:t>
      </w:r>
    </w:p>
    <w:p w14:paraId="601812E2" w14:textId="77777777" w:rsidR="00FB1892" w:rsidRPr="00FB1892" w:rsidRDefault="00FB1892" w:rsidP="00FB1892">
      <w:r w:rsidRPr="00FB1892">
        <w:lastRenderedPageBreak/>
        <w:t>for line in patched:</w:t>
      </w:r>
    </w:p>
    <w:p w14:paraId="16995DE4" w14:textId="77777777" w:rsidR="00FB1892" w:rsidRPr="00FB1892" w:rsidRDefault="00FB1892" w:rsidP="00FB1892">
      <w:r w:rsidRPr="00FB1892">
        <w:t xml:space="preserve">    process(line)</w:t>
      </w:r>
    </w:p>
    <w:p w14:paraId="14B3BBFD" w14:textId="77777777" w:rsidR="00FB1892" w:rsidRPr="00FB1892" w:rsidRDefault="00FB1892" w:rsidP="00FB1892">
      <w:r w:rsidRPr="00FB1892">
        <w:t>The first file is the base. Each subsequent file overlays/replaces words at matching @C addresses. wwpatch returns a StringIO object that acts like an open file object. In this way wwsim and others can accept a list of files that are patched (linked) together.</w:t>
      </w:r>
    </w:p>
    <w:p w14:paraId="337E7182" w14:textId="77777777" w:rsidR="00E075D4" w:rsidRDefault="00E075D4"/>
    <w:p w14:paraId="0854C51D" w14:textId="77777777" w:rsidR="00FB1892" w:rsidRDefault="00FB1892"/>
    <w:p w14:paraId="14314051" w14:textId="77777777" w:rsidR="00FB1892" w:rsidRDefault="00FB1892"/>
    <w:p w14:paraId="14D54885" w14:textId="77777777" w:rsidR="00E075D4" w:rsidRDefault="00134F1F">
      <w:pPr>
        <w:pStyle w:val="Heading1"/>
      </w:pPr>
      <w:bookmarkStart w:id="1366" w:name="_Toc187018311"/>
      <w:bookmarkStart w:id="1367" w:name="_Toc232352126"/>
      <w:r>
        <w:t>End of Document</w:t>
      </w:r>
      <w:bookmarkEnd w:id="1366"/>
      <w:bookmarkEnd w:id="1367"/>
    </w:p>
    <w:p w14:paraId="554BC3F2" w14:textId="77777777" w:rsidR="00E075D4" w:rsidRDefault="00E075D4"/>
    <w:sectPr w:rsidR="00E075D4" w:rsidSect="00F66903">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1440" w:left="1440" w:header="720" w:footer="720" w:gutter="0"/>
      <w:cols w:space="720"/>
      <w:formProt/>
      <w:docGrid w:linePitch="360" w:charSpace="0"/>
      <w:sectPrChange w:id="1388" w:author="Guy Fedorkow" w:date="2026-07-18T13:11:00Z" w16du:dateUtc="2026-07-18T17:11:00Z">
        <w:sectPr w:rsidR="00E075D4" w:rsidSect="00F66903">
          <w:pgSz w:code="0"/>
          <w:pgMar w:top="1440" w:right="1440" w:bottom="1440" w:left="1440" w:header="720" w:footer="720" w:gutter="0"/>
          <w:formProt w:val="0"/>
          <w:docGrid w:charSpace="8192"/>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475A1" w14:textId="77777777" w:rsidR="00D81141" w:rsidRDefault="00D81141">
      <w:pPr>
        <w:pPrChange w:id="54" w:author="Guy Fedorkow" w:date="2026-07-18T13:11:00Z" w16du:dateUtc="2026-07-18T17:11:00Z">
          <w:pPr>
            <w:spacing w:before="0" w:after="0"/>
          </w:pPr>
        </w:pPrChange>
      </w:pPr>
      <w:r>
        <w:separator/>
      </w:r>
    </w:p>
  </w:endnote>
  <w:endnote w:type="continuationSeparator" w:id="0">
    <w:p w14:paraId="4A1A3971" w14:textId="77777777" w:rsidR="00D81141" w:rsidRDefault="00D81141">
      <w:pPr>
        <w:pPrChange w:id="55" w:author="Guy Fedorkow" w:date="2026-07-18T13:11:00Z" w16du:dateUtc="2026-07-18T17:11:00Z">
          <w:pPr>
            <w:spacing w:before="0" w:after="0"/>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altName w:val="﷽﷽﷽﷽﷽﷽ɤ怀"/>
    <w:panose1 w:val="02020603050405020304"/>
    <w:charset w:val="00"/>
    <w:family w:val="roman"/>
    <w:pitch w:val="variable"/>
    <w:sig w:usb0="E0002EFF" w:usb1="C000785B" w:usb2="00000009" w:usb3="00000000" w:csb0="000001FF" w:csb1="00000000"/>
  </w:font>
  <w:font w:name="Times-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HiddenHorzOCR-Identity-H">
    <w:altName w:val="Times New Roman"/>
    <w:panose1 w:val="00000000000000000000"/>
    <w:charset w:val="00"/>
    <w:family w:val="roman"/>
    <w:notTrueType/>
    <w:pitch w:val="default"/>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Palatino">
    <w:altName w:val="Palatino Linotype"/>
    <w:charset w:val="4D"/>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pecial Elite">
    <w:panose1 w:val="02000506000000020004"/>
    <w:charset w:val="00"/>
    <w:family w:val="auto"/>
    <w:pitch w:val="variable"/>
    <w:sig w:usb0="A00000EF" w:usb1="4000004A" w:usb2="00000000" w:usb3="00000000" w:csb0="00000093" w:csb1="00000000"/>
  </w:font>
  <w:font w:name="Gungsuh">
    <w:charset w:val="81"/>
    <w:family w:val="roman"/>
    <w:pitch w:val="variable"/>
    <w:sig w:usb0="B00002AF" w:usb1="69D77CFB" w:usb2="00000030" w:usb3="00000000" w:csb0="0008009F" w:csb1="00000000"/>
  </w:font>
  <w:font w:name="Script MT Bold">
    <w:panose1 w:val="03040602040607080904"/>
    <w:charset w:val="00"/>
    <w:family w:val="script"/>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Liberation Mono">
    <w:panose1 w:val="02070409020205020404"/>
    <w:charset w:val="00"/>
    <w:family w:val="modern"/>
    <w:pitch w:val="fixed"/>
    <w:sig w:usb0="E0000AFF" w:usb1="400078FF" w:usb2="00000001" w:usb3="00000000" w:csb0="000001B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7B9F" w14:textId="77777777" w:rsidR="00E075D4" w:rsidRDefault="00E075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8311" w14:textId="29870334" w:rsidR="006154BD" w:rsidRDefault="006154BD">
    <w:pPr>
      <w:pStyle w:val="Footer"/>
      <w:rPr>
        <w:ins w:id="1370" w:author="Guy Fedorkow" w:date="2026-07-18T13:11:00Z" w16du:dateUtc="2026-07-18T17:11:00Z"/>
      </w:rPr>
    </w:pPr>
    <w:ins w:id="1371" w:author="Guy Fedorkow" w:date="2026-07-18T13:11:00Z" w16du:dateUtc="2026-07-18T17:11:00Z">
      <w:r>
        <w:rPr>
          <w:noProof/>
        </w:rPr>
        <mc:AlternateContent>
          <mc:Choice Requires="wps">
            <w:drawing>
              <wp:anchor distT="0" distB="0" distL="114300" distR="114300" simplePos="0" relativeHeight="251663360" behindDoc="0" locked="0" layoutInCell="0" allowOverlap="1" wp14:anchorId="3D13A280" wp14:editId="3B92AB3F">
                <wp:simplePos x="0" y="0"/>
                <wp:positionH relativeFrom="column">
                  <wp:posOffset>-9525</wp:posOffset>
                </wp:positionH>
                <wp:positionV relativeFrom="paragraph">
                  <wp:posOffset>5080</wp:posOffset>
                </wp:positionV>
                <wp:extent cx="5753100" cy="0"/>
                <wp:effectExtent l="9525" t="5080" r="9525" b="1397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D8A303" id="Line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pt" to="452.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l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" o:allowincell="f"/>
            </w:pict>
          </mc:Fallback>
        </mc:AlternateContent>
      </w:r>
    </w:ins>
  </w:p>
  <w:p w14:paraId="2CA5F024" w14:textId="1A04B99C" w:rsidR="00E075D4" w:rsidRDefault="009834AD">
    <w:pPr>
      <w:pStyle w:val="Footer"/>
      <w:rPr>
        <w:del w:id="1372" w:author="Guy Fedorkow" w:date="2026-07-18T13:11:00Z" w16du:dateUtc="2026-07-18T17:11:00Z"/>
      </w:rPr>
    </w:pPr>
    <w:ins w:id="1373" w:author="Guy Fedorkow" w:date="2026-07-18T13:11:00Z" w16du:dateUtc="2026-07-18T17:11:00Z">
      <w:r>
        <w:fldChar w:fldCharType="begin"/>
      </w:r>
      <w:r>
        <w:instrText xml:space="preserve"> SAVEDATE  \@ "MMMM d, yyyy" </w:instrText>
      </w:r>
      <w:r>
        <w:fldChar w:fldCharType="separate"/>
      </w:r>
    </w:ins>
    <w:r w:rsidR="00FB1892">
      <w:rPr>
        <w:noProof/>
      </w:rPr>
      <w:t>July 20, 2026</w:t>
    </w:r>
    <w:ins w:id="1374" w:author="Guy Fedorkow" w:date="2026-07-18T13:11:00Z" w16du:dateUtc="2026-07-18T17:11:00Z">
      <w:r>
        <w:fldChar w:fldCharType="end"/>
      </w:r>
    </w:ins>
    <w:del w:id="1375" w:author="Guy Fedorkow" w:date="2026-07-18T13:11:00Z" w16du:dateUtc="2026-07-18T17:11:00Z">
      <w:r w:rsidR="00C36049">
        <w:rPr>
          <w:noProof/>
        </w:rPr>
        <mc:AlternateContent>
          <mc:Choice Requires="wps">
            <w:drawing>
              <wp:anchor distT="5080" distB="5080" distL="5080" distR="5080" simplePos="0" relativeHeight="251658240" behindDoc="1" locked="0" layoutInCell="1" allowOverlap="1" wp14:anchorId="4C7B83FA" wp14:editId="0C39CA0A">
                <wp:simplePos x="0" y="0"/>
                <wp:positionH relativeFrom="column">
                  <wp:posOffset>-9525</wp:posOffset>
                </wp:positionH>
                <wp:positionV relativeFrom="paragraph">
                  <wp:posOffset>4445</wp:posOffset>
                </wp:positionV>
                <wp:extent cx="5753100" cy="635"/>
                <wp:effectExtent l="0" t="0" r="0" b="18415"/>
                <wp:wrapNone/>
                <wp:docPr id="124780844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635"/>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1B040865" id="Straight Connector 5" o:spid="_x0000_s1026" style="position:absolute;z-index:-251658240;visibility:visible;mso-wrap-style:square;mso-width-percent:0;mso-height-percent:0;mso-wrap-distance-left:.4pt;mso-wrap-distance-top:.4pt;mso-wrap-distance-right:.4pt;mso-wrap-distance-bottom:.4pt;mso-position-horizontal:absolute;mso-position-horizontal-relative:text;mso-position-vertical:absolute;mso-position-vertical-relative:text;mso-width-percent:0;mso-height-percent:0;mso-width-relative:page;mso-height-relative:page" from="-.75pt,.35pt" to="452.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">
                <o:lock v:ext="edit" shapetype="f"/>
              </v:line>
            </w:pict>
          </mc:Fallback>
        </mc:AlternateContent>
      </w:r>
    </w:del>
  </w:p>
  <w:p w14:paraId="74FA5597" w14:textId="3F63C972" w:rsidR="00E075D4" w:rsidRDefault="00134F1F">
    <w:pPr>
      <w:pStyle w:val="Footer"/>
      <w:tabs>
        <w:tab w:val="clear" w:pos="8640"/>
        <w:tab w:val="right" w:pos="9000"/>
      </w:tabs>
    </w:pPr>
    <w:del w:id="1376" w:author="Guy Fedorkow" w:date="2026-07-18T13:11:00Z" w16du:dateUtc="2026-07-18T17:11:00Z">
      <w:r>
        <w:fldChar w:fldCharType="begin"/>
      </w:r>
      <w:r>
        <w:delInstrText xml:space="preserve"> SAVEDATE \@"MMMM\ d', 'yyyy" </w:delInstrText>
      </w:r>
      <w:r>
        <w:fldChar w:fldCharType="separate"/>
      </w:r>
      <w:r w:rsidR="00D266E5">
        <w:rPr>
          <w:noProof/>
        </w:rPr>
        <w:delText>January 16, 2026</w:delText>
      </w:r>
      <w:r>
        <w:fldChar w:fldCharType="end"/>
      </w:r>
    </w:del>
    <w:r>
      <w:tab/>
      <w:t>g. fedorkow</w:t>
    </w:r>
    <w:del w:id="1377" w:author="Guy Fedorkow" w:date="2026-07-18T13:11:00Z" w16du:dateUtc="2026-07-18T17:11:00Z">
      <w:r>
        <w:delText>, l. stabile</w:delText>
      </w:r>
    </w:del>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29</w:t>
    </w:r>
    <w:r>
      <w:rPr>
        <w:rStyle w:val="PageNumber"/>
      </w:rPr>
      <w:fldChar w:fldCharType="end"/>
    </w:r>
  </w:p>
  <w:p w14:paraId="42B26AC1" w14:textId="77777777" w:rsidR="00E075D4" w:rsidRDefault="00134F1F">
    <w:pPr>
      <w:pStyle w:val="Footer"/>
    </w:pPr>
    <w:r>
      <w:tab/>
    </w:r>
  </w:p>
  <w:p w14:paraId="51B65357" w14:textId="77777777" w:rsidR="00E075D4" w:rsidRDefault="00E075D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18FC" w14:textId="66A46C62" w:rsidR="00E075D4" w:rsidRDefault="00C36049">
    <w:pPr>
      <w:pStyle w:val="Footer"/>
      <w:rPr>
        <w:del w:id="1381" w:author="Guy Fedorkow" w:date="2026-07-18T13:11:00Z" w16du:dateUtc="2026-07-18T17:11:00Z"/>
      </w:rPr>
    </w:pPr>
    <w:del w:id="1382" w:author="Guy Fedorkow" w:date="2026-07-18T13:11:00Z" w16du:dateUtc="2026-07-18T17:11:00Z">
      <w:r>
        <w:rPr>
          <w:noProof/>
        </w:rPr>
        <mc:AlternateContent>
          <mc:Choice Requires="wps">
            <w:drawing>
              <wp:anchor distT="5080" distB="5080" distL="5080" distR="5080" simplePos="0" relativeHeight="251659264" behindDoc="1" locked="0" layoutInCell="1" allowOverlap="1" wp14:anchorId="15AACD4F" wp14:editId="5FFF77D1">
                <wp:simplePos x="0" y="0"/>
                <wp:positionH relativeFrom="column">
                  <wp:posOffset>-9525</wp:posOffset>
                </wp:positionH>
                <wp:positionV relativeFrom="paragraph">
                  <wp:posOffset>4445</wp:posOffset>
                </wp:positionV>
                <wp:extent cx="5753100" cy="635"/>
                <wp:effectExtent l="0" t="0" r="0" b="18415"/>
                <wp:wrapNone/>
                <wp:docPr id="209336216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3100" cy="635"/>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2B7BF5B1" id="Straight Connector 1" o:spid="_x0000_s1026" style="position:absolute;z-index:-251657216;visibility:visible;mso-wrap-style:square;mso-width-percent:0;mso-height-percent:0;mso-wrap-distance-left:.4pt;mso-wrap-distance-top:.4pt;mso-wrap-distance-right:.4pt;mso-wrap-distance-bottom:.4pt;mso-position-horizontal:absolute;mso-position-horizontal-relative:text;mso-position-vertical:absolute;mso-position-vertical-relative:text;mso-width-percent:0;mso-height-percent:0;mso-width-relative:page;mso-height-relative:page" from="-.75pt,.35pt" to="452.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">
                <o:lock v:ext="edit" shapetype="f"/>
              </v:line>
            </w:pict>
          </mc:Fallback>
        </mc:AlternateContent>
      </w:r>
    </w:del>
  </w:p>
  <w:p w14:paraId="38837BAD" w14:textId="713E00AF" w:rsidR="00E075D4" w:rsidRDefault="00134F1F">
    <w:pPr>
      <w:pStyle w:val="Footer"/>
      <w:tabs>
        <w:tab w:val="clear" w:pos="8640"/>
        <w:tab w:val="right" w:pos="9000"/>
      </w:tabs>
      <w:rPr>
        <w:del w:id="1383" w:author="Guy Fedorkow" w:date="2026-07-18T13:11:00Z" w16du:dateUtc="2026-07-18T17:11:00Z"/>
      </w:rPr>
    </w:pPr>
    <w:del w:id="1384" w:author="Guy Fedorkow" w:date="2026-07-18T13:11:00Z" w16du:dateUtc="2026-07-18T17:11:00Z">
      <w:r>
        <w:fldChar w:fldCharType="begin"/>
      </w:r>
      <w:r>
        <w:delInstrText xml:space="preserve"> SAVEDATE \@"MMMM\ d', 'yyyy" </w:delInstrText>
      </w:r>
      <w:r>
        <w:fldChar w:fldCharType="separate"/>
      </w:r>
      <w:r w:rsidR="00D266E5">
        <w:rPr>
          <w:noProof/>
        </w:rPr>
        <w:delText>January 16, 2026</w:delText>
      </w:r>
      <w:r>
        <w:fldChar w:fldCharType="end"/>
      </w:r>
      <w:r>
        <w:tab/>
        <w:delText>g. fedorkow, l. stabile</w:delText>
      </w:r>
      <w:r>
        <w:tab/>
        <w:delText xml:space="preserve">Page </w:delText>
      </w:r>
      <w:r>
        <w:rPr>
          <w:rStyle w:val="PageNumber"/>
        </w:rPr>
        <w:fldChar w:fldCharType="begin"/>
      </w:r>
      <w:r>
        <w:rPr>
          <w:rStyle w:val="PageNumber"/>
        </w:rPr>
        <w:delInstrText xml:space="preserve"> PAGE </w:delInstrText>
      </w:r>
      <w:r>
        <w:rPr>
          <w:rStyle w:val="PageNumber"/>
        </w:rPr>
        <w:fldChar w:fldCharType="separate"/>
      </w:r>
      <w:r>
        <w:rPr>
          <w:rStyle w:val="PageNumber"/>
        </w:rPr>
        <w:delText>29</w:delText>
      </w:r>
      <w:r>
        <w:rPr>
          <w:rStyle w:val="PageNumber"/>
        </w:rPr>
        <w:fldChar w:fldCharType="end"/>
      </w:r>
      <w:r>
        <w:rPr>
          <w:rStyle w:val="PageNumber"/>
        </w:rPr>
        <w:delText xml:space="preserve"> of </w:delText>
      </w:r>
      <w:r>
        <w:rPr>
          <w:rStyle w:val="PageNumber"/>
        </w:rPr>
        <w:fldChar w:fldCharType="begin"/>
      </w:r>
      <w:r>
        <w:rPr>
          <w:rStyle w:val="PageNumber"/>
        </w:rPr>
        <w:delInstrText xml:space="preserve"> NUMPAGES </w:delInstrText>
      </w:r>
      <w:r>
        <w:rPr>
          <w:rStyle w:val="PageNumber"/>
        </w:rPr>
        <w:fldChar w:fldCharType="separate"/>
      </w:r>
      <w:r>
        <w:rPr>
          <w:rStyle w:val="PageNumber"/>
        </w:rPr>
        <w:delText>29</w:delText>
      </w:r>
      <w:r>
        <w:rPr>
          <w:rStyle w:val="PageNumber"/>
        </w:rPr>
        <w:fldChar w:fldCharType="end"/>
      </w:r>
    </w:del>
  </w:p>
  <w:p w14:paraId="272C66B4" w14:textId="77777777" w:rsidR="00E075D4" w:rsidRDefault="00134F1F">
    <w:pPr>
      <w:pStyle w:val="Footer"/>
      <w:rPr>
        <w:del w:id="1385" w:author="Guy Fedorkow" w:date="2026-07-18T13:11:00Z" w16du:dateUtc="2026-07-18T17:11:00Z"/>
      </w:rPr>
    </w:pPr>
    <w:del w:id="1386" w:author="Guy Fedorkow" w:date="2026-07-18T13:11:00Z" w16du:dateUtc="2026-07-18T17:11:00Z">
      <w:r>
        <w:tab/>
      </w:r>
    </w:del>
  </w:p>
  <w:p w14:paraId="6D6CCC79" w14:textId="77777777" w:rsidR="00E075D4" w:rsidRDefault="00E075D4">
    <w:pPr>
      <w:pStyle w:val="Footer"/>
      <w:pPrChange w:id="1387" w:author="Guy Fedorkow" w:date="2026-07-18T13:11:00Z" w16du:dateUtc="2026-07-18T17:11:00Z">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4F1DE" w14:textId="77777777" w:rsidR="00D81141" w:rsidRDefault="00D81141">
      <w:pPr>
        <w:rPr>
          <w:rPrChange w:id="52" w:author="Guy Fedorkow" w:date="2026-07-18T13:11:00Z" w16du:dateUtc="2026-07-18T17:11:00Z">
            <w:rPr>
              <w:sz w:val="12"/>
            </w:rPr>
          </w:rPrChange>
        </w:rPr>
      </w:pPr>
      <w:r>
        <w:separator/>
      </w:r>
    </w:p>
  </w:footnote>
  <w:footnote w:type="continuationSeparator" w:id="0">
    <w:p w14:paraId="0D88AE0B" w14:textId="77777777" w:rsidR="00D81141" w:rsidRDefault="00D81141">
      <w:pPr>
        <w:rPr>
          <w:rPrChange w:id="53" w:author="Guy Fedorkow" w:date="2026-07-18T13:11:00Z" w16du:dateUtc="2026-07-18T17:11:00Z">
            <w:rPr>
              <w:sz w:val="12"/>
            </w:rPr>
          </w:rPrChange>
        </w:rPr>
      </w:pPr>
      <w:r>
        <w:continuationSeparator/>
      </w:r>
    </w:p>
  </w:footnote>
  <w:footnote w:id="1">
    <w:p w14:paraId="2F52723B" w14:textId="77777777" w:rsidR="00E075D4" w:rsidRDefault="00134F1F">
      <w:pPr>
        <w:pStyle w:val="FootnoteText"/>
        <w:rPr>
          <w:lang w:val="en-US"/>
        </w:rPr>
      </w:pPr>
      <w:r>
        <w:rPr>
          <w:rStyle w:val="FootnoteReference"/>
          <w:rPrChange w:id="353" w:author="Guy Fedorkow" w:date="2026-07-18T13:11:00Z" w16du:dateUtc="2026-07-18T17:11:00Z">
            <w:rPr>
              <w:rStyle w:val="FootnoteCharacters"/>
            </w:rPr>
          </w:rPrChange>
        </w:rPr>
        <w:footnoteRef/>
      </w:r>
      <w:r>
        <w:t xml:space="preserve"> </w:t>
      </w:r>
      <w:r>
        <w:rPr>
          <w:lang w:val="en-US"/>
        </w:rPr>
        <w:t>Until they didn’t, at which point a fraught debug session would ensue to assign ‘blame’ to one side of the plug or the other.  Lawyers are standing by.</w:t>
      </w:r>
    </w:p>
  </w:footnote>
  <w:footnote w:id="2">
    <w:p w14:paraId="08F50C24" w14:textId="77777777" w:rsidR="00E075D4" w:rsidRDefault="00134F1F">
      <w:pPr>
        <w:pStyle w:val="FootnoteText"/>
        <w:rPr>
          <w:lang w:val="en-US"/>
        </w:rPr>
      </w:pPr>
      <w:r>
        <w:rPr>
          <w:rStyle w:val="FootnoteReference"/>
          <w:rPrChange w:id="358" w:author="Guy Fedorkow" w:date="2026-07-18T13:11:00Z" w16du:dateUtc="2026-07-18T17:11:00Z">
            <w:rPr>
              <w:rStyle w:val="FootnoteCharacters"/>
            </w:rPr>
          </w:rPrChange>
        </w:rPr>
        <w:footnoteRef/>
      </w:r>
      <w:r>
        <w:t xml:space="preserve"> </w:t>
      </w:r>
      <w:r>
        <w:rPr>
          <w:lang w:val="en-US"/>
        </w:rPr>
        <w:t>i.e., variable names don’t have to be one letter followed by up to three digits.  And you can put in comments.</w:t>
      </w:r>
    </w:p>
  </w:footnote>
  <w:footnote w:id="3">
    <w:p w14:paraId="3BDF783A" w14:textId="77777777" w:rsidR="00E075D4" w:rsidRDefault="00134F1F">
      <w:pPr>
        <w:pStyle w:val="FootnoteText"/>
        <w:rPr>
          <w:lang w:val="en-US"/>
        </w:rPr>
      </w:pPr>
      <w:r>
        <w:rPr>
          <w:rStyle w:val="FootnoteReference"/>
          <w:rPrChange w:id="542" w:author="Guy Fedorkow" w:date="2026-07-18T13:11:00Z" w16du:dateUtc="2026-07-18T17:11:00Z">
            <w:rPr>
              <w:rStyle w:val="FootnoteCharacters"/>
            </w:rPr>
          </w:rPrChange>
        </w:rPr>
        <w:footnoteRef/>
      </w:r>
      <w:r>
        <w:t xml:space="preserve"> </w:t>
      </w:r>
      <w:r>
        <w:rPr>
          <w:lang w:val="en-US"/>
        </w:rPr>
        <w:t>Nothing depends on how many spaces or tabs are used, so tab spacing can be whatever you prefer in your fave editor (i.e., this is not python!)</w:t>
      </w:r>
    </w:p>
  </w:footnote>
  <w:footnote w:id="4">
    <w:p w14:paraId="071416ED" w14:textId="77777777" w:rsidR="00E075D4" w:rsidRDefault="00134F1F">
      <w:pPr>
        <w:pStyle w:val="FootnoteText"/>
        <w:rPr>
          <w:lang w:val="en-US"/>
        </w:rPr>
      </w:pPr>
      <w:r>
        <w:rPr>
          <w:rStyle w:val="FootnoteReference"/>
          <w:rPrChange w:id="582" w:author="Guy Fedorkow" w:date="2026-07-18T13:11:00Z" w16du:dateUtc="2026-07-18T17:11:00Z">
            <w:rPr>
              <w:rStyle w:val="FootnoteCharacters"/>
            </w:rPr>
          </w:rPrChange>
        </w:rPr>
        <w:footnoteRef/>
      </w:r>
      <w:r>
        <w:t xml:space="preserve"> </w:t>
      </w:r>
      <w:r>
        <w:rPr>
          <w:lang w:val="en-US"/>
        </w:rPr>
        <w:t>We do actually have quite a few programs in Comprehensive System source format, although with two-character variable names and no comments, the source is not a lot easier to read than the binaries!</w:t>
      </w:r>
    </w:p>
  </w:footnote>
  <w:footnote w:id="5">
    <w:p w14:paraId="28C02B03" w14:textId="77777777" w:rsidR="00E075D4" w:rsidRDefault="00134F1F">
      <w:pPr>
        <w:pStyle w:val="FootnoteText"/>
        <w:rPr>
          <w:lang w:val="en-US"/>
        </w:rPr>
      </w:pPr>
      <w:r>
        <w:rPr>
          <w:rStyle w:val="FootnoteReference"/>
          <w:rPrChange w:id="1284" w:author="Guy Fedorkow" w:date="2026-07-18T13:11:00Z" w16du:dateUtc="2026-07-18T17:11:00Z">
            <w:rPr>
              <w:rStyle w:val="FootnoteCharacters"/>
            </w:rPr>
          </w:rPrChange>
        </w:rPr>
        <w:footnoteRef/>
      </w:r>
      <w:r>
        <w:t xml:space="preserve"> </w:t>
      </w:r>
      <w:r>
        <w:rPr>
          <w:lang w:val="en-US"/>
        </w:rPr>
        <w:t xml:space="preserve">Fear Not!  This ‘gun’ shoots nothing!  However, it does </w:t>
      </w:r>
      <w:r>
        <w:rPr>
          <w:i/>
          <w:iCs/>
          <w:lang w:val="en-US"/>
        </w:rPr>
        <w:t>detect</w:t>
      </w:r>
      <w:r>
        <w:rPr>
          <w:lang w:val="en-US"/>
        </w:rPr>
        <w:t xml:space="preserve"> photons from the CRT display.  Even the TSA agrees that this ‘gun’ can be carried on an airplane.</w:t>
      </w:r>
    </w:p>
  </w:footnote>
  <w:footnote w:id="6">
    <w:p w14:paraId="6F3ECC4E" w14:textId="77777777" w:rsidR="00E075D4" w:rsidRDefault="00134F1F">
      <w:pPr>
        <w:pStyle w:val="FootnoteText"/>
        <w:rPr>
          <w:lang w:val="en-US"/>
        </w:rPr>
      </w:pPr>
      <w:r>
        <w:rPr>
          <w:rStyle w:val="FootnoteReference"/>
          <w:rPrChange w:id="1285" w:author="Guy Fedorkow" w:date="2026-07-18T13:11:00Z" w16du:dateUtc="2026-07-18T17:11:00Z">
            <w:rPr>
              <w:rStyle w:val="FootnoteCharacters"/>
            </w:rPr>
          </w:rPrChange>
        </w:rPr>
        <w:footnoteRef/>
      </w:r>
      <w:r>
        <w:t xml:space="preserve"> </w:t>
      </w:r>
      <w:r>
        <w:rPr>
          <w:lang w:val="en-US"/>
        </w:rPr>
        <w:t>Basically, the light gun will respond to Points but not Lines or Characters on the WW display</w:t>
      </w:r>
    </w:p>
  </w:footnote>
  <w:footnote w:id="7">
    <w:p w14:paraId="5730D1B5" w14:textId="77777777" w:rsidR="00E075D4" w:rsidRDefault="00134F1F">
      <w:pPr>
        <w:pStyle w:val="FootnoteText"/>
        <w:rPr>
          <w:lang w:val="en-US"/>
        </w:rPr>
      </w:pPr>
      <w:r>
        <w:rPr>
          <w:rStyle w:val="FootnoteReference"/>
          <w:rPrChange w:id="1328" w:author="Guy Fedorkow" w:date="2026-07-18T13:11:00Z" w16du:dateUtc="2026-07-18T17:11:00Z">
            <w:rPr>
              <w:rStyle w:val="FootnoteCharacters"/>
            </w:rPr>
          </w:rPrChange>
        </w:rPr>
        <w:footnoteRef/>
      </w:r>
      <w:r>
        <w:t xml:space="preserve"> </w:t>
      </w:r>
      <w:r>
        <w:rPr>
          <w:lang w:val="en-US"/>
        </w:rPr>
        <w:t>In the WW docs, this indicator seems have been added to debug the data going into Parity Check circuitry, but it always shows the contents of the last memory location read, i.e., it’s a Memory Data Register, so it’s unclear if it’s a PAR or MDR.  The last address used is shown in the Memory Address Register indicator, which is unambiguously a MAR.</w:t>
      </w:r>
    </w:p>
  </w:footnote>
  <w:footnote w:id="8">
    <w:p w14:paraId="06E9F2E3" w14:textId="77777777" w:rsidR="00E075D4" w:rsidRDefault="00134F1F">
      <w:pPr>
        <w:pStyle w:val="FootnoteText"/>
        <w:rPr>
          <w:lang w:val="en-US"/>
        </w:rPr>
      </w:pPr>
      <w:r>
        <w:rPr>
          <w:rStyle w:val="FootnoteReference"/>
          <w:rPrChange w:id="1329" w:author="Guy Fedorkow" w:date="2026-07-18T13:11:00Z" w16du:dateUtc="2026-07-18T17:11:00Z">
            <w:rPr>
              <w:rStyle w:val="FootnoteCharacters"/>
            </w:rPr>
          </w:rPrChange>
        </w:rPr>
        <w:footnoteRef/>
      </w:r>
      <w:r>
        <w:t xml:space="preserve"> </w:t>
      </w:r>
      <w:r>
        <w:rPr>
          <w:lang w:val="en-US"/>
        </w:rPr>
        <w:t xml:space="preserve">You can Peek, but you can’t Poke </w:t>
      </w:r>
      <w:ins w:id="1330" w:author="Guy Fedorkow" w:date="2026-07-18T13:11:00Z" w16du:dateUtc="2026-07-18T17:11:00Z">
        <w:r w:rsidR="00E8291E" w:rsidRPr="00E8291E">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ins>
      <w:del w:id="1331" w:author="Guy Fedorkow" w:date="2026-07-18T13:11:00Z" w16du:dateUtc="2026-07-18T17:11:00Z">
        <w:r>
          <w:rPr>
            <w:rFonts w:ascii="Segoe UI Emoji" w:eastAsia="Segoe UI Emoji" w:hAnsi="Segoe UI Emoji" w:cs="Segoe UI Emoji"/>
            <w:lang w:val="en-US"/>
          </w:rPr>
          <w:delText>😊</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E31F" w14:textId="77777777" w:rsidR="00E075D4" w:rsidRDefault="00E075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29DE" w14:textId="18452473" w:rsidR="00E075D4" w:rsidRDefault="006154BD">
    <w:pPr>
      <w:pStyle w:val="Header"/>
      <w:tabs>
        <w:tab w:val="clear" w:pos="4320"/>
        <w:tab w:val="clear" w:pos="8640"/>
        <w:tab w:val="center" w:pos="4500"/>
        <w:tab w:val="right" w:pos="9000"/>
      </w:tabs>
      <w:rPr>
        <w:lang w:val="en-GB"/>
      </w:rPr>
    </w:pPr>
    <w:ins w:id="1368" w:author="Guy Fedorkow" w:date="2026-07-18T13:11:00Z" w16du:dateUtc="2026-07-18T17:11:00Z">
      <w:r>
        <w:rPr>
          <w:noProof/>
        </w:rPr>
        <mc:AlternateContent>
          <mc:Choice Requires="wps">
            <w:drawing>
              <wp:anchor distT="0" distB="0" distL="114300" distR="114300" simplePos="0" relativeHeight="251661312" behindDoc="0" locked="0" layoutInCell="0" allowOverlap="1" wp14:anchorId="4E98B076" wp14:editId="7B0FF9D0">
                <wp:simplePos x="0" y="0"/>
                <wp:positionH relativeFrom="margin">
                  <wp:align>left</wp:align>
                </wp:positionH>
                <wp:positionV relativeFrom="paragraph">
                  <wp:posOffset>216196</wp:posOffset>
                </wp:positionV>
                <wp:extent cx="5743575" cy="0"/>
                <wp:effectExtent l="0" t="0" r="28575" b="19050"/>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43AB2E" id="Line 1"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7pt" to="452.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" o:allowincell="f">
                <w10:wrap anchorx="margin"/>
              </v:line>
            </w:pict>
          </mc:Fallback>
        </mc:AlternateContent>
      </w:r>
    </w:ins>
    <w:del w:id="1369" w:author="Guy Fedorkow" w:date="2026-07-18T13:11:00Z" w16du:dateUtc="2026-07-18T17:11:00Z">
      <w:r w:rsidR="00C36049">
        <w:rPr>
          <w:noProof/>
        </w:rPr>
        <mc:AlternateContent>
          <mc:Choice Requires="wps">
            <w:drawing>
              <wp:anchor distT="5079" distB="5079" distL="5080" distR="5080" simplePos="0" relativeHeight="251656192" behindDoc="1" locked="0" layoutInCell="0" allowOverlap="1" wp14:anchorId="3A3B2DC6" wp14:editId="05C2ABCA">
                <wp:simplePos x="0" y="0"/>
                <wp:positionH relativeFrom="margin">
                  <wp:align>left</wp:align>
                </wp:positionH>
                <wp:positionV relativeFrom="paragraph">
                  <wp:posOffset>216534</wp:posOffset>
                </wp:positionV>
                <wp:extent cx="5743575" cy="0"/>
                <wp:effectExtent l="0" t="0" r="0" b="0"/>
                <wp:wrapNone/>
                <wp:docPr id="122142357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3575" cy="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2410557D" id="Straight Connector 7" o:spid="_x0000_s1026" style="position:absolute;z-index:-251660288;visibility:visible;mso-wrap-style:square;mso-width-percent:0;mso-height-percent:0;mso-wrap-distance-left:.4pt;mso-wrap-distance-top:.14108mm;mso-wrap-distance-right:.4pt;mso-wrap-distance-bottom:.14108mm;mso-position-horizontal:left;mso-position-horizontal-relative:margin;mso-position-vertical:absolute;mso-position-vertical-relative:text;mso-width-percent:0;mso-height-percent:0;mso-width-relative:page;mso-height-relative:page" from="0,17.05pt" to="452.2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" o:allowincell="f">
                <o:lock v:ext="edit" shapetype="f"/>
                <w10:wrap anchorx="margin"/>
              </v:line>
            </w:pict>
          </mc:Fallback>
        </mc:AlternateContent>
      </w:r>
    </w:del>
    <w:r w:rsidR="00134F1F">
      <w:rPr>
        <w:lang w:val="en-GB"/>
      </w:rPr>
      <w:t>Engineering</w:t>
    </w:r>
    <w:r w:rsidR="00134F1F">
      <w:rPr>
        <w:lang w:val="en-GB"/>
      </w:rPr>
      <w:tab/>
    </w:r>
    <w:r w:rsidR="00134F1F">
      <w:rPr>
        <w:lang w:val="en-GB"/>
      </w:rPr>
      <w:tab/>
      <w:t>MIT Whirlwind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0ED4" w14:textId="7234A270" w:rsidR="00E075D4" w:rsidRDefault="00C36049">
    <w:pPr>
      <w:pStyle w:val="Header"/>
      <w:rPr>
        <w:rPrChange w:id="1378" w:author="Guy Fedorkow" w:date="2026-07-18T13:11:00Z" w16du:dateUtc="2026-07-18T17:11:00Z">
          <w:rPr>
            <w:lang w:val="en-GB"/>
          </w:rPr>
        </w:rPrChange>
      </w:rPr>
      <w:pPrChange w:id="1379" w:author="Guy Fedorkow" w:date="2026-07-18T13:11:00Z" w16du:dateUtc="2026-07-18T17:11:00Z">
        <w:pPr>
          <w:pStyle w:val="Header"/>
          <w:tabs>
            <w:tab w:val="clear" w:pos="4320"/>
            <w:tab w:val="clear" w:pos="8640"/>
            <w:tab w:val="center" w:pos="4500"/>
            <w:tab w:val="right" w:pos="9000"/>
          </w:tabs>
        </w:pPr>
      </w:pPrChange>
    </w:pPr>
    <w:del w:id="1380" w:author="Guy Fedorkow" w:date="2026-07-18T13:11:00Z" w16du:dateUtc="2026-07-18T17:11:00Z">
      <w:r>
        <w:rPr>
          <w:noProof/>
        </w:rPr>
        <mc:AlternateContent>
          <mc:Choice Requires="wps">
            <w:drawing>
              <wp:anchor distT="5079" distB="5079" distL="5080" distR="5080" simplePos="0" relativeHeight="251657216" behindDoc="1" locked="0" layoutInCell="0" allowOverlap="1" wp14:anchorId="0C9C92AF" wp14:editId="1D842964">
                <wp:simplePos x="0" y="0"/>
                <wp:positionH relativeFrom="margin">
                  <wp:align>left</wp:align>
                </wp:positionH>
                <wp:positionV relativeFrom="paragraph">
                  <wp:posOffset>216534</wp:posOffset>
                </wp:positionV>
                <wp:extent cx="5743575" cy="0"/>
                <wp:effectExtent l="0" t="0" r="0" b="0"/>
                <wp:wrapNone/>
                <wp:docPr id="53410942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43575" cy="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6619B6D9" id="Straight Connector 3" o:spid="_x0000_s1026" style="position:absolute;z-index:-251659264;visibility:visible;mso-wrap-style:square;mso-width-percent:0;mso-height-percent:0;mso-wrap-distance-left:.4pt;mso-wrap-distance-top:.14108mm;mso-wrap-distance-right:.4pt;mso-wrap-distance-bottom:.14108mm;mso-position-horizontal:left;mso-position-horizontal-relative:margin;mso-position-vertical:absolute;mso-position-vertical-relative:text;mso-width-percent:0;mso-height-percent:0;mso-width-relative:page;mso-height-relative:page" from="0,17.05pt" to="452.2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" o:allowincell="f">
                <o:lock v:ext="edit" shapetype="f"/>
                <w10:wrap anchorx="margin"/>
              </v:line>
            </w:pict>
          </mc:Fallback>
        </mc:AlternateContent>
      </w:r>
      <w:r w:rsidR="00134F1F">
        <w:rPr>
          <w:lang w:val="en-GB"/>
        </w:rPr>
        <w:delText>Engineering</w:delText>
      </w:r>
      <w:r w:rsidR="00134F1F">
        <w:rPr>
          <w:lang w:val="en-GB"/>
        </w:rPr>
        <w:tab/>
      </w:r>
      <w:r w:rsidR="00134F1F">
        <w:rPr>
          <w:lang w:val="en-GB"/>
        </w:rPr>
        <w:tab/>
        <w:delText>MIT Whirlwind</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E84"/>
    <w:multiLevelType w:val="multilevel"/>
    <w:tmpl w:val="4460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D514A"/>
    <w:multiLevelType w:val="multilevel"/>
    <w:tmpl w:val="BB4E2992"/>
    <w:lvl w:ilvl="0">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AB7497A"/>
    <w:multiLevelType w:val="hybridMultilevel"/>
    <w:tmpl w:val="1C38D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569BD"/>
    <w:multiLevelType w:val="hybridMultilevel"/>
    <w:tmpl w:val="EE1C3BD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D5780A"/>
    <w:multiLevelType w:val="hybridMultilevel"/>
    <w:tmpl w:val="EC6C6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06972"/>
    <w:multiLevelType w:val="hybridMultilevel"/>
    <w:tmpl w:val="CD98CCAE"/>
    <w:lvl w:ilvl="0" w:tplc="EF2C10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95664"/>
    <w:multiLevelType w:val="multilevel"/>
    <w:tmpl w:val="29BA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23549"/>
    <w:multiLevelType w:val="hybridMultilevel"/>
    <w:tmpl w:val="D04ED0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176635"/>
    <w:multiLevelType w:val="multilevel"/>
    <w:tmpl w:val="730C343C"/>
    <w:styleLink w:val="CurrentList1"/>
    <w:lvl w:ilvl="0">
      <w:start w:val="1"/>
      <w:numFmt w:val="decimal"/>
      <w:lvlText w:val="Figure %1."/>
      <w:lvlJc w:val="center"/>
      <w:pPr>
        <w:tabs>
          <w:tab w:val="num" w:pos="0"/>
        </w:tabs>
        <w:ind w:left="0" w:firstLine="288"/>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9" w15:restartNumberingAfterBreak="0">
    <w:nsid w:val="286A13C9"/>
    <w:multiLevelType w:val="multilevel"/>
    <w:tmpl w:val="8BAA5F7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A012AEF"/>
    <w:multiLevelType w:val="hybridMultilevel"/>
    <w:tmpl w:val="B1766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B65338"/>
    <w:multiLevelType w:val="hybridMultilevel"/>
    <w:tmpl w:val="89EE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6E282D"/>
    <w:multiLevelType w:val="multilevel"/>
    <w:tmpl w:val="076C0D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00D28DC"/>
    <w:multiLevelType w:val="hybridMultilevel"/>
    <w:tmpl w:val="5366E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9151A"/>
    <w:multiLevelType w:val="hybridMultilevel"/>
    <w:tmpl w:val="57DE41CE"/>
    <w:lvl w:ilvl="0" w:tplc="FCEED54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F040FE"/>
    <w:multiLevelType w:val="hybridMultilevel"/>
    <w:tmpl w:val="0F6CF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8D6DB6"/>
    <w:multiLevelType w:val="hybridMultilevel"/>
    <w:tmpl w:val="1EDC25F6"/>
    <w:lvl w:ilvl="0" w:tplc="B47ED28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5616E7"/>
    <w:multiLevelType w:val="multilevel"/>
    <w:tmpl w:val="8BF253D2"/>
    <w:lvl w:ilvl="0">
      <w:start w:val="1"/>
      <w:numFmt w:val="lowerLetter"/>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53A10E1E"/>
    <w:multiLevelType w:val="multilevel"/>
    <w:tmpl w:val="76261E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54FE6BA7"/>
    <w:multiLevelType w:val="hybridMultilevel"/>
    <w:tmpl w:val="40020BDA"/>
    <w:lvl w:ilvl="0" w:tplc="7C66F08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264A23"/>
    <w:multiLevelType w:val="multilevel"/>
    <w:tmpl w:val="DB98E4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56B10A2A"/>
    <w:multiLevelType w:val="multilevel"/>
    <w:tmpl w:val="3D40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A3474D"/>
    <w:multiLevelType w:val="hybridMultilevel"/>
    <w:tmpl w:val="0BAC449A"/>
    <w:lvl w:ilvl="0" w:tplc="066818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226B22"/>
    <w:multiLevelType w:val="multilevel"/>
    <w:tmpl w:val="A3023126"/>
    <w:lvl w:ilvl="0">
      <w:start w:val="1"/>
      <w:numFmt w:val="bullet"/>
      <w:pStyle w:val="MainHead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69B93747"/>
    <w:multiLevelType w:val="multilevel"/>
    <w:tmpl w:val="C4FEE63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5" w15:restartNumberingAfterBreak="0">
    <w:nsid w:val="74C90C19"/>
    <w:multiLevelType w:val="multilevel"/>
    <w:tmpl w:val="B4FEE9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7BE549F4"/>
    <w:multiLevelType w:val="multilevel"/>
    <w:tmpl w:val="CA327A3E"/>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7" w15:restartNumberingAfterBreak="0">
    <w:nsid w:val="7F287970"/>
    <w:multiLevelType w:val="multilevel"/>
    <w:tmpl w:val="2B4C6FB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15:restartNumberingAfterBreak="0">
    <w:nsid w:val="7FD975A9"/>
    <w:multiLevelType w:val="multilevel"/>
    <w:tmpl w:val="8A80E654"/>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23150172">
    <w:abstractNumId w:val="24"/>
  </w:num>
  <w:num w:numId="2" w16cid:durableId="1149246803">
    <w:abstractNumId w:val="23"/>
  </w:num>
  <w:num w:numId="3" w16cid:durableId="1318076165">
    <w:abstractNumId w:val="1"/>
  </w:num>
  <w:num w:numId="4" w16cid:durableId="1437939316">
    <w:abstractNumId w:val="9"/>
  </w:num>
  <w:num w:numId="5" w16cid:durableId="877471758">
    <w:abstractNumId w:val="17"/>
  </w:num>
  <w:num w:numId="6" w16cid:durableId="269708814">
    <w:abstractNumId w:val="25"/>
  </w:num>
  <w:num w:numId="7" w16cid:durableId="491411774">
    <w:abstractNumId w:val="12"/>
  </w:num>
  <w:num w:numId="8" w16cid:durableId="47270080">
    <w:abstractNumId w:val="20"/>
  </w:num>
  <w:num w:numId="9" w16cid:durableId="960645331">
    <w:abstractNumId w:val="18"/>
  </w:num>
  <w:num w:numId="10" w16cid:durableId="997808129">
    <w:abstractNumId w:val="26"/>
  </w:num>
  <w:num w:numId="11" w16cid:durableId="1922173144">
    <w:abstractNumId w:val="27"/>
  </w:num>
  <w:num w:numId="12" w16cid:durableId="823551591">
    <w:abstractNumId w:val="8"/>
  </w:num>
  <w:num w:numId="13" w16cid:durableId="1459370525">
    <w:abstractNumId w:val="28"/>
  </w:num>
  <w:num w:numId="14" w16cid:durableId="945692060">
    <w:abstractNumId w:val="6"/>
  </w:num>
  <w:num w:numId="15" w16cid:durableId="868491104">
    <w:abstractNumId w:val="16"/>
  </w:num>
  <w:num w:numId="16" w16cid:durableId="1573077593">
    <w:abstractNumId w:val="0"/>
  </w:num>
  <w:num w:numId="17" w16cid:durableId="126776068">
    <w:abstractNumId w:val="21"/>
  </w:num>
  <w:num w:numId="18" w16cid:durableId="1672445200">
    <w:abstractNumId w:val="10"/>
  </w:num>
  <w:num w:numId="19" w16cid:durableId="651299769">
    <w:abstractNumId w:val="22"/>
  </w:num>
  <w:num w:numId="20" w16cid:durableId="1674063606">
    <w:abstractNumId w:val="5"/>
  </w:num>
  <w:num w:numId="21" w16cid:durableId="1509514280">
    <w:abstractNumId w:val="15"/>
  </w:num>
  <w:num w:numId="22" w16cid:durableId="996226904">
    <w:abstractNumId w:val="3"/>
  </w:num>
  <w:num w:numId="23" w16cid:durableId="575864882">
    <w:abstractNumId w:val="19"/>
  </w:num>
  <w:num w:numId="24" w16cid:durableId="476722719">
    <w:abstractNumId w:val="14"/>
  </w:num>
  <w:num w:numId="25" w16cid:durableId="393434297">
    <w:abstractNumId w:val="4"/>
  </w:num>
  <w:num w:numId="26" w16cid:durableId="1536386201">
    <w:abstractNumId w:val="2"/>
  </w:num>
  <w:num w:numId="27" w16cid:durableId="1890653105">
    <w:abstractNumId w:val="13"/>
  </w:num>
  <w:num w:numId="28" w16cid:durableId="1891645090">
    <w:abstractNumId w:val="7"/>
  </w:num>
  <w:num w:numId="29" w16cid:durableId="171981427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y Fedorkow">
    <w15:presenceInfo w15:providerId="AD" w15:userId="S::fedorkow@mit.edu::5bb4504e-4601-49f2-b177-d7416e5d48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5D4"/>
    <w:rsid w:val="000000C6"/>
    <w:rsid w:val="00000629"/>
    <w:rsid w:val="00000C43"/>
    <w:rsid w:val="00001094"/>
    <w:rsid w:val="000011D9"/>
    <w:rsid w:val="00001907"/>
    <w:rsid w:val="00001C36"/>
    <w:rsid w:val="00001C72"/>
    <w:rsid w:val="00001E90"/>
    <w:rsid w:val="00002010"/>
    <w:rsid w:val="00002161"/>
    <w:rsid w:val="000024C7"/>
    <w:rsid w:val="00002786"/>
    <w:rsid w:val="00003191"/>
    <w:rsid w:val="0000365B"/>
    <w:rsid w:val="00003B3E"/>
    <w:rsid w:val="00004240"/>
    <w:rsid w:val="00004BC4"/>
    <w:rsid w:val="0000520E"/>
    <w:rsid w:val="0000523F"/>
    <w:rsid w:val="00005822"/>
    <w:rsid w:val="00005A6C"/>
    <w:rsid w:val="00005C47"/>
    <w:rsid w:val="000061E5"/>
    <w:rsid w:val="000069EE"/>
    <w:rsid w:val="00006A95"/>
    <w:rsid w:val="00006BE4"/>
    <w:rsid w:val="00007440"/>
    <w:rsid w:val="0000767E"/>
    <w:rsid w:val="00007A1C"/>
    <w:rsid w:val="00010194"/>
    <w:rsid w:val="00010242"/>
    <w:rsid w:val="00010F75"/>
    <w:rsid w:val="00011096"/>
    <w:rsid w:val="00011508"/>
    <w:rsid w:val="00011B01"/>
    <w:rsid w:val="00011B35"/>
    <w:rsid w:val="00011C9B"/>
    <w:rsid w:val="00011F2E"/>
    <w:rsid w:val="00012070"/>
    <w:rsid w:val="000126FD"/>
    <w:rsid w:val="00012ADD"/>
    <w:rsid w:val="00012B3F"/>
    <w:rsid w:val="000130EA"/>
    <w:rsid w:val="0001321E"/>
    <w:rsid w:val="00013981"/>
    <w:rsid w:val="00013AC5"/>
    <w:rsid w:val="000142E6"/>
    <w:rsid w:val="000149B2"/>
    <w:rsid w:val="0001539E"/>
    <w:rsid w:val="00015743"/>
    <w:rsid w:val="0001587D"/>
    <w:rsid w:val="00015958"/>
    <w:rsid w:val="00015C31"/>
    <w:rsid w:val="00015E80"/>
    <w:rsid w:val="0001640E"/>
    <w:rsid w:val="00016B33"/>
    <w:rsid w:val="00016D43"/>
    <w:rsid w:val="00016D54"/>
    <w:rsid w:val="0001710B"/>
    <w:rsid w:val="00017B83"/>
    <w:rsid w:val="00017BA1"/>
    <w:rsid w:val="0002020A"/>
    <w:rsid w:val="0002037C"/>
    <w:rsid w:val="000205DB"/>
    <w:rsid w:val="00020694"/>
    <w:rsid w:val="0002078F"/>
    <w:rsid w:val="000208D1"/>
    <w:rsid w:val="00020A37"/>
    <w:rsid w:val="00021312"/>
    <w:rsid w:val="00021831"/>
    <w:rsid w:val="00022921"/>
    <w:rsid w:val="0002294B"/>
    <w:rsid w:val="00022D5E"/>
    <w:rsid w:val="0002310D"/>
    <w:rsid w:val="0002372C"/>
    <w:rsid w:val="00023845"/>
    <w:rsid w:val="00023860"/>
    <w:rsid w:val="00023E29"/>
    <w:rsid w:val="000245C7"/>
    <w:rsid w:val="00024696"/>
    <w:rsid w:val="000246D4"/>
    <w:rsid w:val="0002475C"/>
    <w:rsid w:val="000247D4"/>
    <w:rsid w:val="00024F75"/>
    <w:rsid w:val="00025018"/>
    <w:rsid w:val="00025696"/>
    <w:rsid w:val="00025720"/>
    <w:rsid w:val="00025B01"/>
    <w:rsid w:val="00025B95"/>
    <w:rsid w:val="00025CB8"/>
    <w:rsid w:val="00026007"/>
    <w:rsid w:val="0002637C"/>
    <w:rsid w:val="0002677C"/>
    <w:rsid w:val="00026B08"/>
    <w:rsid w:val="00026BA0"/>
    <w:rsid w:val="00026E98"/>
    <w:rsid w:val="00027644"/>
    <w:rsid w:val="0002785A"/>
    <w:rsid w:val="00027AD3"/>
    <w:rsid w:val="00027AF7"/>
    <w:rsid w:val="00027C14"/>
    <w:rsid w:val="00030909"/>
    <w:rsid w:val="00030C31"/>
    <w:rsid w:val="00030CB2"/>
    <w:rsid w:val="0003116F"/>
    <w:rsid w:val="00031522"/>
    <w:rsid w:val="00031D24"/>
    <w:rsid w:val="00031F95"/>
    <w:rsid w:val="000325E2"/>
    <w:rsid w:val="000327C9"/>
    <w:rsid w:val="0003290B"/>
    <w:rsid w:val="00032917"/>
    <w:rsid w:val="00032A26"/>
    <w:rsid w:val="00032D7D"/>
    <w:rsid w:val="00032EBB"/>
    <w:rsid w:val="000332A2"/>
    <w:rsid w:val="00033436"/>
    <w:rsid w:val="000335C6"/>
    <w:rsid w:val="00033858"/>
    <w:rsid w:val="00033884"/>
    <w:rsid w:val="00033A8D"/>
    <w:rsid w:val="000344A4"/>
    <w:rsid w:val="0003473D"/>
    <w:rsid w:val="00034883"/>
    <w:rsid w:val="00034A8C"/>
    <w:rsid w:val="00034FFE"/>
    <w:rsid w:val="00035282"/>
    <w:rsid w:val="0003567C"/>
    <w:rsid w:val="00035849"/>
    <w:rsid w:val="00035941"/>
    <w:rsid w:val="00035C91"/>
    <w:rsid w:val="00035DDE"/>
    <w:rsid w:val="00036015"/>
    <w:rsid w:val="00036191"/>
    <w:rsid w:val="0003637A"/>
    <w:rsid w:val="000363E2"/>
    <w:rsid w:val="00036B33"/>
    <w:rsid w:val="00036B44"/>
    <w:rsid w:val="00037005"/>
    <w:rsid w:val="000374A0"/>
    <w:rsid w:val="00037657"/>
    <w:rsid w:val="00037B9C"/>
    <w:rsid w:val="00040037"/>
    <w:rsid w:val="000404FB"/>
    <w:rsid w:val="000404FD"/>
    <w:rsid w:val="000409E5"/>
    <w:rsid w:val="00040A30"/>
    <w:rsid w:val="00040C99"/>
    <w:rsid w:val="00040F63"/>
    <w:rsid w:val="000410A3"/>
    <w:rsid w:val="00041639"/>
    <w:rsid w:val="00041697"/>
    <w:rsid w:val="00041A22"/>
    <w:rsid w:val="00041E1C"/>
    <w:rsid w:val="00041E29"/>
    <w:rsid w:val="00041FCD"/>
    <w:rsid w:val="00042063"/>
    <w:rsid w:val="00042464"/>
    <w:rsid w:val="000425F3"/>
    <w:rsid w:val="00042C88"/>
    <w:rsid w:val="00042F8D"/>
    <w:rsid w:val="000436F9"/>
    <w:rsid w:val="00043795"/>
    <w:rsid w:val="000438C5"/>
    <w:rsid w:val="00043E5D"/>
    <w:rsid w:val="0004414F"/>
    <w:rsid w:val="000442A6"/>
    <w:rsid w:val="00044699"/>
    <w:rsid w:val="000446A5"/>
    <w:rsid w:val="00044D35"/>
    <w:rsid w:val="00045EBA"/>
    <w:rsid w:val="00046555"/>
    <w:rsid w:val="00046753"/>
    <w:rsid w:val="00046932"/>
    <w:rsid w:val="00046E63"/>
    <w:rsid w:val="00046F2A"/>
    <w:rsid w:val="00046FCE"/>
    <w:rsid w:val="000479AC"/>
    <w:rsid w:val="0005004B"/>
    <w:rsid w:val="000502C5"/>
    <w:rsid w:val="000507F7"/>
    <w:rsid w:val="00050B10"/>
    <w:rsid w:val="00050E18"/>
    <w:rsid w:val="00050F65"/>
    <w:rsid w:val="00051579"/>
    <w:rsid w:val="00051736"/>
    <w:rsid w:val="000517F6"/>
    <w:rsid w:val="00051815"/>
    <w:rsid w:val="000519F7"/>
    <w:rsid w:val="00051CCD"/>
    <w:rsid w:val="00051E46"/>
    <w:rsid w:val="0005203A"/>
    <w:rsid w:val="00052106"/>
    <w:rsid w:val="00052351"/>
    <w:rsid w:val="00052641"/>
    <w:rsid w:val="000529BB"/>
    <w:rsid w:val="00052ACC"/>
    <w:rsid w:val="00052B62"/>
    <w:rsid w:val="00053015"/>
    <w:rsid w:val="00053254"/>
    <w:rsid w:val="00053632"/>
    <w:rsid w:val="00053DB2"/>
    <w:rsid w:val="00054005"/>
    <w:rsid w:val="000540E4"/>
    <w:rsid w:val="0005445A"/>
    <w:rsid w:val="00054620"/>
    <w:rsid w:val="00054B3D"/>
    <w:rsid w:val="00054D1B"/>
    <w:rsid w:val="000554B3"/>
    <w:rsid w:val="000554D1"/>
    <w:rsid w:val="0005583B"/>
    <w:rsid w:val="00055D50"/>
    <w:rsid w:val="00055F5D"/>
    <w:rsid w:val="0005606D"/>
    <w:rsid w:val="0005633B"/>
    <w:rsid w:val="00056AC0"/>
    <w:rsid w:val="000572D0"/>
    <w:rsid w:val="00057427"/>
    <w:rsid w:val="00057597"/>
    <w:rsid w:val="0005761F"/>
    <w:rsid w:val="00057C4C"/>
    <w:rsid w:val="00057D95"/>
    <w:rsid w:val="00057F5F"/>
    <w:rsid w:val="00057FE2"/>
    <w:rsid w:val="00060027"/>
    <w:rsid w:val="000600A9"/>
    <w:rsid w:val="000600BF"/>
    <w:rsid w:val="000600FD"/>
    <w:rsid w:val="00060201"/>
    <w:rsid w:val="00060700"/>
    <w:rsid w:val="00060ACB"/>
    <w:rsid w:val="00060B29"/>
    <w:rsid w:val="0006169B"/>
    <w:rsid w:val="00061A37"/>
    <w:rsid w:val="00062446"/>
    <w:rsid w:val="0006263C"/>
    <w:rsid w:val="00062B82"/>
    <w:rsid w:val="00062CCC"/>
    <w:rsid w:val="00062E88"/>
    <w:rsid w:val="00062E92"/>
    <w:rsid w:val="0006354A"/>
    <w:rsid w:val="000638A7"/>
    <w:rsid w:val="00063CBB"/>
    <w:rsid w:val="00064154"/>
    <w:rsid w:val="00064373"/>
    <w:rsid w:val="0006483D"/>
    <w:rsid w:val="000649ED"/>
    <w:rsid w:val="00064BB5"/>
    <w:rsid w:val="00064CCE"/>
    <w:rsid w:val="00065000"/>
    <w:rsid w:val="000653CC"/>
    <w:rsid w:val="0006556C"/>
    <w:rsid w:val="000655D1"/>
    <w:rsid w:val="000656A4"/>
    <w:rsid w:val="00065C2F"/>
    <w:rsid w:val="00065C91"/>
    <w:rsid w:val="00066025"/>
    <w:rsid w:val="00066639"/>
    <w:rsid w:val="00066AC2"/>
    <w:rsid w:val="00066B0E"/>
    <w:rsid w:val="000675BF"/>
    <w:rsid w:val="00067797"/>
    <w:rsid w:val="00067D39"/>
    <w:rsid w:val="000703BC"/>
    <w:rsid w:val="000705BB"/>
    <w:rsid w:val="00070D51"/>
    <w:rsid w:val="00070D7D"/>
    <w:rsid w:val="00070F1A"/>
    <w:rsid w:val="000710DD"/>
    <w:rsid w:val="000711A2"/>
    <w:rsid w:val="00071780"/>
    <w:rsid w:val="00071BBF"/>
    <w:rsid w:val="00072365"/>
    <w:rsid w:val="00072728"/>
    <w:rsid w:val="00072AB7"/>
    <w:rsid w:val="00073799"/>
    <w:rsid w:val="00073CE3"/>
    <w:rsid w:val="00073EE1"/>
    <w:rsid w:val="0007403C"/>
    <w:rsid w:val="000749D5"/>
    <w:rsid w:val="000749E5"/>
    <w:rsid w:val="00074FF7"/>
    <w:rsid w:val="0007507E"/>
    <w:rsid w:val="0007559E"/>
    <w:rsid w:val="000758E9"/>
    <w:rsid w:val="00076305"/>
    <w:rsid w:val="00076772"/>
    <w:rsid w:val="0007772A"/>
    <w:rsid w:val="00077D46"/>
    <w:rsid w:val="00080635"/>
    <w:rsid w:val="000807A0"/>
    <w:rsid w:val="00080F9B"/>
    <w:rsid w:val="0008100E"/>
    <w:rsid w:val="0008149D"/>
    <w:rsid w:val="00081551"/>
    <w:rsid w:val="0008171F"/>
    <w:rsid w:val="000819F1"/>
    <w:rsid w:val="00081B21"/>
    <w:rsid w:val="00081C25"/>
    <w:rsid w:val="00081EDC"/>
    <w:rsid w:val="0008260A"/>
    <w:rsid w:val="00082C50"/>
    <w:rsid w:val="000832CD"/>
    <w:rsid w:val="00083A92"/>
    <w:rsid w:val="00083CFF"/>
    <w:rsid w:val="00083D77"/>
    <w:rsid w:val="00083EDE"/>
    <w:rsid w:val="00084C03"/>
    <w:rsid w:val="00085595"/>
    <w:rsid w:val="00085624"/>
    <w:rsid w:val="00085751"/>
    <w:rsid w:val="00085BE8"/>
    <w:rsid w:val="00085F11"/>
    <w:rsid w:val="00085F91"/>
    <w:rsid w:val="0008688F"/>
    <w:rsid w:val="00086D26"/>
    <w:rsid w:val="00086E67"/>
    <w:rsid w:val="00086F23"/>
    <w:rsid w:val="00087144"/>
    <w:rsid w:val="000871B6"/>
    <w:rsid w:val="0008723B"/>
    <w:rsid w:val="0008790E"/>
    <w:rsid w:val="00087FDF"/>
    <w:rsid w:val="0009006B"/>
    <w:rsid w:val="00090B5F"/>
    <w:rsid w:val="00090E80"/>
    <w:rsid w:val="00090F02"/>
    <w:rsid w:val="00091778"/>
    <w:rsid w:val="00091B5B"/>
    <w:rsid w:val="00092071"/>
    <w:rsid w:val="00092476"/>
    <w:rsid w:val="00092BD4"/>
    <w:rsid w:val="00092C73"/>
    <w:rsid w:val="00092D87"/>
    <w:rsid w:val="00092F18"/>
    <w:rsid w:val="00093560"/>
    <w:rsid w:val="00093AA2"/>
    <w:rsid w:val="0009403A"/>
    <w:rsid w:val="0009405A"/>
    <w:rsid w:val="00094091"/>
    <w:rsid w:val="0009452C"/>
    <w:rsid w:val="00094941"/>
    <w:rsid w:val="00094EBA"/>
    <w:rsid w:val="000952A0"/>
    <w:rsid w:val="000954A1"/>
    <w:rsid w:val="00095665"/>
    <w:rsid w:val="0009586A"/>
    <w:rsid w:val="00095C54"/>
    <w:rsid w:val="00095C56"/>
    <w:rsid w:val="00095FFC"/>
    <w:rsid w:val="00096723"/>
    <w:rsid w:val="0009680C"/>
    <w:rsid w:val="00096A19"/>
    <w:rsid w:val="00097228"/>
    <w:rsid w:val="000975FF"/>
    <w:rsid w:val="000976DD"/>
    <w:rsid w:val="000978B6"/>
    <w:rsid w:val="0009799C"/>
    <w:rsid w:val="00097BFF"/>
    <w:rsid w:val="00097F13"/>
    <w:rsid w:val="000A0AD2"/>
    <w:rsid w:val="000A0C17"/>
    <w:rsid w:val="000A0C63"/>
    <w:rsid w:val="000A0C6C"/>
    <w:rsid w:val="000A0C9D"/>
    <w:rsid w:val="000A1D67"/>
    <w:rsid w:val="000A1DE1"/>
    <w:rsid w:val="000A1E0C"/>
    <w:rsid w:val="000A1E97"/>
    <w:rsid w:val="000A22E3"/>
    <w:rsid w:val="000A2445"/>
    <w:rsid w:val="000A24D4"/>
    <w:rsid w:val="000A2666"/>
    <w:rsid w:val="000A29CB"/>
    <w:rsid w:val="000A3225"/>
    <w:rsid w:val="000A3589"/>
    <w:rsid w:val="000A3DEB"/>
    <w:rsid w:val="000A405D"/>
    <w:rsid w:val="000A4227"/>
    <w:rsid w:val="000A43D5"/>
    <w:rsid w:val="000A44DB"/>
    <w:rsid w:val="000A45FC"/>
    <w:rsid w:val="000A4728"/>
    <w:rsid w:val="000A472A"/>
    <w:rsid w:val="000A473F"/>
    <w:rsid w:val="000A4847"/>
    <w:rsid w:val="000A49E8"/>
    <w:rsid w:val="000A4DA5"/>
    <w:rsid w:val="000A5100"/>
    <w:rsid w:val="000A61A1"/>
    <w:rsid w:val="000A6239"/>
    <w:rsid w:val="000A64DA"/>
    <w:rsid w:val="000A7124"/>
    <w:rsid w:val="000A71A3"/>
    <w:rsid w:val="000A7751"/>
    <w:rsid w:val="000A7CA0"/>
    <w:rsid w:val="000B01EA"/>
    <w:rsid w:val="000B05FE"/>
    <w:rsid w:val="000B0A1C"/>
    <w:rsid w:val="000B0B31"/>
    <w:rsid w:val="000B1163"/>
    <w:rsid w:val="000B12FC"/>
    <w:rsid w:val="000B18EA"/>
    <w:rsid w:val="000B2AB1"/>
    <w:rsid w:val="000B35E3"/>
    <w:rsid w:val="000B37A7"/>
    <w:rsid w:val="000B39A9"/>
    <w:rsid w:val="000B3C0A"/>
    <w:rsid w:val="000B3D3C"/>
    <w:rsid w:val="000B4799"/>
    <w:rsid w:val="000B4BB6"/>
    <w:rsid w:val="000B4BE3"/>
    <w:rsid w:val="000B50E3"/>
    <w:rsid w:val="000B54BA"/>
    <w:rsid w:val="000B54CB"/>
    <w:rsid w:val="000B6BBA"/>
    <w:rsid w:val="000B7656"/>
    <w:rsid w:val="000B796A"/>
    <w:rsid w:val="000B79EB"/>
    <w:rsid w:val="000B7BA4"/>
    <w:rsid w:val="000B7D32"/>
    <w:rsid w:val="000B7DAE"/>
    <w:rsid w:val="000B7F5C"/>
    <w:rsid w:val="000C0410"/>
    <w:rsid w:val="000C098E"/>
    <w:rsid w:val="000C0DFF"/>
    <w:rsid w:val="000C142B"/>
    <w:rsid w:val="000C1A79"/>
    <w:rsid w:val="000C1E7B"/>
    <w:rsid w:val="000C23DB"/>
    <w:rsid w:val="000C265C"/>
    <w:rsid w:val="000C3149"/>
    <w:rsid w:val="000C317A"/>
    <w:rsid w:val="000C3180"/>
    <w:rsid w:val="000C3847"/>
    <w:rsid w:val="000C3ED2"/>
    <w:rsid w:val="000C3FBE"/>
    <w:rsid w:val="000C4578"/>
    <w:rsid w:val="000C48F6"/>
    <w:rsid w:val="000C4F28"/>
    <w:rsid w:val="000C525F"/>
    <w:rsid w:val="000C52D1"/>
    <w:rsid w:val="000C54A1"/>
    <w:rsid w:val="000C574A"/>
    <w:rsid w:val="000C59BF"/>
    <w:rsid w:val="000C5A76"/>
    <w:rsid w:val="000C5B27"/>
    <w:rsid w:val="000C5D1B"/>
    <w:rsid w:val="000C6005"/>
    <w:rsid w:val="000C61D8"/>
    <w:rsid w:val="000C6522"/>
    <w:rsid w:val="000C66C4"/>
    <w:rsid w:val="000C6BE7"/>
    <w:rsid w:val="000C6F56"/>
    <w:rsid w:val="000C7222"/>
    <w:rsid w:val="000C7FC1"/>
    <w:rsid w:val="000D09C2"/>
    <w:rsid w:val="000D10D8"/>
    <w:rsid w:val="000D12D3"/>
    <w:rsid w:val="000D1470"/>
    <w:rsid w:val="000D19CD"/>
    <w:rsid w:val="000D1B7D"/>
    <w:rsid w:val="000D2573"/>
    <w:rsid w:val="000D29FA"/>
    <w:rsid w:val="000D2A8E"/>
    <w:rsid w:val="000D31E4"/>
    <w:rsid w:val="000D31F1"/>
    <w:rsid w:val="000D3303"/>
    <w:rsid w:val="000D33CA"/>
    <w:rsid w:val="000D3676"/>
    <w:rsid w:val="000D3EDB"/>
    <w:rsid w:val="000D4352"/>
    <w:rsid w:val="000D438B"/>
    <w:rsid w:val="000D47FC"/>
    <w:rsid w:val="000D5181"/>
    <w:rsid w:val="000D52E5"/>
    <w:rsid w:val="000D53BE"/>
    <w:rsid w:val="000D5504"/>
    <w:rsid w:val="000D5645"/>
    <w:rsid w:val="000D5792"/>
    <w:rsid w:val="000D5AC0"/>
    <w:rsid w:val="000D5B7D"/>
    <w:rsid w:val="000D5E6B"/>
    <w:rsid w:val="000D6037"/>
    <w:rsid w:val="000D7720"/>
    <w:rsid w:val="000D772A"/>
    <w:rsid w:val="000D7780"/>
    <w:rsid w:val="000D78DF"/>
    <w:rsid w:val="000D7D39"/>
    <w:rsid w:val="000E0313"/>
    <w:rsid w:val="000E034D"/>
    <w:rsid w:val="000E0625"/>
    <w:rsid w:val="000E0767"/>
    <w:rsid w:val="000E08D3"/>
    <w:rsid w:val="000E0C8A"/>
    <w:rsid w:val="000E1891"/>
    <w:rsid w:val="000E19EC"/>
    <w:rsid w:val="000E1B1A"/>
    <w:rsid w:val="000E1F70"/>
    <w:rsid w:val="000E297F"/>
    <w:rsid w:val="000E2AA9"/>
    <w:rsid w:val="000E2B56"/>
    <w:rsid w:val="000E393C"/>
    <w:rsid w:val="000E3941"/>
    <w:rsid w:val="000E3DFB"/>
    <w:rsid w:val="000E4545"/>
    <w:rsid w:val="000E4919"/>
    <w:rsid w:val="000E4B6E"/>
    <w:rsid w:val="000E4DF0"/>
    <w:rsid w:val="000E4E99"/>
    <w:rsid w:val="000E4EC9"/>
    <w:rsid w:val="000E5032"/>
    <w:rsid w:val="000E5244"/>
    <w:rsid w:val="000E55B5"/>
    <w:rsid w:val="000E57D8"/>
    <w:rsid w:val="000E5DF6"/>
    <w:rsid w:val="000E5FC1"/>
    <w:rsid w:val="000E64BE"/>
    <w:rsid w:val="000E6E52"/>
    <w:rsid w:val="000E6F28"/>
    <w:rsid w:val="000E720D"/>
    <w:rsid w:val="000E7363"/>
    <w:rsid w:val="000F04AB"/>
    <w:rsid w:val="000F04FA"/>
    <w:rsid w:val="000F0C3A"/>
    <w:rsid w:val="000F0F34"/>
    <w:rsid w:val="000F21C9"/>
    <w:rsid w:val="000F29D3"/>
    <w:rsid w:val="000F2C13"/>
    <w:rsid w:val="000F2ED1"/>
    <w:rsid w:val="000F32B1"/>
    <w:rsid w:val="000F3903"/>
    <w:rsid w:val="000F3B32"/>
    <w:rsid w:val="000F3C45"/>
    <w:rsid w:val="000F3DD5"/>
    <w:rsid w:val="000F3F57"/>
    <w:rsid w:val="000F4282"/>
    <w:rsid w:val="000F4295"/>
    <w:rsid w:val="000F450C"/>
    <w:rsid w:val="000F4790"/>
    <w:rsid w:val="000F4A03"/>
    <w:rsid w:val="000F4C59"/>
    <w:rsid w:val="000F55C7"/>
    <w:rsid w:val="000F593D"/>
    <w:rsid w:val="000F598B"/>
    <w:rsid w:val="000F59E4"/>
    <w:rsid w:val="000F5AE4"/>
    <w:rsid w:val="000F66C0"/>
    <w:rsid w:val="000F696D"/>
    <w:rsid w:val="000F77FB"/>
    <w:rsid w:val="000F7CAB"/>
    <w:rsid w:val="00100523"/>
    <w:rsid w:val="00100838"/>
    <w:rsid w:val="0010094B"/>
    <w:rsid w:val="00100A12"/>
    <w:rsid w:val="00100FBE"/>
    <w:rsid w:val="001018F1"/>
    <w:rsid w:val="00101A83"/>
    <w:rsid w:val="00101B4C"/>
    <w:rsid w:val="00101C23"/>
    <w:rsid w:val="00101CD7"/>
    <w:rsid w:val="00101DC0"/>
    <w:rsid w:val="00102093"/>
    <w:rsid w:val="001022EB"/>
    <w:rsid w:val="001025D3"/>
    <w:rsid w:val="00103651"/>
    <w:rsid w:val="00103951"/>
    <w:rsid w:val="00103E8D"/>
    <w:rsid w:val="0010409E"/>
    <w:rsid w:val="0010421F"/>
    <w:rsid w:val="00104746"/>
    <w:rsid w:val="001059D1"/>
    <w:rsid w:val="00105D70"/>
    <w:rsid w:val="00105F11"/>
    <w:rsid w:val="00106635"/>
    <w:rsid w:val="00106AB6"/>
    <w:rsid w:val="00107470"/>
    <w:rsid w:val="00107545"/>
    <w:rsid w:val="001077ED"/>
    <w:rsid w:val="00107C48"/>
    <w:rsid w:val="00107E2F"/>
    <w:rsid w:val="00107F66"/>
    <w:rsid w:val="001104B1"/>
    <w:rsid w:val="00110AB2"/>
    <w:rsid w:val="00111151"/>
    <w:rsid w:val="0011127B"/>
    <w:rsid w:val="001112A6"/>
    <w:rsid w:val="001124FE"/>
    <w:rsid w:val="00113AB0"/>
    <w:rsid w:val="001141C4"/>
    <w:rsid w:val="0011499B"/>
    <w:rsid w:val="00114E37"/>
    <w:rsid w:val="00114E39"/>
    <w:rsid w:val="001152CA"/>
    <w:rsid w:val="001165F1"/>
    <w:rsid w:val="001172DE"/>
    <w:rsid w:val="00117433"/>
    <w:rsid w:val="0012027F"/>
    <w:rsid w:val="0012077F"/>
    <w:rsid w:val="00120B40"/>
    <w:rsid w:val="001214CB"/>
    <w:rsid w:val="00121684"/>
    <w:rsid w:val="00121B0D"/>
    <w:rsid w:val="00121CA7"/>
    <w:rsid w:val="00121E31"/>
    <w:rsid w:val="001220E9"/>
    <w:rsid w:val="00122547"/>
    <w:rsid w:val="0012287B"/>
    <w:rsid w:val="00122E5F"/>
    <w:rsid w:val="00123427"/>
    <w:rsid w:val="0012410E"/>
    <w:rsid w:val="001241DE"/>
    <w:rsid w:val="00124539"/>
    <w:rsid w:val="00124DAD"/>
    <w:rsid w:val="00124FF6"/>
    <w:rsid w:val="00125097"/>
    <w:rsid w:val="0012545A"/>
    <w:rsid w:val="0012570E"/>
    <w:rsid w:val="00125BF1"/>
    <w:rsid w:val="00125D64"/>
    <w:rsid w:val="00125F99"/>
    <w:rsid w:val="001260FA"/>
    <w:rsid w:val="0012610D"/>
    <w:rsid w:val="00126208"/>
    <w:rsid w:val="001268DF"/>
    <w:rsid w:val="00126BCB"/>
    <w:rsid w:val="001276A6"/>
    <w:rsid w:val="001300CE"/>
    <w:rsid w:val="001309E6"/>
    <w:rsid w:val="00130B91"/>
    <w:rsid w:val="00130EB0"/>
    <w:rsid w:val="0013154C"/>
    <w:rsid w:val="0013154F"/>
    <w:rsid w:val="00131DA4"/>
    <w:rsid w:val="00132135"/>
    <w:rsid w:val="00132146"/>
    <w:rsid w:val="0013276D"/>
    <w:rsid w:val="00132BE1"/>
    <w:rsid w:val="00132E25"/>
    <w:rsid w:val="0013304F"/>
    <w:rsid w:val="00133234"/>
    <w:rsid w:val="00133553"/>
    <w:rsid w:val="001336DD"/>
    <w:rsid w:val="00133A90"/>
    <w:rsid w:val="00133AAC"/>
    <w:rsid w:val="00133B26"/>
    <w:rsid w:val="00134158"/>
    <w:rsid w:val="001346FF"/>
    <w:rsid w:val="00134C52"/>
    <w:rsid w:val="00134F1F"/>
    <w:rsid w:val="001351C9"/>
    <w:rsid w:val="00135265"/>
    <w:rsid w:val="0013561F"/>
    <w:rsid w:val="00135745"/>
    <w:rsid w:val="00135B47"/>
    <w:rsid w:val="00135C37"/>
    <w:rsid w:val="00135F72"/>
    <w:rsid w:val="00136172"/>
    <w:rsid w:val="001366BE"/>
    <w:rsid w:val="001368A9"/>
    <w:rsid w:val="00136CB7"/>
    <w:rsid w:val="00136F57"/>
    <w:rsid w:val="00137325"/>
    <w:rsid w:val="001373FD"/>
    <w:rsid w:val="00137A84"/>
    <w:rsid w:val="001405A1"/>
    <w:rsid w:val="0014095C"/>
    <w:rsid w:val="00140AB6"/>
    <w:rsid w:val="00140EA8"/>
    <w:rsid w:val="0014108F"/>
    <w:rsid w:val="001411E6"/>
    <w:rsid w:val="001412CB"/>
    <w:rsid w:val="001415B3"/>
    <w:rsid w:val="001416C7"/>
    <w:rsid w:val="0014183F"/>
    <w:rsid w:val="001419DB"/>
    <w:rsid w:val="001420ED"/>
    <w:rsid w:val="0014288E"/>
    <w:rsid w:val="00142F9C"/>
    <w:rsid w:val="00143020"/>
    <w:rsid w:val="0014302B"/>
    <w:rsid w:val="001432E8"/>
    <w:rsid w:val="001433B6"/>
    <w:rsid w:val="001434C4"/>
    <w:rsid w:val="00143A5B"/>
    <w:rsid w:val="00144075"/>
    <w:rsid w:val="0014463F"/>
    <w:rsid w:val="001449FD"/>
    <w:rsid w:val="00144C35"/>
    <w:rsid w:val="001450D9"/>
    <w:rsid w:val="00145866"/>
    <w:rsid w:val="001459D2"/>
    <w:rsid w:val="00145F37"/>
    <w:rsid w:val="0014697F"/>
    <w:rsid w:val="001469B9"/>
    <w:rsid w:val="00146DB5"/>
    <w:rsid w:val="00147108"/>
    <w:rsid w:val="0014730E"/>
    <w:rsid w:val="0014761B"/>
    <w:rsid w:val="00150357"/>
    <w:rsid w:val="00150446"/>
    <w:rsid w:val="0015094C"/>
    <w:rsid w:val="00150E8C"/>
    <w:rsid w:val="00150F26"/>
    <w:rsid w:val="00151D4A"/>
    <w:rsid w:val="00152056"/>
    <w:rsid w:val="001523A7"/>
    <w:rsid w:val="00152C79"/>
    <w:rsid w:val="001537FD"/>
    <w:rsid w:val="00153987"/>
    <w:rsid w:val="001543E3"/>
    <w:rsid w:val="00154C07"/>
    <w:rsid w:val="00154F3C"/>
    <w:rsid w:val="001550D9"/>
    <w:rsid w:val="001551A6"/>
    <w:rsid w:val="00155560"/>
    <w:rsid w:val="00155965"/>
    <w:rsid w:val="00155B2E"/>
    <w:rsid w:val="00156334"/>
    <w:rsid w:val="00156588"/>
    <w:rsid w:val="00156A6D"/>
    <w:rsid w:val="00156E03"/>
    <w:rsid w:val="00157CE3"/>
    <w:rsid w:val="0016023D"/>
    <w:rsid w:val="0016041C"/>
    <w:rsid w:val="001607EF"/>
    <w:rsid w:val="00160894"/>
    <w:rsid w:val="00160A3A"/>
    <w:rsid w:val="00160D1E"/>
    <w:rsid w:val="00160E1E"/>
    <w:rsid w:val="001617E7"/>
    <w:rsid w:val="001618D6"/>
    <w:rsid w:val="00162022"/>
    <w:rsid w:val="00162DF9"/>
    <w:rsid w:val="0016313F"/>
    <w:rsid w:val="001631C9"/>
    <w:rsid w:val="00163210"/>
    <w:rsid w:val="00163294"/>
    <w:rsid w:val="0016329A"/>
    <w:rsid w:val="001645CE"/>
    <w:rsid w:val="00164922"/>
    <w:rsid w:val="00164AA3"/>
    <w:rsid w:val="001653DE"/>
    <w:rsid w:val="00165C25"/>
    <w:rsid w:val="0016601D"/>
    <w:rsid w:val="0016629E"/>
    <w:rsid w:val="00166387"/>
    <w:rsid w:val="001664F4"/>
    <w:rsid w:val="001668CC"/>
    <w:rsid w:val="001672D1"/>
    <w:rsid w:val="001674E2"/>
    <w:rsid w:val="00167DEF"/>
    <w:rsid w:val="00167F6E"/>
    <w:rsid w:val="00170D22"/>
    <w:rsid w:val="001715EF"/>
    <w:rsid w:val="00171B22"/>
    <w:rsid w:val="00171DC2"/>
    <w:rsid w:val="00172007"/>
    <w:rsid w:val="00172256"/>
    <w:rsid w:val="001725A5"/>
    <w:rsid w:val="001727C1"/>
    <w:rsid w:val="00172877"/>
    <w:rsid w:val="00172C27"/>
    <w:rsid w:val="00172F04"/>
    <w:rsid w:val="00173207"/>
    <w:rsid w:val="001732A4"/>
    <w:rsid w:val="00173598"/>
    <w:rsid w:val="00175B07"/>
    <w:rsid w:val="00175D3D"/>
    <w:rsid w:val="00175F7F"/>
    <w:rsid w:val="00176309"/>
    <w:rsid w:val="00176310"/>
    <w:rsid w:val="00176C5C"/>
    <w:rsid w:val="00176F5E"/>
    <w:rsid w:val="001773C0"/>
    <w:rsid w:val="00177761"/>
    <w:rsid w:val="0017780B"/>
    <w:rsid w:val="00177877"/>
    <w:rsid w:val="00177FD0"/>
    <w:rsid w:val="00180135"/>
    <w:rsid w:val="001801DE"/>
    <w:rsid w:val="001804CB"/>
    <w:rsid w:val="001805DB"/>
    <w:rsid w:val="001808E0"/>
    <w:rsid w:val="00180A4A"/>
    <w:rsid w:val="00180B1F"/>
    <w:rsid w:val="00180C10"/>
    <w:rsid w:val="00180DF1"/>
    <w:rsid w:val="001814E8"/>
    <w:rsid w:val="0018155A"/>
    <w:rsid w:val="00181726"/>
    <w:rsid w:val="00181CFF"/>
    <w:rsid w:val="00181E1A"/>
    <w:rsid w:val="00181FD4"/>
    <w:rsid w:val="0018203A"/>
    <w:rsid w:val="0018205C"/>
    <w:rsid w:val="00182177"/>
    <w:rsid w:val="001828A4"/>
    <w:rsid w:val="00182D85"/>
    <w:rsid w:val="00183439"/>
    <w:rsid w:val="001834FE"/>
    <w:rsid w:val="001841E2"/>
    <w:rsid w:val="001845E3"/>
    <w:rsid w:val="00184684"/>
    <w:rsid w:val="00184819"/>
    <w:rsid w:val="00184921"/>
    <w:rsid w:val="00184A2B"/>
    <w:rsid w:val="00184F4C"/>
    <w:rsid w:val="00185334"/>
    <w:rsid w:val="00185C92"/>
    <w:rsid w:val="00185DB9"/>
    <w:rsid w:val="00185E15"/>
    <w:rsid w:val="00186260"/>
    <w:rsid w:val="0018632A"/>
    <w:rsid w:val="00186378"/>
    <w:rsid w:val="00187418"/>
    <w:rsid w:val="001904B3"/>
    <w:rsid w:val="00190A3D"/>
    <w:rsid w:val="00190BDC"/>
    <w:rsid w:val="00190DE8"/>
    <w:rsid w:val="00191361"/>
    <w:rsid w:val="001915DB"/>
    <w:rsid w:val="00191656"/>
    <w:rsid w:val="00191787"/>
    <w:rsid w:val="00192083"/>
    <w:rsid w:val="0019223F"/>
    <w:rsid w:val="00192512"/>
    <w:rsid w:val="00192750"/>
    <w:rsid w:val="0019277A"/>
    <w:rsid w:val="0019291A"/>
    <w:rsid w:val="00192D45"/>
    <w:rsid w:val="00192F4F"/>
    <w:rsid w:val="0019341F"/>
    <w:rsid w:val="00193575"/>
    <w:rsid w:val="001936F0"/>
    <w:rsid w:val="001936F6"/>
    <w:rsid w:val="001939EE"/>
    <w:rsid w:val="00193AE2"/>
    <w:rsid w:val="0019408D"/>
    <w:rsid w:val="00194151"/>
    <w:rsid w:val="0019419D"/>
    <w:rsid w:val="00194A34"/>
    <w:rsid w:val="00194DC2"/>
    <w:rsid w:val="00195722"/>
    <w:rsid w:val="00195874"/>
    <w:rsid w:val="00196170"/>
    <w:rsid w:val="00196AC7"/>
    <w:rsid w:val="00196BC2"/>
    <w:rsid w:val="0019749A"/>
    <w:rsid w:val="001975FE"/>
    <w:rsid w:val="001976AD"/>
    <w:rsid w:val="00197F43"/>
    <w:rsid w:val="001A00C8"/>
    <w:rsid w:val="001A01EE"/>
    <w:rsid w:val="001A03F5"/>
    <w:rsid w:val="001A066B"/>
    <w:rsid w:val="001A09E7"/>
    <w:rsid w:val="001A0F9F"/>
    <w:rsid w:val="001A12D5"/>
    <w:rsid w:val="001A149E"/>
    <w:rsid w:val="001A1557"/>
    <w:rsid w:val="001A17DA"/>
    <w:rsid w:val="001A1F4D"/>
    <w:rsid w:val="001A235C"/>
    <w:rsid w:val="001A24F3"/>
    <w:rsid w:val="001A2AA2"/>
    <w:rsid w:val="001A3396"/>
    <w:rsid w:val="001A35EA"/>
    <w:rsid w:val="001A43D6"/>
    <w:rsid w:val="001A461E"/>
    <w:rsid w:val="001A4A5E"/>
    <w:rsid w:val="001A5570"/>
    <w:rsid w:val="001A59A9"/>
    <w:rsid w:val="001A69B8"/>
    <w:rsid w:val="001A69F0"/>
    <w:rsid w:val="001A6B61"/>
    <w:rsid w:val="001A6CB7"/>
    <w:rsid w:val="001A6FC5"/>
    <w:rsid w:val="001A761D"/>
    <w:rsid w:val="001A7958"/>
    <w:rsid w:val="001B0137"/>
    <w:rsid w:val="001B0353"/>
    <w:rsid w:val="001B046D"/>
    <w:rsid w:val="001B05FA"/>
    <w:rsid w:val="001B0B7D"/>
    <w:rsid w:val="001B0FCB"/>
    <w:rsid w:val="001B133B"/>
    <w:rsid w:val="001B13E3"/>
    <w:rsid w:val="001B271B"/>
    <w:rsid w:val="001B2A4D"/>
    <w:rsid w:val="001B2C2E"/>
    <w:rsid w:val="001B2EA5"/>
    <w:rsid w:val="001B30A6"/>
    <w:rsid w:val="001B3802"/>
    <w:rsid w:val="001B3B57"/>
    <w:rsid w:val="001B3FC6"/>
    <w:rsid w:val="001B4B1B"/>
    <w:rsid w:val="001B5351"/>
    <w:rsid w:val="001B564F"/>
    <w:rsid w:val="001B5B11"/>
    <w:rsid w:val="001B5EE4"/>
    <w:rsid w:val="001B76BA"/>
    <w:rsid w:val="001B76E9"/>
    <w:rsid w:val="001B7868"/>
    <w:rsid w:val="001B7F9D"/>
    <w:rsid w:val="001C0398"/>
    <w:rsid w:val="001C2128"/>
    <w:rsid w:val="001C2498"/>
    <w:rsid w:val="001C2CE4"/>
    <w:rsid w:val="001C32DD"/>
    <w:rsid w:val="001C3629"/>
    <w:rsid w:val="001C3A3C"/>
    <w:rsid w:val="001C3AAA"/>
    <w:rsid w:val="001C3D23"/>
    <w:rsid w:val="001C3ED0"/>
    <w:rsid w:val="001C42D4"/>
    <w:rsid w:val="001C449C"/>
    <w:rsid w:val="001C4670"/>
    <w:rsid w:val="001C497C"/>
    <w:rsid w:val="001C4F0B"/>
    <w:rsid w:val="001C5607"/>
    <w:rsid w:val="001C581E"/>
    <w:rsid w:val="001C5BB2"/>
    <w:rsid w:val="001C5CCD"/>
    <w:rsid w:val="001C60CA"/>
    <w:rsid w:val="001C633B"/>
    <w:rsid w:val="001C66E2"/>
    <w:rsid w:val="001C6CAE"/>
    <w:rsid w:val="001C70CF"/>
    <w:rsid w:val="001C7730"/>
    <w:rsid w:val="001C7733"/>
    <w:rsid w:val="001C7DF9"/>
    <w:rsid w:val="001D0C28"/>
    <w:rsid w:val="001D10F6"/>
    <w:rsid w:val="001D14EA"/>
    <w:rsid w:val="001D18EC"/>
    <w:rsid w:val="001D195A"/>
    <w:rsid w:val="001D1A13"/>
    <w:rsid w:val="001D1CC8"/>
    <w:rsid w:val="001D1DA9"/>
    <w:rsid w:val="001D2200"/>
    <w:rsid w:val="001D24F2"/>
    <w:rsid w:val="001D25DC"/>
    <w:rsid w:val="001D2B66"/>
    <w:rsid w:val="001D2C7E"/>
    <w:rsid w:val="001D406E"/>
    <w:rsid w:val="001D40AA"/>
    <w:rsid w:val="001D4589"/>
    <w:rsid w:val="001D4598"/>
    <w:rsid w:val="001D51A8"/>
    <w:rsid w:val="001D5789"/>
    <w:rsid w:val="001D57D0"/>
    <w:rsid w:val="001D5EBE"/>
    <w:rsid w:val="001D612D"/>
    <w:rsid w:val="001D61BC"/>
    <w:rsid w:val="001D61C8"/>
    <w:rsid w:val="001D63B1"/>
    <w:rsid w:val="001D6B63"/>
    <w:rsid w:val="001D6B78"/>
    <w:rsid w:val="001D6DF5"/>
    <w:rsid w:val="001D78AC"/>
    <w:rsid w:val="001D7A90"/>
    <w:rsid w:val="001D7CD9"/>
    <w:rsid w:val="001E0A01"/>
    <w:rsid w:val="001E0EA5"/>
    <w:rsid w:val="001E0F05"/>
    <w:rsid w:val="001E0F97"/>
    <w:rsid w:val="001E1566"/>
    <w:rsid w:val="001E1796"/>
    <w:rsid w:val="001E2535"/>
    <w:rsid w:val="001E2814"/>
    <w:rsid w:val="001E3144"/>
    <w:rsid w:val="001E3857"/>
    <w:rsid w:val="001E3A9D"/>
    <w:rsid w:val="001E3C46"/>
    <w:rsid w:val="001E3D6C"/>
    <w:rsid w:val="001E3FC3"/>
    <w:rsid w:val="001E4635"/>
    <w:rsid w:val="001E47F8"/>
    <w:rsid w:val="001E4E64"/>
    <w:rsid w:val="001E4F4E"/>
    <w:rsid w:val="001E4F8F"/>
    <w:rsid w:val="001E53C0"/>
    <w:rsid w:val="001E5478"/>
    <w:rsid w:val="001E6508"/>
    <w:rsid w:val="001E66E0"/>
    <w:rsid w:val="001E6758"/>
    <w:rsid w:val="001E6759"/>
    <w:rsid w:val="001E693D"/>
    <w:rsid w:val="001E6F32"/>
    <w:rsid w:val="001E7229"/>
    <w:rsid w:val="001E776D"/>
    <w:rsid w:val="001E79C0"/>
    <w:rsid w:val="001F056B"/>
    <w:rsid w:val="001F0BB2"/>
    <w:rsid w:val="001F0D6C"/>
    <w:rsid w:val="001F0F47"/>
    <w:rsid w:val="001F13E1"/>
    <w:rsid w:val="001F15F5"/>
    <w:rsid w:val="001F2125"/>
    <w:rsid w:val="001F2177"/>
    <w:rsid w:val="001F2286"/>
    <w:rsid w:val="001F2985"/>
    <w:rsid w:val="001F2FAE"/>
    <w:rsid w:val="001F3576"/>
    <w:rsid w:val="001F3666"/>
    <w:rsid w:val="001F481F"/>
    <w:rsid w:val="001F489A"/>
    <w:rsid w:val="001F556A"/>
    <w:rsid w:val="001F5680"/>
    <w:rsid w:val="001F620F"/>
    <w:rsid w:val="001F6221"/>
    <w:rsid w:val="001F67F3"/>
    <w:rsid w:val="001F7076"/>
    <w:rsid w:val="001F74C1"/>
    <w:rsid w:val="001F777E"/>
    <w:rsid w:val="001F781A"/>
    <w:rsid w:val="001F7A18"/>
    <w:rsid w:val="001F7A49"/>
    <w:rsid w:val="001F7C51"/>
    <w:rsid w:val="0020000D"/>
    <w:rsid w:val="00200016"/>
    <w:rsid w:val="00200028"/>
    <w:rsid w:val="002003FD"/>
    <w:rsid w:val="00200497"/>
    <w:rsid w:val="0020051F"/>
    <w:rsid w:val="00200520"/>
    <w:rsid w:val="002005EE"/>
    <w:rsid w:val="002007EC"/>
    <w:rsid w:val="00200B5C"/>
    <w:rsid w:val="00201321"/>
    <w:rsid w:val="0020153D"/>
    <w:rsid w:val="002018B0"/>
    <w:rsid w:val="002019F4"/>
    <w:rsid w:val="00201A66"/>
    <w:rsid w:val="00201B1F"/>
    <w:rsid w:val="00201FC6"/>
    <w:rsid w:val="00202829"/>
    <w:rsid w:val="002028A6"/>
    <w:rsid w:val="0020307D"/>
    <w:rsid w:val="0020345A"/>
    <w:rsid w:val="00203EBF"/>
    <w:rsid w:val="00203F7C"/>
    <w:rsid w:val="002041C8"/>
    <w:rsid w:val="002049D1"/>
    <w:rsid w:val="00204EB7"/>
    <w:rsid w:val="00204FE1"/>
    <w:rsid w:val="0020514B"/>
    <w:rsid w:val="00206079"/>
    <w:rsid w:val="002060FA"/>
    <w:rsid w:val="00206748"/>
    <w:rsid w:val="00206BCF"/>
    <w:rsid w:val="00206C79"/>
    <w:rsid w:val="00206CE7"/>
    <w:rsid w:val="0020760A"/>
    <w:rsid w:val="0020786F"/>
    <w:rsid w:val="00207904"/>
    <w:rsid w:val="00207EE4"/>
    <w:rsid w:val="002102B4"/>
    <w:rsid w:val="00210475"/>
    <w:rsid w:val="002105BC"/>
    <w:rsid w:val="00211014"/>
    <w:rsid w:val="00211193"/>
    <w:rsid w:val="002119B0"/>
    <w:rsid w:val="00212330"/>
    <w:rsid w:val="00212F29"/>
    <w:rsid w:val="00213239"/>
    <w:rsid w:val="00213814"/>
    <w:rsid w:val="00213E5E"/>
    <w:rsid w:val="00214698"/>
    <w:rsid w:val="00214DE0"/>
    <w:rsid w:val="00215248"/>
    <w:rsid w:val="002154F2"/>
    <w:rsid w:val="00215A98"/>
    <w:rsid w:val="00215B94"/>
    <w:rsid w:val="00215BCE"/>
    <w:rsid w:val="00216487"/>
    <w:rsid w:val="00216F33"/>
    <w:rsid w:val="00216FB7"/>
    <w:rsid w:val="00217741"/>
    <w:rsid w:val="00217747"/>
    <w:rsid w:val="002179F4"/>
    <w:rsid w:val="002179F5"/>
    <w:rsid w:val="00217A2F"/>
    <w:rsid w:val="00217A4C"/>
    <w:rsid w:val="00217D42"/>
    <w:rsid w:val="002208AC"/>
    <w:rsid w:val="00220DB0"/>
    <w:rsid w:val="00220E33"/>
    <w:rsid w:val="00221A5C"/>
    <w:rsid w:val="00221FA1"/>
    <w:rsid w:val="00222662"/>
    <w:rsid w:val="0022267B"/>
    <w:rsid w:val="002227AB"/>
    <w:rsid w:val="002227F4"/>
    <w:rsid w:val="002229EB"/>
    <w:rsid w:val="00222A5E"/>
    <w:rsid w:val="00222F3D"/>
    <w:rsid w:val="002234CE"/>
    <w:rsid w:val="002234DF"/>
    <w:rsid w:val="0022381E"/>
    <w:rsid w:val="00223E13"/>
    <w:rsid w:val="0022409F"/>
    <w:rsid w:val="0022413E"/>
    <w:rsid w:val="00224323"/>
    <w:rsid w:val="00224481"/>
    <w:rsid w:val="00224531"/>
    <w:rsid w:val="002245C0"/>
    <w:rsid w:val="00224765"/>
    <w:rsid w:val="00224DF1"/>
    <w:rsid w:val="002257EA"/>
    <w:rsid w:val="002259FB"/>
    <w:rsid w:val="00225B83"/>
    <w:rsid w:val="00225DC1"/>
    <w:rsid w:val="0022613A"/>
    <w:rsid w:val="002267FE"/>
    <w:rsid w:val="00226A06"/>
    <w:rsid w:val="00227373"/>
    <w:rsid w:val="00227BFD"/>
    <w:rsid w:val="00230287"/>
    <w:rsid w:val="002304DA"/>
    <w:rsid w:val="0023069A"/>
    <w:rsid w:val="00230B89"/>
    <w:rsid w:val="00230D7E"/>
    <w:rsid w:val="00231878"/>
    <w:rsid w:val="00231951"/>
    <w:rsid w:val="00231D77"/>
    <w:rsid w:val="00231EBE"/>
    <w:rsid w:val="002320A7"/>
    <w:rsid w:val="00232894"/>
    <w:rsid w:val="00232F50"/>
    <w:rsid w:val="0023329D"/>
    <w:rsid w:val="00233350"/>
    <w:rsid w:val="00233409"/>
    <w:rsid w:val="002335CA"/>
    <w:rsid w:val="00233B01"/>
    <w:rsid w:val="00233C9A"/>
    <w:rsid w:val="00234E9B"/>
    <w:rsid w:val="0023518E"/>
    <w:rsid w:val="00235CD7"/>
    <w:rsid w:val="00235CED"/>
    <w:rsid w:val="002366C7"/>
    <w:rsid w:val="00236D7C"/>
    <w:rsid w:val="00236EED"/>
    <w:rsid w:val="0023724E"/>
    <w:rsid w:val="0023731E"/>
    <w:rsid w:val="0023742F"/>
    <w:rsid w:val="00237693"/>
    <w:rsid w:val="002376D1"/>
    <w:rsid w:val="0023776A"/>
    <w:rsid w:val="0023785C"/>
    <w:rsid w:val="00240593"/>
    <w:rsid w:val="002407E6"/>
    <w:rsid w:val="00240AB8"/>
    <w:rsid w:val="00240AF7"/>
    <w:rsid w:val="00240D62"/>
    <w:rsid w:val="00241595"/>
    <w:rsid w:val="002415B8"/>
    <w:rsid w:val="0024172D"/>
    <w:rsid w:val="0024179B"/>
    <w:rsid w:val="00241FC7"/>
    <w:rsid w:val="0024231F"/>
    <w:rsid w:val="00242347"/>
    <w:rsid w:val="002423F6"/>
    <w:rsid w:val="0024273C"/>
    <w:rsid w:val="002427F0"/>
    <w:rsid w:val="00242A76"/>
    <w:rsid w:val="0024334B"/>
    <w:rsid w:val="00243917"/>
    <w:rsid w:val="00243A4E"/>
    <w:rsid w:val="00243AC9"/>
    <w:rsid w:val="00243C7C"/>
    <w:rsid w:val="00244236"/>
    <w:rsid w:val="0024432D"/>
    <w:rsid w:val="00244531"/>
    <w:rsid w:val="00244713"/>
    <w:rsid w:val="00245507"/>
    <w:rsid w:val="0024589E"/>
    <w:rsid w:val="00246684"/>
    <w:rsid w:val="002466F9"/>
    <w:rsid w:val="00246847"/>
    <w:rsid w:val="0024699E"/>
    <w:rsid w:val="00246E3F"/>
    <w:rsid w:val="00246E52"/>
    <w:rsid w:val="00246FC2"/>
    <w:rsid w:val="00247085"/>
    <w:rsid w:val="002472C2"/>
    <w:rsid w:val="00247540"/>
    <w:rsid w:val="0024783B"/>
    <w:rsid w:val="00247997"/>
    <w:rsid w:val="00247B3C"/>
    <w:rsid w:val="00247BCC"/>
    <w:rsid w:val="00247CF7"/>
    <w:rsid w:val="00247F4E"/>
    <w:rsid w:val="0025002B"/>
    <w:rsid w:val="0025010D"/>
    <w:rsid w:val="002501F9"/>
    <w:rsid w:val="002502E9"/>
    <w:rsid w:val="0025071A"/>
    <w:rsid w:val="00250D96"/>
    <w:rsid w:val="00250F50"/>
    <w:rsid w:val="0025178B"/>
    <w:rsid w:val="0025238A"/>
    <w:rsid w:val="002526A0"/>
    <w:rsid w:val="002529FB"/>
    <w:rsid w:val="00252B95"/>
    <w:rsid w:val="002531CD"/>
    <w:rsid w:val="0025365E"/>
    <w:rsid w:val="00253A16"/>
    <w:rsid w:val="00253EF3"/>
    <w:rsid w:val="002540E2"/>
    <w:rsid w:val="00254409"/>
    <w:rsid w:val="002545B6"/>
    <w:rsid w:val="00254BE5"/>
    <w:rsid w:val="0025503C"/>
    <w:rsid w:val="002556B1"/>
    <w:rsid w:val="002557B3"/>
    <w:rsid w:val="0025636D"/>
    <w:rsid w:val="002563D9"/>
    <w:rsid w:val="0025688B"/>
    <w:rsid w:val="00256F5C"/>
    <w:rsid w:val="00257BA9"/>
    <w:rsid w:val="002600A9"/>
    <w:rsid w:val="0026031D"/>
    <w:rsid w:val="0026059A"/>
    <w:rsid w:val="00260CDB"/>
    <w:rsid w:val="00260FF6"/>
    <w:rsid w:val="00261114"/>
    <w:rsid w:val="00261EB1"/>
    <w:rsid w:val="002620DB"/>
    <w:rsid w:val="0026250B"/>
    <w:rsid w:val="00262CBF"/>
    <w:rsid w:val="002631EA"/>
    <w:rsid w:val="002633F9"/>
    <w:rsid w:val="002636E3"/>
    <w:rsid w:val="00263833"/>
    <w:rsid w:val="0026386F"/>
    <w:rsid w:val="00263995"/>
    <w:rsid w:val="0026446D"/>
    <w:rsid w:val="00264498"/>
    <w:rsid w:val="002651AB"/>
    <w:rsid w:val="0026535E"/>
    <w:rsid w:val="00265A9B"/>
    <w:rsid w:val="00265C7F"/>
    <w:rsid w:val="002661D1"/>
    <w:rsid w:val="00266352"/>
    <w:rsid w:val="0026659D"/>
    <w:rsid w:val="002665FE"/>
    <w:rsid w:val="002666C3"/>
    <w:rsid w:val="00266E37"/>
    <w:rsid w:val="002670A7"/>
    <w:rsid w:val="00267169"/>
    <w:rsid w:val="0026719F"/>
    <w:rsid w:val="0026788D"/>
    <w:rsid w:val="00267917"/>
    <w:rsid w:val="0027002C"/>
    <w:rsid w:val="00270C11"/>
    <w:rsid w:val="00271552"/>
    <w:rsid w:val="00271BF2"/>
    <w:rsid w:val="0027210E"/>
    <w:rsid w:val="00272272"/>
    <w:rsid w:val="002722DF"/>
    <w:rsid w:val="00272463"/>
    <w:rsid w:val="002724F4"/>
    <w:rsid w:val="002735C3"/>
    <w:rsid w:val="00273B7F"/>
    <w:rsid w:val="00273E39"/>
    <w:rsid w:val="00274B3D"/>
    <w:rsid w:val="00274BB3"/>
    <w:rsid w:val="00274FE8"/>
    <w:rsid w:val="002752AF"/>
    <w:rsid w:val="00275787"/>
    <w:rsid w:val="002757D5"/>
    <w:rsid w:val="00275BBA"/>
    <w:rsid w:val="00275C43"/>
    <w:rsid w:val="00276064"/>
    <w:rsid w:val="00276619"/>
    <w:rsid w:val="002766AE"/>
    <w:rsid w:val="00276811"/>
    <w:rsid w:val="00276836"/>
    <w:rsid w:val="00276A0C"/>
    <w:rsid w:val="00276B76"/>
    <w:rsid w:val="002770B7"/>
    <w:rsid w:val="00277580"/>
    <w:rsid w:val="002777BF"/>
    <w:rsid w:val="00277F9E"/>
    <w:rsid w:val="00280EDC"/>
    <w:rsid w:val="00280FB4"/>
    <w:rsid w:val="00281042"/>
    <w:rsid w:val="0028120A"/>
    <w:rsid w:val="0028127B"/>
    <w:rsid w:val="002814F8"/>
    <w:rsid w:val="0028182E"/>
    <w:rsid w:val="00281841"/>
    <w:rsid w:val="00281873"/>
    <w:rsid w:val="002819C8"/>
    <w:rsid w:val="00281B62"/>
    <w:rsid w:val="00281E96"/>
    <w:rsid w:val="00281F98"/>
    <w:rsid w:val="00281FB3"/>
    <w:rsid w:val="0028244F"/>
    <w:rsid w:val="0028255D"/>
    <w:rsid w:val="0028321D"/>
    <w:rsid w:val="002834C3"/>
    <w:rsid w:val="002836C5"/>
    <w:rsid w:val="002837F0"/>
    <w:rsid w:val="00283B3A"/>
    <w:rsid w:val="00283E8A"/>
    <w:rsid w:val="00284149"/>
    <w:rsid w:val="00284AD9"/>
    <w:rsid w:val="00284B3B"/>
    <w:rsid w:val="002851E6"/>
    <w:rsid w:val="00285A5F"/>
    <w:rsid w:val="00286189"/>
    <w:rsid w:val="002862C3"/>
    <w:rsid w:val="0028642B"/>
    <w:rsid w:val="0028771C"/>
    <w:rsid w:val="002878D7"/>
    <w:rsid w:val="00287C8A"/>
    <w:rsid w:val="00287D4D"/>
    <w:rsid w:val="00287EE1"/>
    <w:rsid w:val="00287F39"/>
    <w:rsid w:val="00290472"/>
    <w:rsid w:val="00290604"/>
    <w:rsid w:val="00290739"/>
    <w:rsid w:val="00290788"/>
    <w:rsid w:val="00291A95"/>
    <w:rsid w:val="00291BFE"/>
    <w:rsid w:val="00291D3F"/>
    <w:rsid w:val="0029203F"/>
    <w:rsid w:val="0029266A"/>
    <w:rsid w:val="002926AA"/>
    <w:rsid w:val="00292958"/>
    <w:rsid w:val="00292CDE"/>
    <w:rsid w:val="00292DC6"/>
    <w:rsid w:val="00293650"/>
    <w:rsid w:val="002936B1"/>
    <w:rsid w:val="00293981"/>
    <w:rsid w:val="00293D64"/>
    <w:rsid w:val="00293FCA"/>
    <w:rsid w:val="00294022"/>
    <w:rsid w:val="0029461B"/>
    <w:rsid w:val="0029485B"/>
    <w:rsid w:val="00294940"/>
    <w:rsid w:val="00295789"/>
    <w:rsid w:val="00295EEA"/>
    <w:rsid w:val="0029606B"/>
    <w:rsid w:val="002964AB"/>
    <w:rsid w:val="00296E0F"/>
    <w:rsid w:val="00296F0A"/>
    <w:rsid w:val="0029793E"/>
    <w:rsid w:val="00297B01"/>
    <w:rsid w:val="002A02ED"/>
    <w:rsid w:val="002A0440"/>
    <w:rsid w:val="002A1387"/>
    <w:rsid w:val="002A15B9"/>
    <w:rsid w:val="002A165C"/>
    <w:rsid w:val="002A169A"/>
    <w:rsid w:val="002A21A7"/>
    <w:rsid w:val="002A21E1"/>
    <w:rsid w:val="002A25A6"/>
    <w:rsid w:val="002A2A17"/>
    <w:rsid w:val="002A2E29"/>
    <w:rsid w:val="002A32C1"/>
    <w:rsid w:val="002A340A"/>
    <w:rsid w:val="002A351F"/>
    <w:rsid w:val="002A381C"/>
    <w:rsid w:val="002A3836"/>
    <w:rsid w:val="002A38AD"/>
    <w:rsid w:val="002A3AF9"/>
    <w:rsid w:val="002A401C"/>
    <w:rsid w:val="002A5CE1"/>
    <w:rsid w:val="002A5D11"/>
    <w:rsid w:val="002A6997"/>
    <w:rsid w:val="002A7046"/>
    <w:rsid w:val="002A75A0"/>
    <w:rsid w:val="002A79D2"/>
    <w:rsid w:val="002A7FAC"/>
    <w:rsid w:val="002B02B2"/>
    <w:rsid w:val="002B1020"/>
    <w:rsid w:val="002B106D"/>
    <w:rsid w:val="002B1980"/>
    <w:rsid w:val="002B1DF6"/>
    <w:rsid w:val="002B22DA"/>
    <w:rsid w:val="002B2DCC"/>
    <w:rsid w:val="002B2EAB"/>
    <w:rsid w:val="002B2EEC"/>
    <w:rsid w:val="002B30A7"/>
    <w:rsid w:val="002B3136"/>
    <w:rsid w:val="002B36A2"/>
    <w:rsid w:val="002B38DD"/>
    <w:rsid w:val="002B3A7C"/>
    <w:rsid w:val="002B3C39"/>
    <w:rsid w:val="002B412B"/>
    <w:rsid w:val="002B48DD"/>
    <w:rsid w:val="002B4C87"/>
    <w:rsid w:val="002B4E7C"/>
    <w:rsid w:val="002B4FD6"/>
    <w:rsid w:val="002B512E"/>
    <w:rsid w:val="002B5485"/>
    <w:rsid w:val="002B54D2"/>
    <w:rsid w:val="002B5953"/>
    <w:rsid w:val="002B5A10"/>
    <w:rsid w:val="002B5F6C"/>
    <w:rsid w:val="002B6205"/>
    <w:rsid w:val="002B62E4"/>
    <w:rsid w:val="002B635D"/>
    <w:rsid w:val="002B65B4"/>
    <w:rsid w:val="002B6960"/>
    <w:rsid w:val="002B6F86"/>
    <w:rsid w:val="002B71E3"/>
    <w:rsid w:val="002B7206"/>
    <w:rsid w:val="002B727B"/>
    <w:rsid w:val="002B72FE"/>
    <w:rsid w:val="002B7C0E"/>
    <w:rsid w:val="002B7C96"/>
    <w:rsid w:val="002B7E56"/>
    <w:rsid w:val="002C0573"/>
    <w:rsid w:val="002C0E52"/>
    <w:rsid w:val="002C106E"/>
    <w:rsid w:val="002C1952"/>
    <w:rsid w:val="002C2047"/>
    <w:rsid w:val="002C24AD"/>
    <w:rsid w:val="002C2B02"/>
    <w:rsid w:val="002C2C8E"/>
    <w:rsid w:val="002C2E10"/>
    <w:rsid w:val="002C33FE"/>
    <w:rsid w:val="002C35F7"/>
    <w:rsid w:val="002C37CE"/>
    <w:rsid w:val="002C38AC"/>
    <w:rsid w:val="002C3B0C"/>
    <w:rsid w:val="002C41D9"/>
    <w:rsid w:val="002C4864"/>
    <w:rsid w:val="002C48A7"/>
    <w:rsid w:val="002C511E"/>
    <w:rsid w:val="002C55B7"/>
    <w:rsid w:val="002C5EEC"/>
    <w:rsid w:val="002C6972"/>
    <w:rsid w:val="002C6B7B"/>
    <w:rsid w:val="002C6B8E"/>
    <w:rsid w:val="002C7073"/>
    <w:rsid w:val="002C7113"/>
    <w:rsid w:val="002C7518"/>
    <w:rsid w:val="002D088D"/>
    <w:rsid w:val="002D146B"/>
    <w:rsid w:val="002D14CA"/>
    <w:rsid w:val="002D1F69"/>
    <w:rsid w:val="002D2095"/>
    <w:rsid w:val="002D275B"/>
    <w:rsid w:val="002D39E2"/>
    <w:rsid w:val="002D3A14"/>
    <w:rsid w:val="002D4169"/>
    <w:rsid w:val="002D44BD"/>
    <w:rsid w:val="002D46CC"/>
    <w:rsid w:val="002D472F"/>
    <w:rsid w:val="002D485C"/>
    <w:rsid w:val="002D4DFD"/>
    <w:rsid w:val="002D51FC"/>
    <w:rsid w:val="002D548E"/>
    <w:rsid w:val="002D5B84"/>
    <w:rsid w:val="002D608C"/>
    <w:rsid w:val="002D6B1F"/>
    <w:rsid w:val="002D6B33"/>
    <w:rsid w:val="002D6D25"/>
    <w:rsid w:val="002D7129"/>
    <w:rsid w:val="002D76F8"/>
    <w:rsid w:val="002E002F"/>
    <w:rsid w:val="002E01A1"/>
    <w:rsid w:val="002E0205"/>
    <w:rsid w:val="002E08C4"/>
    <w:rsid w:val="002E0E88"/>
    <w:rsid w:val="002E15BF"/>
    <w:rsid w:val="002E16D8"/>
    <w:rsid w:val="002E185D"/>
    <w:rsid w:val="002E2551"/>
    <w:rsid w:val="002E2DB2"/>
    <w:rsid w:val="002E30C0"/>
    <w:rsid w:val="002E30D0"/>
    <w:rsid w:val="002E3357"/>
    <w:rsid w:val="002E3815"/>
    <w:rsid w:val="002E3A53"/>
    <w:rsid w:val="002E3E45"/>
    <w:rsid w:val="002E41AB"/>
    <w:rsid w:val="002E41DC"/>
    <w:rsid w:val="002E469C"/>
    <w:rsid w:val="002E4A6E"/>
    <w:rsid w:val="002E4D46"/>
    <w:rsid w:val="002E5ED9"/>
    <w:rsid w:val="002E68B9"/>
    <w:rsid w:val="002E68DC"/>
    <w:rsid w:val="002E6BFC"/>
    <w:rsid w:val="002E6DD7"/>
    <w:rsid w:val="002E6FF9"/>
    <w:rsid w:val="002E7013"/>
    <w:rsid w:val="002E71EF"/>
    <w:rsid w:val="002E79C2"/>
    <w:rsid w:val="002F0258"/>
    <w:rsid w:val="002F02EB"/>
    <w:rsid w:val="002F13AA"/>
    <w:rsid w:val="002F16A5"/>
    <w:rsid w:val="002F16F7"/>
    <w:rsid w:val="002F18DD"/>
    <w:rsid w:val="002F19C5"/>
    <w:rsid w:val="002F1C17"/>
    <w:rsid w:val="002F1F32"/>
    <w:rsid w:val="002F24FB"/>
    <w:rsid w:val="002F27F5"/>
    <w:rsid w:val="002F28BB"/>
    <w:rsid w:val="002F28CE"/>
    <w:rsid w:val="002F2F30"/>
    <w:rsid w:val="002F3701"/>
    <w:rsid w:val="002F377A"/>
    <w:rsid w:val="002F38DF"/>
    <w:rsid w:val="002F3A2E"/>
    <w:rsid w:val="002F3DBE"/>
    <w:rsid w:val="002F41FF"/>
    <w:rsid w:val="002F44CD"/>
    <w:rsid w:val="002F4935"/>
    <w:rsid w:val="002F546A"/>
    <w:rsid w:val="002F5478"/>
    <w:rsid w:val="002F56E4"/>
    <w:rsid w:val="002F57E9"/>
    <w:rsid w:val="002F57EB"/>
    <w:rsid w:val="002F5C99"/>
    <w:rsid w:val="002F5D64"/>
    <w:rsid w:val="002F606D"/>
    <w:rsid w:val="002F670B"/>
    <w:rsid w:val="002F6EA4"/>
    <w:rsid w:val="002F7699"/>
    <w:rsid w:val="00300206"/>
    <w:rsid w:val="0030052E"/>
    <w:rsid w:val="003005C9"/>
    <w:rsid w:val="00300696"/>
    <w:rsid w:val="0030082A"/>
    <w:rsid w:val="00300DAA"/>
    <w:rsid w:val="00300EE8"/>
    <w:rsid w:val="003010D8"/>
    <w:rsid w:val="0030258F"/>
    <w:rsid w:val="00302768"/>
    <w:rsid w:val="0030358E"/>
    <w:rsid w:val="003037EB"/>
    <w:rsid w:val="00303AAA"/>
    <w:rsid w:val="00303B48"/>
    <w:rsid w:val="00303CD4"/>
    <w:rsid w:val="003040BF"/>
    <w:rsid w:val="0030450B"/>
    <w:rsid w:val="00304845"/>
    <w:rsid w:val="00304D09"/>
    <w:rsid w:val="00305036"/>
    <w:rsid w:val="003052DC"/>
    <w:rsid w:val="00305450"/>
    <w:rsid w:val="003058F8"/>
    <w:rsid w:val="00306589"/>
    <w:rsid w:val="0030689F"/>
    <w:rsid w:val="003068A7"/>
    <w:rsid w:val="00306DC1"/>
    <w:rsid w:val="00306E02"/>
    <w:rsid w:val="0030704C"/>
    <w:rsid w:val="00307385"/>
    <w:rsid w:val="00307542"/>
    <w:rsid w:val="003075FF"/>
    <w:rsid w:val="00307C3A"/>
    <w:rsid w:val="00307E69"/>
    <w:rsid w:val="003103C1"/>
    <w:rsid w:val="00310515"/>
    <w:rsid w:val="00310704"/>
    <w:rsid w:val="003108C8"/>
    <w:rsid w:val="00310A85"/>
    <w:rsid w:val="00310D42"/>
    <w:rsid w:val="00311144"/>
    <w:rsid w:val="00311177"/>
    <w:rsid w:val="003111BA"/>
    <w:rsid w:val="003115E2"/>
    <w:rsid w:val="00311AD7"/>
    <w:rsid w:val="003122C7"/>
    <w:rsid w:val="003127EE"/>
    <w:rsid w:val="00312A04"/>
    <w:rsid w:val="00312A46"/>
    <w:rsid w:val="003142FB"/>
    <w:rsid w:val="0031459C"/>
    <w:rsid w:val="003154B4"/>
    <w:rsid w:val="0031552F"/>
    <w:rsid w:val="00315A29"/>
    <w:rsid w:val="00316389"/>
    <w:rsid w:val="003165A4"/>
    <w:rsid w:val="00316D8D"/>
    <w:rsid w:val="00317891"/>
    <w:rsid w:val="00317954"/>
    <w:rsid w:val="00320126"/>
    <w:rsid w:val="003202EC"/>
    <w:rsid w:val="003203D8"/>
    <w:rsid w:val="00320487"/>
    <w:rsid w:val="00320511"/>
    <w:rsid w:val="00320691"/>
    <w:rsid w:val="003206EB"/>
    <w:rsid w:val="00320860"/>
    <w:rsid w:val="003209F2"/>
    <w:rsid w:val="00320CA5"/>
    <w:rsid w:val="00320FEB"/>
    <w:rsid w:val="003211A0"/>
    <w:rsid w:val="003213DE"/>
    <w:rsid w:val="0032141F"/>
    <w:rsid w:val="00321429"/>
    <w:rsid w:val="00321498"/>
    <w:rsid w:val="0032224C"/>
    <w:rsid w:val="00322B1E"/>
    <w:rsid w:val="00322D50"/>
    <w:rsid w:val="003230BA"/>
    <w:rsid w:val="0032310A"/>
    <w:rsid w:val="00323260"/>
    <w:rsid w:val="003238A9"/>
    <w:rsid w:val="003238C2"/>
    <w:rsid w:val="00323B1D"/>
    <w:rsid w:val="00323D6C"/>
    <w:rsid w:val="003241B2"/>
    <w:rsid w:val="003247DA"/>
    <w:rsid w:val="00324BF3"/>
    <w:rsid w:val="00324C3B"/>
    <w:rsid w:val="00324D60"/>
    <w:rsid w:val="00324F94"/>
    <w:rsid w:val="003255F2"/>
    <w:rsid w:val="00325E72"/>
    <w:rsid w:val="003264E1"/>
    <w:rsid w:val="00326A83"/>
    <w:rsid w:val="00326C1C"/>
    <w:rsid w:val="00326C32"/>
    <w:rsid w:val="0032712A"/>
    <w:rsid w:val="00327479"/>
    <w:rsid w:val="00327570"/>
    <w:rsid w:val="003275E1"/>
    <w:rsid w:val="003275EF"/>
    <w:rsid w:val="00330149"/>
    <w:rsid w:val="003305F9"/>
    <w:rsid w:val="003307C0"/>
    <w:rsid w:val="0033188D"/>
    <w:rsid w:val="003318DE"/>
    <w:rsid w:val="00331ECE"/>
    <w:rsid w:val="00331F2A"/>
    <w:rsid w:val="00332065"/>
    <w:rsid w:val="00332278"/>
    <w:rsid w:val="003327CC"/>
    <w:rsid w:val="00332BDF"/>
    <w:rsid w:val="00332C46"/>
    <w:rsid w:val="00332F40"/>
    <w:rsid w:val="003332EB"/>
    <w:rsid w:val="0033337E"/>
    <w:rsid w:val="00333630"/>
    <w:rsid w:val="003337EA"/>
    <w:rsid w:val="003345CA"/>
    <w:rsid w:val="0033461A"/>
    <w:rsid w:val="0033483F"/>
    <w:rsid w:val="00334873"/>
    <w:rsid w:val="00334CBC"/>
    <w:rsid w:val="00334FE6"/>
    <w:rsid w:val="00335336"/>
    <w:rsid w:val="003359B9"/>
    <w:rsid w:val="0033652E"/>
    <w:rsid w:val="0033677F"/>
    <w:rsid w:val="003371A3"/>
    <w:rsid w:val="0033736A"/>
    <w:rsid w:val="00337A63"/>
    <w:rsid w:val="00337FC6"/>
    <w:rsid w:val="0034022A"/>
    <w:rsid w:val="003402E6"/>
    <w:rsid w:val="00340519"/>
    <w:rsid w:val="0034065F"/>
    <w:rsid w:val="0034075D"/>
    <w:rsid w:val="00340F90"/>
    <w:rsid w:val="0034123E"/>
    <w:rsid w:val="0034126E"/>
    <w:rsid w:val="0034141B"/>
    <w:rsid w:val="00341A55"/>
    <w:rsid w:val="00341B9C"/>
    <w:rsid w:val="00341C0E"/>
    <w:rsid w:val="00341C67"/>
    <w:rsid w:val="00341C74"/>
    <w:rsid w:val="00341EB7"/>
    <w:rsid w:val="003420EA"/>
    <w:rsid w:val="0034213C"/>
    <w:rsid w:val="003426AF"/>
    <w:rsid w:val="0034323D"/>
    <w:rsid w:val="00343EA8"/>
    <w:rsid w:val="00343ED0"/>
    <w:rsid w:val="00344258"/>
    <w:rsid w:val="003444A5"/>
    <w:rsid w:val="003444AF"/>
    <w:rsid w:val="00344951"/>
    <w:rsid w:val="00344DCB"/>
    <w:rsid w:val="00345FE6"/>
    <w:rsid w:val="003460E9"/>
    <w:rsid w:val="00346504"/>
    <w:rsid w:val="0034655D"/>
    <w:rsid w:val="00346579"/>
    <w:rsid w:val="003470AA"/>
    <w:rsid w:val="003472C0"/>
    <w:rsid w:val="0034770B"/>
    <w:rsid w:val="00347824"/>
    <w:rsid w:val="00347E20"/>
    <w:rsid w:val="003502EB"/>
    <w:rsid w:val="003507E9"/>
    <w:rsid w:val="003509B9"/>
    <w:rsid w:val="00350CA2"/>
    <w:rsid w:val="00351117"/>
    <w:rsid w:val="00351383"/>
    <w:rsid w:val="00351AEA"/>
    <w:rsid w:val="00351F03"/>
    <w:rsid w:val="003528E7"/>
    <w:rsid w:val="00352A5B"/>
    <w:rsid w:val="00352A6C"/>
    <w:rsid w:val="00352B73"/>
    <w:rsid w:val="00352CAF"/>
    <w:rsid w:val="0035324A"/>
    <w:rsid w:val="003532D8"/>
    <w:rsid w:val="003536A7"/>
    <w:rsid w:val="00353BAA"/>
    <w:rsid w:val="00353DFA"/>
    <w:rsid w:val="0035443D"/>
    <w:rsid w:val="0035503D"/>
    <w:rsid w:val="0035517E"/>
    <w:rsid w:val="00355BCA"/>
    <w:rsid w:val="00355DEA"/>
    <w:rsid w:val="00356053"/>
    <w:rsid w:val="003560E7"/>
    <w:rsid w:val="003574BA"/>
    <w:rsid w:val="00357FAC"/>
    <w:rsid w:val="00360371"/>
    <w:rsid w:val="003611CC"/>
    <w:rsid w:val="00361508"/>
    <w:rsid w:val="00361D07"/>
    <w:rsid w:val="00361DBE"/>
    <w:rsid w:val="003620E0"/>
    <w:rsid w:val="003621A3"/>
    <w:rsid w:val="00362CBC"/>
    <w:rsid w:val="00363112"/>
    <w:rsid w:val="0036347F"/>
    <w:rsid w:val="00363635"/>
    <w:rsid w:val="003636A9"/>
    <w:rsid w:val="00363914"/>
    <w:rsid w:val="00363E0D"/>
    <w:rsid w:val="0036448D"/>
    <w:rsid w:val="003644CE"/>
    <w:rsid w:val="0036469F"/>
    <w:rsid w:val="00364793"/>
    <w:rsid w:val="00364DA3"/>
    <w:rsid w:val="003651C4"/>
    <w:rsid w:val="00365381"/>
    <w:rsid w:val="003654AE"/>
    <w:rsid w:val="00365A77"/>
    <w:rsid w:val="00365BCF"/>
    <w:rsid w:val="00366468"/>
    <w:rsid w:val="003666BD"/>
    <w:rsid w:val="00366B90"/>
    <w:rsid w:val="00366CDD"/>
    <w:rsid w:val="00366D8D"/>
    <w:rsid w:val="00366DED"/>
    <w:rsid w:val="00366F20"/>
    <w:rsid w:val="00366FDE"/>
    <w:rsid w:val="0036705A"/>
    <w:rsid w:val="00367522"/>
    <w:rsid w:val="00367CFE"/>
    <w:rsid w:val="00367D74"/>
    <w:rsid w:val="00370DE2"/>
    <w:rsid w:val="00371360"/>
    <w:rsid w:val="00372204"/>
    <w:rsid w:val="00372F75"/>
    <w:rsid w:val="003732DC"/>
    <w:rsid w:val="00373470"/>
    <w:rsid w:val="0037350B"/>
    <w:rsid w:val="003735CF"/>
    <w:rsid w:val="00373787"/>
    <w:rsid w:val="00373D58"/>
    <w:rsid w:val="003742B7"/>
    <w:rsid w:val="003746DD"/>
    <w:rsid w:val="0037473E"/>
    <w:rsid w:val="00374E1D"/>
    <w:rsid w:val="00374FAD"/>
    <w:rsid w:val="003753AE"/>
    <w:rsid w:val="00375B83"/>
    <w:rsid w:val="00375D39"/>
    <w:rsid w:val="00375D7B"/>
    <w:rsid w:val="00376641"/>
    <w:rsid w:val="00376C33"/>
    <w:rsid w:val="0037759A"/>
    <w:rsid w:val="003775C4"/>
    <w:rsid w:val="0037792D"/>
    <w:rsid w:val="00377FAD"/>
    <w:rsid w:val="00380131"/>
    <w:rsid w:val="003804EB"/>
    <w:rsid w:val="0038075E"/>
    <w:rsid w:val="00381332"/>
    <w:rsid w:val="0038159E"/>
    <w:rsid w:val="003815A6"/>
    <w:rsid w:val="00381B9A"/>
    <w:rsid w:val="00382093"/>
    <w:rsid w:val="00382470"/>
    <w:rsid w:val="00382F33"/>
    <w:rsid w:val="00382F40"/>
    <w:rsid w:val="00383621"/>
    <w:rsid w:val="00383CEA"/>
    <w:rsid w:val="00384082"/>
    <w:rsid w:val="003840B8"/>
    <w:rsid w:val="003840B9"/>
    <w:rsid w:val="003851D3"/>
    <w:rsid w:val="003852C6"/>
    <w:rsid w:val="003853DE"/>
    <w:rsid w:val="00385CFE"/>
    <w:rsid w:val="00386570"/>
    <w:rsid w:val="0038686A"/>
    <w:rsid w:val="00386B36"/>
    <w:rsid w:val="00386EBC"/>
    <w:rsid w:val="003871AB"/>
    <w:rsid w:val="00387255"/>
    <w:rsid w:val="00387356"/>
    <w:rsid w:val="00387533"/>
    <w:rsid w:val="003875BB"/>
    <w:rsid w:val="0038777B"/>
    <w:rsid w:val="003878F0"/>
    <w:rsid w:val="00387F77"/>
    <w:rsid w:val="003907BD"/>
    <w:rsid w:val="003908FE"/>
    <w:rsid w:val="00390C02"/>
    <w:rsid w:val="00391576"/>
    <w:rsid w:val="00391703"/>
    <w:rsid w:val="00391782"/>
    <w:rsid w:val="00391A47"/>
    <w:rsid w:val="00392196"/>
    <w:rsid w:val="00392323"/>
    <w:rsid w:val="003924B0"/>
    <w:rsid w:val="003928B6"/>
    <w:rsid w:val="00392F99"/>
    <w:rsid w:val="0039306B"/>
    <w:rsid w:val="0039337F"/>
    <w:rsid w:val="003935E0"/>
    <w:rsid w:val="00393620"/>
    <w:rsid w:val="00393786"/>
    <w:rsid w:val="003938A5"/>
    <w:rsid w:val="003938DD"/>
    <w:rsid w:val="00393928"/>
    <w:rsid w:val="00393E22"/>
    <w:rsid w:val="00394224"/>
    <w:rsid w:val="00394F71"/>
    <w:rsid w:val="00395360"/>
    <w:rsid w:val="003953D5"/>
    <w:rsid w:val="00395728"/>
    <w:rsid w:val="00395C19"/>
    <w:rsid w:val="00395CD9"/>
    <w:rsid w:val="003960D2"/>
    <w:rsid w:val="003961CD"/>
    <w:rsid w:val="003963CF"/>
    <w:rsid w:val="003967D9"/>
    <w:rsid w:val="00396AE5"/>
    <w:rsid w:val="00396DED"/>
    <w:rsid w:val="00397BB5"/>
    <w:rsid w:val="003A0302"/>
    <w:rsid w:val="003A06F6"/>
    <w:rsid w:val="003A0BC4"/>
    <w:rsid w:val="003A1117"/>
    <w:rsid w:val="003A1456"/>
    <w:rsid w:val="003A14A3"/>
    <w:rsid w:val="003A183D"/>
    <w:rsid w:val="003A220F"/>
    <w:rsid w:val="003A2AAA"/>
    <w:rsid w:val="003A2C3D"/>
    <w:rsid w:val="003A2DE7"/>
    <w:rsid w:val="003A3724"/>
    <w:rsid w:val="003A3885"/>
    <w:rsid w:val="003A38E3"/>
    <w:rsid w:val="003A3EB7"/>
    <w:rsid w:val="003A406F"/>
    <w:rsid w:val="003A43E4"/>
    <w:rsid w:val="003A44EB"/>
    <w:rsid w:val="003A4632"/>
    <w:rsid w:val="003A5285"/>
    <w:rsid w:val="003A545D"/>
    <w:rsid w:val="003A5886"/>
    <w:rsid w:val="003A591B"/>
    <w:rsid w:val="003A5C79"/>
    <w:rsid w:val="003A627B"/>
    <w:rsid w:val="003A628F"/>
    <w:rsid w:val="003A64B8"/>
    <w:rsid w:val="003A68D0"/>
    <w:rsid w:val="003A69FD"/>
    <w:rsid w:val="003A6DFB"/>
    <w:rsid w:val="003A6E47"/>
    <w:rsid w:val="003A7294"/>
    <w:rsid w:val="003A7678"/>
    <w:rsid w:val="003B06A7"/>
    <w:rsid w:val="003B0A0F"/>
    <w:rsid w:val="003B0B72"/>
    <w:rsid w:val="003B0E88"/>
    <w:rsid w:val="003B12B9"/>
    <w:rsid w:val="003B153D"/>
    <w:rsid w:val="003B1D4F"/>
    <w:rsid w:val="003B2048"/>
    <w:rsid w:val="003B21E8"/>
    <w:rsid w:val="003B2637"/>
    <w:rsid w:val="003B294D"/>
    <w:rsid w:val="003B29C0"/>
    <w:rsid w:val="003B2B7F"/>
    <w:rsid w:val="003B2D14"/>
    <w:rsid w:val="003B2DD0"/>
    <w:rsid w:val="003B3252"/>
    <w:rsid w:val="003B33E2"/>
    <w:rsid w:val="003B3A98"/>
    <w:rsid w:val="003B3AC4"/>
    <w:rsid w:val="003B43C8"/>
    <w:rsid w:val="003B4880"/>
    <w:rsid w:val="003B4B4A"/>
    <w:rsid w:val="003B4BBA"/>
    <w:rsid w:val="003B4BDA"/>
    <w:rsid w:val="003B4F31"/>
    <w:rsid w:val="003B4F7B"/>
    <w:rsid w:val="003B5306"/>
    <w:rsid w:val="003B54E9"/>
    <w:rsid w:val="003B5765"/>
    <w:rsid w:val="003B6514"/>
    <w:rsid w:val="003B6A7A"/>
    <w:rsid w:val="003B6C85"/>
    <w:rsid w:val="003B6EDA"/>
    <w:rsid w:val="003B7216"/>
    <w:rsid w:val="003B721A"/>
    <w:rsid w:val="003B7339"/>
    <w:rsid w:val="003B7560"/>
    <w:rsid w:val="003B7ADB"/>
    <w:rsid w:val="003B7CDF"/>
    <w:rsid w:val="003C0783"/>
    <w:rsid w:val="003C0AAE"/>
    <w:rsid w:val="003C0B49"/>
    <w:rsid w:val="003C0C3F"/>
    <w:rsid w:val="003C1154"/>
    <w:rsid w:val="003C1444"/>
    <w:rsid w:val="003C19B7"/>
    <w:rsid w:val="003C19ED"/>
    <w:rsid w:val="003C200D"/>
    <w:rsid w:val="003C20C2"/>
    <w:rsid w:val="003C2AC6"/>
    <w:rsid w:val="003C3110"/>
    <w:rsid w:val="003C34F0"/>
    <w:rsid w:val="003C36A3"/>
    <w:rsid w:val="003C393C"/>
    <w:rsid w:val="003C3D64"/>
    <w:rsid w:val="003C47C3"/>
    <w:rsid w:val="003C4AD2"/>
    <w:rsid w:val="003C4E96"/>
    <w:rsid w:val="003C5639"/>
    <w:rsid w:val="003C566F"/>
    <w:rsid w:val="003C5810"/>
    <w:rsid w:val="003C5C37"/>
    <w:rsid w:val="003C5F94"/>
    <w:rsid w:val="003C62B8"/>
    <w:rsid w:val="003C6676"/>
    <w:rsid w:val="003C6813"/>
    <w:rsid w:val="003C6840"/>
    <w:rsid w:val="003C68D7"/>
    <w:rsid w:val="003C6FEC"/>
    <w:rsid w:val="003C7465"/>
    <w:rsid w:val="003C7A38"/>
    <w:rsid w:val="003C7C94"/>
    <w:rsid w:val="003C7D27"/>
    <w:rsid w:val="003C7D5F"/>
    <w:rsid w:val="003C7E28"/>
    <w:rsid w:val="003D0142"/>
    <w:rsid w:val="003D0317"/>
    <w:rsid w:val="003D0B0D"/>
    <w:rsid w:val="003D1DF6"/>
    <w:rsid w:val="003D2D9E"/>
    <w:rsid w:val="003D32D0"/>
    <w:rsid w:val="003D33F8"/>
    <w:rsid w:val="003D34AE"/>
    <w:rsid w:val="003D3BC5"/>
    <w:rsid w:val="003D3C94"/>
    <w:rsid w:val="003D3D18"/>
    <w:rsid w:val="003D3E25"/>
    <w:rsid w:val="003D3E6B"/>
    <w:rsid w:val="003D3E7F"/>
    <w:rsid w:val="003D3F54"/>
    <w:rsid w:val="003D40C2"/>
    <w:rsid w:val="003D426F"/>
    <w:rsid w:val="003D42A4"/>
    <w:rsid w:val="003D4590"/>
    <w:rsid w:val="003D48B8"/>
    <w:rsid w:val="003D4905"/>
    <w:rsid w:val="003D4DEE"/>
    <w:rsid w:val="003D510E"/>
    <w:rsid w:val="003D53EB"/>
    <w:rsid w:val="003D570A"/>
    <w:rsid w:val="003D57A8"/>
    <w:rsid w:val="003D5B5C"/>
    <w:rsid w:val="003D6420"/>
    <w:rsid w:val="003D6CA5"/>
    <w:rsid w:val="003D6D32"/>
    <w:rsid w:val="003D6E06"/>
    <w:rsid w:val="003D7161"/>
    <w:rsid w:val="003D72F6"/>
    <w:rsid w:val="003D7C70"/>
    <w:rsid w:val="003E0C95"/>
    <w:rsid w:val="003E0D91"/>
    <w:rsid w:val="003E12D7"/>
    <w:rsid w:val="003E1A59"/>
    <w:rsid w:val="003E1B69"/>
    <w:rsid w:val="003E281D"/>
    <w:rsid w:val="003E2886"/>
    <w:rsid w:val="003E2D3C"/>
    <w:rsid w:val="003E32A3"/>
    <w:rsid w:val="003E3847"/>
    <w:rsid w:val="003E3E1D"/>
    <w:rsid w:val="003E42BB"/>
    <w:rsid w:val="003E4459"/>
    <w:rsid w:val="003E61FB"/>
    <w:rsid w:val="003E6363"/>
    <w:rsid w:val="003E6A8F"/>
    <w:rsid w:val="003E6BE7"/>
    <w:rsid w:val="003E7A57"/>
    <w:rsid w:val="003F1989"/>
    <w:rsid w:val="003F1C56"/>
    <w:rsid w:val="003F1F5F"/>
    <w:rsid w:val="003F2219"/>
    <w:rsid w:val="003F28CC"/>
    <w:rsid w:val="003F2978"/>
    <w:rsid w:val="003F2CB8"/>
    <w:rsid w:val="003F3313"/>
    <w:rsid w:val="003F3571"/>
    <w:rsid w:val="003F37DE"/>
    <w:rsid w:val="003F39EE"/>
    <w:rsid w:val="003F409F"/>
    <w:rsid w:val="003F43AD"/>
    <w:rsid w:val="003F4D69"/>
    <w:rsid w:val="003F5437"/>
    <w:rsid w:val="003F5540"/>
    <w:rsid w:val="003F5B7C"/>
    <w:rsid w:val="003F5C3C"/>
    <w:rsid w:val="003F5E87"/>
    <w:rsid w:val="003F5F34"/>
    <w:rsid w:val="003F644C"/>
    <w:rsid w:val="003F64D3"/>
    <w:rsid w:val="003F6E1A"/>
    <w:rsid w:val="003F6F30"/>
    <w:rsid w:val="003F6F78"/>
    <w:rsid w:val="003F6F9E"/>
    <w:rsid w:val="003F7B30"/>
    <w:rsid w:val="003F7BD1"/>
    <w:rsid w:val="003F7F9A"/>
    <w:rsid w:val="004002AB"/>
    <w:rsid w:val="004002B4"/>
    <w:rsid w:val="00400F9D"/>
    <w:rsid w:val="00400FA8"/>
    <w:rsid w:val="004020FF"/>
    <w:rsid w:val="004021D3"/>
    <w:rsid w:val="004029EB"/>
    <w:rsid w:val="00402D0F"/>
    <w:rsid w:val="00403015"/>
    <w:rsid w:val="004031F1"/>
    <w:rsid w:val="00403300"/>
    <w:rsid w:val="004033D7"/>
    <w:rsid w:val="00403540"/>
    <w:rsid w:val="00403C36"/>
    <w:rsid w:val="00403D81"/>
    <w:rsid w:val="004043C6"/>
    <w:rsid w:val="00404566"/>
    <w:rsid w:val="004045B0"/>
    <w:rsid w:val="00404849"/>
    <w:rsid w:val="00404860"/>
    <w:rsid w:val="00404AEF"/>
    <w:rsid w:val="00404D69"/>
    <w:rsid w:val="00404E84"/>
    <w:rsid w:val="00405329"/>
    <w:rsid w:val="00405DD9"/>
    <w:rsid w:val="00405E15"/>
    <w:rsid w:val="00406107"/>
    <w:rsid w:val="004064DC"/>
    <w:rsid w:val="0040662F"/>
    <w:rsid w:val="0040663A"/>
    <w:rsid w:val="004069B7"/>
    <w:rsid w:val="00406B2F"/>
    <w:rsid w:val="00406E3B"/>
    <w:rsid w:val="004070EE"/>
    <w:rsid w:val="00407A99"/>
    <w:rsid w:val="004100E2"/>
    <w:rsid w:val="004106E5"/>
    <w:rsid w:val="004114AF"/>
    <w:rsid w:val="004118D2"/>
    <w:rsid w:val="00411BFB"/>
    <w:rsid w:val="00411F88"/>
    <w:rsid w:val="00411FF7"/>
    <w:rsid w:val="00412124"/>
    <w:rsid w:val="004124B6"/>
    <w:rsid w:val="004124E2"/>
    <w:rsid w:val="00412CB9"/>
    <w:rsid w:val="0041323D"/>
    <w:rsid w:val="004136D6"/>
    <w:rsid w:val="00413790"/>
    <w:rsid w:val="00414040"/>
    <w:rsid w:val="00414720"/>
    <w:rsid w:val="004147BD"/>
    <w:rsid w:val="00414CF8"/>
    <w:rsid w:val="0041521C"/>
    <w:rsid w:val="00415605"/>
    <w:rsid w:val="004167EA"/>
    <w:rsid w:val="00417147"/>
    <w:rsid w:val="004172F3"/>
    <w:rsid w:val="004174F8"/>
    <w:rsid w:val="00417688"/>
    <w:rsid w:val="00417A0C"/>
    <w:rsid w:val="00417B29"/>
    <w:rsid w:val="004204C3"/>
    <w:rsid w:val="004205DD"/>
    <w:rsid w:val="00421A97"/>
    <w:rsid w:val="00422174"/>
    <w:rsid w:val="00422BA7"/>
    <w:rsid w:val="00423264"/>
    <w:rsid w:val="0042357F"/>
    <w:rsid w:val="00424063"/>
    <w:rsid w:val="00424509"/>
    <w:rsid w:val="0042481A"/>
    <w:rsid w:val="00424998"/>
    <w:rsid w:val="00424ED4"/>
    <w:rsid w:val="0042524F"/>
    <w:rsid w:val="00425289"/>
    <w:rsid w:val="00425A0F"/>
    <w:rsid w:val="00425DA0"/>
    <w:rsid w:val="00425F68"/>
    <w:rsid w:val="00426185"/>
    <w:rsid w:val="004262F6"/>
    <w:rsid w:val="00426373"/>
    <w:rsid w:val="00426668"/>
    <w:rsid w:val="00426882"/>
    <w:rsid w:val="00426D00"/>
    <w:rsid w:val="00427139"/>
    <w:rsid w:val="00427408"/>
    <w:rsid w:val="0042749B"/>
    <w:rsid w:val="00430031"/>
    <w:rsid w:val="00430AD9"/>
    <w:rsid w:val="00430F2E"/>
    <w:rsid w:val="004313B8"/>
    <w:rsid w:val="00432023"/>
    <w:rsid w:val="00432043"/>
    <w:rsid w:val="004320C7"/>
    <w:rsid w:val="00432318"/>
    <w:rsid w:val="0043248D"/>
    <w:rsid w:val="0043317A"/>
    <w:rsid w:val="0043317E"/>
    <w:rsid w:val="0043360F"/>
    <w:rsid w:val="00433A8D"/>
    <w:rsid w:val="00433D99"/>
    <w:rsid w:val="00433DA3"/>
    <w:rsid w:val="004346A5"/>
    <w:rsid w:val="0043498C"/>
    <w:rsid w:val="00434ED1"/>
    <w:rsid w:val="0043543A"/>
    <w:rsid w:val="00435542"/>
    <w:rsid w:val="00435974"/>
    <w:rsid w:val="0043615B"/>
    <w:rsid w:val="00436644"/>
    <w:rsid w:val="004371E8"/>
    <w:rsid w:val="0044050E"/>
    <w:rsid w:val="00440545"/>
    <w:rsid w:val="00440FAE"/>
    <w:rsid w:val="00441210"/>
    <w:rsid w:val="00441622"/>
    <w:rsid w:val="004416D9"/>
    <w:rsid w:val="00441896"/>
    <w:rsid w:val="004418B8"/>
    <w:rsid w:val="004418ED"/>
    <w:rsid w:val="00441A67"/>
    <w:rsid w:val="00442C11"/>
    <w:rsid w:val="00442CDC"/>
    <w:rsid w:val="004431CB"/>
    <w:rsid w:val="00443259"/>
    <w:rsid w:val="00444401"/>
    <w:rsid w:val="0044446D"/>
    <w:rsid w:val="00444582"/>
    <w:rsid w:val="00444C21"/>
    <w:rsid w:val="00444F67"/>
    <w:rsid w:val="00445106"/>
    <w:rsid w:val="00445218"/>
    <w:rsid w:val="004453E6"/>
    <w:rsid w:val="0044545F"/>
    <w:rsid w:val="00445537"/>
    <w:rsid w:val="004456C1"/>
    <w:rsid w:val="00445711"/>
    <w:rsid w:val="00445BBC"/>
    <w:rsid w:val="00445FB4"/>
    <w:rsid w:val="00446091"/>
    <w:rsid w:val="0044699B"/>
    <w:rsid w:val="00446F26"/>
    <w:rsid w:val="00446F64"/>
    <w:rsid w:val="0044746A"/>
    <w:rsid w:val="00447BFA"/>
    <w:rsid w:val="00447C2A"/>
    <w:rsid w:val="00447DC7"/>
    <w:rsid w:val="00450AD8"/>
    <w:rsid w:val="00450EAD"/>
    <w:rsid w:val="00450FF7"/>
    <w:rsid w:val="004511EC"/>
    <w:rsid w:val="00451233"/>
    <w:rsid w:val="004518C9"/>
    <w:rsid w:val="00451984"/>
    <w:rsid w:val="00451B61"/>
    <w:rsid w:val="00451C6C"/>
    <w:rsid w:val="00451E44"/>
    <w:rsid w:val="0045201C"/>
    <w:rsid w:val="0045257D"/>
    <w:rsid w:val="00452742"/>
    <w:rsid w:val="00453474"/>
    <w:rsid w:val="00453E78"/>
    <w:rsid w:val="00453E7A"/>
    <w:rsid w:val="00454951"/>
    <w:rsid w:val="00454AA0"/>
    <w:rsid w:val="00455134"/>
    <w:rsid w:val="00455416"/>
    <w:rsid w:val="0045557D"/>
    <w:rsid w:val="00455ED3"/>
    <w:rsid w:val="00456C32"/>
    <w:rsid w:val="00457116"/>
    <w:rsid w:val="00457598"/>
    <w:rsid w:val="00457BB3"/>
    <w:rsid w:val="00460188"/>
    <w:rsid w:val="00460455"/>
    <w:rsid w:val="00460808"/>
    <w:rsid w:val="004608BD"/>
    <w:rsid w:val="00460E97"/>
    <w:rsid w:val="0046116E"/>
    <w:rsid w:val="00461202"/>
    <w:rsid w:val="00461522"/>
    <w:rsid w:val="004618DC"/>
    <w:rsid w:val="004620A0"/>
    <w:rsid w:val="004623AB"/>
    <w:rsid w:val="0046279A"/>
    <w:rsid w:val="00462C1F"/>
    <w:rsid w:val="0046304B"/>
    <w:rsid w:val="0046305A"/>
    <w:rsid w:val="004637ED"/>
    <w:rsid w:val="00463A58"/>
    <w:rsid w:val="00463EC3"/>
    <w:rsid w:val="00464576"/>
    <w:rsid w:val="00464B8D"/>
    <w:rsid w:val="00464C19"/>
    <w:rsid w:val="00464D6E"/>
    <w:rsid w:val="004651F7"/>
    <w:rsid w:val="00465538"/>
    <w:rsid w:val="00465E71"/>
    <w:rsid w:val="0046664F"/>
    <w:rsid w:val="00466B72"/>
    <w:rsid w:val="00466BD8"/>
    <w:rsid w:val="0047068D"/>
    <w:rsid w:val="00470B4B"/>
    <w:rsid w:val="004714B6"/>
    <w:rsid w:val="004715C0"/>
    <w:rsid w:val="004717C8"/>
    <w:rsid w:val="00471824"/>
    <w:rsid w:val="00471A64"/>
    <w:rsid w:val="00471B19"/>
    <w:rsid w:val="00471C8C"/>
    <w:rsid w:val="00471F53"/>
    <w:rsid w:val="00472775"/>
    <w:rsid w:val="004728DD"/>
    <w:rsid w:val="00472EAF"/>
    <w:rsid w:val="00472F9B"/>
    <w:rsid w:val="004730F1"/>
    <w:rsid w:val="00473E2B"/>
    <w:rsid w:val="00474126"/>
    <w:rsid w:val="00474428"/>
    <w:rsid w:val="004748BA"/>
    <w:rsid w:val="00474978"/>
    <w:rsid w:val="00474BA2"/>
    <w:rsid w:val="00474C41"/>
    <w:rsid w:val="0047516E"/>
    <w:rsid w:val="004751AA"/>
    <w:rsid w:val="004757AF"/>
    <w:rsid w:val="00475ECF"/>
    <w:rsid w:val="00476664"/>
    <w:rsid w:val="00476674"/>
    <w:rsid w:val="00476C36"/>
    <w:rsid w:val="00477181"/>
    <w:rsid w:val="004777FE"/>
    <w:rsid w:val="0047785F"/>
    <w:rsid w:val="00477A57"/>
    <w:rsid w:val="00477FC9"/>
    <w:rsid w:val="00480341"/>
    <w:rsid w:val="00480458"/>
    <w:rsid w:val="00480AFB"/>
    <w:rsid w:val="00481280"/>
    <w:rsid w:val="0048174F"/>
    <w:rsid w:val="00481950"/>
    <w:rsid w:val="004820AB"/>
    <w:rsid w:val="0048217C"/>
    <w:rsid w:val="00482453"/>
    <w:rsid w:val="0048252B"/>
    <w:rsid w:val="00482C81"/>
    <w:rsid w:val="004837CB"/>
    <w:rsid w:val="00483DEA"/>
    <w:rsid w:val="00484263"/>
    <w:rsid w:val="0048496C"/>
    <w:rsid w:val="00484A4D"/>
    <w:rsid w:val="00484DCD"/>
    <w:rsid w:val="00484DE6"/>
    <w:rsid w:val="00484E13"/>
    <w:rsid w:val="00485156"/>
    <w:rsid w:val="0048563A"/>
    <w:rsid w:val="0048574D"/>
    <w:rsid w:val="00485AF2"/>
    <w:rsid w:val="00486B7B"/>
    <w:rsid w:val="004871B4"/>
    <w:rsid w:val="004878CC"/>
    <w:rsid w:val="00487A26"/>
    <w:rsid w:val="00487D90"/>
    <w:rsid w:val="00487F19"/>
    <w:rsid w:val="004901F7"/>
    <w:rsid w:val="004902FB"/>
    <w:rsid w:val="00490502"/>
    <w:rsid w:val="00490936"/>
    <w:rsid w:val="0049133E"/>
    <w:rsid w:val="00491650"/>
    <w:rsid w:val="00491EF8"/>
    <w:rsid w:val="00492237"/>
    <w:rsid w:val="0049228A"/>
    <w:rsid w:val="00492437"/>
    <w:rsid w:val="00492C3A"/>
    <w:rsid w:val="00492C50"/>
    <w:rsid w:val="00492D58"/>
    <w:rsid w:val="00492D70"/>
    <w:rsid w:val="0049358E"/>
    <w:rsid w:val="004936EC"/>
    <w:rsid w:val="00493890"/>
    <w:rsid w:val="00493B22"/>
    <w:rsid w:val="00493CD5"/>
    <w:rsid w:val="00493E60"/>
    <w:rsid w:val="00493E8E"/>
    <w:rsid w:val="0049477B"/>
    <w:rsid w:val="004947D5"/>
    <w:rsid w:val="00494B25"/>
    <w:rsid w:val="00495319"/>
    <w:rsid w:val="004960D8"/>
    <w:rsid w:val="004966D6"/>
    <w:rsid w:val="00497166"/>
    <w:rsid w:val="00497AB4"/>
    <w:rsid w:val="00497AB9"/>
    <w:rsid w:val="004A0092"/>
    <w:rsid w:val="004A01EF"/>
    <w:rsid w:val="004A0358"/>
    <w:rsid w:val="004A081B"/>
    <w:rsid w:val="004A0A09"/>
    <w:rsid w:val="004A0C35"/>
    <w:rsid w:val="004A0D8E"/>
    <w:rsid w:val="004A0FA2"/>
    <w:rsid w:val="004A1330"/>
    <w:rsid w:val="004A13CD"/>
    <w:rsid w:val="004A175A"/>
    <w:rsid w:val="004A2417"/>
    <w:rsid w:val="004A25EB"/>
    <w:rsid w:val="004A2744"/>
    <w:rsid w:val="004A296E"/>
    <w:rsid w:val="004A2C06"/>
    <w:rsid w:val="004A2E88"/>
    <w:rsid w:val="004A318A"/>
    <w:rsid w:val="004A31B9"/>
    <w:rsid w:val="004A34B6"/>
    <w:rsid w:val="004A3A97"/>
    <w:rsid w:val="004A3C7B"/>
    <w:rsid w:val="004A3F78"/>
    <w:rsid w:val="004A4521"/>
    <w:rsid w:val="004A4F30"/>
    <w:rsid w:val="004A582A"/>
    <w:rsid w:val="004A5EF7"/>
    <w:rsid w:val="004A5F0E"/>
    <w:rsid w:val="004A617F"/>
    <w:rsid w:val="004A6735"/>
    <w:rsid w:val="004A6ADA"/>
    <w:rsid w:val="004B0B66"/>
    <w:rsid w:val="004B0E2E"/>
    <w:rsid w:val="004B0EFC"/>
    <w:rsid w:val="004B1372"/>
    <w:rsid w:val="004B13D9"/>
    <w:rsid w:val="004B156B"/>
    <w:rsid w:val="004B1674"/>
    <w:rsid w:val="004B180F"/>
    <w:rsid w:val="004B229C"/>
    <w:rsid w:val="004B2769"/>
    <w:rsid w:val="004B2DFC"/>
    <w:rsid w:val="004B2ED6"/>
    <w:rsid w:val="004B319B"/>
    <w:rsid w:val="004B37B6"/>
    <w:rsid w:val="004B40DD"/>
    <w:rsid w:val="004B418A"/>
    <w:rsid w:val="004B41B6"/>
    <w:rsid w:val="004B4434"/>
    <w:rsid w:val="004B4533"/>
    <w:rsid w:val="004B46B6"/>
    <w:rsid w:val="004B4703"/>
    <w:rsid w:val="004B477D"/>
    <w:rsid w:val="004B5C1A"/>
    <w:rsid w:val="004B5C5C"/>
    <w:rsid w:val="004B5E5B"/>
    <w:rsid w:val="004B6A14"/>
    <w:rsid w:val="004B6B51"/>
    <w:rsid w:val="004B6E57"/>
    <w:rsid w:val="004B7F15"/>
    <w:rsid w:val="004C0140"/>
    <w:rsid w:val="004C0A3D"/>
    <w:rsid w:val="004C0EC3"/>
    <w:rsid w:val="004C15F8"/>
    <w:rsid w:val="004C1698"/>
    <w:rsid w:val="004C1D5B"/>
    <w:rsid w:val="004C2812"/>
    <w:rsid w:val="004C29E5"/>
    <w:rsid w:val="004C29EC"/>
    <w:rsid w:val="004C2D9A"/>
    <w:rsid w:val="004C305E"/>
    <w:rsid w:val="004C34CD"/>
    <w:rsid w:val="004C34ED"/>
    <w:rsid w:val="004C35C5"/>
    <w:rsid w:val="004C4493"/>
    <w:rsid w:val="004C4973"/>
    <w:rsid w:val="004C4C8B"/>
    <w:rsid w:val="004C5D0F"/>
    <w:rsid w:val="004C6769"/>
    <w:rsid w:val="004C6CD1"/>
    <w:rsid w:val="004C7E00"/>
    <w:rsid w:val="004C7F35"/>
    <w:rsid w:val="004D0055"/>
    <w:rsid w:val="004D017B"/>
    <w:rsid w:val="004D0345"/>
    <w:rsid w:val="004D059C"/>
    <w:rsid w:val="004D0710"/>
    <w:rsid w:val="004D0B8D"/>
    <w:rsid w:val="004D0CC2"/>
    <w:rsid w:val="004D13E4"/>
    <w:rsid w:val="004D151C"/>
    <w:rsid w:val="004D212B"/>
    <w:rsid w:val="004D2358"/>
    <w:rsid w:val="004D25EB"/>
    <w:rsid w:val="004D26C8"/>
    <w:rsid w:val="004D2796"/>
    <w:rsid w:val="004D27A1"/>
    <w:rsid w:val="004D27C5"/>
    <w:rsid w:val="004D2A3B"/>
    <w:rsid w:val="004D2E31"/>
    <w:rsid w:val="004D349E"/>
    <w:rsid w:val="004D362A"/>
    <w:rsid w:val="004D368B"/>
    <w:rsid w:val="004D3E9E"/>
    <w:rsid w:val="004D408B"/>
    <w:rsid w:val="004D40F9"/>
    <w:rsid w:val="004D4267"/>
    <w:rsid w:val="004D42BC"/>
    <w:rsid w:val="004D460F"/>
    <w:rsid w:val="004D48E7"/>
    <w:rsid w:val="004D4C21"/>
    <w:rsid w:val="004D5231"/>
    <w:rsid w:val="004D55A9"/>
    <w:rsid w:val="004D5820"/>
    <w:rsid w:val="004D5C94"/>
    <w:rsid w:val="004D6145"/>
    <w:rsid w:val="004D61C1"/>
    <w:rsid w:val="004D65DE"/>
    <w:rsid w:val="004D6634"/>
    <w:rsid w:val="004D67B9"/>
    <w:rsid w:val="004D68E1"/>
    <w:rsid w:val="004D691D"/>
    <w:rsid w:val="004D6A84"/>
    <w:rsid w:val="004D6AD4"/>
    <w:rsid w:val="004D6F81"/>
    <w:rsid w:val="004D7923"/>
    <w:rsid w:val="004D7D36"/>
    <w:rsid w:val="004D7F00"/>
    <w:rsid w:val="004D7F93"/>
    <w:rsid w:val="004D7FE2"/>
    <w:rsid w:val="004E0627"/>
    <w:rsid w:val="004E0D05"/>
    <w:rsid w:val="004E0E3D"/>
    <w:rsid w:val="004E0FB4"/>
    <w:rsid w:val="004E1232"/>
    <w:rsid w:val="004E1400"/>
    <w:rsid w:val="004E14A1"/>
    <w:rsid w:val="004E185A"/>
    <w:rsid w:val="004E2033"/>
    <w:rsid w:val="004E23AA"/>
    <w:rsid w:val="004E2455"/>
    <w:rsid w:val="004E2AD7"/>
    <w:rsid w:val="004E2CFB"/>
    <w:rsid w:val="004E3038"/>
    <w:rsid w:val="004E36AC"/>
    <w:rsid w:val="004E3BF0"/>
    <w:rsid w:val="004E435E"/>
    <w:rsid w:val="004E4D96"/>
    <w:rsid w:val="004E4E3F"/>
    <w:rsid w:val="004E500B"/>
    <w:rsid w:val="004E5581"/>
    <w:rsid w:val="004E59FA"/>
    <w:rsid w:val="004E61FE"/>
    <w:rsid w:val="004E7426"/>
    <w:rsid w:val="004E7CA3"/>
    <w:rsid w:val="004E7D6C"/>
    <w:rsid w:val="004F0234"/>
    <w:rsid w:val="004F0541"/>
    <w:rsid w:val="004F0770"/>
    <w:rsid w:val="004F1147"/>
    <w:rsid w:val="004F116C"/>
    <w:rsid w:val="004F1A78"/>
    <w:rsid w:val="004F1E5A"/>
    <w:rsid w:val="004F20A7"/>
    <w:rsid w:val="004F250D"/>
    <w:rsid w:val="004F3587"/>
    <w:rsid w:val="004F3A52"/>
    <w:rsid w:val="004F3E6C"/>
    <w:rsid w:val="004F41D5"/>
    <w:rsid w:val="004F4639"/>
    <w:rsid w:val="004F46AE"/>
    <w:rsid w:val="004F4789"/>
    <w:rsid w:val="004F478A"/>
    <w:rsid w:val="004F50D7"/>
    <w:rsid w:val="004F5342"/>
    <w:rsid w:val="004F5535"/>
    <w:rsid w:val="004F5AA5"/>
    <w:rsid w:val="004F5F44"/>
    <w:rsid w:val="004F5F85"/>
    <w:rsid w:val="004F6597"/>
    <w:rsid w:val="004F68C1"/>
    <w:rsid w:val="004F697E"/>
    <w:rsid w:val="004F6E21"/>
    <w:rsid w:val="004F6FD5"/>
    <w:rsid w:val="004F70B5"/>
    <w:rsid w:val="004F7F3D"/>
    <w:rsid w:val="0050009D"/>
    <w:rsid w:val="0050028D"/>
    <w:rsid w:val="0050073C"/>
    <w:rsid w:val="0050080C"/>
    <w:rsid w:val="00500ADE"/>
    <w:rsid w:val="0050138D"/>
    <w:rsid w:val="0050194F"/>
    <w:rsid w:val="00501984"/>
    <w:rsid w:val="005019BA"/>
    <w:rsid w:val="005019D2"/>
    <w:rsid w:val="00502FD5"/>
    <w:rsid w:val="0050337D"/>
    <w:rsid w:val="005034DD"/>
    <w:rsid w:val="00503515"/>
    <w:rsid w:val="00503FA9"/>
    <w:rsid w:val="005051F2"/>
    <w:rsid w:val="0050589C"/>
    <w:rsid w:val="00506095"/>
    <w:rsid w:val="00506751"/>
    <w:rsid w:val="005067D1"/>
    <w:rsid w:val="00506B1B"/>
    <w:rsid w:val="00506E22"/>
    <w:rsid w:val="0050791E"/>
    <w:rsid w:val="00507D96"/>
    <w:rsid w:val="00507F2F"/>
    <w:rsid w:val="00510016"/>
    <w:rsid w:val="00510587"/>
    <w:rsid w:val="00511213"/>
    <w:rsid w:val="00511464"/>
    <w:rsid w:val="00511759"/>
    <w:rsid w:val="00511C1A"/>
    <w:rsid w:val="00512104"/>
    <w:rsid w:val="00512B4D"/>
    <w:rsid w:val="0051304A"/>
    <w:rsid w:val="00513829"/>
    <w:rsid w:val="00513915"/>
    <w:rsid w:val="00513932"/>
    <w:rsid w:val="00513976"/>
    <w:rsid w:val="00513981"/>
    <w:rsid w:val="00514011"/>
    <w:rsid w:val="00514189"/>
    <w:rsid w:val="005147EC"/>
    <w:rsid w:val="00515164"/>
    <w:rsid w:val="00515C1B"/>
    <w:rsid w:val="00515C57"/>
    <w:rsid w:val="00515D24"/>
    <w:rsid w:val="00515F86"/>
    <w:rsid w:val="0051642E"/>
    <w:rsid w:val="0051680E"/>
    <w:rsid w:val="00516C77"/>
    <w:rsid w:val="005170A1"/>
    <w:rsid w:val="0051719B"/>
    <w:rsid w:val="00517DA1"/>
    <w:rsid w:val="0052005C"/>
    <w:rsid w:val="00520157"/>
    <w:rsid w:val="00520387"/>
    <w:rsid w:val="005205DB"/>
    <w:rsid w:val="005209B8"/>
    <w:rsid w:val="00522031"/>
    <w:rsid w:val="0052206D"/>
    <w:rsid w:val="00522295"/>
    <w:rsid w:val="005225FE"/>
    <w:rsid w:val="00522FC4"/>
    <w:rsid w:val="00523144"/>
    <w:rsid w:val="00523590"/>
    <w:rsid w:val="005237C7"/>
    <w:rsid w:val="00523B4B"/>
    <w:rsid w:val="00524271"/>
    <w:rsid w:val="005246C8"/>
    <w:rsid w:val="005248B2"/>
    <w:rsid w:val="005248B3"/>
    <w:rsid w:val="00525012"/>
    <w:rsid w:val="00525753"/>
    <w:rsid w:val="00525A1A"/>
    <w:rsid w:val="00526005"/>
    <w:rsid w:val="005261B4"/>
    <w:rsid w:val="0052636E"/>
    <w:rsid w:val="005263CD"/>
    <w:rsid w:val="00526656"/>
    <w:rsid w:val="00526750"/>
    <w:rsid w:val="00526CA0"/>
    <w:rsid w:val="005274CD"/>
    <w:rsid w:val="005276AD"/>
    <w:rsid w:val="005276CF"/>
    <w:rsid w:val="00527C42"/>
    <w:rsid w:val="00527F6E"/>
    <w:rsid w:val="00530243"/>
    <w:rsid w:val="00530431"/>
    <w:rsid w:val="0053073C"/>
    <w:rsid w:val="005307DF"/>
    <w:rsid w:val="00530ED9"/>
    <w:rsid w:val="00530F67"/>
    <w:rsid w:val="005318ED"/>
    <w:rsid w:val="00531B2E"/>
    <w:rsid w:val="00531D6D"/>
    <w:rsid w:val="005321EB"/>
    <w:rsid w:val="00532F7C"/>
    <w:rsid w:val="005333E2"/>
    <w:rsid w:val="005336F8"/>
    <w:rsid w:val="005337CA"/>
    <w:rsid w:val="00533A46"/>
    <w:rsid w:val="00533ED7"/>
    <w:rsid w:val="005340C4"/>
    <w:rsid w:val="005343E0"/>
    <w:rsid w:val="005345E0"/>
    <w:rsid w:val="005348C8"/>
    <w:rsid w:val="00535172"/>
    <w:rsid w:val="005352A0"/>
    <w:rsid w:val="0053557A"/>
    <w:rsid w:val="00535C9B"/>
    <w:rsid w:val="005360D3"/>
    <w:rsid w:val="0053643F"/>
    <w:rsid w:val="00536689"/>
    <w:rsid w:val="0053703A"/>
    <w:rsid w:val="005371A2"/>
    <w:rsid w:val="005372E8"/>
    <w:rsid w:val="00537935"/>
    <w:rsid w:val="00537E0C"/>
    <w:rsid w:val="00537F35"/>
    <w:rsid w:val="0054004E"/>
    <w:rsid w:val="005400BA"/>
    <w:rsid w:val="00540112"/>
    <w:rsid w:val="005402F8"/>
    <w:rsid w:val="00540335"/>
    <w:rsid w:val="00540EEB"/>
    <w:rsid w:val="00540FFF"/>
    <w:rsid w:val="005415EC"/>
    <w:rsid w:val="00543216"/>
    <w:rsid w:val="00543448"/>
    <w:rsid w:val="00544365"/>
    <w:rsid w:val="0054495C"/>
    <w:rsid w:val="00544F5B"/>
    <w:rsid w:val="005452B1"/>
    <w:rsid w:val="005455BB"/>
    <w:rsid w:val="00545A71"/>
    <w:rsid w:val="0054608B"/>
    <w:rsid w:val="00546262"/>
    <w:rsid w:val="0054632D"/>
    <w:rsid w:val="00546934"/>
    <w:rsid w:val="00546A81"/>
    <w:rsid w:val="00546D56"/>
    <w:rsid w:val="00546E8B"/>
    <w:rsid w:val="00547ACE"/>
    <w:rsid w:val="00547B04"/>
    <w:rsid w:val="00547CC1"/>
    <w:rsid w:val="00550018"/>
    <w:rsid w:val="0055023D"/>
    <w:rsid w:val="005503F1"/>
    <w:rsid w:val="005506AE"/>
    <w:rsid w:val="00550835"/>
    <w:rsid w:val="0055083F"/>
    <w:rsid w:val="00550918"/>
    <w:rsid w:val="00550FB4"/>
    <w:rsid w:val="00551078"/>
    <w:rsid w:val="00551592"/>
    <w:rsid w:val="00552AD3"/>
    <w:rsid w:val="00552BD0"/>
    <w:rsid w:val="00552CE7"/>
    <w:rsid w:val="00553025"/>
    <w:rsid w:val="0055349F"/>
    <w:rsid w:val="005538F3"/>
    <w:rsid w:val="0055395D"/>
    <w:rsid w:val="00553B8C"/>
    <w:rsid w:val="00554DA1"/>
    <w:rsid w:val="00554DAD"/>
    <w:rsid w:val="00555082"/>
    <w:rsid w:val="0055548C"/>
    <w:rsid w:val="005554C4"/>
    <w:rsid w:val="005555B1"/>
    <w:rsid w:val="00555D87"/>
    <w:rsid w:val="00555E1A"/>
    <w:rsid w:val="0055619B"/>
    <w:rsid w:val="0055655C"/>
    <w:rsid w:val="00556AFC"/>
    <w:rsid w:val="005573A2"/>
    <w:rsid w:val="00557446"/>
    <w:rsid w:val="005576DB"/>
    <w:rsid w:val="005579E9"/>
    <w:rsid w:val="00557A04"/>
    <w:rsid w:val="00557DA3"/>
    <w:rsid w:val="0056018C"/>
    <w:rsid w:val="005602EB"/>
    <w:rsid w:val="005605EE"/>
    <w:rsid w:val="00561671"/>
    <w:rsid w:val="005616AD"/>
    <w:rsid w:val="005619B8"/>
    <w:rsid w:val="00561AD3"/>
    <w:rsid w:val="00561B8A"/>
    <w:rsid w:val="00561E4E"/>
    <w:rsid w:val="00562020"/>
    <w:rsid w:val="00562712"/>
    <w:rsid w:val="00562A0E"/>
    <w:rsid w:val="00562C31"/>
    <w:rsid w:val="00563319"/>
    <w:rsid w:val="0056366E"/>
    <w:rsid w:val="00563692"/>
    <w:rsid w:val="00563BAD"/>
    <w:rsid w:val="00563BBD"/>
    <w:rsid w:val="0056474C"/>
    <w:rsid w:val="00564924"/>
    <w:rsid w:val="00564AC9"/>
    <w:rsid w:val="0056504A"/>
    <w:rsid w:val="005652CE"/>
    <w:rsid w:val="00565733"/>
    <w:rsid w:val="00565964"/>
    <w:rsid w:val="00565D06"/>
    <w:rsid w:val="00565D4C"/>
    <w:rsid w:val="00565D90"/>
    <w:rsid w:val="0056602C"/>
    <w:rsid w:val="005660B4"/>
    <w:rsid w:val="00566ECB"/>
    <w:rsid w:val="0056712A"/>
    <w:rsid w:val="00567851"/>
    <w:rsid w:val="005679C7"/>
    <w:rsid w:val="00567AB6"/>
    <w:rsid w:val="00567B46"/>
    <w:rsid w:val="00567E53"/>
    <w:rsid w:val="00570853"/>
    <w:rsid w:val="00570BE1"/>
    <w:rsid w:val="00570CCE"/>
    <w:rsid w:val="00570E03"/>
    <w:rsid w:val="00571D6D"/>
    <w:rsid w:val="00571E3B"/>
    <w:rsid w:val="00571F05"/>
    <w:rsid w:val="0057208D"/>
    <w:rsid w:val="0057300F"/>
    <w:rsid w:val="00573139"/>
    <w:rsid w:val="0057331F"/>
    <w:rsid w:val="005737D1"/>
    <w:rsid w:val="00573948"/>
    <w:rsid w:val="00573989"/>
    <w:rsid w:val="00573CA7"/>
    <w:rsid w:val="00573CA8"/>
    <w:rsid w:val="00574093"/>
    <w:rsid w:val="005741B3"/>
    <w:rsid w:val="005741C1"/>
    <w:rsid w:val="00574297"/>
    <w:rsid w:val="00574DFC"/>
    <w:rsid w:val="005750F5"/>
    <w:rsid w:val="005754E6"/>
    <w:rsid w:val="005755C4"/>
    <w:rsid w:val="005755CA"/>
    <w:rsid w:val="0057568D"/>
    <w:rsid w:val="005757BF"/>
    <w:rsid w:val="00575AD4"/>
    <w:rsid w:val="0057619A"/>
    <w:rsid w:val="00576304"/>
    <w:rsid w:val="00576468"/>
    <w:rsid w:val="00576593"/>
    <w:rsid w:val="005768E4"/>
    <w:rsid w:val="0057693D"/>
    <w:rsid w:val="005773C1"/>
    <w:rsid w:val="0057761A"/>
    <w:rsid w:val="00577693"/>
    <w:rsid w:val="0057772C"/>
    <w:rsid w:val="0057788B"/>
    <w:rsid w:val="00577C10"/>
    <w:rsid w:val="00577EB2"/>
    <w:rsid w:val="005801C0"/>
    <w:rsid w:val="005805CE"/>
    <w:rsid w:val="005808D6"/>
    <w:rsid w:val="00580A62"/>
    <w:rsid w:val="00580ADD"/>
    <w:rsid w:val="00580B42"/>
    <w:rsid w:val="00580D1C"/>
    <w:rsid w:val="00580E82"/>
    <w:rsid w:val="00580F3E"/>
    <w:rsid w:val="005811A8"/>
    <w:rsid w:val="005811AD"/>
    <w:rsid w:val="00581506"/>
    <w:rsid w:val="00581851"/>
    <w:rsid w:val="00581AC5"/>
    <w:rsid w:val="00581EC1"/>
    <w:rsid w:val="00582737"/>
    <w:rsid w:val="005827A9"/>
    <w:rsid w:val="00582BAD"/>
    <w:rsid w:val="00582C2A"/>
    <w:rsid w:val="00583120"/>
    <w:rsid w:val="005835F9"/>
    <w:rsid w:val="00583ABF"/>
    <w:rsid w:val="00583DD2"/>
    <w:rsid w:val="005840B0"/>
    <w:rsid w:val="00584B4B"/>
    <w:rsid w:val="00584FD2"/>
    <w:rsid w:val="00585AB7"/>
    <w:rsid w:val="00585ACD"/>
    <w:rsid w:val="00585E80"/>
    <w:rsid w:val="00586729"/>
    <w:rsid w:val="005867D0"/>
    <w:rsid w:val="00586B70"/>
    <w:rsid w:val="0058721D"/>
    <w:rsid w:val="0058750E"/>
    <w:rsid w:val="00587AD5"/>
    <w:rsid w:val="005905AF"/>
    <w:rsid w:val="00590F76"/>
    <w:rsid w:val="00591138"/>
    <w:rsid w:val="005913B3"/>
    <w:rsid w:val="0059178F"/>
    <w:rsid w:val="0059183A"/>
    <w:rsid w:val="00591887"/>
    <w:rsid w:val="0059226E"/>
    <w:rsid w:val="005925B3"/>
    <w:rsid w:val="005929F7"/>
    <w:rsid w:val="00592B67"/>
    <w:rsid w:val="00592DAD"/>
    <w:rsid w:val="00592E67"/>
    <w:rsid w:val="00593440"/>
    <w:rsid w:val="00593630"/>
    <w:rsid w:val="005936A8"/>
    <w:rsid w:val="00593805"/>
    <w:rsid w:val="00593C97"/>
    <w:rsid w:val="00594649"/>
    <w:rsid w:val="00594690"/>
    <w:rsid w:val="00594F18"/>
    <w:rsid w:val="00595454"/>
    <w:rsid w:val="00595466"/>
    <w:rsid w:val="00595468"/>
    <w:rsid w:val="0059583B"/>
    <w:rsid w:val="005958D8"/>
    <w:rsid w:val="00595936"/>
    <w:rsid w:val="0059600F"/>
    <w:rsid w:val="00596053"/>
    <w:rsid w:val="00596310"/>
    <w:rsid w:val="005966E2"/>
    <w:rsid w:val="00596A62"/>
    <w:rsid w:val="00596B3C"/>
    <w:rsid w:val="00596D26"/>
    <w:rsid w:val="0059703F"/>
    <w:rsid w:val="005970ED"/>
    <w:rsid w:val="0059714A"/>
    <w:rsid w:val="005976A8"/>
    <w:rsid w:val="005976C1"/>
    <w:rsid w:val="00597AF4"/>
    <w:rsid w:val="00597C8A"/>
    <w:rsid w:val="00597EE0"/>
    <w:rsid w:val="005A0D9D"/>
    <w:rsid w:val="005A14B3"/>
    <w:rsid w:val="005A155A"/>
    <w:rsid w:val="005A1735"/>
    <w:rsid w:val="005A196C"/>
    <w:rsid w:val="005A19F5"/>
    <w:rsid w:val="005A1F1B"/>
    <w:rsid w:val="005A234D"/>
    <w:rsid w:val="005A240B"/>
    <w:rsid w:val="005A27F3"/>
    <w:rsid w:val="005A2D5B"/>
    <w:rsid w:val="005A3765"/>
    <w:rsid w:val="005A3A7A"/>
    <w:rsid w:val="005A3F34"/>
    <w:rsid w:val="005A4099"/>
    <w:rsid w:val="005A4EB9"/>
    <w:rsid w:val="005A5229"/>
    <w:rsid w:val="005A5A74"/>
    <w:rsid w:val="005A5B3B"/>
    <w:rsid w:val="005A5C3C"/>
    <w:rsid w:val="005A5E01"/>
    <w:rsid w:val="005A5F95"/>
    <w:rsid w:val="005A64C3"/>
    <w:rsid w:val="005A6D23"/>
    <w:rsid w:val="005A7203"/>
    <w:rsid w:val="005A7326"/>
    <w:rsid w:val="005A76BE"/>
    <w:rsid w:val="005B0085"/>
    <w:rsid w:val="005B0CC2"/>
    <w:rsid w:val="005B195D"/>
    <w:rsid w:val="005B1A41"/>
    <w:rsid w:val="005B1E07"/>
    <w:rsid w:val="005B1E5F"/>
    <w:rsid w:val="005B2291"/>
    <w:rsid w:val="005B232B"/>
    <w:rsid w:val="005B2494"/>
    <w:rsid w:val="005B26FD"/>
    <w:rsid w:val="005B271A"/>
    <w:rsid w:val="005B2B5B"/>
    <w:rsid w:val="005B3803"/>
    <w:rsid w:val="005B3982"/>
    <w:rsid w:val="005B3C80"/>
    <w:rsid w:val="005B4418"/>
    <w:rsid w:val="005B4E97"/>
    <w:rsid w:val="005B5779"/>
    <w:rsid w:val="005B585F"/>
    <w:rsid w:val="005B5A4C"/>
    <w:rsid w:val="005B5A55"/>
    <w:rsid w:val="005B5C9F"/>
    <w:rsid w:val="005B5E88"/>
    <w:rsid w:val="005B5FA7"/>
    <w:rsid w:val="005B646F"/>
    <w:rsid w:val="005B6DB9"/>
    <w:rsid w:val="005B6F5F"/>
    <w:rsid w:val="005B72C4"/>
    <w:rsid w:val="005B74A0"/>
    <w:rsid w:val="005B7D81"/>
    <w:rsid w:val="005C049B"/>
    <w:rsid w:val="005C0518"/>
    <w:rsid w:val="005C051E"/>
    <w:rsid w:val="005C0898"/>
    <w:rsid w:val="005C0C3A"/>
    <w:rsid w:val="005C1894"/>
    <w:rsid w:val="005C1B31"/>
    <w:rsid w:val="005C1C85"/>
    <w:rsid w:val="005C1F2F"/>
    <w:rsid w:val="005C2AB5"/>
    <w:rsid w:val="005C2F6B"/>
    <w:rsid w:val="005C3337"/>
    <w:rsid w:val="005C34AE"/>
    <w:rsid w:val="005C381C"/>
    <w:rsid w:val="005C3C13"/>
    <w:rsid w:val="005C3C25"/>
    <w:rsid w:val="005C4443"/>
    <w:rsid w:val="005C4566"/>
    <w:rsid w:val="005C46FF"/>
    <w:rsid w:val="005C4A6B"/>
    <w:rsid w:val="005C4B6D"/>
    <w:rsid w:val="005C4B74"/>
    <w:rsid w:val="005C4F0B"/>
    <w:rsid w:val="005C56CF"/>
    <w:rsid w:val="005C5C2E"/>
    <w:rsid w:val="005C5CE6"/>
    <w:rsid w:val="005C615B"/>
    <w:rsid w:val="005C65DE"/>
    <w:rsid w:val="005C6C97"/>
    <w:rsid w:val="005C6D8A"/>
    <w:rsid w:val="005C6FE9"/>
    <w:rsid w:val="005C72A9"/>
    <w:rsid w:val="005C79E0"/>
    <w:rsid w:val="005D0015"/>
    <w:rsid w:val="005D0098"/>
    <w:rsid w:val="005D010F"/>
    <w:rsid w:val="005D0146"/>
    <w:rsid w:val="005D0247"/>
    <w:rsid w:val="005D041B"/>
    <w:rsid w:val="005D110F"/>
    <w:rsid w:val="005D152E"/>
    <w:rsid w:val="005D1870"/>
    <w:rsid w:val="005D1B9E"/>
    <w:rsid w:val="005D1E59"/>
    <w:rsid w:val="005D1E82"/>
    <w:rsid w:val="005D1EDF"/>
    <w:rsid w:val="005D20DB"/>
    <w:rsid w:val="005D2A47"/>
    <w:rsid w:val="005D2AC1"/>
    <w:rsid w:val="005D2F71"/>
    <w:rsid w:val="005D3284"/>
    <w:rsid w:val="005D3322"/>
    <w:rsid w:val="005D3382"/>
    <w:rsid w:val="005D38A0"/>
    <w:rsid w:val="005D3B0E"/>
    <w:rsid w:val="005D52BE"/>
    <w:rsid w:val="005D5535"/>
    <w:rsid w:val="005D5DCE"/>
    <w:rsid w:val="005D644D"/>
    <w:rsid w:val="005D6D91"/>
    <w:rsid w:val="005D7040"/>
    <w:rsid w:val="005D71EB"/>
    <w:rsid w:val="005D724E"/>
    <w:rsid w:val="005D7318"/>
    <w:rsid w:val="005D755F"/>
    <w:rsid w:val="005D7765"/>
    <w:rsid w:val="005D7C22"/>
    <w:rsid w:val="005D7D4E"/>
    <w:rsid w:val="005D7FC6"/>
    <w:rsid w:val="005E02B0"/>
    <w:rsid w:val="005E0937"/>
    <w:rsid w:val="005E099A"/>
    <w:rsid w:val="005E114B"/>
    <w:rsid w:val="005E1558"/>
    <w:rsid w:val="005E1581"/>
    <w:rsid w:val="005E159D"/>
    <w:rsid w:val="005E15AF"/>
    <w:rsid w:val="005E18E7"/>
    <w:rsid w:val="005E2901"/>
    <w:rsid w:val="005E2DE8"/>
    <w:rsid w:val="005E3140"/>
    <w:rsid w:val="005E377D"/>
    <w:rsid w:val="005E37A6"/>
    <w:rsid w:val="005E3810"/>
    <w:rsid w:val="005E387B"/>
    <w:rsid w:val="005E3BE4"/>
    <w:rsid w:val="005E4530"/>
    <w:rsid w:val="005E4691"/>
    <w:rsid w:val="005E4EC7"/>
    <w:rsid w:val="005E5B9E"/>
    <w:rsid w:val="005E5CB2"/>
    <w:rsid w:val="005E621E"/>
    <w:rsid w:val="005E62CE"/>
    <w:rsid w:val="005E65CE"/>
    <w:rsid w:val="005E6619"/>
    <w:rsid w:val="005E6D4E"/>
    <w:rsid w:val="005E6D92"/>
    <w:rsid w:val="005E6DCB"/>
    <w:rsid w:val="005E702C"/>
    <w:rsid w:val="005E74DC"/>
    <w:rsid w:val="005E75C3"/>
    <w:rsid w:val="005E75D9"/>
    <w:rsid w:val="005E76A6"/>
    <w:rsid w:val="005E7A5A"/>
    <w:rsid w:val="005E7BFB"/>
    <w:rsid w:val="005E7DBC"/>
    <w:rsid w:val="005F0155"/>
    <w:rsid w:val="005F037C"/>
    <w:rsid w:val="005F047A"/>
    <w:rsid w:val="005F0629"/>
    <w:rsid w:val="005F078D"/>
    <w:rsid w:val="005F07F2"/>
    <w:rsid w:val="005F09D9"/>
    <w:rsid w:val="005F0AA5"/>
    <w:rsid w:val="005F0C41"/>
    <w:rsid w:val="005F0EF8"/>
    <w:rsid w:val="005F10BC"/>
    <w:rsid w:val="005F158F"/>
    <w:rsid w:val="005F17D5"/>
    <w:rsid w:val="005F1F4D"/>
    <w:rsid w:val="005F218B"/>
    <w:rsid w:val="005F2933"/>
    <w:rsid w:val="005F2D00"/>
    <w:rsid w:val="005F30D8"/>
    <w:rsid w:val="005F378A"/>
    <w:rsid w:val="005F3980"/>
    <w:rsid w:val="005F3D4F"/>
    <w:rsid w:val="005F41C5"/>
    <w:rsid w:val="005F4356"/>
    <w:rsid w:val="005F466B"/>
    <w:rsid w:val="005F471A"/>
    <w:rsid w:val="005F490C"/>
    <w:rsid w:val="005F4A8F"/>
    <w:rsid w:val="005F5628"/>
    <w:rsid w:val="005F57FA"/>
    <w:rsid w:val="005F5C47"/>
    <w:rsid w:val="005F6314"/>
    <w:rsid w:val="005F6640"/>
    <w:rsid w:val="005F6690"/>
    <w:rsid w:val="005F6E95"/>
    <w:rsid w:val="005F799A"/>
    <w:rsid w:val="005F79C4"/>
    <w:rsid w:val="0060028F"/>
    <w:rsid w:val="0060067F"/>
    <w:rsid w:val="00600ACC"/>
    <w:rsid w:val="0060170E"/>
    <w:rsid w:val="0060185B"/>
    <w:rsid w:val="00602044"/>
    <w:rsid w:val="006024F0"/>
    <w:rsid w:val="00602995"/>
    <w:rsid w:val="00602B02"/>
    <w:rsid w:val="00602CAA"/>
    <w:rsid w:val="00603A90"/>
    <w:rsid w:val="0060458B"/>
    <w:rsid w:val="00604EEC"/>
    <w:rsid w:val="00605394"/>
    <w:rsid w:val="006054A4"/>
    <w:rsid w:val="00605767"/>
    <w:rsid w:val="006057BA"/>
    <w:rsid w:val="00605C06"/>
    <w:rsid w:val="00605E25"/>
    <w:rsid w:val="00606D1E"/>
    <w:rsid w:val="00606EAC"/>
    <w:rsid w:val="00606FB8"/>
    <w:rsid w:val="0060702E"/>
    <w:rsid w:val="006070B1"/>
    <w:rsid w:val="00607261"/>
    <w:rsid w:val="00607700"/>
    <w:rsid w:val="00607B0C"/>
    <w:rsid w:val="00607B40"/>
    <w:rsid w:val="00607EE1"/>
    <w:rsid w:val="006101BD"/>
    <w:rsid w:val="006104A3"/>
    <w:rsid w:val="00610920"/>
    <w:rsid w:val="00610CD1"/>
    <w:rsid w:val="00611128"/>
    <w:rsid w:val="006114A7"/>
    <w:rsid w:val="00611718"/>
    <w:rsid w:val="00611DB5"/>
    <w:rsid w:val="006122EA"/>
    <w:rsid w:val="00612ABA"/>
    <w:rsid w:val="00612D43"/>
    <w:rsid w:val="0061379B"/>
    <w:rsid w:val="006139FA"/>
    <w:rsid w:val="00613F1B"/>
    <w:rsid w:val="0061441E"/>
    <w:rsid w:val="00615054"/>
    <w:rsid w:val="00615260"/>
    <w:rsid w:val="006154BD"/>
    <w:rsid w:val="00615B2E"/>
    <w:rsid w:val="00615E83"/>
    <w:rsid w:val="006168A7"/>
    <w:rsid w:val="00616B1D"/>
    <w:rsid w:val="00616BA9"/>
    <w:rsid w:val="0061755A"/>
    <w:rsid w:val="00617BBF"/>
    <w:rsid w:val="00617CB0"/>
    <w:rsid w:val="00617D5A"/>
    <w:rsid w:val="006200BD"/>
    <w:rsid w:val="0062026F"/>
    <w:rsid w:val="00620605"/>
    <w:rsid w:val="0062142F"/>
    <w:rsid w:val="00621953"/>
    <w:rsid w:val="00621F12"/>
    <w:rsid w:val="006227D0"/>
    <w:rsid w:val="00622CE9"/>
    <w:rsid w:val="00622FF8"/>
    <w:rsid w:val="006230DB"/>
    <w:rsid w:val="006233F0"/>
    <w:rsid w:val="00623409"/>
    <w:rsid w:val="00623598"/>
    <w:rsid w:val="006235B0"/>
    <w:rsid w:val="00623616"/>
    <w:rsid w:val="00623E1F"/>
    <w:rsid w:val="00623EA9"/>
    <w:rsid w:val="00624317"/>
    <w:rsid w:val="006248C1"/>
    <w:rsid w:val="00624AA2"/>
    <w:rsid w:val="0062508D"/>
    <w:rsid w:val="006253E3"/>
    <w:rsid w:val="00625441"/>
    <w:rsid w:val="006261EF"/>
    <w:rsid w:val="00626555"/>
    <w:rsid w:val="0062661A"/>
    <w:rsid w:val="006268BC"/>
    <w:rsid w:val="00626F04"/>
    <w:rsid w:val="00627CA4"/>
    <w:rsid w:val="006300BA"/>
    <w:rsid w:val="00630C51"/>
    <w:rsid w:val="00630EF4"/>
    <w:rsid w:val="00631088"/>
    <w:rsid w:val="006310E1"/>
    <w:rsid w:val="0063137B"/>
    <w:rsid w:val="0063145A"/>
    <w:rsid w:val="0063189B"/>
    <w:rsid w:val="00631A1A"/>
    <w:rsid w:val="00631A7F"/>
    <w:rsid w:val="00631D4D"/>
    <w:rsid w:val="00632216"/>
    <w:rsid w:val="00632856"/>
    <w:rsid w:val="00632BF0"/>
    <w:rsid w:val="00633031"/>
    <w:rsid w:val="00633723"/>
    <w:rsid w:val="00633838"/>
    <w:rsid w:val="006338E5"/>
    <w:rsid w:val="006340E1"/>
    <w:rsid w:val="00634367"/>
    <w:rsid w:val="00634637"/>
    <w:rsid w:val="006356C0"/>
    <w:rsid w:val="00635758"/>
    <w:rsid w:val="00635A12"/>
    <w:rsid w:val="00636D9A"/>
    <w:rsid w:val="0063788B"/>
    <w:rsid w:val="006379D6"/>
    <w:rsid w:val="00637B98"/>
    <w:rsid w:val="006402F6"/>
    <w:rsid w:val="006407A7"/>
    <w:rsid w:val="0064131B"/>
    <w:rsid w:val="006416C7"/>
    <w:rsid w:val="0064195D"/>
    <w:rsid w:val="00642047"/>
    <w:rsid w:val="00642C76"/>
    <w:rsid w:val="00642F92"/>
    <w:rsid w:val="00643208"/>
    <w:rsid w:val="006437C9"/>
    <w:rsid w:val="00643F9E"/>
    <w:rsid w:val="00644622"/>
    <w:rsid w:val="00644675"/>
    <w:rsid w:val="006453DF"/>
    <w:rsid w:val="006454C7"/>
    <w:rsid w:val="006456FD"/>
    <w:rsid w:val="00646312"/>
    <w:rsid w:val="00646527"/>
    <w:rsid w:val="0064666C"/>
    <w:rsid w:val="0064675D"/>
    <w:rsid w:val="00646862"/>
    <w:rsid w:val="00646AB8"/>
    <w:rsid w:val="00647002"/>
    <w:rsid w:val="006472FB"/>
    <w:rsid w:val="00647673"/>
    <w:rsid w:val="00647882"/>
    <w:rsid w:val="00650230"/>
    <w:rsid w:val="00650549"/>
    <w:rsid w:val="00650874"/>
    <w:rsid w:val="00650D30"/>
    <w:rsid w:val="00650DB9"/>
    <w:rsid w:val="00651611"/>
    <w:rsid w:val="00651E67"/>
    <w:rsid w:val="00651F15"/>
    <w:rsid w:val="00651F52"/>
    <w:rsid w:val="0065212B"/>
    <w:rsid w:val="0065218A"/>
    <w:rsid w:val="00652315"/>
    <w:rsid w:val="0065234A"/>
    <w:rsid w:val="00652415"/>
    <w:rsid w:val="00653688"/>
    <w:rsid w:val="00653CFD"/>
    <w:rsid w:val="006547F5"/>
    <w:rsid w:val="00655377"/>
    <w:rsid w:val="00655609"/>
    <w:rsid w:val="0065584B"/>
    <w:rsid w:val="00655BCB"/>
    <w:rsid w:val="00655D4D"/>
    <w:rsid w:val="006569BA"/>
    <w:rsid w:val="00656D77"/>
    <w:rsid w:val="0065714A"/>
    <w:rsid w:val="00657CA4"/>
    <w:rsid w:val="00657E13"/>
    <w:rsid w:val="00657E46"/>
    <w:rsid w:val="0066044B"/>
    <w:rsid w:val="006606F2"/>
    <w:rsid w:val="0066077A"/>
    <w:rsid w:val="006612D7"/>
    <w:rsid w:val="00661692"/>
    <w:rsid w:val="00661842"/>
    <w:rsid w:val="00661A4C"/>
    <w:rsid w:val="006622B1"/>
    <w:rsid w:val="00662370"/>
    <w:rsid w:val="006623F7"/>
    <w:rsid w:val="0066255A"/>
    <w:rsid w:val="006626E1"/>
    <w:rsid w:val="0066274F"/>
    <w:rsid w:val="0066349E"/>
    <w:rsid w:val="00663988"/>
    <w:rsid w:val="00663B0B"/>
    <w:rsid w:val="00663B95"/>
    <w:rsid w:val="00663DF5"/>
    <w:rsid w:val="00664556"/>
    <w:rsid w:val="00664926"/>
    <w:rsid w:val="00664CDA"/>
    <w:rsid w:val="00665342"/>
    <w:rsid w:val="00665808"/>
    <w:rsid w:val="006659BC"/>
    <w:rsid w:val="00665FDC"/>
    <w:rsid w:val="00666307"/>
    <w:rsid w:val="0066643E"/>
    <w:rsid w:val="00666636"/>
    <w:rsid w:val="006668FF"/>
    <w:rsid w:val="00666915"/>
    <w:rsid w:val="006669A1"/>
    <w:rsid w:val="00666A38"/>
    <w:rsid w:val="00666A48"/>
    <w:rsid w:val="00666BBD"/>
    <w:rsid w:val="00666EBA"/>
    <w:rsid w:val="00667228"/>
    <w:rsid w:val="00667D47"/>
    <w:rsid w:val="00670044"/>
    <w:rsid w:val="006700FF"/>
    <w:rsid w:val="006707D5"/>
    <w:rsid w:val="00671505"/>
    <w:rsid w:val="00671544"/>
    <w:rsid w:val="00671E18"/>
    <w:rsid w:val="00671F21"/>
    <w:rsid w:val="00671FB4"/>
    <w:rsid w:val="006725AC"/>
    <w:rsid w:val="00672968"/>
    <w:rsid w:val="00672A4E"/>
    <w:rsid w:val="00672CBC"/>
    <w:rsid w:val="00672DB8"/>
    <w:rsid w:val="006732DE"/>
    <w:rsid w:val="00673E5E"/>
    <w:rsid w:val="006747FD"/>
    <w:rsid w:val="00674845"/>
    <w:rsid w:val="00674882"/>
    <w:rsid w:val="006753A9"/>
    <w:rsid w:val="006754BA"/>
    <w:rsid w:val="006758DE"/>
    <w:rsid w:val="00675ABE"/>
    <w:rsid w:val="00675CCE"/>
    <w:rsid w:val="00675D2E"/>
    <w:rsid w:val="00675F64"/>
    <w:rsid w:val="00676258"/>
    <w:rsid w:val="0067652E"/>
    <w:rsid w:val="00676733"/>
    <w:rsid w:val="00676A87"/>
    <w:rsid w:val="00676F8E"/>
    <w:rsid w:val="006776F6"/>
    <w:rsid w:val="006777CA"/>
    <w:rsid w:val="006779A3"/>
    <w:rsid w:val="00677C08"/>
    <w:rsid w:val="00677C62"/>
    <w:rsid w:val="00677DA1"/>
    <w:rsid w:val="00680788"/>
    <w:rsid w:val="00680830"/>
    <w:rsid w:val="00680CF5"/>
    <w:rsid w:val="00680D9A"/>
    <w:rsid w:val="00680FFC"/>
    <w:rsid w:val="00681AA8"/>
    <w:rsid w:val="00681B91"/>
    <w:rsid w:val="00681C6E"/>
    <w:rsid w:val="00681ECC"/>
    <w:rsid w:val="006822D3"/>
    <w:rsid w:val="0068231A"/>
    <w:rsid w:val="00682371"/>
    <w:rsid w:val="0068277B"/>
    <w:rsid w:val="00682BF1"/>
    <w:rsid w:val="00682E0B"/>
    <w:rsid w:val="006834E5"/>
    <w:rsid w:val="006836FA"/>
    <w:rsid w:val="006836FF"/>
    <w:rsid w:val="006838C3"/>
    <w:rsid w:val="006848C7"/>
    <w:rsid w:val="00684F07"/>
    <w:rsid w:val="00684F2D"/>
    <w:rsid w:val="00685144"/>
    <w:rsid w:val="0068518A"/>
    <w:rsid w:val="0068547F"/>
    <w:rsid w:val="00685884"/>
    <w:rsid w:val="006864E0"/>
    <w:rsid w:val="006871A8"/>
    <w:rsid w:val="006873AD"/>
    <w:rsid w:val="00687D05"/>
    <w:rsid w:val="00687DF3"/>
    <w:rsid w:val="0069057F"/>
    <w:rsid w:val="0069165D"/>
    <w:rsid w:val="00691880"/>
    <w:rsid w:val="0069199B"/>
    <w:rsid w:val="00691DE7"/>
    <w:rsid w:val="00691F2D"/>
    <w:rsid w:val="006921A7"/>
    <w:rsid w:val="006922D0"/>
    <w:rsid w:val="00692469"/>
    <w:rsid w:val="006924FF"/>
    <w:rsid w:val="00692A4D"/>
    <w:rsid w:val="00692B27"/>
    <w:rsid w:val="00692CE3"/>
    <w:rsid w:val="00692F69"/>
    <w:rsid w:val="00693071"/>
    <w:rsid w:val="00693148"/>
    <w:rsid w:val="006932DD"/>
    <w:rsid w:val="0069375D"/>
    <w:rsid w:val="006938E6"/>
    <w:rsid w:val="00693C27"/>
    <w:rsid w:val="006945D9"/>
    <w:rsid w:val="00694A7A"/>
    <w:rsid w:val="00694C9F"/>
    <w:rsid w:val="00694ECA"/>
    <w:rsid w:val="00695063"/>
    <w:rsid w:val="00696313"/>
    <w:rsid w:val="0069645B"/>
    <w:rsid w:val="00696BFF"/>
    <w:rsid w:val="00697106"/>
    <w:rsid w:val="0069776F"/>
    <w:rsid w:val="006A0581"/>
    <w:rsid w:val="006A19D8"/>
    <w:rsid w:val="006A1C53"/>
    <w:rsid w:val="006A2055"/>
    <w:rsid w:val="006A21B1"/>
    <w:rsid w:val="006A2315"/>
    <w:rsid w:val="006A248F"/>
    <w:rsid w:val="006A2DB8"/>
    <w:rsid w:val="006A2FC6"/>
    <w:rsid w:val="006A375F"/>
    <w:rsid w:val="006A3983"/>
    <w:rsid w:val="006A3B05"/>
    <w:rsid w:val="006A3CEE"/>
    <w:rsid w:val="006A42A5"/>
    <w:rsid w:val="006A48FA"/>
    <w:rsid w:val="006A493D"/>
    <w:rsid w:val="006A49C7"/>
    <w:rsid w:val="006A4B4E"/>
    <w:rsid w:val="006A4ED4"/>
    <w:rsid w:val="006A5152"/>
    <w:rsid w:val="006A5684"/>
    <w:rsid w:val="006A5A22"/>
    <w:rsid w:val="006A5EF0"/>
    <w:rsid w:val="006A5FDC"/>
    <w:rsid w:val="006A61F0"/>
    <w:rsid w:val="006A66F6"/>
    <w:rsid w:val="006A6F1D"/>
    <w:rsid w:val="006A71A4"/>
    <w:rsid w:val="006A7344"/>
    <w:rsid w:val="006A749F"/>
    <w:rsid w:val="006A7F81"/>
    <w:rsid w:val="006B0273"/>
    <w:rsid w:val="006B0FC8"/>
    <w:rsid w:val="006B19D7"/>
    <w:rsid w:val="006B220F"/>
    <w:rsid w:val="006B280F"/>
    <w:rsid w:val="006B2EE3"/>
    <w:rsid w:val="006B335B"/>
    <w:rsid w:val="006B3F35"/>
    <w:rsid w:val="006B3F80"/>
    <w:rsid w:val="006B4441"/>
    <w:rsid w:val="006B461B"/>
    <w:rsid w:val="006B4A2F"/>
    <w:rsid w:val="006B4CDC"/>
    <w:rsid w:val="006B5824"/>
    <w:rsid w:val="006B5B91"/>
    <w:rsid w:val="006B638F"/>
    <w:rsid w:val="006B63FC"/>
    <w:rsid w:val="006B68E0"/>
    <w:rsid w:val="006B7566"/>
    <w:rsid w:val="006B7892"/>
    <w:rsid w:val="006B7908"/>
    <w:rsid w:val="006C000B"/>
    <w:rsid w:val="006C0123"/>
    <w:rsid w:val="006C06EB"/>
    <w:rsid w:val="006C123B"/>
    <w:rsid w:val="006C143B"/>
    <w:rsid w:val="006C2733"/>
    <w:rsid w:val="006C311C"/>
    <w:rsid w:val="006C354F"/>
    <w:rsid w:val="006C36E4"/>
    <w:rsid w:val="006C36EB"/>
    <w:rsid w:val="006C3A26"/>
    <w:rsid w:val="006C3E12"/>
    <w:rsid w:val="006C4014"/>
    <w:rsid w:val="006C4095"/>
    <w:rsid w:val="006C443A"/>
    <w:rsid w:val="006C461D"/>
    <w:rsid w:val="006C4C84"/>
    <w:rsid w:val="006C4E57"/>
    <w:rsid w:val="006C5E0B"/>
    <w:rsid w:val="006C6601"/>
    <w:rsid w:val="006C6B97"/>
    <w:rsid w:val="006C6CC6"/>
    <w:rsid w:val="006C6E85"/>
    <w:rsid w:val="006C7014"/>
    <w:rsid w:val="006C703E"/>
    <w:rsid w:val="006C7525"/>
    <w:rsid w:val="006C78D1"/>
    <w:rsid w:val="006C7B42"/>
    <w:rsid w:val="006D01A0"/>
    <w:rsid w:val="006D0292"/>
    <w:rsid w:val="006D11B6"/>
    <w:rsid w:val="006D12E9"/>
    <w:rsid w:val="006D176D"/>
    <w:rsid w:val="006D181F"/>
    <w:rsid w:val="006D190D"/>
    <w:rsid w:val="006D2209"/>
    <w:rsid w:val="006D2573"/>
    <w:rsid w:val="006D3BD0"/>
    <w:rsid w:val="006D4159"/>
    <w:rsid w:val="006D42DA"/>
    <w:rsid w:val="006D469E"/>
    <w:rsid w:val="006D5491"/>
    <w:rsid w:val="006D612C"/>
    <w:rsid w:val="006D616E"/>
    <w:rsid w:val="006D64A9"/>
    <w:rsid w:val="006D6DE5"/>
    <w:rsid w:val="006D6FAA"/>
    <w:rsid w:val="006D70E1"/>
    <w:rsid w:val="006D7875"/>
    <w:rsid w:val="006D7BB1"/>
    <w:rsid w:val="006E00EB"/>
    <w:rsid w:val="006E037E"/>
    <w:rsid w:val="006E0452"/>
    <w:rsid w:val="006E09C2"/>
    <w:rsid w:val="006E0E0B"/>
    <w:rsid w:val="006E0EF9"/>
    <w:rsid w:val="006E1066"/>
    <w:rsid w:val="006E1496"/>
    <w:rsid w:val="006E15D3"/>
    <w:rsid w:val="006E1BB0"/>
    <w:rsid w:val="006E1C84"/>
    <w:rsid w:val="006E1CE2"/>
    <w:rsid w:val="006E22EB"/>
    <w:rsid w:val="006E2485"/>
    <w:rsid w:val="006E259E"/>
    <w:rsid w:val="006E25C5"/>
    <w:rsid w:val="006E26F0"/>
    <w:rsid w:val="006E2751"/>
    <w:rsid w:val="006E2893"/>
    <w:rsid w:val="006E28D6"/>
    <w:rsid w:val="006E29D1"/>
    <w:rsid w:val="006E2AA8"/>
    <w:rsid w:val="006E2FFC"/>
    <w:rsid w:val="006E3320"/>
    <w:rsid w:val="006E335B"/>
    <w:rsid w:val="006E3CAB"/>
    <w:rsid w:val="006E4C6D"/>
    <w:rsid w:val="006E51B5"/>
    <w:rsid w:val="006E54EA"/>
    <w:rsid w:val="006E5604"/>
    <w:rsid w:val="006E56AF"/>
    <w:rsid w:val="006E5F79"/>
    <w:rsid w:val="006E601C"/>
    <w:rsid w:val="006E640D"/>
    <w:rsid w:val="006E666D"/>
    <w:rsid w:val="006E66C6"/>
    <w:rsid w:val="006E6A7F"/>
    <w:rsid w:val="006E702A"/>
    <w:rsid w:val="006E7073"/>
    <w:rsid w:val="006E766B"/>
    <w:rsid w:val="006E7E35"/>
    <w:rsid w:val="006F04AB"/>
    <w:rsid w:val="006F04ED"/>
    <w:rsid w:val="006F05D1"/>
    <w:rsid w:val="006F0EA3"/>
    <w:rsid w:val="006F106F"/>
    <w:rsid w:val="006F11D1"/>
    <w:rsid w:val="006F1608"/>
    <w:rsid w:val="006F2E2A"/>
    <w:rsid w:val="006F3247"/>
    <w:rsid w:val="006F370B"/>
    <w:rsid w:val="006F3920"/>
    <w:rsid w:val="006F434A"/>
    <w:rsid w:val="006F5052"/>
    <w:rsid w:val="006F5197"/>
    <w:rsid w:val="006F51CF"/>
    <w:rsid w:val="006F53B2"/>
    <w:rsid w:val="006F5928"/>
    <w:rsid w:val="006F5B6E"/>
    <w:rsid w:val="006F5DC5"/>
    <w:rsid w:val="006F5EA5"/>
    <w:rsid w:val="006F638D"/>
    <w:rsid w:val="006F6464"/>
    <w:rsid w:val="006F6CC1"/>
    <w:rsid w:val="006F6E3A"/>
    <w:rsid w:val="006F6E58"/>
    <w:rsid w:val="006F7141"/>
    <w:rsid w:val="006F7305"/>
    <w:rsid w:val="006F73CA"/>
    <w:rsid w:val="006F748E"/>
    <w:rsid w:val="006F77F7"/>
    <w:rsid w:val="006F7A46"/>
    <w:rsid w:val="0070035C"/>
    <w:rsid w:val="00700D64"/>
    <w:rsid w:val="00700DA1"/>
    <w:rsid w:val="00700E62"/>
    <w:rsid w:val="00700EA3"/>
    <w:rsid w:val="0070131F"/>
    <w:rsid w:val="00701535"/>
    <w:rsid w:val="00701859"/>
    <w:rsid w:val="0070199C"/>
    <w:rsid w:val="00701B29"/>
    <w:rsid w:val="0070279F"/>
    <w:rsid w:val="007031D2"/>
    <w:rsid w:val="00703259"/>
    <w:rsid w:val="0070335D"/>
    <w:rsid w:val="00703A2D"/>
    <w:rsid w:val="00703FE7"/>
    <w:rsid w:val="007040A9"/>
    <w:rsid w:val="00704405"/>
    <w:rsid w:val="0070453F"/>
    <w:rsid w:val="00704587"/>
    <w:rsid w:val="007050F3"/>
    <w:rsid w:val="007053D7"/>
    <w:rsid w:val="00705461"/>
    <w:rsid w:val="00706965"/>
    <w:rsid w:val="0070707E"/>
    <w:rsid w:val="00707179"/>
    <w:rsid w:val="00707B98"/>
    <w:rsid w:val="00707C9C"/>
    <w:rsid w:val="00707E2F"/>
    <w:rsid w:val="00707E30"/>
    <w:rsid w:val="00707F0A"/>
    <w:rsid w:val="00707FA4"/>
    <w:rsid w:val="00710600"/>
    <w:rsid w:val="00710AF4"/>
    <w:rsid w:val="00710D4F"/>
    <w:rsid w:val="00710D7B"/>
    <w:rsid w:val="007113AA"/>
    <w:rsid w:val="00711683"/>
    <w:rsid w:val="007119E0"/>
    <w:rsid w:val="00711FA2"/>
    <w:rsid w:val="00712156"/>
    <w:rsid w:val="0071254F"/>
    <w:rsid w:val="00712AE7"/>
    <w:rsid w:val="00712BE4"/>
    <w:rsid w:val="00712ED8"/>
    <w:rsid w:val="0071304D"/>
    <w:rsid w:val="007130FE"/>
    <w:rsid w:val="00713348"/>
    <w:rsid w:val="007133DC"/>
    <w:rsid w:val="00713455"/>
    <w:rsid w:val="00713A97"/>
    <w:rsid w:val="00713F68"/>
    <w:rsid w:val="00714162"/>
    <w:rsid w:val="007141CD"/>
    <w:rsid w:val="0071457A"/>
    <w:rsid w:val="0071458B"/>
    <w:rsid w:val="0071477C"/>
    <w:rsid w:val="007147FF"/>
    <w:rsid w:val="00714A54"/>
    <w:rsid w:val="00714BE9"/>
    <w:rsid w:val="007150C2"/>
    <w:rsid w:val="00715F2C"/>
    <w:rsid w:val="00716140"/>
    <w:rsid w:val="00716166"/>
    <w:rsid w:val="007166A4"/>
    <w:rsid w:val="00716725"/>
    <w:rsid w:val="007167A5"/>
    <w:rsid w:val="0071680F"/>
    <w:rsid w:val="00716D00"/>
    <w:rsid w:val="00716DC0"/>
    <w:rsid w:val="00716E9C"/>
    <w:rsid w:val="00716F5A"/>
    <w:rsid w:val="007173BC"/>
    <w:rsid w:val="007175BA"/>
    <w:rsid w:val="00717A21"/>
    <w:rsid w:val="00720315"/>
    <w:rsid w:val="007203E1"/>
    <w:rsid w:val="007204FA"/>
    <w:rsid w:val="00720A78"/>
    <w:rsid w:val="00720C01"/>
    <w:rsid w:val="007214CC"/>
    <w:rsid w:val="007216F3"/>
    <w:rsid w:val="00721876"/>
    <w:rsid w:val="00721926"/>
    <w:rsid w:val="00721D60"/>
    <w:rsid w:val="00721D83"/>
    <w:rsid w:val="00721E60"/>
    <w:rsid w:val="00722106"/>
    <w:rsid w:val="00722195"/>
    <w:rsid w:val="00722257"/>
    <w:rsid w:val="0072241A"/>
    <w:rsid w:val="0072270B"/>
    <w:rsid w:val="0072294B"/>
    <w:rsid w:val="00723132"/>
    <w:rsid w:val="007238DA"/>
    <w:rsid w:val="00723A38"/>
    <w:rsid w:val="00723C61"/>
    <w:rsid w:val="007240F4"/>
    <w:rsid w:val="00724B55"/>
    <w:rsid w:val="00724BEE"/>
    <w:rsid w:val="00724D13"/>
    <w:rsid w:val="00724D90"/>
    <w:rsid w:val="00724DB6"/>
    <w:rsid w:val="00725059"/>
    <w:rsid w:val="00725DA5"/>
    <w:rsid w:val="00726109"/>
    <w:rsid w:val="007263C4"/>
    <w:rsid w:val="007263C6"/>
    <w:rsid w:val="007268B3"/>
    <w:rsid w:val="007268B5"/>
    <w:rsid w:val="00726C63"/>
    <w:rsid w:val="007272BD"/>
    <w:rsid w:val="007274B0"/>
    <w:rsid w:val="007275DE"/>
    <w:rsid w:val="00727648"/>
    <w:rsid w:val="0073010F"/>
    <w:rsid w:val="00730153"/>
    <w:rsid w:val="0073018C"/>
    <w:rsid w:val="00730480"/>
    <w:rsid w:val="0073100D"/>
    <w:rsid w:val="007316E2"/>
    <w:rsid w:val="007319F8"/>
    <w:rsid w:val="00731DD3"/>
    <w:rsid w:val="00731DEE"/>
    <w:rsid w:val="0073216A"/>
    <w:rsid w:val="007328B4"/>
    <w:rsid w:val="00732C82"/>
    <w:rsid w:val="00732E70"/>
    <w:rsid w:val="0073335B"/>
    <w:rsid w:val="0073341C"/>
    <w:rsid w:val="007339B1"/>
    <w:rsid w:val="00733BEB"/>
    <w:rsid w:val="00733E8B"/>
    <w:rsid w:val="00733E9C"/>
    <w:rsid w:val="00734E85"/>
    <w:rsid w:val="00735241"/>
    <w:rsid w:val="00735AED"/>
    <w:rsid w:val="00735BB7"/>
    <w:rsid w:val="007368CA"/>
    <w:rsid w:val="00736949"/>
    <w:rsid w:val="00737029"/>
    <w:rsid w:val="00737373"/>
    <w:rsid w:val="007373BD"/>
    <w:rsid w:val="00740386"/>
    <w:rsid w:val="00740557"/>
    <w:rsid w:val="00740587"/>
    <w:rsid w:val="00740688"/>
    <w:rsid w:val="00740E85"/>
    <w:rsid w:val="0074103F"/>
    <w:rsid w:val="0074117D"/>
    <w:rsid w:val="007412AA"/>
    <w:rsid w:val="00741452"/>
    <w:rsid w:val="00741596"/>
    <w:rsid w:val="007419EC"/>
    <w:rsid w:val="00741BFE"/>
    <w:rsid w:val="00741FEC"/>
    <w:rsid w:val="00742500"/>
    <w:rsid w:val="007428BD"/>
    <w:rsid w:val="00742D7A"/>
    <w:rsid w:val="00743245"/>
    <w:rsid w:val="00743422"/>
    <w:rsid w:val="0074364B"/>
    <w:rsid w:val="007438B1"/>
    <w:rsid w:val="007438EB"/>
    <w:rsid w:val="00743B91"/>
    <w:rsid w:val="00743D34"/>
    <w:rsid w:val="00743EDB"/>
    <w:rsid w:val="007449A7"/>
    <w:rsid w:val="00744B78"/>
    <w:rsid w:val="00744DB6"/>
    <w:rsid w:val="0074553F"/>
    <w:rsid w:val="00745A85"/>
    <w:rsid w:val="00745BF6"/>
    <w:rsid w:val="00746A30"/>
    <w:rsid w:val="00746B0B"/>
    <w:rsid w:val="00746B56"/>
    <w:rsid w:val="007473E4"/>
    <w:rsid w:val="00747828"/>
    <w:rsid w:val="0074796E"/>
    <w:rsid w:val="00747AA9"/>
    <w:rsid w:val="00747C17"/>
    <w:rsid w:val="00747F08"/>
    <w:rsid w:val="00747F62"/>
    <w:rsid w:val="007502C8"/>
    <w:rsid w:val="00750E04"/>
    <w:rsid w:val="00750E92"/>
    <w:rsid w:val="0075109E"/>
    <w:rsid w:val="0075110D"/>
    <w:rsid w:val="00751783"/>
    <w:rsid w:val="00751B37"/>
    <w:rsid w:val="00751CDA"/>
    <w:rsid w:val="00752579"/>
    <w:rsid w:val="00752834"/>
    <w:rsid w:val="00752969"/>
    <w:rsid w:val="00753802"/>
    <w:rsid w:val="00753BF4"/>
    <w:rsid w:val="00754004"/>
    <w:rsid w:val="00754064"/>
    <w:rsid w:val="007540EA"/>
    <w:rsid w:val="0075434A"/>
    <w:rsid w:val="00754DE8"/>
    <w:rsid w:val="00755C29"/>
    <w:rsid w:val="00755F06"/>
    <w:rsid w:val="00756000"/>
    <w:rsid w:val="00756090"/>
    <w:rsid w:val="00756626"/>
    <w:rsid w:val="007568A6"/>
    <w:rsid w:val="00757095"/>
    <w:rsid w:val="0075712B"/>
    <w:rsid w:val="007573EC"/>
    <w:rsid w:val="00757477"/>
    <w:rsid w:val="007576BA"/>
    <w:rsid w:val="00757730"/>
    <w:rsid w:val="00757876"/>
    <w:rsid w:val="00757B0B"/>
    <w:rsid w:val="00760420"/>
    <w:rsid w:val="00760511"/>
    <w:rsid w:val="007609EC"/>
    <w:rsid w:val="00760AA2"/>
    <w:rsid w:val="00760E3D"/>
    <w:rsid w:val="00760ECA"/>
    <w:rsid w:val="00761B29"/>
    <w:rsid w:val="00761B86"/>
    <w:rsid w:val="0076205D"/>
    <w:rsid w:val="007621D6"/>
    <w:rsid w:val="00762893"/>
    <w:rsid w:val="00762DCA"/>
    <w:rsid w:val="00763057"/>
    <w:rsid w:val="00763172"/>
    <w:rsid w:val="00763225"/>
    <w:rsid w:val="00763ECF"/>
    <w:rsid w:val="0076405E"/>
    <w:rsid w:val="007641CA"/>
    <w:rsid w:val="00764571"/>
    <w:rsid w:val="00764BF8"/>
    <w:rsid w:val="00764C4A"/>
    <w:rsid w:val="00764CA5"/>
    <w:rsid w:val="00764D41"/>
    <w:rsid w:val="00764FB2"/>
    <w:rsid w:val="00765425"/>
    <w:rsid w:val="00765426"/>
    <w:rsid w:val="007654C6"/>
    <w:rsid w:val="00765515"/>
    <w:rsid w:val="007656C3"/>
    <w:rsid w:val="00765898"/>
    <w:rsid w:val="00765940"/>
    <w:rsid w:val="00765B09"/>
    <w:rsid w:val="00765CE0"/>
    <w:rsid w:val="00765CFA"/>
    <w:rsid w:val="00765DEC"/>
    <w:rsid w:val="00765FE3"/>
    <w:rsid w:val="00766FB5"/>
    <w:rsid w:val="00766FE8"/>
    <w:rsid w:val="00767585"/>
    <w:rsid w:val="007675C2"/>
    <w:rsid w:val="00767C70"/>
    <w:rsid w:val="00767F12"/>
    <w:rsid w:val="00770847"/>
    <w:rsid w:val="00770A6D"/>
    <w:rsid w:val="00771153"/>
    <w:rsid w:val="007715CE"/>
    <w:rsid w:val="0077167B"/>
    <w:rsid w:val="0077212D"/>
    <w:rsid w:val="0077253B"/>
    <w:rsid w:val="007728C2"/>
    <w:rsid w:val="00772DA3"/>
    <w:rsid w:val="00772DE4"/>
    <w:rsid w:val="00773160"/>
    <w:rsid w:val="00773378"/>
    <w:rsid w:val="00773466"/>
    <w:rsid w:val="00773767"/>
    <w:rsid w:val="00773E84"/>
    <w:rsid w:val="00773F27"/>
    <w:rsid w:val="00773FA8"/>
    <w:rsid w:val="00774537"/>
    <w:rsid w:val="007748A4"/>
    <w:rsid w:val="007751AC"/>
    <w:rsid w:val="007751D5"/>
    <w:rsid w:val="007753A1"/>
    <w:rsid w:val="007755F7"/>
    <w:rsid w:val="00775651"/>
    <w:rsid w:val="00775AD7"/>
    <w:rsid w:val="00775B15"/>
    <w:rsid w:val="00776478"/>
    <w:rsid w:val="007769CE"/>
    <w:rsid w:val="007775A0"/>
    <w:rsid w:val="0077797C"/>
    <w:rsid w:val="00777BA6"/>
    <w:rsid w:val="00777E53"/>
    <w:rsid w:val="007801AA"/>
    <w:rsid w:val="00780B1D"/>
    <w:rsid w:val="00780BB0"/>
    <w:rsid w:val="00780E3E"/>
    <w:rsid w:val="00781A01"/>
    <w:rsid w:val="00781D97"/>
    <w:rsid w:val="00782637"/>
    <w:rsid w:val="007826EA"/>
    <w:rsid w:val="00782AF2"/>
    <w:rsid w:val="00782E6B"/>
    <w:rsid w:val="007830C8"/>
    <w:rsid w:val="0078313A"/>
    <w:rsid w:val="00784944"/>
    <w:rsid w:val="00785CE7"/>
    <w:rsid w:val="00785EB8"/>
    <w:rsid w:val="00786B60"/>
    <w:rsid w:val="00786BC7"/>
    <w:rsid w:val="00786E55"/>
    <w:rsid w:val="00787016"/>
    <w:rsid w:val="00787DB5"/>
    <w:rsid w:val="00790180"/>
    <w:rsid w:val="0079076A"/>
    <w:rsid w:val="00790AAE"/>
    <w:rsid w:val="00790AB5"/>
    <w:rsid w:val="00791211"/>
    <w:rsid w:val="00791575"/>
    <w:rsid w:val="00791E8F"/>
    <w:rsid w:val="0079241E"/>
    <w:rsid w:val="007928F0"/>
    <w:rsid w:val="00793354"/>
    <w:rsid w:val="007934ED"/>
    <w:rsid w:val="0079352D"/>
    <w:rsid w:val="0079385B"/>
    <w:rsid w:val="007939F5"/>
    <w:rsid w:val="00793A2A"/>
    <w:rsid w:val="00793D2F"/>
    <w:rsid w:val="00793F78"/>
    <w:rsid w:val="0079469E"/>
    <w:rsid w:val="00794789"/>
    <w:rsid w:val="007947E6"/>
    <w:rsid w:val="007947FA"/>
    <w:rsid w:val="00794BB9"/>
    <w:rsid w:val="00795127"/>
    <w:rsid w:val="00795AE0"/>
    <w:rsid w:val="00795E7E"/>
    <w:rsid w:val="0079614E"/>
    <w:rsid w:val="0079649A"/>
    <w:rsid w:val="00797770"/>
    <w:rsid w:val="00797960"/>
    <w:rsid w:val="007979A1"/>
    <w:rsid w:val="007979C2"/>
    <w:rsid w:val="00797A20"/>
    <w:rsid w:val="00797C39"/>
    <w:rsid w:val="00797D2A"/>
    <w:rsid w:val="00797E08"/>
    <w:rsid w:val="007A0012"/>
    <w:rsid w:val="007A0310"/>
    <w:rsid w:val="007A03B5"/>
    <w:rsid w:val="007A0588"/>
    <w:rsid w:val="007A06F9"/>
    <w:rsid w:val="007A0F7C"/>
    <w:rsid w:val="007A10E6"/>
    <w:rsid w:val="007A1E41"/>
    <w:rsid w:val="007A1EB3"/>
    <w:rsid w:val="007A1FCB"/>
    <w:rsid w:val="007A23FF"/>
    <w:rsid w:val="007A2DEA"/>
    <w:rsid w:val="007A2E4A"/>
    <w:rsid w:val="007A2EFA"/>
    <w:rsid w:val="007A31AB"/>
    <w:rsid w:val="007A3E2B"/>
    <w:rsid w:val="007A40EE"/>
    <w:rsid w:val="007A41E8"/>
    <w:rsid w:val="007A431F"/>
    <w:rsid w:val="007A4372"/>
    <w:rsid w:val="007A4857"/>
    <w:rsid w:val="007A5384"/>
    <w:rsid w:val="007A5415"/>
    <w:rsid w:val="007A6200"/>
    <w:rsid w:val="007A68BC"/>
    <w:rsid w:val="007A6C0D"/>
    <w:rsid w:val="007A7048"/>
    <w:rsid w:val="007A7070"/>
    <w:rsid w:val="007A739E"/>
    <w:rsid w:val="007A78B7"/>
    <w:rsid w:val="007A7B94"/>
    <w:rsid w:val="007A7CB1"/>
    <w:rsid w:val="007B0AB4"/>
    <w:rsid w:val="007B0DF2"/>
    <w:rsid w:val="007B0FE2"/>
    <w:rsid w:val="007B116A"/>
    <w:rsid w:val="007B119C"/>
    <w:rsid w:val="007B188B"/>
    <w:rsid w:val="007B27DB"/>
    <w:rsid w:val="007B2B1F"/>
    <w:rsid w:val="007B2BBA"/>
    <w:rsid w:val="007B30EC"/>
    <w:rsid w:val="007B34C0"/>
    <w:rsid w:val="007B357B"/>
    <w:rsid w:val="007B38C0"/>
    <w:rsid w:val="007B3D10"/>
    <w:rsid w:val="007B4181"/>
    <w:rsid w:val="007B42FF"/>
    <w:rsid w:val="007B4659"/>
    <w:rsid w:val="007B4BAC"/>
    <w:rsid w:val="007B4CC7"/>
    <w:rsid w:val="007B4DF3"/>
    <w:rsid w:val="007B4DFF"/>
    <w:rsid w:val="007B4EE7"/>
    <w:rsid w:val="007B512D"/>
    <w:rsid w:val="007B55DE"/>
    <w:rsid w:val="007B597E"/>
    <w:rsid w:val="007B5A73"/>
    <w:rsid w:val="007B6469"/>
    <w:rsid w:val="007B6EFF"/>
    <w:rsid w:val="007B71F2"/>
    <w:rsid w:val="007B71FC"/>
    <w:rsid w:val="007B727D"/>
    <w:rsid w:val="007B730F"/>
    <w:rsid w:val="007B742B"/>
    <w:rsid w:val="007B7AF1"/>
    <w:rsid w:val="007B7B01"/>
    <w:rsid w:val="007B7EEA"/>
    <w:rsid w:val="007C02B7"/>
    <w:rsid w:val="007C069C"/>
    <w:rsid w:val="007C09E8"/>
    <w:rsid w:val="007C1196"/>
    <w:rsid w:val="007C185D"/>
    <w:rsid w:val="007C1DC6"/>
    <w:rsid w:val="007C1EA2"/>
    <w:rsid w:val="007C1FEF"/>
    <w:rsid w:val="007C29F0"/>
    <w:rsid w:val="007C2AB4"/>
    <w:rsid w:val="007C2D3A"/>
    <w:rsid w:val="007C3A3E"/>
    <w:rsid w:val="007C3DBD"/>
    <w:rsid w:val="007C438C"/>
    <w:rsid w:val="007C4516"/>
    <w:rsid w:val="007C4D88"/>
    <w:rsid w:val="007C4F9C"/>
    <w:rsid w:val="007C557A"/>
    <w:rsid w:val="007C5DBE"/>
    <w:rsid w:val="007C6520"/>
    <w:rsid w:val="007C65AF"/>
    <w:rsid w:val="007C71DE"/>
    <w:rsid w:val="007C71F9"/>
    <w:rsid w:val="007C725E"/>
    <w:rsid w:val="007C7F99"/>
    <w:rsid w:val="007D011D"/>
    <w:rsid w:val="007D0127"/>
    <w:rsid w:val="007D06CD"/>
    <w:rsid w:val="007D08A4"/>
    <w:rsid w:val="007D0A3B"/>
    <w:rsid w:val="007D0BB3"/>
    <w:rsid w:val="007D119A"/>
    <w:rsid w:val="007D146E"/>
    <w:rsid w:val="007D1ABC"/>
    <w:rsid w:val="007D2221"/>
    <w:rsid w:val="007D24CA"/>
    <w:rsid w:val="007D2C14"/>
    <w:rsid w:val="007D321C"/>
    <w:rsid w:val="007D335E"/>
    <w:rsid w:val="007D36E3"/>
    <w:rsid w:val="007D3EB0"/>
    <w:rsid w:val="007D462B"/>
    <w:rsid w:val="007D4828"/>
    <w:rsid w:val="007D4837"/>
    <w:rsid w:val="007D4CE3"/>
    <w:rsid w:val="007D4D17"/>
    <w:rsid w:val="007D5C5F"/>
    <w:rsid w:val="007D5F67"/>
    <w:rsid w:val="007D60C5"/>
    <w:rsid w:val="007D62F8"/>
    <w:rsid w:val="007D67C2"/>
    <w:rsid w:val="007D7C77"/>
    <w:rsid w:val="007D7D8F"/>
    <w:rsid w:val="007E0429"/>
    <w:rsid w:val="007E0AD5"/>
    <w:rsid w:val="007E1315"/>
    <w:rsid w:val="007E1367"/>
    <w:rsid w:val="007E1704"/>
    <w:rsid w:val="007E1AA7"/>
    <w:rsid w:val="007E1AB5"/>
    <w:rsid w:val="007E1AB7"/>
    <w:rsid w:val="007E1CFC"/>
    <w:rsid w:val="007E1E9E"/>
    <w:rsid w:val="007E2027"/>
    <w:rsid w:val="007E22A6"/>
    <w:rsid w:val="007E23F4"/>
    <w:rsid w:val="007E2831"/>
    <w:rsid w:val="007E2B8B"/>
    <w:rsid w:val="007E2E60"/>
    <w:rsid w:val="007E43BD"/>
    <w:rsid w:val="007E4B57"/>
    <w:rsid w:val="007E51A8"/>
    <w:rsid w:val="007E5453"/>
    <w:rsid w:val="007E59A3"/>
    <w:rsid w:val="007E69C7"/>
    <w:rsid w:val="007E6D06"/>
    <w:rsid w:val="007E6E35"/>
    <w:rsid w:val="007E78EA"/>
    <w:rsid w:val="007E7CC6"/>
    <w:rsid w:val="007F0020"/>
    <w:rsid w:val="007F0798"/>
    <w:rsid w:val="007F0D1E"/>
    <w:rsid w:val="007F0F62"/>
    <w:rsid w:val="007F1A5F"/>
    <w:rsid w:val="007F1E02"/>
    <w:rsid w:val="007F1F16"/>
    <w:rsid w:val="007F241A"/>
    <w:rsid w:val="007F27A1"/>
    <w:rsid w:val="007F28C4"/>
    <w:rsid w:val="007F2910"/>
    <w:rsid w:val="007F2D4C"/>
    <w:rsid w:val="007F2D67"/>
    <w:rsid w:val="007F3E02"/>
    <w:rsid w:val="007F3F26"/>
    <w:rsid w:val="007F434A"/>
    <w:rsid w:val="007F4B9D"/>
    <w:rsid w:val="007F512B"/>
    <w:rsid w:val="007F553D"/>
    <w:rsid w:val="007F5607"/>
    <w:rsid w:val="007F568B"/>
    <w:rsid w:val="007F56B0"/>
    <w:rsid w:val="007F5CF8"/>
    <w:rsid w:val="007F5F77"/>
    <w:rsid w:val="007F62DA"/>
    <w:rsid w:val="007F6604"/>
    <w:rsid w:val="007F668C"/>
    <w:rsid w:val="007F6DE1"/>
    <w:rsid w:val="007F6E1C"/>
    <w:rsid w:val="007F749B"/>
    <w:rsid w:val="007F756C"/>
    <w:rsid w:val="007F7761"/>
    <w:rsid w:val="0080084A"/>
    <w:rsid w:val="00801147"/>
    <w:rsid w:val="00801401"/>
    <w:rsid w:val="008016B1"/>
    <w:rsid w:val="008018EC"/>
    <w:rsid w:val="00801BD5"/>
    <w:rsid w:val="0080206E"/>
    <w:rsid w:val="008028CC"/>
    <w:rsid w:val="008029BE"/>
    <w:rsid w:val="00802A34"/>
    <w:rsid w:val="00802E3E"/>
    <w:rsid w:val="00802F70"/>
    <w:rsid w:val="0080331A"/>
    <w:rsid w:val="00803CAE"/>
    <w:rsid w:val="00803F00"/>
    <w:rsid w:val="00804617"/>
    <w:rsid w:val="00804720"/>
    <w:rsid w:val="00805219"/>
    <w:rsid w:val="008053B9"/>
    <w:rsid w:val="00805F0A"/>
    <w:rsid w:val="00806C59"/>
    <w:rsid w:val="00806C7D"/>
    <w:rsid w:val="00807103"/>
    <w:rsid w:val="00807236"/>
    <w:rsid w:val="008073EC"/>
    <w:rsid w:val="0081020E"/>
    <w:rsid w:val="00810565"/>
    <w:rsid w:val="00810687"/>
    <w:rsid w:val="008108A2"/>
    <w:rsid w:val="00810989"/>
    <w:rsid w:val="00810991"/>
    <w:rsid w:val="00810A34"/>
    <w:rsid w:val="0081125E"/>
    <w:rsid w:val="008114E5"/>
    <w:rsid w:val="008116B5"/>
    <w:rsid w:val="00811A83"/>
    <w:rsid w:val="00811B52"/>
    <w:rsid w:val="00811B66"/>
    <w:rsid w:val="008120AE"/>
    <w:rsid w:val="008122E0"/>
    <w:rsid w:val="00812822"/>
    <w:rsid w:val="0081290D"/>
    <w:rsid w:val="00812BB2"/>
    <w:rsid w:val="00812F12"/>
    <w:rsid w:val="00813010"/>
    <w:rsid w:val="00813194"/>
    <w:rsid w:val="0081369C"/>
    <w:rsid w:val="008137CB"/>
    <w:rsid w:val="008138AA"/>
    <w:rsid w:val="00813DFB"/>
    <w:rsid w:val="00813E19"/>
    <w:rsid w:val="008140CB"/>
    <w:rsid w:val="0081411F"/>
    <w:rsid w:val="008141E2"/>
    <w:rsid w:val="0081434F"/>
    <w:rsid w:val="00814589"/>
    <w:rsid w:val="00814F2D"/>
    <w:rsid w:val="008152E5"/>
    <w:rsid w:val="008157ED"/>
    <w:rsid w:val="00815991"/>
    <w:rsid w:val="00815A37"/>
    <w:rsid w:val="00815A7D"/>
    <w:rsid w:val="008160A6"/>
    <w:rsid w:val="00816214"/>
    <w:rsid w:val="00816432"/>
    <w:rsid w:val="008165CE"/>
    <w:rsid w:val="00816F59"/>
    <w:rsid w:val="0081787F"/>
    <w:rsid w:val="0082029F"/>
    <w:rsid w:val="00820FEA"/>
    <w:rsid w:val="008215F7"/>
    <w:rsid w:val="0082195B"/>
    <w:rsid w:val="00821BE0"/>
    <w:rsid w:val="00822107"/>
    <w:rsid w:val="008221A7"/>
    <w:rsid w:val="0082269F"/>
    <w:rsid w:val="00822B89"/>
    <w:rsid w:val="00822CB0"/>
    <w:rsid w:val="00822D2F"/>
    <w:rsid w:val="008238FE"/>
    <w:rsid w:val="00823BF4"/>
    <w:rsid w:val="00824391"/>
    <w:rsid w:val="00824B23"/>
    <w:rsid w:val="00825CC3"/>
    <w:rsid w:val="00825EBF"/>
    <w:rsid w:val="00826114"/>
    <w:rsid w:val="008262BC"/>
    <w:rsid w:val="008268A7"/>
    <w:rsid w:val="008272CB"/>
    <w:rsid w:val="00827C0F"/>
    <w:rsid w:val="00827DE9"/>
    <w:rsid w:val="0083168B"/>
    <w:rsid w:val="008317E2"/>
    <w:rsid w:val="00831A63"/>
    <w:rsid w:val="00831C5C"/>
    <w:rsid w:val="00831CF6"/>
    <w:rsid w:val="00831EAC"/>
    <w:rsid w:val="00832000"/>
    <w:rsid w:val="008322A2"/>
    <w:rsid w:val="00832D5F"/>
    <w:rsid w:val="00832E18"/>
    <w:rsid w:val="0083343B"/>
    <w:rsid w:val="0083481C"/>
    <w:rsid w:val="00834F60"/>
    <w:rsid w:val="00835373"/>
    <w:rsid w:val="00835397"/>
    <w:rsid w:val="008353DA"/>
    <w:rsid w:val="00835BAD"/>
    <w:rsid w:val="00835D9A"/>
    <w:rsid w:val="0083604A"/>
    <w:rsid w:val="0083628C"/>
    <w:rsid w:val="0083649A"/>
    <w:rsid w:val="00836851"/>
    <w:rsid w:val="00836C5A"/>
    <w:rsid w:val="0083742D"/>
    <w:rsid w:val="008403A5"/>
    <w:rsid w:val="0084079A"/>
    <w:rsid w:val="00840D09"/>
    <w:rsid w:val="00840F05"/>
    <w:rsid w:val="00841075"/>
    <w:rsid w:val="00841227"/>
    <w:rsid w:val="008414A9"/>
    <w:rsid w:val="008415EE"/>
    <w:rsid w:val="00842770"/>
    <w:rsid w:val="008429D2"/>
    <w:rsid w:val="00842ADA"/>
    <w:rsid w:val="00842C93"/>
    <w:rsid w:val="00842D62"/>
    <w:rsid w:val="00842D66"/>
    <w:rsid w:val="008434ED"/>
    <w:rsid w:val="00843A51"/>
    <w:rsid w:val="00843EE8"/>
    <w:rsid w:val="00844220"/>
    <w:rsid w:val="0084428F"/>
    <w:rsid w:val="008443CB"/>
    <w:rsid w:val="00844432"/>
    <w:rsid w:val="0084484C"/>
    <w:rsid w:val="00844DC2"/>
    <w:rsid w:val="00846722"/>
    <w:rsid w:val="008467B1"/>
    <w:rsid w:val="00846824"/>
    <w:rsid w:val="0084748F"/>
    <w:rsid w:val="00847523"/>
    <w:rsid w:val="00847774"/>
    <w:rsid w:val="00847C3C"/>
    <w:rsid w:val="00847E56"/>
    <w:rsid w:val="00847F02"/>
    <w:rsid w:val="008509C4"/>
    <w:rsid w:val="00850B25"/>
    <w:rsid w:val="00850CEC"/>
    <w:rsid w:val="00850DE7"/>
    <w:rsid w:val="00850F98"/>
    <w:rsid w:val="008510D7"/>
    <w:rsid w:val="0085157E"/>
    <w:rsid w:val="00851A88"/>
    <w:rsid w:val="008523D8"/>
    <w:rsid w:val="00852558"/>
    <w:rsid w:val="00852F73"/>
    <w:rsid w:val="00853C53"/>
    <w:rsid w:val="00853E4E"/>
    <w:rsid w:val="008541BE"/>
    <w:rsid w:val="008549C0"/>
    <w:rsid w:val="00854C06"/>
    <w:rsid w:val="0085500F"/>
    <w:rsid w:val="008557EF"/>
    <w:rsid w:val="008558AE"/>
    <w:rsid w:val="00855A0F"/>
    <w:rsid w:val="00855C9B"/>
    <w:rsid w:val="00856107"/>
    <w:rsid w:val="008563E7"/>
    <w:rsid w:val="008566FE"/>
    <w:rsid w:val="008569A8"/>
    <w:rsid w:val="00856AE4"/>
    <w:rsid w:val="0085702B"/>
    <w:rsid w:val="00857802"/>
    <w:rsid w:val="00857CBD"/>
    <w:rsid w:val="00857D09"/>
    <w:rsid w:val="00857D24"/>
    <w:rsid w:val="00860A1E"/>
    <w:rsid w:val="008611B4"/>
    <w:rsid w:val="008613E9"/>
    <w:rsid w:val="008617EE"/>
    <w:rsid w:val="00861820"/>
    <w:rsid w:val="00861997"/>
    <w:rsid w:val="0086199E"/>
    <w:rsid w:val="00861E6E"/>
    <w:rsid w:val="00862931"/>
    <w:rsid w:val="008636AA"/>
    <w:rsid w:val="00863BA9"/>
    <w:rsid w:val="00863C1C"/>
    <w:rsid w:val="00863DA6"/>
    <w:rsid w:val="00863EA5"/>
    <w:rsid w:val="00864982"/>
    <w:rsid w:val="00864ACD"/>
    <w:rsid w:val="00864EB4"/>
    <w:rsid w:val="00864EEC"/>
    <w:rsid w:val="008652E2"/>
    <w:rsid w:val="00866ABF"/>
    <w:rsid w:val="00866CDE"/>
    <w:rsid w:val="00867270"/>
    <w:rsid w:val="0086735E"/>
    <w:rsid w:val="00867A16"/>
    <w:rsid w:val="00867BFF"/>
    <w:rsid w:val="00867FD0"/>
    <w:rsid w:val="0087040C"/>
    <w:rsid w:val="00870725"/>
    <w:rsid w:val="00870F82"/>
    <w:rsid w:val="0087115D"/>
    <w:rsid w:val="00871D6C"/>
    <w:rsid w:val="00871E70"/>
    <w:rsid w:val="00871E87"/>
    <w:rsid w:val="00872460"/>
    <w:rsid w:val="00872D8E"/>
    <w:rsid w:val="00872E2B"/>
    <w:rsid w:val="00873023"/>
    <w:rsid w:val="008733A3"/>
    <w:rsid w:val="008735E6"/>
    <w:rsid w:val="00873792"/>
    <w:rsid w:val="00873E12"/>
    <w:rsid w:val="00874CFF"/>
    <w:rsid w:val="00875AF1"/>
    <w:rsid w:val="00875EAC"/>
    <w:rsid w:val="00875FA3"/>
    <w:rsid w:val="00876253"/>
    <w:rsid w:val="0087634A"/>
    <w:rsid w:val="0087662B"/>
    <w:rsid w:val="00876E35"/>
    <w:rsid w:val="00876EB7"/>
    <w:rsid w:val="00876F0D"/>
    <w:rsid w:val="008773D4"/>
    <w:rsid w:val="00877D10"/>
    <w:rsid w:val="00880149"/>
    <w:rsid w:val="008805CC"/>
    <w:rsid w:val="0088071B"/>
    <w:rsid w:val="00880720"/>
    <w:rsid w:val="00880768"/>
    <w:rsid w:val="00880F2D"/>
    <w:rsid w:val="00880F8B"/>
    <w:rsid w:val="0088138F"/>
    <w:rsid w:val="0088164F"/>
    <w:rsid w:val="00882E9C"/>
    <w:rsid w:val="00882FC3"/>
    <w:rsid w:val="0088324F"/>
    <w:rsid w:val="008833EB"/>
    <w:rsid w:val="00883C6D"/>
    <w:rsid w:val="008840D0"/>
    <w:rsid w:val="008842A5"/>
    <w:rsid w:val="008843DE"/>
    <w:rsid w:val="0088452E"/>
    <w:rsid w:val="0088468A"/>
    <w:rsid w:val="00884B31"/>
    <w:rsid w:val="00884CE0"/>
    <w:rsid w:val="00884E06"/>
    <w:rsid w:val="008856D3"/>
    <w:rsid w:val="00885908"/>
    <w:rsid w:val="008862C1"/>
    <w:rsid w:val="00886324"/>
    <w:rsid w:val="00886809"/>
    <w:rsid w:val="008872EA"/>
    <w:rsid w:val="00887393"/>
    <w:rsid w:val="008877F1"/>
    <w:rsid w:val="00887A6F"/>
    <w:rsid w:val="00887C32"/>
    <w:rsid w:val="00887E30"/>
    <w:rsid w:val="008903BE"/>
    <w:rsid w:val="008903DD"/>
    <w:rsid w:val="00890A4A"/>
    <w:rsid w:val="00890D66"/>
    <w:rsid w:val="0089111E"/>
    <w:rsid w:val="008917B4"/>
    <w:rsid w:val="00892393"/>
    <w:rsid w:val="0089242E"/>
    <w:rsid w:val="0089249D"/>
    <w:rsid w:val="0089271D"/>
    <w:rsid w:val="00892C5F"/>
    <w:rsid w:val="00892F4A"/>
    <w:rsid w:val="00892FFD"/>
    <w:rsid w:val="0089311B"/>
    <w:rsid w:val="00893371"/>
    <w:rsid w:val="00893485"/>
    <w:rsid w:val="0089403A"/>
    <w:rsid w:val="00894CD3"/>
    <w:rsid w:val="0089592B"/>
    <w:rsid w:val="00895DD6"/>
    <w:rsid w:val="0089635B"/>
    <w:rsid w:val="00896604"/>
    <w:rsid w:val="00896645"/>
    <w:rsid w:val="00896D8C"/>
    <w:rsid w:val="00896ED5"/>
    <w:rsid w:val="00896FA3"/>
    <w:rsid w:val="0089704D"/>
    <w:rsid w:val="00897050"/>
    <w:rsid w:val="0089728A"/>
    <w:rsid w:val="0089750C"/>
    <w:rsid w:val="0089756C"/>
    <w:rsid w:val="00897899"/>
    <w:rsid w:val="008A0324"/>
    <w:rsid w:val="008A035A"/>
    <w:rsid w:val="008A0B19"/>
    <w:rsid w:val="008A0D61"/>
    <w:rsid w:val="008A103A"/>
    <w:rsid w:val="008A1550"/>
    <w:rsid w:val="008A18C7"/>
    <w:rsid w:val="008A1A32"/>
    <w:rsid w:val="008A1E86"/>
    <w:rsid w:val="008A1ECE"/>
    <w:rsid w:val="008A2A7F"/>
    <w:rsid w:val="008A3203"/>
    <w:rsid w:val="008A3752"/>
    <w:rsid w:val="008A3CB9"/>
    <w:rsid w:val="008A3DA2"/>
    <w:rsid w:val="008A3F84"/>
    <w:rsid w:val="008A4DAD"/>
    <w:rsid w:val="008A4E2B"/>
    <w:rsid w:val="008A5399"/>
    <w:rsid w:val="008A5475"/>
    <w:rsid w:val="008A5C57"/>
    <w:rsid w:val="008A60BA"/>
    <w:rsid w:val="008A611C"/>
    <w:rsid w:val="008A6157"/>
    <w:rsid w:val="008A63B6"/>
    <w:rsid w:val="008A655C"/>
    <w:rsid w:val="008A6804"/>
    <w:rsid w:val="008A6C8A"/>
    <w:rsid w:val="008A6D2D"/>
    <w:rsid w:val="008A71BE"/>
    <w:rsid w:val="008A7651"/>
    <w:rsid w:val="008A790A"/>
    <w:rsid w:val="008A7CA7"/>
    <w:rsid w:val="008B00FB"/>
    <w:rsid w:val="008B00FD"/>
    <w:rsid w:val="008B06CF"/>
    <w:rsid w:val="008B08DC"/>
    <w:rsid w:val="008B0DDC"/>
    <w:rsid w:val="008B1354"/>
    <w:rsid w:val="008B157B"/>
    <w:rsid w:val="008B1635"/>
    <w:rsid w:val="008B1B84"/>
    <w:rsid w:val="008B1E97"/>
    <w:rsid w:val="008B20EE"/>
    <w:rsid w:val="008B2226"/>
    <w:rsid w:val="008B2B98"/>
    <w:rsid w:val="008B2E2A"/>
    <w:rsid w:val="008B37F5"/>
    <w:rsid w:val="008B3B9A"/>
    <w:rsid w:val="008B3D5E"/>
    <w:rsid w:val="008B3EE6"/>
    <w:rsid w:val="008B4144"/>
    <w:rsid w:val="008B42BB"/>
    <w:rsid w:val="008B4633"/>
    <w:rsid w:val="008B4DE2"/>
    <w:rsid w:val="008B509D"/>
    <w:rsid w:val="008B60DD"/>
    <w:rsid w:val="008B610D"/>
    <w:rsid w:val="008B635D"/>
    <w:rsid w:val="008B6A87"/>
    <w:rsid w:val="008B6ABB"/>
    <w:rsid w:val="008B6EC8"/>
    <w:rsid w:val="008B70BE"/>
    <w:rsid w:val="008B74EF"/>
    <w:rsid w:val="008B78C2"/>
    <w:rsid w:val="008C0438"/>
    <w:rsid w:val="008C05C9"/>
    <w:rsid w:val="008C07B1"/>
    <w:rsid w:val="008C0B95"/>
    <w:rsid w:val="008C0DB5"/>
    <w:rsid w:val="008C0EDD"/>
    <w:rsid w:val="008C122C"/>
    <w:rsid w:val="008C16E3"/>
    <w:rsid w:val="008C1744"/>
    <w:rsid w:val="008C1846"/>
    <w:rsid w:val="008C1CB3"/>
    <w:rsid w:val="008C2198"/>
    <w:rsid w:val="008C21C5"/>
    <w:rsid w:val="008C2326"/>
    <w:rsid w:val="008C23E8"/>
    <w:rsid w:val="008C2A86"/>
    <w:rsid w:val="008C3A8E"/>
    <w:rsid w:val="008C4685"/>
    <w:rsid w:val="008C46CF"/>
    <w:rsid w:val="008C4740"/>
    <w:rsid w:val="008C4A2B"/>
    <w:rsid w:val="008C4F28"/>
    <w:rsid w:val="008C575E"/>
    <w:rsid w:val="008C59F8"/>
    <w:rsid w:val="008C648F"/>
    <w:rsid w:val="008C66CF"/>
    <w:rsid w:val="008C6A6B"/>
    <w:rsid w:val="008C6D49"/>
    <w:rsid w:val="008C71D7"/>
    <w:rsid w:val="008C7A3C"/>
    <w:rsid w:val="008C7A78"/>
    <w:rsid w:val="008C7BC9"/>
    <w:rsid w:val="008C7FD3"/>
    <w:rsid w:val="008D053E"/>
    <w:rsid w:val="008D0FC7"/>
    <w:rsid w:val="008D1022"/>
    <w:rsid w:val="008D1110"/>
    <w:rsid w:val="008D14AE"/>
    <w:rsid w:val="008D158C"/>
    <w:rsid w:val="008D1705"/>
    <w:rsid w:val="008D19C3"/>
    <w:rsid w:val="008D1AB2"/>
    <w:rsid w:val="008D212D"/>
    <w:rsid w:val="008D2141"/>
    <w:rsid w:val="008D2776"/>
    <w:rsid w:val="008D28F5"/>
    <w:rsid w:val="008D2A7A"/>
    <w:rsid w:val="008D2F98"/>
    <w:rsid w:val="008D33F4"/>
    <w:rsid w:val="008D3843"/>
    <w:rsid w:val="008D41FF"/>
    <w:rsid w:val="008D42CE"/>
    <w:rsid w:val="008D49DE"/>
    <w:rsid w:val="008D4BBC"/>
    <w:rsid w:val="008D529A"/>
    <w:rsid w:val="008D539E"/>
    <w:rsid w:val="008D5664"/>
    <w:rsid w:val="008D5A4A"/>
    <w:rsid w:val="008D5E09"/>
    <w:rsid w:val="008D64BE"/>
    <w:rsid w:val="008D6595"/>
    <w:rsid w:val="008D6932"/>
    <w:rsid w:val="008D6C54"/>
    <w:rsid w:val="008D726B"/>
    <w:rsid w:val="008D74A4"/>
    <w:rsid w:val="008D74F8"/>
    <w:rsid w:val="008D7616"/>
    <w:rsid w:val="008D76CF"/>
    <w:rsid w:val="008D7C3C"/>
    <w:rsid w:val="008D7E0E"/>
    <w:rsid w:val="008D7E6E"/>
    <w:rsid w:val="008E023D"/>
    <w:rsid w:val="008E0914"/>
    <w:rsid w:val="008E0A7C"/>
    <w:rsid w:val="008E14C5"/>
    <w:rsid w:val="008E1F31"/>
    <w:rsid w:val="008E1FF7"/>
    <w:rsid w:val="008E2073"/>
    <w:rsid w:val="008E218D"/>
    <w:rsid w:val="008E2603"/>
    <w:rsid w:val="008E306A"/>
    <w:rsid w:val="008E395D"/>
    <w:rsid w:val="008E4148"/>
    <w:rsid w:val="008E4E2E"/>
    <w:rsid w:val="008E502E"/>
    <w:rsid w:val="008E587B"/>
    <w:rsid w:val="008E5A21"/>
    <w:rsid w:val="008E66A7"/>
    <w:rsid w:val="008E69FB"/>
    <w:rsid w:val="008E6A8B"/>
    <w:rsid w:val="008E6B2F"/>
    <w:rsid w:val="008E6FCE"/>
    <w:rsid w:val="008E72F4"/>
    <w:rsid w:val="008E7432"/>
    <w:rsid w:val="008E7542"/>
    <w:rsid w:val="008E75E5"/>
    <w:rsid w:val="008E7DEF"/>
    <w:rsid w:val="008F002E"/>
    <w:rsid w:val="008F0702"/>
    <w:rsid w:val="008F0C21"/>
    <w:rsid w:val="008F0C34"/>
    <w:rsid w:val="008F0D3F"/>
    <w:rsid w:val="008F2044"/>
    <w:rsid w:val="008F251F"/>
    <w:rsid w:val="008F266D"/>
    <w:rsid w:val="008F2B03"/>
    <w:rsid w:val="008F3066"/>
    <w:rsid w:val="008F3551"/>
    <w:rsid w:val="008F35B9"/>
    <w:rsid w:val="008F3C61"/>
    <w:rsid w:val="008F3D45"/>
    <w:rsid w:val="008F3FA6"/>
    <w:rsid w:val="008F430F"/>
    <w:rsid w:val="008F4368"/>
    <w:rsid w:val="008F48CC"/>
    <w:rsid w:val="008F50FC"/>
    <w:rsid w:val="008F51BE"/>
    <w:rsid w:val="008F5498"/>
    <w:rsid w:val="008F64A0"/>
    <w:rsid w:val="008F67FA"/>
    <w:rsid w:val="008F6DD2"/>
    <w:rsid w:val="008F6F57"/>
    <w:rsid w:val="008F707B"/>
    <w:rsid w:val="008F72D1"/>
    <w:rsid w:val="008F73CB"/>
    <w:rsid w:val="008F7422"/>
    <w:rsid w:val="008F7737"/>
    <w:rsid w:val="008F7CF0"/>
    <w:rsid w:val="0090049D"/>
    <w:rsid w:val="00900829"/>
    <w:rsid w:val="0090084C"/>
    <w:rsid w:val="00900967"/>
    <w:rsid w:val="00900B53"/>
    <w:rsid w:val="00900D32"/>
    <w:rsid w:val="00901EFF"/>
    <w:rsid w:val="00901F2D"/>
    <w:rsid w:val="00902422"/>
    <w:rsid w:val="00902AA5"/>
    <w:rsid w:val="00902D7D"/>
    <w:rsid w:val="00903028"/>
    <w:rsid w:val="00903397"/>
    <w:rsid w:val="00903899"/>
    <w:rsid w:val="00903A0B"/>
    <w:rsid w:val="00903AEE"/>
    <w:rsid w:val="00903C9C"/>
    <w:rsid w:val="00903D5A"/>
    <w:rsid w:val="00904858"/>
    <w:rsid w:val="00904886"/>
    <w:rsid w:val="009048E7"/>
    <w:rsid w:val="009050B4"/>
    <w:rsid w:val="00905760"/>
    <w:rsid w:val="009058C3"/>
    <w:rsid w:val="00906255"/>
    <w:rsid w:val="0090652B"/>
    <w:rsid w:val="009069EF"/>
    <w:rsid w:val="00906C3A"/>
    <w:rsid w:val="00907511"/>
    <w:rsid w:val="00907D2D"/>
    <w:rsid w:val="00907D6E"/>
    <w:rsid w:val="00910260"/>
    <w:rsid w:val="0091051D"/>
    <w:rsid w:val="00910933"/>
    <w:rsid w:val="00910953"/>
    <w:rsid w:val="0091148D"/>
    <w:rsid w:val="009114E7"/>
    <w:rsid w:val="00911A1B"/>
    <w:rsid w:val="009130CC"/>
    <w:rsid w:val="0091372C"/>
    <w:rsid w:val="00913C86"/>
    <w:rsid w:val="009141B3"/>
    <w:rsid w:val="00914591"/>
    <w:rsid w:val="009150A9"/>
    <w:rsid w:val="009156FD"/>
    <w:rsid w:val="0091614C"/>
    <w:rsid w:val="00916937"/>
    <w:rsid w:val="00916E45"/>
    <w:rsid w:val="00917134"/>
    <w:rsid w:val="0091718E"/>
    <w:rsid w:val="009173D7"/>
    <w:rsid w:val="009179D8"/>
    <w:rsid w:val="00920264"/>
    <w:rsid w:val="00920CC5"/>
    <w:rsid w:val="0092104D"/>
    <w:rsid w:val="009213A1"/>
    <w:rsid w:val="00921E52"/>
    <w:rsid w:val="00922844"/>
    <w:rsid w:val="00923966"/>
    <w:rsid w:val="00923C35"/>
    <w:rsid w:val="00923E78"/>
    <w:rsid w:val="00923EDB"/>
    <w:rsid w:val="00923F18"/>
    <w:rsid w:val="009244A6"/>
    <w:rsid w:val="0092476D"/>
    <w:rsid w:val="00924836"/>
    <w:rsid w:val="00924BD3"/>
    <w:rsid w:val="00924BF5"/>
    <w:rsid w:val="00924CA6"/>
    <w:rsid w:val="00924E5E"/>
    <w:rsid w:val="00925095"/>
    <w:rsid w:val="00925108"/>
    <w:rsid w:val="0092578C"/>
    <w:rsid w:val="00925D91"/>
    <w:rsid w:val="00926034"/>
    <w:rsid w:val="009260C2"/>
    <w:rsid w:val="0092673F"/>
    <w:rsid w:val="0092677F"/>
    <w:rsid w:val="00926BD2"/>
    <w:rsid w:val="00926E37"/>
    <w:rsid w:val="009271A7"/>
    <w:rsid w:val="009276A8"/>
    <w:rsid w:val="00927DEB"/>
    <w:rsid w:val="00927FD1"/>
    <w:rsid w:val="0093004C"/>
    <w:rsid w:val="00930395"/>
    <w:rsid w:val="00930927"/>
    <w:rsid w:val="00930D3C"/>
    <w:rsid w:val="00930DA0"/>
    <w:rsid w:val="00930F37"/>
    <w:rsid w:val="00930FD3"/>
    <w:rsid w:val="0093159E"/>
    <w:rsid w:val="00931B5B"/>
    <w:rsid w:val="00931FD2"/>
    <w:rsid w:val="009320C8"/>
    <w:rsid w:val="00932A6B"/>
    <w:rsid w:val="00932CB1"/>
    <w:rsid w:val="009330DA"/>
    <w:rsid w:val="009336FA"/>
    <w:rsid w:val="009337F4"/>
    <w:rsid w:val="00933920"/>
    <w:rsid w:val="009339A6"/>
    <w:rsid w:val="00933A3A"/>
    <w:rsid w:val="00934136"/>
    <w:rsid w:val="0093413E"/>
    <w:rsid w:val="0093481D"/>
    <w:rsid w:val="00934AD0"/>
    <w:rsid w:val="00934BD5"/>
    <w:rsid w:val="009350E1"/>
    <w:rsid w:val="009359FF"/>
    <w:rsid w:val="00935BDF"/>
    <w:rsid w:val="00935FCA"/>
    <w:rsid w:val="00935FD7"/>
    <w:rsid w:val="009364C2"/>
    <w:rsid w:val="00936E7B"/>
    <w:rsid w:val="00937350"/>
    <w:rsid w:val="0093739D"/>
    <w:rsid w:val="0093786A"/>
    <w:rsid w:val="00937A67"/>
    <w:rsid w:val="00937E98"/>
    <w:rsid w:val="00940242"/>
    <w:rsid w:val="0094047A"/>
    <w:rsid w:val="0094079F"/>
    <w:rsid w:val="00940DF0"/>
    <w:rsid w:val="00941054"/>
    <w:rsid w:val="009418F5"/>
    <w:rsid w:val="00941CA8"/>
    <w:rsid w:val="00941DB3"/>
    <w:rsid w:val="00941ECE"/>
    <w:rsid w:val="00942041"/>
    <w:rsid w:val="009422AA"/>
    <w:rsid w:val="00942362"/>
    <w:rsid w:val="0094244F"/>
    <w:rsid w:val="0094289F"/>
    <w:rsid w:val="009428EB"/>
    <w:rsid w:val="00942F78"/>
    <w:rsid w:val="00942FCD"/>
    <w:rsid w:val="009434D5"/>
    <w:rsid w:val="0094351A"/>
    <w:rsid w:val="00943A79"/>
    <w:rsid w:val="00943FEB"/>
    <w:rsid w:val="009444D1"/>
    <w:rsid w:val="00944D75"/>
    <w:rsid w:val="00945606"/>
    <w:rsid w:val="0094561D"/>
    <w:rsid w:val="00946683"/>
    <w:rsid w:val="00946B28"/>
    <w:rsid w:val="00946BAC"/>
    <w:rsid w:val="00946F63"/>
    <w:rsid w:val="0094711D"/>
    <w:rsid w:val="00947EAA"/>
    <w:rsid w:val="009502D8"/>
    <w:rsid w:val="0095032D"/>
    <w:rsid w:val="00950348"/>
    <w:rsid w:val="00950905"/>
    <w:rsid w:val="00950A98"/>
    <w:rsid w:val="00951186"/>
    <w:rsid w:val="00951D54"/>
    <w:rsid w:val="00951E34"/>
    <w:rsid w:val="00952741"/>
    <w:rsid w:val="00952962"/>
    <w:rsid w:val="00952B0D"/>
    <w:rsid w:val="00952E4D"/>
    <w:rsid w:val="009536BA"/>
    <w:rsid w:val="00953D1B"/>
    <w:rsid w:val="009542F9"/>
    <w:rsid w:val="00954718"/>
    <w:rsid w:val="009549F0"/>
    <w:rsid w:val="009553FF"/>
    <w:rsid w:val="0095546C"/>
    <w:rsid w:val="0095567C"/>
    <w:rsid w:val="00955AB3"/>
    <w:rsid w:val="00955BC8"/>
    <w:rsid w:val="009560BC"/>
    <w:rsid w:val="00956395"/>
    <w:rsid w:val="009564B1"/>
    <w:rsid w:val="00957167"/>
    <w:rsid w:val="0095794C"/>
    <w:rsid w:val="00960017"/>
    <w:rsid w:val="0096005A"/>
    <w:rsid w:val="009602D2"/>
    <w:rsid w:val="00960300"/>
    <w:rsid w:val="00960892"/>
    <w:rsid w:val="00960C9B"/>
    <w:rsid w:val="00960FED"/>
    <w:rsid w:val="0096114B"/>
    <w:rsid w:val="00961335"/>
    <w:rsid w:val="00961971"/>
    <w:rsid w:val="00961D47"/>
    <w:rsid w:val="00961D93"/>
    <w:rsid w:val="0096205C"/>
    <w:rsid w:val="009626B7"/>
    <w:rsid w:val="009626F8"/>
    <w:rsid w:val="00962925"/>
    <w:rsid w:val="00962927"/>
    <w:rsid w:val="00962960"/>
    <w:rsid w:val="00962E5F"/>
    <w:rsid w:val="00963001"/>
    <w:rsid w:val="00963348"/>
    <w:rsid w:val="009633E6"/>
    <w:rsid w:val="0096497B"/>
    <w:rsid w:val="00964CE0"/>
    <w:rsid w:val="00964D48"/>
    <w:rsid w:val="0096544F"/>
    <w:rsid w:val="0096552F"/>
    <w:rsid w:val="00965CD0"/>
    <w:rsid w:val="00965E6C"/>
    <w:rsid w:val="009660B3"/>
    <w:rsid w:val="00966178"/>
    <w:rsid w:val="00966183"/>
    <w:rsid w:val="009664AB"/>
    <w:rsid w:val="009666B0"/>
    <w:rsid w:val="0096758D"/>
    <w:rsid w:val="0096769A"/>
    <w:rsid w:val="009678EA"/>
    <w:rsid w:val="00967931"/>
    <w:rsid w:val="00967AF3"/>
    <w:rsid w:val="00967E5F"/>
    <w:rsid w:val="0097047A"/>
    <w:rsid w:val="0097087D"/>
    <w:rsid w:val="0097102E"/>
    <w:rsid w:val="0097139B"/>
    <w:rsid w:val="00971A8F"/>
    <w:rsid w:val="00972E2A"/>
    <w:rsid w:val="00972F81"/>
    <w:rsid w:val="00973431"/>
    <w:rsid w:val="00973684"/>
    <w:rsid w:val="00973A8A"/>
    <w:rsid w:val="009744EA"/>
    <w:rsid w:val="009744FF"/>
    <w:rsid w:val="00974E65"/>
    <w:rsid w:val="00974F20"/>
    <w:rsid w:val="00975347"/>
    <w:rsid w:val="00975738"/>
    <w:rsid w:val="0097585C"/>
    <w:rsid w:val="00975D51"/>
    <w:rsid w:val="00976203"/>
    <w:rsid w:val="009764BB"/>
    <w:rsid w:val="00976755"/>
    <w:rsid w:val="00976D99"/>
    <w:rsid w:val="00976E04"/>
    <w:rsid w:val="00976E27"/>
    <w:rsid w:val="00976F87"/>
    <w:rsid w:val="009770E3"/>
    <w:rsid w:val="0097793D"/>
    <w:rsid w:val="00977FAD"/>
    <w:rsid w:val="00980065"/>
    <w:rsid w:val="00980335"/>
    <w:rsid w:val="0098065D"/>
    <w:rsid w:val="0098073D"/>
    <w:rsid w:val="00980755"/>
    <w:rsid w:val="00980869"/>
    <w:rsid w:val="00980964"/>
    <w:rsid w:val="00980A43"/>
    <w:rsid w:val="0098116C"/>
    <w:rsid w:val="009819B6"/>
    <w:rsid w:val="00981C2A"/>
    <w:rsid w:val="00981F63"/>
    <w:rsid w:val="009821D9"/>
    <w:rsid w:val="00982843"/>
    <w:rsid w:val="00982BA2"/>
    <w:rsid w:val="00982D52"/>
    <w:rsid w:val="00982E89"/>
    <w:rsid w:val="0098304D"/>
    <w:rsid w:val="00983400"/>
    <w:rsid w:val="009834AD"/>
    <w:rsid w:val="0098365C"/>
    <w:rsid w:val="0098386B"/>
    <w:rsid w:val="00983908"/>
    <w:rsid w:val="00983C40"/>
    <w:rsid w:val="00983CB9"/>
    <w:rsid w:val="00984710"/>
    <w:rsid w:val="00985335"/>
    <w:rsid w:val="009854D1"/>
    <w:rsid w:val="00985F32"/>
    <w:rsid w:val="009861CE"/>
    <w:rsid w:val="00986B69"/>
    <w:rsid w:val="00986B9C"/>
    <w:rsid w:val="00987688"/>
    <w:rsid w:val="00987993"/>
    <w:rsid w:val="0099091F"/>
    <w:rsid w:val="00990E19"/>
    <w:rsid w:val="009910AE"/>
    <w:rsid w:val="00991457"/>
    <w:rsid w:val="0099145C"/>
    <w:rsid w:val="009915D5"/>
    <w:rsid w:val="0099183B"/>
    <w:rsid w:val="009920F7"/>
    <w:rsid w:val="0099244B"/>
    <w:rsid w:val="0099278D"/>
    <w:rsid w:val="009927ED"/>
    <w:rsid w:val="0099281F"/>
    <w:rsid w:val="00992A9B"/>
    <w:rsid w:val="00993080"/>
    <w:rsid w:val="00993A38"/>
    <w:rsid w:val="00993C0B"/>
    <w:rsid w:val="00993D90"/>
    <w:rsid w:val="0099414E"/>
    <w:rsid w:val="00994692"/>
    <w:rsid w:val="00994B4D"/>
    <w:rsid w:val="00995160"/>
    <w:rsid w:val="00995810"/>
    <w:rsid w:val="00995CCC"/>
    <w:rsid w:val="00996076"/>
    <w:rsid w:val="009965AB"/>
    <w:rsid w:val="00996751"/>
    <w:rsid w:val="009967F4"/>
    <w:rsid w:val="00996B24"/>
    <w:rsid w:val="00996B38"/>
    <w:rsid w:val="00996B9C"/>
    <w:rsid w:val="00996D5C"/>
    <w:rsid w:val="00996E48"/>
    <w:rsid w:val="00997065"/>
    <w:rsid w:val="009974FB"/>
    <w:rsid w:val="009A0165"/>
    <w:rsid w:val="009A04B0"/>
    <w:rsid w:val="009A1F3B"/>
    <w:rsid w:val="009A2036"/>
    <w:rsid w:val="009A20A0"/>
    <w:rsid w:val="009A2ABB"/>
    <w:rsid w:val="009A2ACB"/>
    <w:rsid w:val="009A2C48"/>
    <w:rsid w:val="009A2DCB"/>
    <w:rsid w:val="009A3135"/>
    <w:rsid w:val="009A3C3C"/>
    <w:rsid w:val="009A4160"/>
    <w:rsid w:val="009A4180"/>
    <w:rsid w:val="009A47A1"/>
    <w:rsid w:val="009A4808"/>
    <w:rsid w:val="009A4AE0"/>
    <w:rsid w:val="009A4D71"/>
    <w:rsid w:val="009A58DF"/>
    <w:rsid w:val="009A59E4"/>
    <w:rsid w:val="009A5A10"/>
    <w:rsid w:val="009A5C09"/>
    <w:rsid w:val="009A61BB"/>
    <w:rsid w:val="009A699A"/>
    <w:rsid w:val="009A6D51"/>
    <w:rsid w:val="009A7293"/>
    <w:rsid w:val="009B0B39"/>
    <w:rsid w:val="009B0D04"/>
    <w:rsid w:val="009B0D6A"/>
    <w:rsid w:val="009B109A"/>
    <w:rsid w:val="009B1145"/>
    <w:rsid w:val="009B179F"/>
    <w:rsid w:val="009B2123"/>
    <w:rsid w:val="009B2257"/>
    <w:rsid w:val="009B302D"/>
    <w:rsid w:val="009B31E4"/>
    <w:rsid w:val="009B338C"/>
    <w:rsid w:val="009B3B06"/>
    <w:rsid w:val="009B3C03"/>
    <w:rsid w:val="009B3E04"/>
    <w:rsid w:val="009B44D6"/>
    <w:rsid w:val="009B468C"/>
    <w:rsid w:val="009B4B6E"/>
    <w:rsid w:val="009B59E6"/>
    <w:rsid w:val="009B5AD4"/>
    <w:rsid w:val="009B6216"/>
    <w:rsid w:val="009B6623"/>
    <w:rsid w:val="009B6E3E"/>
    <w:rsid w:val="009B6FE0"/>
    <w:rsid w:val="009B7BD8"/>
    <w:rsid w:val="009C08DF"/>
    <w:rsid w:val="009C14AF"/>
    <w:rsid w:val="009C178B"/>
    <w:rsid w:val="009C1DE1"/>
    <w:rsid w:val="009C1E5E"/>
    <w:rsid w:val="009C1E8D"/>
    <w:rsid w:val="009C238D"/>
    <w:rsid w:val="009C252B"/>
    <w:rsid w:val="009C2DD8"/>
    <w:rsid w:val="009C3409"/>
    <w:rsid w:val="009C3796"/>
    <w:rsid w:val="009C3A51"/>
    <w:rsid w:val="009C3FB7"/>
    <w:rsid w:val="009C417E"/>
    <w:rsid w:val="009C43BF"/>
    <w:rsid w:val="009C45BF"/>
    <w:rsid w:val="009C4BA0"/>
    <w:rsid w:val="009C4F9E"/>
    <w:rsid w:val="009C52D1"/>
    <w:rsid w:val="009C5670"/>
    <w:rsid w:val="009C56EC"/>
    <w:rsid w:val="009C586B"/>
    <w:rsid w:val="009C6128"/>
    <w:rsid w:val="009C6729"/>
    <w:rsid w:val="009C6978"/>
    <w:rsid w:val="009C6A7A"/>
    <w:rsid w:val="009C73C2"/>
    <w:rsid w:val="009C7579"/>
    <w:rsid w:val="009D043B"/>
    <w:rsid w:val="009D0656"/>
    <w:rsid w:val="009D08A4"/>
    <w:rsid w:val="009D0C45"/>
    <w:rsid w:val="009D0E71"/>
    <w:rsid w:val="009D128A"/>
    <w:rsid w:val="009D1605"/>
    <w:rsid w:val="009D19F8"/>
    <w:rsid w:val="009D2223"/>
    <w:rsid w:val="009D27DB"/>
    <w:rsid w:val="009D2950"/>
    <w:rsid w:val="009D2BFF"/>
    <w:rsid w:val="009D3245"/>
    <w:rsid w:val="009D366A"/>
    <w:rsid w:val="009D38AB"/>
    <w:rsid w:val="009D3B31"/>
    <w:rsid w:val="009D3E96"/>
    <w:rsid w:val="009D4002"/>
    <w:rsid w:val="009D416D"/>
    <w:rsid w:val="009D4201"/>
    <w:rsid w:val="009D4604"/>
    <w:rsid w:val="009D4AAA"/>
    <w:rsid w:val="009D4C08"/>
    <w:rsid w:val="009D4D9B"/>
    <w:rsid w:val="009D524F"/>
    <w:rsid w:val="009D5293"/>
    <w:rsid w:val="009D5FD4"/>
    <w:rsid w:val="009D61C4"/>
    <w:rsid w:val="009D67C4"/>
    <w:rsid w:val="009D6966"/>
    <w:rsid w:val="009D6D4F"/>
    <w:rsid w:val="009D6DD6"/>
    <w:rsid w:val="009D73F1"/>
    <w:rsid w:val="009D7481"/>
    <w:rsid w:val="009D7A45"/>
    <w:rsid w:val="009E012B"/>
    <w:rsid w:val="009E05C6"/>
    <w:rsid w:val="009E0881"/>
    <w:rsid w:val="009E1019"/>
    <w:rsid w:val="009E18CB"/>
    <w:rsid w:val="009E200C"/>
    <w:rsid w:val="009E25C7"/>
    <w:rsid w:val="009E27CC"/>
    <w:rsid w:val="009E2C73"/>
    <w:rsid w:val="009E2E85"/>
    <w:rsid w:val="009E31CF"/>
    <w:rsid w:val="009E37DC"/>
    <w:rsid w:val="009E3A0B"/>
    <w:rsid w:val="009E3C1F"/>
    <w:rsid w:val="009E4266"/>
    <w:rsid w:val="009E46A8"/>
    <w:rsid w:val="009E4C10"/>
    <w:rsid w:val="009E4D1D"/>
    <w:rsid w:val="009E4DA5"/>
    <w:rsid w:val="009E5281"/>
    <w:rsid w:val="009E53A1"/>
    <w:rsid w:val="009E545E"/>
    <w:rsid w:val="009E586F"/>
    <w:rsid w:val="009E5882"/>
    <w:rsid w:val="009E59B1"/>
    <w:rsid w:val="009E5A64"/>
    <w:rsid w:val="009E5F44"/>
    <w:rsid w:val="009E6090"/>
    <w:rsid w:val="009E6B09"/>
    <w:rsid w:val="009E6BED"/>
    <w:rsid w:val="009E6C08"/>
    <w:rsid w:val="009E6CA0"/>
    <w:rsid w:val="009E6E95"/>
    <w:rsid w:val="009E6F15"/>
    <w:rsid w:val="009E70BB"/>
    <w:rsid w:val="009E7CB5"/>
    <w:rsid w:val="009E7DF5"/>
    <w:rsid w:val="009F0142"/>
    <w:rsid w:val="009F0220"/>
    <w:rsid w:val="009F0632"/>
    <w:rsid w:val="009F08FF"/>
    <w:rsid w:val="009F1176"/>
    <w:rsid w:val="009F13FA"/>
    <w:rsid w:val="009F15EE"/>
    <w:rsid w:val="009F1C5C"/>
    <w:rsid w:val="009F1F5B"/>
    <w:rsid w:val="009F1F7D"/>
    <w:rsid w:val="009F2031"/>
    <w:rsid w:val="009F2182"/>
    <w:rsid w:val="009F25D6"/>
    <w:rsid w:val="009F26BD"/>
    <w:rsid w:val="009F2FE8"/>
    <w:rsid w:val="009F3365"/>
    <w:rsid w:val="009F342D"/>
    <w:rsid w:val="009F37FD"/>
    <w:rsid w:val="009F3982"/>
    <w:rsid w:val="009F4018"/>
    <w:rsid w:val="009F449D"/>
    <w:rsid w:val="009F4F14"/>
    <w:rsid w:val="009F4FB5"/>
    <w:rsid w:val="009F5168"/>
    <w:rsid w:val="009F52EF"/>
    <w:rsid w:val="009F543E"/>
    <w:rsid w:val="009F5A31"/>
    <w:rsid w:val="009F5A8C"/>
    <w:rsid w:val="009F64C6"/>
    <w:rsid w:val="009F64F2"/>
    <w:rsid w:val="009F67E5"/>
    <w:rsid w:val="009F68A2"/>
    <w:rsid w:val="00A00037"/>
    <w:rsid w:val="00A00076"/>
    <w:rsid w:val="00A01E58"/>
    <w:rsid w:val="00A022E0"/>
    <w:rsid w:val="00A02316"/>
    <w:rsid w:val="00A0231B"/>
    <w:rsid w:val="00A02AB3"/>
    <w:rsid w:val="00A0356A"/>
    <w:rsid w:val="00A03843"/>
    <w:rsid w:val="00A03B2B"/>
    <w:rsid w:val="00A03CDD"/>
    <w:rsid w:val="00A049B5"/>
    <w:rsid w:val="00A04AC7"/>
    <w:rsid w:val="00A04F92"/>
    <w:rsid w:val="00A0544F"/>
    <w:rsid w:val="00A05456"/>
    <w:rsid w:val="00A0566D"/>
    <w:rsid w:val="00A056F4"/>
    <w:rsid w:val="00A05708"/>
    <w:rsid w:val="00A05795"/>
    <w:rsid w:val="00A0639D"/>
    <w:rsid w:val="00A063B5"/>
    <w:rsid w:val="00A068E8"/>
    <w:rsid w:val="00A069B7"/>
    <w:rsid w:val="00A06BCB"/>
    <w:rsid w:val="00A06D71"/>
    <w:rsid w:val="00A0733D"/>
    <w:rsid w:val="00A0738B"/>
    <w:rsid w:val="00A07828"/>
    <w:rsid w:val="00A0786B"/>
    <w:rsid w:val="00A07A23"/>
    <w:rsid w:val="00A07AA9"/>
    <w:rsid w:val="00A07D35"/>
    <w:rsid w:val="00A1028A"/>
    <w:rsid w:val="00A103F1"/>
    <w:rsid w:val="00A10493"/>
    <w:rsid w:val="00A10655"/>
    <w:rsid w:val="00A10873"/>
    <w:rsid w:val="00A10AC2"/>
    <w:rsid w:val="00A11429"/>
    <w:rsid w:val="00A11613"/>
    <w:rsid w:val="00A11764"/>
    <w:rsid w:val="00A11E35"/>
    <w:rsid w:val="00A11FBC"/>
    <w:rsid w:val="00A121A4"/>
    <w:rsid w:val="00A124C2"/>
    <w:rsid w:val="00A125FC"/>
    <w:rsid w:val="00A12AC5"/>
    <w:rsid w:val="00A12E1F"/>
    <w:rsid w:val="00A12EEB"/>
    <w:rsid w:val="00A13241"/>
    <w:rsid w:val="00A1344B"/>
    <w:rsid w:val="00A13FD3"/>
    <w:rsid w:val="00A14066"/>
    <w:rsid w:val="00A14250"/>
    <w:rsid w:val="00A143E6"/>
    <w:rsid w:val="00A1443B"/>
    <w:rsid w:val="00A144AA"/>
    <w:rsid w:val="00A144E1"/>
    <w:rsid w:val="00A145B5"/>
    <w:rsid w:val="00A15519"/>
    <w:rsid w:val="00A15A84"/>
    <w:rsid w:val="00A16330"/>
    <w:rsid w:val="00A164D2"/>
    <w:rsid w:val="00A16706"/>
    <w:rsid w:val="00A16BE8"/>
    <w:rsid w:val="00A16C24"/>
    <w:rsid w:val="00A16E18"/>
    <w:rsid w:val="00A178F8"/>
    <w:rsid w:val="00A17B45"/>
    <w:rsid w:val="00A17B64"/>
    <w:rsid w:val="00A20476"/>
    <w:rsid w:val="00A20489"/>
    <w:rsid w:val="00A2068D"/>
    <w:rsid w:val="00A2110D"/>
    <w:rsid w:val="00A21685"/>
    <w:rsid w:val="00A219B8"/>
    <w:rsid w:val="00A21D87"/>
    <w:rsid w:val="00A21DE8"/>
    <w:rsid w:val="00A22000"/>
    <w:rsid w:val="00A22023"/>
    <w:rsid w:val="00A22398"/>
    <w:rsid w:val="00A22AA7"/>
    <w:rsid w:val="00A22B93"/>
    <w:rsid w:val="00A22C54"/>
    <w:rsid w:val="00A23402"/>
    <w:rsid w:val="00A23776"/>
    <w:rsid w:val="00A239DA"/>
    <w:rsid w:val="00A23ABA"/>
    <w:rsid w:val="00A23C5C"/>
    <w:rsid w:val="00A241D4"/>
    <w:rsid w:val="00A24233"/>
    <w:rsid w:val="00A24287"/>
    <w:rsid w:val="00A249A0"/>
    <w:rsid w:val="00A24E23"/>
    <w:rsid w:val="00A254BB"/>
    <w:rsid w:val="00A255AC"/>
    <w:rsid w:val="00A270A4"/>
    <w:rsid w:val="00A2759E"/>
    <w:rsid w:val="00A278FF"/>
    <w:rsid w:val="00A303A3"/>
    <w:rsid w:val="00A304E7"/>
    <w:rsid w:val="00A305D4"/>
    <w:rsid w:val="00A30CD7"/>
    <w:rsid w:val="00A30EB8"/>
    <w:rsid w:val="00A31996"/>
    <w:rsid w:val="00A319B0"/>
    <w:rsid w:val="00A31C0B"/>
    <w:rsid w:val="00A323A3"/>
    <w:rsid w:val="00A3251A"/>
    <w:rsid w:val="00A32596"/>
    <w:rsid w:val="00A327BD"/>
    <w:rsid w:val="00A332B6"/>
    <w:rsid w:val="00A33B9F"/>
    <w:rsid w:val="00A33C51"/>
    <w:rsid w:val="00A33F67"/>
    <w:rsid w:val="00A340AA"/>
    <w:rsid w:val="00A341E7"/>
    <w:rsid w:val="00A341FD"/>
    <w:rsid w:val="00A34360"/>
    <w:rsid w:val="00A34A2E"/>
    <w:rsid w:val="00A34AAC"/>
    <w:rsid w:val="00A358B4"/>
    <w:rsid w:val="00A35CC4"/>
    <w:rsid w:val="00A35FB2"/>
    <w:rsid w:val="00A3601D"/>
    <w:rsid w:val="00A3710B"/>
    <w:rsid w:val="00A3726E"/>
    <w:rsid w:val="00A37E9D"/>
    <w:rsid w:val="00A4012D"/>
    <w:rsid w:val="00A404EC"/>
    <w:rsid w:val="00A40649"/>
    <w:rsid w:val="00A406F8"/>
    <w:rsid w:val="00A40793"/>
    <w:rsid w:val="00A408F1"/>
    <w:rsid w:val="00A4095A"/>
    <w:rsid w:val="00A409F3"/>
    <w:rsid w:val="00A40C31"/>
    <w:rsid w:val="00A414F2"/>
    <w:rsid w:val="00A41D20"/>
    <w:rsid w:val="00A4211D"/>
    <w:rsid w:val="00A424BA"/>
    <w:rsid w:val="00A42864"/>
    <w:rsid w:val="00A429A4"/>
    <w:rsid w:val="00A42A20"/>
    <w:rsid w:val="00A43249"/>
    <w:rsid w:val="00A436D6"/>
    <w:rsid w:val="00A43F05"/>
    <w:rsid w:val="00A4463D"/>
    <w:rsid w:val="00A44EF0"/>
    <w:rsid w:val="00A44F22"/>
    <w:rsid w:val="00A452F6"/>
    <w:rsid w:val="00A455EE"/>
    <w:rsid w:val="00A4565A"/>
    <w:rsid w:val="00A45F7C"/>
    <w:rsid w:val="00A46119"/>
    <w:rsid w:val="00A46122"/>
    <w:rsid w:val="00A4612F"/>
    <w:rsid w:val="00A463B4"/>
    <w:rsid w:val="00A465C5"/>
    <w:rsid w:val="00A46E6C"/>
    <w:rsid w:val="00A46F6D"/>
    <w:rsid w:val="00A47148"/>
    <w:rsid w:val="00A507AF"/>
    <w:rsid w:val="00A50E6A"/>
    <w:rsid w:val="00A5122C"/>
    <w:rsid w:val="00A517CD"/>
    <w:rsid w:val="00A517ED"/>
    <w:rsid w:val="00A51998"/>
    <w:rsid w:val="00A51F45"/>
    <w:rsid w:val="00A521B5"/>
    <w:rsid w:val="00A5222B"/>
    <w:rsid w:val="00A524C3"/>
    <w:rsid w:val="00A524EC"/>
    <w:rsid w:val="00A525D7"/>
    <w:rsid w:val="00A526C4"/>
    <w:rsid w:val="00A52A1C"/>
    <w:rsid w:val="00A52B9A"/>
    <w:rsid w:val="00A52ED3"/>
    <w:rsid w:val="00A52F67"/>
    <w:rsid w:val="00A530DE"/>
    <w:rsid w:val="00A538B9"/>
    <w:rsid w:val="00A53AD8"/>
    <w:rsid w:val="00A53BE0"/>
    <w:rsid w:val="00A53E66"/>
    <w:rsid w:val="00A542B1"/>
    <w:rsid w:val="00A54867"/>
    <w:rsid w:val="00A54BF5"/>
    <w:rsid w:val="00A54D6E"/>
    <w:rsid w:val="00A551D1"/>
    <w:rsid w:val="00A5567D"/>
    <w:rsid w:val="00A55837"/>
    <w:rsid w:val="00A55A96"/>
    <w:rsid w:val="00A55DB0"/>
    <w:rsid w:val="00A564DD"/>
    <w:rsid w:val="00A56F46"/>
    <w:rsid w:val="00A57946"/>
    <w:rsid w:val="00A57A26"/>
    <w:rsid w:val="00A57DFD"/>
    <w:rsid w:val="00A57E66"/>
    <w:rsid w:val="00A57ED3"/>
    <w:rsid w:val="00A60832"/>
    <w:rsid w:val="00A6120F"/>
    <w:rsid w:val="00A6197A"/>
    <w:rsid w:val="00A61BF0"/>
    <w:rsid w:val="00A61F56"/>
    <w:rsid w:val="00A62175"/>
    <w:rsid w:val="00A62335"/>
    <w:rsid w:val="00A624EB"/>
    <w:rsid w:val="00A62750"/>
    <w:rsid w:val="00A634D8"/>
    <w:rsid w:val="00A63537"/>
    <w:rsid w:val="00A636FD"/>
    <w:rsid w:val="00A63988"/>
    <w:rsid w:val="00A63C0E"/>
    <w:rsid w:val="00A63E58"/>
    <w:rsid w:val="00A64EAB"/>
    <w:rsid w:val="00A65531"/>
    <w:rsid w:val="00A65A69"/>
    <w:rsid w:val="00A65C28"/>
    <w:rsid w:val="00A66723"/>
    <w:rsid w:val="00A66765"/>
    <w:rsid w:val="00A66799"/>
    <w:rsid w:val="00A6688F"/>
    <w:rsid w:val="00A66D8D"/>
    <w:rsid w:val="00A66E92"/>
    <w:rsid w:val="00A67277"/>
    <w:rsid w:val="00A67AC3"/>
    <w:rsid w:val="00A70873"/>
    <w:rsid w:val="00A70B44"/>
    <w:rsid w:val="00A70D26"/>
    <w:rsid w:val="00A70E3A"/>
    <w:rsid w:val="00A70FA0"/>
    <w:rsid w:val="00A7107C"/>
    <w:rsid w:val="00A71311"/>
    <w:rsid w:val="00A717AB"/>
    <w:rsid w:val="00A719F8"/>
    <w:rsid w:val="00A72C6F"/>
    <w:rsid w:val="00A735D1"/>
    <w:rsid w:val="00A737B1"/>
    <w:rsid w:val="00A737C7"/>
    <w:rsid w:val="00A73B2B"/>
    <w:rsid w:val="00A74491"/>
    <w:rsid w:val="00A74770"/>
    <w:rsid w:val="00A74CA8"/>
    <w:rsid w:val="00A74D9A"/>
    <w:rsid w:val="00A75213"/>
    <w:rsid w:val="00A7583B"/>
    <w:rsid w:val="00A75D75"/>
    <w:rsid w:val="00A768A0"/>
    <w:rsid w:val="00A768A5"/>
    <w:rsid w:val="00A76EBA"/>
    <w:rsid w:val="00A76F7E"/>
    <w:rsid w:val="00A77625"/>
    <w:rsid w:val="00A777D2"/>
    <w:rsid w:val="00A77956"/>
    <w:rsid w:val="00A779A0"/>
    <w:rsid w:val="00A77ED4"/>
    <w:rsid w:val="00A80171"/>
    <w:rsid w:val="00A80219"/>
    <w:rsid w:val="00A80241"/>
    <w:rsid w:val="00A80308"/>
    <w:rsid w:val="00A80730"/>
    <w:rsid w:val="00A8093A"/>
    <w:rsid w:val="00A80B78"/>
    <w:rsid w:val="00A80BC7"/>
    <w:rsid w:val="00A81078"/>
    <w:rsid w:val="00A81AD8"/>
    <w:rsid w:val="00A81EA8"/>
    <w:rsid w:val="00A822E3"/>
    <w:rsid w:val="00A8260F"/>
    <w:rsid w:val="00A82671"/>
    <w:rsid w:val="00A828AB"/>
    <w:rsid w:val="00A82903"/>
    <w:rsid w:val="00A832B6"/>
    <w:rsid w:val="00A83A22"/>
    <w:rsid w:val="00A83CAC"/>
    <w:rsid w:val="00A84A2A"/>
    <w:rsid w:val="00A84BB4"/>
    <w:rsid w:val="00A84F19"/>
    <w:rsid w:val="00A851D0"/>
    <w:rsid w:val="00A856CB"/>
    <w:rsid w:val="00A85D35"/>
    <w:rsid w:val="00A8661A"/>
    <w:rsid w:val="00A86ECF"/>
    <w:rsid w:val="00A87047"/>
    <w:rsid w:val="00A87353"/>
    <w:rsid w:val="00A8755B"/>
    <w:rsid w:val="00A87710"/>
    <w:rsid w:val="00A879CE"/>
    <w:rsid w:val="00A87BB7"/>
    <w:rsid w:val="00A87D17"/>
    <w:rsid w:val="00A87EBD"/>
    <w:rsid w:val="00A9044C"/>
    <w:rsid w:val="00A905F3"/>
    <w:rsid w:val="00A906F5"/>
    <w:rsid w:val="00A90759"/>
    <w:rsid w:val="00A9088C"/>
    <w:rsid w:val="00A90BE3"/>
    <w:rsid w:val="00A90FE6"/>
    <w:rsid w:val="00A9138D"/>
    <w:rsid w:val="00A91800"/>
    <w:rsid w:val="00A92284"/>
    <w:rsid w:val="00A924FC"/>
    <w:rsid w:val="00A933C9"/>
    <w:rsid w:val="00A9358B"/>
    <w:rsid w:val="00A93A8B"/>
    <w:rsid w:val="00A93D3D"/>
    <w:rsid w:val="00A93EC8"/>
    <w:rsid w:val="00A94245"/>
    <w:rsid w:val="00A9439E"/>
    <w:rsid w:val="00A94796"/>
    <w:rsid w:val="00A94B2D"/>
    <w:rsid w:val="00A94B69"/>
    <w:rsid w:val="00A94FEA"/>
    <w:rsid w:val="00A953AD"/>
    <w:rsid w:val="00A95502"/>
    <w:rsid w:val="00A95A11"/>
    <w:rsid w:val="00A95B2B"/>
    <w:rsid w:val="00A966A5"/>
    <w:rsid w:val="00A9671D"/>
    <w:rsid w:val="00A969CF"/>
    <w:rsid w:val="00A96F36"/>
    <w:rsid w:val="00A97061"/>
    <w:rsid w:val="00A972C7"/>
    <w:rsid w:val="00A975FE"/>
    <w:rsid w:val="00A9766F"/>
    <w:rsid w:val="00A978ED"/>
    <w:rsid w:val="00AA060D"/>
    <w:rsid w:val="00AA0915"/>
    <w:rsid w:val="00AA0E81"/>
    <w:rsid w:val="00AA1903"/>
    <w:rsid w:val="00AA1C7B"/>
    <w:rsid w:val="00AA22E7"/>
    <w:rsid w:val="00AA2414"/>
    <w:rsid w:val="00AA25D4"/>
    <w:rsid w:val="00AA2669"/>
    <w:rsid w:val="00AA282C"/>
    <w:rsid w:val="00AA2D4C"/>
    <w:rsid w:val="00AA3375"/>
    <w:rsid w:val="00AA3506"/>
    <w:rsid w:val="00AA38CB"/>
    <w:rsid w:val="00AA3F27"/>
    <w:rsid w:val="00AA46FA"/>
    <w:rsid w:val="00AA4823"/>
    <w:rsid w:val="00AA4C97"/>
    <w:rsid w:val="00AA4F0B"/>
    <w:rsid w:val="00AA503B"/>
    <w:rsid w:val="00AA53A3"/>
    <w:rsid w:val="00AA5499"/>
    <w:rsid w:val="00AA56E5"/>
    <w:rsid w:val="00AA570E"/>
    <w:rsid w:val="00AA5A6C"/>
    <w:rsid w:val="00AA5A78"/>
    <w:rsid w:val="00AA6666"/>
    <w:rsid w:val="00AA704A"/>
    <w:rsid w:val="00AA7195"/>
    <w:rsid w:val="00AA74F6"/>
    <w:rsid w:val="00AA785A"/>
    <w:rsid w:val="00AA79D3"/>
    <w:rsid w:val="00AA7EDE"/>
    <w:rsid w:val="00AB0609"/>
    <w:rsid w:val="00AB08F3"/>
    <w:rsid w:val="00AB0B68"/>
    <w:rsid w:val="00AB1AE7"/>
    <w:rsid w:val="00AB20F1"/>
    <w:rsid w:val="00AB2118"/>
    <w:rsid w:val="00AB27E1"/>
    <w:rsid w:val="00AB2B26"/>
    <w:rsid w:val="00AB2C4E"/>
    <w:rsid w:val="00AB2E2B"/>
    <w:rsid w:val="00AB31C4"/>
    <w:rsid w:val="00AB335B"/>
    <w:rsid w:val="00AB342B"/>
    <w:rsid w:val="00AB36EF"/>
    <w:rsid w:val="00AB388D"/>
    <w:rsid w:val="00AB3CE5"/>
    <w:rsid w:val="00AB4174"/>
    <w:rsid w:val="00AB439D"/>
    <w:rsid w:val="00AB4658"/>
    <w:rsid w:val="00AB4931"/>
    <w:rsid w:val="00AB4941"/>
    <w:rsid w:val="00AB4A57"/>
    <w:rsid w:val="00AB4C06"/>
    <w:rsid w:val="00AB4D6E"/>
    <w:rsid w:val="00AB513A"/>
    <w:rsid w:val="00AB5349"/>
    <w:rsid w:val="00AB55D2"/>
    <w:rsid w:val="00AB56EE"/>
    <w:rsid w:val="00AB588E"/>
    <w:rsid w:val="00AB5CDE"/>
    <w:rsid w:val="00AB66D4"/>
    <w:rsid w:val="00AB689C"/>
    <w:rsid w:val="00AB6B42"/>
    <w:rsid w:val="00AB6D2C"/>
    <w:rsid w:val="00AB730F"/>
    <w:rsid w:val="00AB7DA9"/>
    <w:rsid w:val="00AB7E33"/>
    <w:rsid w:val="00AC0578"/>
    <w:rsid w:val="00AC0A12"/>
    <w:rsid w:val="00AC0C59"/>
    <w:rsid w:val="00AC108D"/>
    <w:rsid w:val="00AC1438"/>
    <w:rsid w:val="00AC1569"/>
    <w:rsid w:val="00AC1886"/>
    <w:rsid w:val="00AC1BCA"/>
    <w:rsid w:val="00AC28E1"/>
    <w:rsid w:val="00AC2B50"/>
    <w:rsid w:val="00AC2BCF"/>
    <w:rsid w:val="00AC2C00"/>
    <w:rsid w:val="00AC311E"/>
    <w:rsid w:val="00AC3286"/>
    <w:rsid w:val="00AC32B7"/>
    <w:rsid w:val="00AC376E"/>
    <w:rsid w:val="00AC3975"/>
    <w:rsid w:val="00AC3985"/>
    <w:rsid w:val="00AC39E9"/>
    <w:rsid w:val="00AC3C27"/>
    <w:rsid w:val="00AC41F6"/>
    <w:rsid w:val="00AC4A20"/>
    <w:rsid w:val="00AC57EF"/>
    <w:rsid w:val="00AC6047"/>
    <w:rsid w:val="00AC62B8"/>
    <w:rsid w:val="00AC656E"/>
    <w:rsid w:val="00AC6B64"/>
    <w:rsid w:val="00AC74F0"/>
    <w:rsid w:val="00AC753B"/>
    <w:rsid w:val="00AC7972"/>
    <w:rsid w:val="00AD0943"/>
    <w:rsid w:val="00AD131B"/>
    <w:rsid w:val="00AD14AD"/>
    <w:rsid w:val="00AD15E7"/>
    <w:rsid w:val="00AD1722"/>
    <w:rsid w:val="00AD2247"/>
    <w:rsid w:val="00AD26A4"/>
    <w:rsid w:val="00AD2889"/>
    <w:rsid w:val="00AD2D40"/>
    <w:rsid w:val="00AD2E4C"/>
    <w:rsid w:val="00AD2EB4"/>
    <w:rsid w:val="00AD31F5"/>
    <w:rsid w:val="00AD3254"/>
    <w:rsid w:val="00AD3301"/>
    <w:rsid w:val="00AD3614"/>
    <w:rsid w:val="00AD4227"/>
    <w:rsid w:val="00AD4421"/>
    <w:rsid w:val="00AD4513"/>
    <w:rsid w:val="00AD5290"/>
    <w:rsid w:val="00AD540F"/>
    <w:rsid w:val="00AD544A"/>
    <w:rsid w:val="00AD5888"/>
    <w:rsid w:val="00AD5B4E"/>
    <w:rsid w:val="00AD5B4F"/>
    <w:rsid w:val="00AD5BE6"/>
    <w:rsid w:val="00AD5C74"/>
    <w:rsid w:val="00AD5CE1"/>
    <w:rsid w:val="00AD5FC3"/>
    <w:rsid w:val="00AD68E7"/>
    <w:rsid w:val="00AD6E1B"/>
    <w:rsid w:val="00AD7187"/>
    <w:rsid w:val="00AD7933"/>
    <w:rsid w:val="00AE0170"/>
    <w:rsid w:val="00AE0202"/>
    <w:rsid w:val="00AE09E6"/>
    <w:rsid w:val="00AE0CCF"/>
    <w:rsid w:val="00AE0FC4"/>
    <w:rsid w:val="00AE1506"/>
    <w:rsid w:val="00AE16C9"/>
    <w:rsid w:val="00AE207A"/>
    <w:rsid w:val="00AE2603"/>
    <w:rsid w:val="00AE2987"/>
    <w:rsid w:val="00AE2A94"/>
    <w:rsid w:val="00AE2C4E"/>
    <w:rsid w:val="00AE3366"/>
    <w:rsid w:val="00AE33FE"/>
    <w:rsid w:val="00AE34A9"/>
    <w:rsid w:val="00AE3A29"/>
    <w:rsid w:val="00AE3F94"/>
    <w:rsid w:val="00AE4245"/>
    <w:rsid w:val="00AE48C7"/>
    <w:rsid w:val="00AE4D39"/>
    <w:rsid w:val="00AE4D4D"/>
    <w:rsid w:val="00AE4E63"/>
    <w:rsid w:val="00AE4F07"/>
    <w:rsid w:val="00AE5820"/>
    <w:rsid w:val="00AE587F"/>
    <w:rsid w:val="00AE5E84"/>
    <w:rsid w:val="00AE62ED"/>
    <w:rsid w:val="00AE64F8"/>
    <w:rsid w:val="00AE69BA"/>
    <w:rsid w:val="00AE6CE2"/>
    <w:rsid w:val="00AE6FA7"/>
    <w:rsid w:val="00AE75B9"/>
    <w:rsid w:val="00AE7A5F"/>
    <w:rsid w:val="00AE7B1D"/>
    <w:rsid w:val="00AE7EA6"/>
    <w:rsid w:val="00AF00FE"/>
    <w:rsid w:val="00AF075E"/>
    <w:rsid w:val="00AF0CCF"/>
    <w:rsid w:val="00AF0DD3"/>
    <w:rsid w:val="00AF1300"/>
    <w:rsid w:val="00AF1EB6"/>
    <w:rsid w:val="00AF2AE5"/>
    <w:rsid w:val="00AF2D51"/>
    <w:rsid w:val="00AF2F64"/>
    <w:rsid w:val="00AF363C"/>
    <w:rsid w:val="00AF3830"/>
    <w:rsid w:val="00AF3B70"/>
    <w:rsid w:val="00AF47D1"/>
    <w:rsid w:val="00AF48A4"/>
    <w:rsid w:val="00AF4978"/>
    <w:rsid w:val="00AF4E9F"/>
    <w:rsid w:val="00AF5CD8"/>
    <w:rsid w:val="00AF5DB7"/>
    <w:rsid w:val="00AF5FFD"/>
    <w:rsid w:val="00AF6413"/>
    <w:rsid w:val="00AF6D34"/>
    <w:rsid w:val="00AF6E03"/>
    <w:rsid w:val="00AF6F49"/>
    <w:rsid w:val="00AF7AD4"/>
    <w:rsid w:val="00AF7B4C"/>
    <w:rsid w:val="00AF7CA2"/>
    <w:rsid w:val="00AF7DB7"/>
    <w:rsid w:val="00B00969"/>
    <w:rsid w:val="00B00B7D"/>
    <w:rsid w:val="00B00E0C"/>
    <w:rsid w:val="00B01331"/>
    <w:rsid w:val="00B015AF"/>
    <w:rsid w:val="00B0183B"/>
    <w:rsid w:val="00B01A78"/>
    <w:rsid w:val="00B01C2C"/>
    <w:rsid w:val="00B01DB9"/>
    <w:rsid w:val="00B01F17"/>
    <w:rsid w:val="00B02001"/>
    <w:rsid w:val="00B02038"/>
    <w:rsid w:val="00B0225D"/>
    <w:rsid w:val="00B023A4"/>
    <w:rsid w:val="00B02A95"/>
    <w:rsid w:val="00B03725"/>
    <w:rsid w:val="00B039ED"/>
    <w:rsid w:val="00B041E6"/>
    <w:rsid w:val="00B0467B"/>
    <w:rsid w:val="00B04A50"/>
    <w:rsid w:val="00B056B3"/>
    <w:rsid w:val="00B07555"/>
    <w:rsid w:val="00B076A8"/>
    <w:rsid w:val="00B079C0"/>
    <w:rsid w:val="00B07F71"/>
    <w:rsid w:val="00B07FAF"/>
    <w:rsid w:val="00B1107C"/>
    <w:rsid w:val="00B118C0"/>
    <w:rsid w:val="00B11FAA"/>
    <w:rsid w:val="00B12452"/>
    <w:rsid w:val="00B12C96"/>
    <w:rsid w:val="00B12DD9"/>
    <w:rsid w:val="00B12FCA"/>
    <w:rsid w:val="00B13937"/>
    <w:rsid w:val="00B14444"/>
    <w:rsid w:val="00B14BBF"/>
    <w:rsid w:val="00B158C1"/>
    <w:rsid w:val="00B15D87"/>
    <w:rsid w:val="00B16525"/>
    <w:rsid w:val="00B1661D"/>
    <w:rsid w:val="00B16A54"/>
    <w:rsid w:val="00B16D0F"/>
    <w:rsid w:val="00B16F13"/>
    <w:rsid w:val="00B17081"/>
    <w:rsid w:val="00B17365"/>
    <w:rsid w:val="00B174E3"/>
    <w:rsid w:val="00B179A6"/>
    <w:rsid w:val="00B17D47"/>
    <w:rsid w:val="00B17EA5"/>
    <w:rsid w:val="00B17F08"/>
    <w:rsid w:val="00B2013E"/>
    <w:rsid w:val="00B201C7"/>
    <w:rsid w:val="00B20C2D"/>
    <w:rsid w:val="00B2168B"/>
    <w:rsid w:val="00B217EF"/>
    <w:rsid w:val="00B219F8"/>
    <w:rsid w:val="00B21A04"/>
    <w:rsid w:val="00B21A1E"/>
    <w:rsid w:val="00B21E03"/>
    <w:rsid w:val="00B21E6A"/>
    <w:rsid w:val="00B224AF"/>
    <w:rsid w:val="00B227DE"/>
    <w:rsid w:val="00B22848"/>
    <w:rsid w:val="00B228D2"/>
    <w:rsid w:val="00B22D23"/>
    <w:rsid w:val="00B230CA"/>
    <w:rsid w:val="00B23652"/>
    <w:rsid w:val="00B23676"/>
    <w:rsid w:val="00B236F6"/>
    <w:rsid w:val="00B238AB"/>
    <w:rsid w:val="00B2390B"/>
    <w:rsid w:val="00B23AAA"/>
    <w:rsid w:val="00B23EA0"/>
    <w:rsid w:val="00B23EF9"/>
    <w:rsid w:val="00B2429A"/>
    <w:rsid w:val="00B247AC"/>
    <w:rsid w:val="00B24D51"/>
    <w:rsid w:val="00B2502C"/>
    <w:rsid w:val="00B25038"/>
    <w:rsid w:val="00B25294"/>
    <w:rsid w:val="00B26137"/>
    <w:rsid w:val="00B26740"/>
    <w:rsid w:val="00B26A06"/>
    <w:rsid w:val="00B26CBF"/>
    <w:rsid w:val="00B27249"/>
    <w:rsid w:val="00B27590"/>
    <w:rsid w:val="00B27BCF"/>
    <w:rsid w:val="00B3030E"/>
    <w:rsid w:val="00B3095F"/>
    <w:rsid w:val="00B30A91"/>
    <w:rsid w:val="00B30AFC"/>
    <w:rsid w:val="00B30DC7"/>
    <w:rsid w:val="00B30E0C"/>
    <w:rsid w:val="00B3154D"/>
    <w:rsid w:val="00B3166D"/>
    <w:rsid w:val="00B31A54"/>
    <w:rsid w:val="00B31D07"/>
    <w:rsid w:val="00B31D3B"/>
    <w:rsid w:val="00B31F9A"/>
    <w:rsid w:val="00B321C1"/>
    <w:rsid w:val="00B324F6"/>
    <w:rsid w:val="00B32749"/>
    <w:rsid w:val="00B32A32"/>
    <w:rsid w:val="00B333DF"/>
    <w:rsid w:val="00B33E89"/>
    <w:rsid w:val="00B34045"/>
    <w:rsid w:val="00B3408F"/>
    <w:rsid w:val="00B34235"/>
    <w:rsid w:val="00B3494C"/>
    <w:rsid w:val="00B34AA0"/>
    <w:rsid w:val="00B34D74"/>
    <w:rsid w:val="00B34E22"/>
    <w:rsid w:val="00B3514F"/>
    <w:rsid w:val="00B352FB"/>
    <w:rsid w:val="00B35A0A"/>
    <w:rsid w:val="00B36024"/>
    <w:rsid w:val="00B36407"/>
    <w:rsid w:val="00B3646C"/>
    <w:rsid w:val="00B36A40"/>
    <w:rsid w:val="00B370E1"/>
    <w:rsid w:val="00B371EF"/>
    <w:rsid w:val="00B372D7"/>
    <w:rsid w:val="00B37555"/>
    <w:rsid w:val="00B376A8"/>
    <w:rsid w:val="00B37750"/>
    <w:rsid w:val="00B37804"/>
    <w:rsid w:val="00B379EA"/>
    <w:rsid w:val="00B400F0"/>
    <w:rsid w:val="00B40102"/>
    <w:rsid w:val="00B402A9"/>
    <w:rsid w:val="00B405A6"/>
    <w:rsid w:val="00B40714"/>
    <w:rsid w:val="00B40780"/>
    <w:rsid w:val="00B40BEE"/>
    <w:rsid w:val="00B41232"/>
    <w:rsid w:val="00B412EA"/>
    <w:rsid w:val="00B4156D"/>
    <w:rsid w:val="00B416BB"/>
    <w:rsid w:val="00B417C3"/>
    <w:rsid w:val="00B417D1"/>
    <w:rsid w:val="00B41A38"/>
    <w:rsid w:val="00B41F29"/>
    <w:rsid w:val="00B4202B"/>
    <w:rsid w:val="00B423B3"/>
    <w:rsid w:val="00B427FF"/>
    <w:rsid w:val="00B42D26"/>
    <w:rsid w:val="00B43011"/>
    <w:rsid w:val="00B4383E"/>
    <w:rsid w:val="00B43AAD"/>
    <w:rsid w:val="00B43ADB"/>
    <w:rsid w:val="00B43D08"/>
    <w:rsid w:val="00B44080"/>
    <w:rsid w:val="00B443D3"/>
    <w:rsid w:val="00B44C56"/>
    <w:rsid w:val="00B44EA8"/>
    <w:rsid w:val="00B459EF"/>
    <w:rsid w:val="00B45B26"/>
    <w:rsid w:val="00B45CA8"/>
    <w:rsid w:val="00B45DC1"/>
    <w:rsid w:val="00B460FF"/>
    <w:rsid w:val="00B46707"/>
    <w:rsid w:val="00B4689C"/>
    <w:rsid w:val="00B46943"/>
    <w:rsid w:val="00B469B1"/>
    <w:rsid w:val="00B46A80"/>
    <w:rsid w:val="00B46B4C"/>
    <w:rsid w:val="00B47E22"/>
    <w:rsid w:val="00B50293"/>
    <w:rsid w:val="00B5047A"/>
    <w:rsid w:val="00B50705"/>
    <w:rsid w:val="00B50B37"/>
    <w:rsid w:val="00B50CFD"/>
    <w:rsid w:val="00B50E40"/>
    <w:rsid w:val="00B50FDE"/>
    <w:rsid w:val="00B51520"/>
    <w:rsid w:val="00B51745"/>
    <w:rsid w:val="00B51DFC"/>
    <w:rsid w:val="00B521AB"/>
    <w:rsid w:val="00B524FC"/>
    <w:rsid w:val="00B5252A"/>
    <w:rsid w:val="00B525E8"/>
    <w:rsid w:val="00B5283D"/>
    <w:rsid w:val="00B52A1F"/>
    <w:rsid w:val="00B52AE5"/>
    <w:rsid w:val="00B53673"/>
    <w:rsid w:val="00B53702"/>
    <w:rsid w:val="00B53A69"/>
    <w:rsid w:val="00B54404"/>
    <w:rsid w:val="00B546EF"/>
    <w:rsid w:val="00B547C0"/>
    <w:rsid w:val="00B548D9"/>
    <w:rsid w:val="00B54A38"/>
    <w:rsid w:val="00B54C1C"/>
    <w:rsid w:val="00B54D44"/>
    <w:rsid w:val="00B55280"/>
    <w:rsid w:val="00B55D8B"/>
    <w:rsid w:val="00B55FF7"/>
    <w:rsid w:val="00B561DF"/>
    <w:rsid w:val="00B56469"/>
    <w:rsid w:val="00B56912"/>
    <w:rsid w:val="00B56D68"/>
    <w:rsid w:val="00B56F52"/>
    <w:rsid w:val="00B5700C"/>
    <w:rsid w:val="00B5705A"/>
    <w:rsid w:val="00B570AF"/>
    <w:rsid w:val="00B57568"/>
    <w:rsid w:val="00B57CCD"/>
    <w:rsid w:val="00B57D4B"/>
    <w:rsid w:val="00B57D53"/>
    <w:rsid w:val="00B57EE7"/>
    <w:rsid w:val="00B57F10"/>
    <w:rsid w:val="00B60281"/>
    <w:rsid w:val="00B6031E"/>
    <w:rsid w:val="00B606CC"/>
    <w:rsid w:val="00B6130B"/>
    <w:rsid w:val="00B61404"/>
    <w:rsid w:val="00B61439"/>
    <w:rsid w:val="00B6143F"/>
    <w:rsid w:val="00B618A2"/>
    <w:rsid w:val="00B61963"/>
    <w:rsid w:val="00B61D40"/>
    <w:rsid w:val="00B61D89"/>
    <w:rsid w:val="00B61E93"/>
    <w:rsid w:val="00B61E9E"/>
    <w:rsid w:val="00B61F7B"/>
    <w:rsid w:val="00B620E2"/>
    <w:rsid w:val="00B62186"/>
    <w:rsid w:val="00B621E7"/>
    <w:rsid w:val="00B62612"/>
    <w:rsid w:val="00B6282A"/>
    <w:rsid w:val="00B62B12"/>
    <w:rsid w:val="00B62C42"/>
    <w:rsid w:val="00B63278"/>
    <w:rsid w:val="00B63E4F"/>
    <w:rsid w:val="00B64210"/>
    <w:rsid w:val="00B643FF"/>
    <w:rsid w:val="00B64BD5"/>
    <w:rsid w:val="00B64EF6"/>
    <w:rsid w:val="00B65415"/>
    <w:rsid w:val="00B65494"/>
    <w:rsid w:val="00B65557"/>
    <w:rsid w:val="00B65907"/>
    <w:rsid w:val="00B65D26"/>
    <w:rsid w:val="00B6679E"/>
    <w:rsid w:val="00B667C2"/>
    <w:rsid w:val="00B669A9"/>
    <w:rsid w:val="00B66AC5"/>
    <w:rsid w:val="00B66B08"/>
    <w:rsid w:val="00B66B0B"/>
    <w:rsid w:val="00B66C1A"/>
    <w:rsid w:val="00B67298"/>
    <w:rsid w:val="00B67472"/>
    <w:rsid w:val="00B67BE2"/>
    <w:rsid w:val="00B67E27"/>
    <w:rsid w:val="00B708BD"/>
    <w:rsid w:val="00B7100C"/>
    <w:rsid w:val="00B71CB9"/>
    <w:rsid w:val="00B71CF3"/>
    <w:rsid w:val="00B71DDC"/>
    <w:rsid w:val="00B720C0"/>
    <w:rsid w:val="00B721A1"/>
    <w:rsid w:val="00B72332"/>
    <w:rsid w:val="00B732A6"/>
    <w:rsid w:val="00B734BF"/>
    <w:rsid w:val="00B73CBE"/>
    <w:rsid w:val="00B73CD5"/>
    <w:rsid w:val="00B74006"/>
    <w:rsid w:val="00B74250"/>
    <w:rsid w:val="00B74261"/>
    <w:rsid w:val="00B742B7"/>
    <w:rsid w:val="00B74AF8"/>
    <w:rsid w:val="00B74DFB"/>
    <w:rsid w:val="00B7521A"/>
    <w:rsid w:val="00B75438"/>
    <w:rsid w:val="00B75862"/>
    <w:rsid w:val="00B75EDA"/>
    <w:rsid w:val="00B76351"/>
    <w:rsid w:val="00B766B1"/>
    <w:rsid w:val="00B7673A"/>
    <w:rsid w:val="00B768E0"/>
    <w:rsid w:val="00B76975"/>
    <w:rsid w:val="00B76D80"/>
    <w:rsid w:val="00B76F8E"/>
    <w:rsid w:val="00B774AE"/>
    <w:rsid w:val="00B7796B"/>
    <w:rsid w:val="00B77E52"/>
    <w:rsid w:val="00B77FE6"/>
    <w:rsid w:val="00B805BC"/>
    <w:rsid w:val="00B80C1F"/>
    <w:rsid w:val="00B80CF4"/>
    <w:rsid w:val="00B81626"/>
    <w:rsid w:val="00B8195C"/>
    <w:rsid w:val="00B81C44"/>
    <w:rsid w:val="00B81C5D"/>
    <w:rsid w:val="00B81D67"/>
    <w:rsid w:val="00B81DB2"/>
    <w:rsid w:val="00B820B2"/>
    <w:rsid w:val="00B822A4"/>
    <w:rsid w:val="00B82629"/>
    <w:rsid w:val="00B8263F"/>
    <w:rsid w:val="00B83844"/>
    <w:rsid w:val="00B83E50"/>
    <w:rsid w:val="00B83F89"/>
    <w:rsid w:val="00B84390"/>
    <w:rsid w:val="00B84B40"/>
    <w:rsid w:val="00B84C46"/>
    <w:rsid w:val="00B8512F"/>
    <w:rsid w:val="00B85249"/>
    <w:rsid w:val="00B86405"/>
    <w:rsid w:val="00B86419"/>
    <w:rsid w:val="00B867C7"/>
    <w:rsid w:val="00B8699B"/>
    <w:rsid w:val="00B869EB"/>
    <w:rsid w:val="00B86A19"/>
    <w:rsid w:val="00B86AC8"/>
    <w:rsid w:val="00B86F5E"/>
    <w:rsid w:val="00B86F76"/>
    <w:rsid w:val="00B876FB"/>
    <w:rsid w:val="00B87894"/>
    <w:rsid w:val="00B87A73"/>
    <w:rsid w:val="00B87D06"/>
    <w:rsid w:val="00B87E30"/>
    <w:rsid w:val="00B900C6"/>
    <w:rsid w:val="00B90178"/>
    <w:rsid w:val="00B9095E"/>
    <w:rsid w:val="00B90EDD"/>
    <w:rsid w:val="00B911BB"/>
    <w:rsid w:val="00B91C8B"/>
    <w:rsid w:val="00B91ED5"/>
    <w:rsid w:val="00B92571"/>
    <w:rsid w:val="00B92D96"/>
    <w:rsid w:val="00B92E4F"/>
    <w:rsid w:val="00B93266"/>
    <w:rsid w:val="00B937D4"/>
    <w:rsid w:val="00B93948"/>
    <w:rsid w:val="00B93B1E"/>
    <w:rsid w:val="00B93D98"/>
    <w:rsid w:val="00B93DE7"/>
    <w:rsid w:val="00B93E48"/>
    <w:rsid w:val="00B93E4C"/>
    <w:rsid w:val="00B94284"/>
    <w:rsid w:val="00B94424"/>
    <w:rsid w:val="00B9499E"/>
    <w:rsid w:val="00B94D2B"/>
    <w:rsid w:val="00B94DB6"/>
    <w:rsid w:val="00B95211"/>
    <w:rsid w:val="00B9572F"/>
    <w:rsid w:val="00B957EE"/>
    <w:rsid w:val="00B95D5A"/>
    <w:rsid w:val="00B95D6A"/>
    <w:rsid w:val="00B9650C"/>
    <w:rsid w:val="00B9676D"/>
    <w:rsid w:val="00B96DE6"/>
    <w:rsid w:val="00B975D6"/>
    <w:rsid w:val="00B97B24"/>
    <w:rsid w:val="00B97D48"/>
    <w:rsid w:val="00B97E49"/>
    <w:rsid w:val="00B97E5E"/>
    <w:rsid w:val="00BA002E"/>
    <w:rsid w:val="00BA0375"/>
    <w:rsid w:val="00BA0387"/>
    <w:rsid w:val="00BA0940"/>
    <w:rsid w:val="00BA1420"/>
    <w:rsid w:val="00BA1D86"/>
    <w:rsid w:val="00BA1DDD"/>
    <w:rsid w:val="00BA237F"/>
    <w:rsid w:val="00BA2E1E"/>
    <w:rsid w:val="00BA3646"/>
    <w:rsid w:val="00BA45FD"/>
    <w:rsid w:val="00BA4B83"/>
    <w:rsid w:val="00BA512F"/>
    <w:rsid w:val="00BA52A3"/>
    <w:rsid w:val="00BA5362"/>
    <w:rsid w:val="00BA55CD"/>
    <w:rsid w:val="00BA6492"/>
    <w:rsid w:val="00BA7710"/>
    <w:rsid w:val="00BA7925"/>
    <w:rsid w:val="00BA7D83"/>
    <w:rsid w:val="00BB0067"/>
    <w:rsid w:val="00BB06F8"/>
    <w:rsid w:val="00BB0831"/>
    <w:rsid w:val="00BB09C7"/>
    <w:rsid w:val="00BB0BC7"/>
    <w:rsid w:val="00BB0BE2"/>
    <w:rsid w:val="00BB1074"/>
    <w:rsid w:val="00BB12B7"/>
    <w:rsid w:val="00BB13D6"/>
    <w:rsid w:val="00BB141E"/>
    <w:rsid w:val="00BB14DF"/>
    <w:rsid w:val="00BB1655"/>
    <w:rsid w:val="00BB1BA8"/>
    <w:rsid w:val="00BB1BF4"/>
    <w:rsid w:val="00BB1C7F"/>
    <w:rsid w:val="00BB1F12"/>
    <w:rsid w:val="00BB1F81"/>
    <w:rsid w:val="00BB24CA"/>
    <w:rsid w:val="00BB2584"/>
    <w:rsid w:val="00BB2856"/>
    <w:rsid w:val="00BB2BF2"/>
    <w:rsid w:val="00BB3211"/>
    <w:rsid w:val="00BB4070"/>
    <w:rsid w:val="00BB42F7"/>
    <w:rsid w:val="00BB458E"/>
    <w:rsid w:val="00BB46C6"/>
    <w:rsid w:val="00BB4815"/>
    <w:rsid w:val="00BB518E"/>
    <w:rsid w:val="00BB577C"/>
    <w:rsid w:val="00BB57A8"/>
    <w:rsid w:val="00BB5D95"/>
    <w:rsid w:val="00BB5EEF"/>
    <w:rsid w:val="00BB61BB"/>
    <w:rsid w:val="00BB62F1"/>
    <w:rsid w:val="00BB6841"/>
    <w:rsid w:val="00BB699B"/>
    <w:rsid w:val="00BB69CE"/>
    <w:rsid w:val="00BB6BBA"/>
    <w:rsid w:val="00BB6FCF"/>
    <w:rsid w:val="00BB7830"/>
    <w:rsid w:val="00BB7A9E"/>
    <w:rsid w:val="00BB7B98"/>
    <w:rsid w:val="00BB7E52"/>
    <w:rsid w:val="00BB7F2C"/>
    <w:rsid w:val="00BC0519"/>
    <w:rsid w:val="00BC0661"/>
    <w:rsid w:val="00BC08E6"/>
    <w:rsid w:val="00BC0DF0"/>
    <w:rsid w:val="00BC1109"/>
    <w:rsid w:val="00BC1837"/>
    <w:rsid w:val="00BC1989"/>
    <w:rsid w:val="00BC1B4B"/>
    <w:rsid w:val="00BC1D1A"/>
    <w:rsid w:val="00BC2132"/>
    <w:rsid w:val="00BC218C"/>
    <w:rsid w:val="00BC22B2"/>
    <w:rsid w:val="00BC3441"/>
    <w:rsid w:val="00BC3845"/>
    <w:rsid w:val="00BC387E"/>
    <w:rsid w:val="00BC38E1"/>
    <w:rsid w:val="00BC3A29"/>
    <w:rsid w:val="00BC41E5"/>
    <w:rsid w:val="00BC4ADC"/>
    <w:rsid w:val="00BC4C17"/>
    <w:rsid w:val="00BC54B4"/>
    <w:rsid w:val="00BC5728"/>
    <w:rsid w:val="00BC5BA4"/>
    <w:rsid w:val="00BC636E"/>
    <w:rsid w:val="00BC6E7B"/>
    <w:rsid w:val="00BC73E7"/>
    <w:rsid w:val="00BC7807"/>
    <w:rsid w:val="00BC7978"/>
    <w:rsid w:val="00BC7AA2"/>
    <w:rsid w:val="00BC7B64"/>
    <w:rsid w:val="00BD0054"/>
    <w:rsid w:val="00BD007A"/>
    <w:rsid w:val="00BD1165"/>
    <w:rsid w:val="00BD193E"/>
    <w:rsid w:val="00BD1977"/>
    <w:rsid w:val="00BD19A5"/>
    <w:rsid w:val="00BD1D77"/>
    <w:rsid w:val="00BD205B"/>
    <w:rsid w:val="00BD227A"/>
    <w:rsid w:val="00BD22D9"/>
    <w:rsid w:val="00BD2573"/>
    <w:rsid w:val="00BD26A9"/>
    <w:rsid w:val="00BD26B8"/>
    <w:rsid w:val="00BD2A2A"/>
    <w:rsid w:val="00BD3FB2"/>
    <w:rsid w:val="00BD4141"/>
    <w:rsid w:val="00BD4297"/>
    <w:rsid w:val="00BD4429"/>
    <w:rsid w:val="00BD4594"/>
    <w:rsid w:val="00BD4603"/>
    <w:rsid w:val="00BD4642"/>
    <w:rsid w:val="00BD4C75"/>
    <w:rsid w:val="00BD4EF8"/>
    <w:rsid w:val="00BD510F"/>
    <w:rsid w:val="00BD55DD"/>
    <w:rsid w:val="00BD5FA6"/>
    <w:rsid w:val="00BD6742"/>
    <w:rsid w:val="00BD6C6F"/>
    <w:rsid w:val="00BD6D0C"/>
    <w:rsid w:val="00BD700B"/>
    <w:rsid w:val="00BD7034"/>
    <w:rsid w:val="00BD710D"/>
    <w:rsid w:val="00BD736B"/>
    <w:rsid w:val="00BD7BA5"/>
    <w:rsid w:val="00BE0300"/>
    <w:rsid w:val="00BE099E"/>
    <w:rsid w:val="00BE1BEB"/>
    <w:rsid w:val="00BE1D39"/>
    <w:rsid w:val="00BE22C3"/>
    <w:rsid w:val="00BE2575"/>
    <w:rsid w:val="00BE25AD"/>
    <w:rsid w:val="00BE2751"/>
    <w:rsid w:val="00BE2863"/>
    <w:rsid w:val="00BE2A85"/>
    <w:rsid w:val="00BE2CB7"/>
    <w:rsid w:val="00BE3650"/>
    <w:rsid w:val="00BE4435"/>
    <w:rsid w:val="00BE4A0C"/>
    <w:rsid w:val="00BE5488"/>
    <w:rsid w:val="00BE5989"/>
    <w:rsid w:val="00BE5997"/>
    <w:rsid w:val="00BE5E9E"/>
    <w:rsid w:val="00BE6886"/>
    <w:rsid w:val="00BE6EC0"/>
    <w:rsid w:val="00BE6FF1"/>
    <w:rsid w:val="00BE7054"/>
    <w:rsid w:val="00BE707D"/>
    <w:rsid w:val="00BE7233"/>
    <w:rsid w:val="00BE7E72"/>
    <w:rsid w:val="00BF01C4"/>
    <w:rsid w:val="00BF063D"/>
    <w:rsid w:val="00BF066F"/>
    <w:rsid w:val="00BF06AA"/>
    <w:rsid w:val="00BF0C91"/>
    <w:rsid w:val="00BF0D24"/>
    <w:rsid w:val="00BF0EF1"/>
    <w:rsid w:val="00BF0FE7"/>
    <w:rsid w:val="00BF112A"/>
    <w:rsid w:val="00BF135A"/>
    <w:rsid w:val="00BF1A97"/>
    <w:rsid w:val="00BF2725"/>
    <w:rsid w:val="00BF273F"/>
    <w:rsid w:val="00BF31B7"/>
    <w:rsid w:val="00BF327A"/>
    <w:rsid w:val="00BF32DC"/>
    <w:rsid w:val="00BF32F1"/>
    <w:rsid w:val="00BF359F"/>
    <w:rsid w:val="00BF373E"/>
    <w:rsid w:val="00BF3C6C"/>
    <w:rsid w:val="00BF3C79"/>
    <w:rsid w:val="00BF3CEC"/>
    <w:rsid w:val="00BF4967"/>
    <w:rsid w:val="00BF5342"/>
    <w:rsid w:val="00BF55E6"/>
    <w:rsid w:val="00BF5695"/>
    <w:rsid w:val="00BF5EEE"/>
    <w:rsid w:val="00BF5FE1"/>
    <w:rsid w:val="00BF6012"/>
    <w:rsid w:val="00BF6073"/>
    <w:rsid w:val="00BF656F"/>
    <w:rsid w:val="00BF67BA"/>
    <w:rsid w:val="00BF68FF"/>
    <w:rsid w:val="00BF6BA3"/>
    <w:rsid w:val="00BF6F37"/>
    <w:rsid w:val="00BF71A2"/>
    <w:rsid w:val="00BF71C5"/>
    <w:rsid w:val="00BF7381"/>
    <w:rsid w:val="00BF75FA"/>
    <w:rsid w:val="00BF761A"/>
    <w:rsid w:val="00BF76B0"/>
    <w:rsid w:val="00BF78D4"/>
    <w:rsid w:val="00BF7987"/>
    <w:rsid w:val="00BF7C73"/>
    <w:rsid w:val="00BF7CC0"/>
    <w:rsid w:val="00BF7DFC"/>
    <w:rsid w:val="00C0099D"/>
    <w:rsid w:val="00C00D1C"/>
    <w:rsid w:val="00C01A55"/>
    <w:rsid w:val="00C02137"/>
    <w:rsid w:val="00C0214C"/>
    <w:rsid w:val="00C0216C"/>
    <w:rsid w:val="00C02A08"/>
    <w:rsid w:val="00C02D4F"/>
    <w:rsid w:val="00C03601"/>
    <w:rsid w:val="00C036D8"/>
    <w:rsid w:val="00C04153"/>
    <w:rsid w:val="00C0473C"/>
    <w:rsid w:val="00C048F7"/>
    <w:rsid w:val="00C0496C"/>
    <w:rsid w:val="00C04EE4"/>
    <w:rsid w:val="00C052F8"/>
    <w:rsid w:val="00C057D2"/>
    <w:rsid w:val="00C0590E"/>
    <w:rsid w:val="00C05AB2"/>
    <w:rsid w:val="00C05F87"/>
    <w:rsid w:val="00C063C2"/>
    <w:rsid w:val="00C068B8"/>
    <w:rsid w:val="00C06B49"/>
    <w:rsid w:val="00C0709C"/>
    <w:rsid w:val="00C075AB"/>
    <w:rsid w:val="00C077D7"/>
    <w:rsid w:val="00C07F63"/>
    <w:rsid w:val="00C1019B"/>
    <w:rsid w:val="00C101B1"/>
    <w:rsid w:val="00C1032A"/>
    <w:rsid w:val="00C10366"/>
    <w:rsid w:val="00C103DB"/>
    <w:rsid w:val="00C107EA"/>
    <w:rsid w:val="00C11506"/>
    <w:rsid w:val="00C11D68"/>
    <w:rsid w:val="00C1237E"/>
    <w:rsid w:val="00C1290B"/>
    <w:rsid w:val="00C12A87"/>
    <w:rsid w:val="00C12A91"/>
    <w:rsid w:val="00C12EF9"/>
    <w:rsid w:val="00C13CF3"/>
    <w:rsid w:val="00C13F9F"/>
    <w:rsid w:val="00C14688"/>
    <w:rsid w:val="00C152AA"/>
    <w:rsid w:val="00C15530"/>
    <w:rsid w:val="00C15548"/>
    <w:rsid w:val="00C156BB"/>
    <w:rsid w:val="00C157B5"/>
    <w:rsid w:val="00C15BEB"/>
    <w:rsid w:val="00C16034"/>
    <w:rsid w:val="00C16176"/>
    <w:rsid w:val="00C1650A"/>
    <w:rsid w:val="00C16A00"/>
    <w:rsid w:val="00C16BFE"/>
    <w:rsid w:val="00C16CB3"/>
    <w:rsid w:val="00C16F63"/>
    <w:rsid w:val="00C171BA"/>
    <w:rsid w:val="00C17469"/>
    <w:rsid w:val="00C176B8"/>
    <w:rsid w:val="00C17893"/>
    <w:rsid w:val="00C17C5D"/>
    <w:rsid w:val="00C17CAC"/>
    <w:rsid w:val="00C2071C"/>
    <w:rsid w:val="00C20886"/>
    <w:rsid w:val="00C20B2D"/>
    <w:rsid w:val="00C21094"/>
    <w:rsid w:val="00C21C1A"/>
    <w:rsid w:val="00C2212D"/>
    <w:rsid w:val="00C226A0"/>
    <w:rsid w:val="00C226C4"/>
    <w:rsid w:val="00C23444"/>
    <w:rsid w:val="00C239A2"/>
    <w:rsid w:val="00C23A63"/>
    <w:rsid w:val="00C23B4E"/>
    <w:rsid w:val="00C23B78"/>
    <w:rsid w:val="00C23E4D"/>
    <w:rsid w:val="00C2408D"/>
    <w:rsid w:val="00C240A4"/>
    <w:rsid w:val="00C240E7"/>
    <w:rsid w:val="00C24134"/>
    <w:rsid w:val="00C243DD"/>
    <w:rsid w:val="00C2485C"/>
    <w:rsid w:val="00C248CF"/>
    <w:rsid w:val="00C25390"/>
    <w:rsid w:val="00C25706"/>
    <w:rsid w:val="00C257FC"/>
    <w:rsid w:val="00C26173"/>
    <w:rsid w:val="00C27085"/>
    <w:rsid w:val="00C27600"/>
    <w:rsid w:val="00C27D12"/>
    <w:rsid w:val="00C27D2A"/>
    <w:rsid w:val="00C27DC8"/>
    <w:rsid w:val="00C27F51"/>
    <w:rsid w:val="00C30024"/>
    <w:rsid w:val="00C30027"/>
    <w:rsid w:val="00C30295"/>
    <w:rsid w:val="00C30603"/>
    <w:rsid w:val="00C306FD"/>
    <w:rsid w:val="00C3079E"/>
    <w:rsid w:val="00C307E0"/>
    <w:rsid w:val="00C3083A"/>
    <w:rsid w:val="00C30DEC"/>
    <w:rsid w:val="00C3112B"/>
    <w:rsid w:val="00C31703"/>
    <w:rsid w:val="00C31F4C"/>
    <w:rsid w:val="00C32054"/>
    <w:rsid w:val="00C3208B"/>
    <w:rsid w:val="00C321ED"/>
    <w:rsid w:val="00C322C8"/>
    <w:rsid w:val="00C323C4"/>
    <w:rsid w:val="00C32868"/>
    <w:rsid w:val="00C330F0"/>
    <w:rsid w:val="00C34552"/>
    <w:rsid w:val="00C348F7"/>
    <w:rsid w:val="00C34B2D"/>
    <w:rsid w:val="00C35141"/>
    <w:rsid w:val="00C35DAA"/>
    <w:rsid w:val="00C35E99"/>
    <w:rsid w:val="00C35EC0"/>
    <w:rsid w:val="00C36049"/>
    <w:rsid w:val="00C367F6"/>
    <w:rsid w:val="00C36A93"/>
    <w:rsid w:val="00C370C1"/>
    <w:rsid w:val="00C371AD"/>
    <w:rsid w:val="00C37627"/>
    <w:rsid w:val="00C37ABB"/>
    <w:rsid w:val="00C37C17"/>
    <w:rsid w:val="00C40081"/>
    <w:rsid w:val="00C401EA"/>
    <w:rsid w:val="00C40361"/>
    <w:rsid w:val="00C40A6E"/>
    <w:rsid w:val="00C40D8F"/>
    <w:rsid w:val="00C4149A"/>
    <w:rsid w:val="00C41984"/>
    <w:rsid w:val="00C41991"/>
    <w:rsid w:val="00C41DC3"/>
    <w:rsid w:val="00C4200E"/>
    <w:rsid w:val="00C42566"/>
    <w:rsid w:val="00C425D3"/>
    <w:rsid w:val="00C426F6"/>
    <w:rsid w:val="00C4291B"/>
    <w:rsid w:val="00C42BC5"/>
    <w:rsid w:val="00C42D11"/>
    <w:rsid w:val="00C43228"/>
    <w:rsid w:val="00C43ACD"/>
    <w:rsid w:val="00C43C1F"/>
    <w:rsid w:val="00C43D42"/>
    <w:rsid w:val="00C43D77"/>
    <w:rsid w:val="00C4432E"/>
    <w:rsid w:val="00C44B0D"/>
    <w:rsid w:val="00C44D34"/>
    <w:rsid w:val="00C44F0C"/>
    <w:rsid w:val="00C4520F"/>
    <w:rsid w:val="00C45310"/>
    <w:rsid w:val="00C45395"/>
    <w:rsid w:val="00C4571C"/>
    <w:rsid w:val="00C45818"/>
    <w:rsid w:val="00C45CD1"/>
    <w:rsid w:val="00C46297"/>
    <w:rsid w:val="00C462EC"/>
    <w:rsid w:val="00C468DF"/>
    <w:rsid w:val="00C4691B"/>
    <w:rsid w:val="00C469A1"/>
    <w:rsid w:val="00C46D08"/>
    <w:rsid w:val="00C471A9"/>
    <w:rsid w:val="00C4790D"/>
    <w:rsid w:val="00C47D95"/>
    <w:rsid w:val="00C5045F"/>
    <w:rsid w:val="00C504E8"/>
    <w:rsid w:val="00C50F76"/>
    <w:rsid w:val="00C518DC"/>
    <w:rsid w:val="00C520EA"/>
    <w:rsid w:val="00C520EF"/>
    <w:rsid w:val="00C5256D"/>
    <w:rsid w:val="00C526A5"/>
    <w:rsid w:val="00C532DA"/>
    <w:rsid w:val="00C53624"/>
    <w:rsid w:val="00C5399E"/>
    <w:rsid w:val="00C53A31"/>
    <w:rsid w:val="00C53C19"/>
    <w:rsid w:val="00C5417A"/>
    <w:rsid w:val="00C5422E"/>
    <w:rsid w:val="00C547D0"/>
    <w:rsid w:val="00C54A3B"/>
    <w:rsid w:val="00C551E4"/>
    <w:rsid w:val="00C553B4"/>
    <w:rsid w:val="00C55FD1"/>
    <w:rsid w:val="00C5626D"/>
    <w:rsid w:val="00C56277"/>
    <w:rsid w:val="00C562DA"/>
    <w:rsid w:val="00C56321"/>
    <w:rsid w:val="00C568C8"/>
    <w:rsid w:val="00C56D3E"/>
    <w:rsid w:val="00C56FE3"/>
    <w:rsid w:val="00C5714E"/>
    <w:rsid w:val="00C5766C"/>
    <w:rsid w:val="00C577AF"/>
    <w:rsid w:val="00C6027D"/>
    <w:rsid w:val="00C60AE5"/>
    <w:rsid w:val="00C618DB"/>
    <w:rsid w:val="00C621DA"/>
    <w:rsid w:val="00C62400"/>
    <w:rsid w:val="00C62516"/>
    <w:rsid w:val="00C6260D"/>
    <w:rsid w:val="00C63245"/>
    <w:rsid w:val="00C63424"/>
    <w:rsid w:val="00C63674"/>
    <w:rsid w:val="00C63C65"/>
    <w:rsid w:val="00C64154"/>
    <w:rsid w:val="00C64E41"/>
    <w:rsid w:val="00C64E47"/>
    <w:rsid w:val="00C64E78"/>
    <w:rsid w:val="00C64F87"/>
    <w:rsid w:val="00C65DB6"/>
    <w:rsid w:val="00C65E6D"/>
    <w:rsid w:val="00C65F1D"/>
    <w:rsid w:val="00C660B4"/>
    <w:rsid w:val="00C663D9"/>
    <w:rsid w:val="00C66A0A"/>
    <w:rsid w:val="00C66A77"/>
    <w:rsid w:val="00C66E6A"/>
    <w:rsid w:val="00C67765"/>
    <w:rsid w:val="00C7026F"/>
    <w:rsid w:val="00C70AF3"/>
    <w:rsid w:val="00C70D9A"/>
    <w:rsid w:val="00C71555"/>
    <w:rsid w:val="00C71D2C"/>
    <w:rsid w:val="00C72130"/>
    <w:rsid w:val="00C725B6"/>
    <w:rsid w:val="00C72A39"/>
    <w:rsid w:val="00C72B02"/>
    <w:rsid w:val="00C73023"/>
    <w:rsid w:val="00C734AE"/>
    <w:rsid w:val="00C73808"/>
    <w:rsid w:val="00C7387F"/>
    <w:rsid w:val="00C7389D"/>
    <w:rsid w:val="00C73E3B"/>
    <w:rsid w:val="00C7463A"/>
    <w:rsid w:val="00C7480E"/>
    <w:rsid w:val="00C74AA5"/>
    <w:rsid w:val="00C74B45"/>
    <w:rsid w:val="00C74C77"/>
    <w:rsid w:val="00C74C81"/>
    <w:rsid w:val="00C74E2E"/>
    <w:rsid w:val="00C75801"/>
    <w:rsid w:val="00C75845"/>
    <w:rsid w:val="00C75CBC"/>
    <w:rsid w:val="00C765D0"/>
    <w:rsid w:val="00C76D03"/>
    <w:rsid w:val="00C771C7"/>
    <w:rsid w:val="00C774EC"/>
    <w:rsid w:val="00C7768F"/>
    <w:rsid w:val="00C77851"/>
    <w:rsid w:val="00C779CF"/>
    <w:rsid w:val="00C77C6D"/>
    <w:rsid w:val="00C77EB5"/>
    <w:rsid w:val="00C8029F"/>
    <w:rsid w:val="00C803B1"/>
    <w:rsid w:val="00C80EC2"/>
    <w:rsid w:val="00C811A8"/>
    <w:rsid w:val="00C814C4"/>
    <w:rsid w:val="00C8155C"/>
    <w:rsid w:val="00C81BB1"/>
    <w:rsid w:val="00C82442"/>
    <w:rsid w:val="00C82717"/>
    <w:rsid w:val="00C82DB1"/>
    <w:rsid w:val="00C82EC3"/>
    <w:rsid w:val="00C82EF0"/>
    <w:rsid w:val="00C82F77"/>
    <w:rsid w:val="00C83884"/>
    <w:rsid w:val="00C851E5"/>
    <w:rsid w:val="00C851F7"/>
    <w:rsid w:val="00C856B3"/>
    <w:rsid w:val="00C85764"/>
    <w:rsid w:val="00C85B45"/>
    <w:rsid w:val="00C85BDB"/>
    <w:rsid w:val="00C8601B"/>
    <w:rsid w:val="00C862F1"/>
    <w:rsid w:val="00C873E9"/>
    <w:rsid w:val="00C875C1"/>
    <w:rsid w:val="00C87A5C"/>
    <w:rsid w:val="00C87B06"/>
    <w:rsid w:val="00C87D40"/>
    <w:rsid w:val="00C87E99"/>
    <w:rsid w:val="00C901E0"/>
    <w:rsid w:val="00C90368"/>
    <w:rsid w:val="00C903B1"/>
    <w:rsid w:val="00C9078A"/>
    <w:rsid w:val="00C90C17"/>
    <w:rsid w:val="00C918ED"/>
    <w:rsid w:val="00C91A3E"/>
    <w:rsid w:val="00C91A3F"/>
    <w:rsid w:val="00C91CB4"/>
    <w:rsid w:val="00C92026"/>
    <w:rsid w:val="00C922B2"/>
    <w:rsid w:val="00C92671"/>
    <w:rsid w:val="00C92980"/>
    <w:rsid w:val="00C92C05"/>
    <w:rsid w:val="00C9306F"/>
    <w:rsid w:val="00C931F7"/>
    <w:rsid w:val="00C9395C"/>
    <w:rsid w:val="00C93CF4"/>
    <w:rsid w:val="00C94027"/>
    <w:rsid w:val="00C9455B"/>
    <w:rsid w:val="00C9468D"/>
    <w:rsid w:val="00C94796"/>
    <w:rsid w:val="00C94B14"/>
    <w:rsid w:val="00C952A4"/>
    <w:rsid w:val="00C95887"/>
    <w:rsid w:val="00C95FFB"/>
    <w:rsid w:val="00C9614D"/>
    <w:rsid w:val="00C96B34"/>
    <w:rsid w:val="00C96BEB"/>
    <w:rsid w:val="00C96EE1"/>
    <w:rsid w:val="00C96F45"/>
    <w:rsid w:val="00C97996"/>
    <w:rsid w:val="00C97D9F"/>
    <w:rsid w:val="00CA03E5"/>
    <w:rsid w:val="00CA0609"/>
    <w:rsid w:val="00CA084B"/>
    <w:rsid w:val="00CA0B2E"/>
    <w:rsid w:val="00CA10E7"/>
    <w:rsid w:val="00CA12CC"/>
    <w:rsid w:val="00CA14C2"/>
    <w:rsid w:val="00CA15A9"/>
    <w:rsid w:val="00CA1824"/>
    <w:rsid w:val="00CA1C00"/>
    <w:rsid w:val="00CA2284"/>
    <w:rsid w:val="00CA236A"/>
    <w:rsid w:val="00CA351B"/>
    <w:rsid w:val="00CA389C"/>
    <w:rsid w:val="00CA38E5"/>
    <w:rsid w:val="00CA3AFF"/>
    <w:rsid w:val="00CA3DF4"/>
    <w:rsid w:val="00CA47CF"/>
    <w:rsid w:val="00CA4B35"/>
    <w:rsid w:val="00CA5534"/>
    <w:rsid w:val="00CA5684"/>
    <w:rsid w:val="00CA56FC"/>
    <w:rsid w:val="00CA5C31"/>
    <w:rsid w:val="00CA5DD9"/>
    <w:rsid w:val="00CA625F"/>
    <w:rsid w:val="00CA6CD7"/>
    <w:rsid w:val="00CA6CE8"/>
    <w:rsid w:val="00CA70B4"/>
    <w:rsid w:val="00CA7941"/>
    <w:rsid w:val="00CA7962"/>
    <w:rsid w:val="00CA7B39"/>
    <w:rsid w:val="00CA7E92"/>
    <w:rsid w:val="00CA7F64"/>
    <w:rsid w:val="00CA7FEB"/>
    <w:rsid w:val="00CB0074"/>
    <w:rsid w:val="00CB00A6"/>
    <w:rsid w:val="00CB0196"/>
    <w:rsid w:val="00CB0580"/>
    <w:rsid w:val="00CB09B3"/>
    <w:rsid w:val="00CB0F4F"/>
    <w:rsid w:val="00CB1280"/>
    <w:rsid w:val="00CB13E8"/>
    <w:rsid w:val="00CB1AA6"/>
    <w:rsid w:val="00CB1C38"/>
    <w:rsid w:val="00CB1F75"/>
    <w:rsid w:val="00CB202D"/>
    <w:rsid w:val="00CB266B"/>
    <w:rsid w:val="00CB2DAA"/>
    <w:rsid w:val="00CB3B07"/>
    <w:rsid w:val="00CB3FD5"/>
    <w:rsid w:val="00CB4088"/>
    <w:rsid w:val="00CB4243"/>
    <w:rsid w:val="00CB4305"/>
    <w:rsid w:val="00CB431A"/>
    <w:rsid w:val="00CB4510"/>
    <w:rsid w:val="00CB456B"/>
    <w:rsid w:val="00CB487A"/>
    <w:rsid w:val="00CB4B89"/>
    <w:rsid w:val="00CB4C71"/>
    <w:rsid w:val="00CB4CED"/>
    <w:rsid w:val="00CB510A"/>
    <w:rsid w:val="00CB543F"/>
    <w:rsid w:val="00CB582A"/>
    <w:rsid w:val="00CB59DC"/>
    <w:rsid w:val="00CB5D2E"/>
    <w:rsid w:val="00CB5D87"/>
    <w:rsid w:val="00CB5EBE"/>
    <w:rsid w:val="00CB611B"/>
    <w:rsid w:val="00CB613A"/>
    <w:rsid w:val="00CB66AA"/>
    <w:rsid w:val="00CB67FF"/>
    <w:rsid w:val="00CB6F67"/>
    <w:rsid w:val="00CB7211"/>
    <w:rsid w:val="00CB72DF"/>
    <w:rsid w:val="00CB73FF"/>
    <w:rsid w:val="00CB7726"/>
    <w:rsid w:val="00CB7DC1"/>
    <w:rsid w:val="00CC024C"/>
    <w:rsid w:val="00CC05A3"/>
    <w:rsid w:val="00CC0CF0"/>
    <w:rsid w:val="00CC0D9C"/>
    <w:rsid w:val="00CC0DA3"/>
    <w:rsid w:val="00CC1140"/>
    <w:rsid w:val="00CC1394"/>
    <w:rsid w:val="00CC1461"/>
    <w:rsid w:val="00CC149F"/>
    <w:rsid w:val="00CC186C"/>
    <w:rsid w:val="00CC1C6E"/>
    <w:rsid w:val="00CC1F62"/>
    <w:rsid w:val="00CC1FC8"/>
    <w:rsid w:val="00CC26DD"/>
    <w:rsid w:val="00CC2D27"/>
    <w:rsid w:val="00CC3541"/>
    <w:rsid w:val="00CC36E9"/>
    <w:rsid w:val="00CC38B3"/>
    <w:rsid w:val="00CC3F43"/>
    <w:rsid w:val="00CC3F96"/>
    <w:rsid w:val="00CC4C23"/>
    <w:rsid w:val="00CC53D8"/>
    <w:rsid w:val="00CC55BC"/>
    <w:rsid w:val="00CC5777"/>
    <w:rsid w:val="00CC5A36"/>
    <w:rsid w:val="00CC5BB5"/>
    <w:rsid w:val="00CC61EE"/>
    <w:rsid w:val="00CC6A95"/>
    <w:rsid w:val="00CC762A"/>
    <w:rsid w:val="00CC7E56"/>
    <w:rsid w:val="00CD0B13"/>
    <w:rsid w:val="00CD0C23"/>
    <w:rsid w:val="00CD0C25"/>
    <w:rsid w:val="00CD13FC"/>
    <w:rsid w:val="00CD14EE"/>
    <w:rsid w:val="00CD18F1"/>
    <w:rsid w:val="00CD2101"/>
    <w:rsid w:val="00CD2160"/>
    <w:rsid w:val="00CD2497"/>
    <w:rsid w:val="00CD258F"/>
    <w:rsid w:val="00CD3118"/>
    <w:rsid w:val="00CD3381"/>
    <w:rsid w:val="00CD3D73"/>
    <w:rsid w:val="00CD3DCD"/>
    <w:rsid w:val="00CD5ADB"/>
    <w:rsid w:val="00CD5BB8"/>
    <w:rsid w:val="00CD5C04"/>
    <w:rsid w:val="00CD5FA8"/>
    <w:rsid w:val="00CD5FBD"/>
    <w:rsid w:val="00CD63EA"/>
    <w:rsid w:val="00CD6405"/>
    <w:rsid w:val="00CD640D"/>
    <w:rsid w:val="00CD7D78"/>
    <w:rsid w:val="00CE05F4"/>
    <w:rsid w:val="00CE0653"/>
    <w:rsid w:val="00CE0F0C"/>
    <w:rsid w:val="00CE1401"/>
    <w:rsid w:val="00CE17DD"/>
    <w:rsid w:val="00CE187A"/>
    <w:rsid w:val="00CE18F4"/>
    <w:rsid w:val="00CE1AEE"/>
    <w:rsid w:val="00CE1D39"/>
    <w:rsid w:val="00CE1D58"/>
    <w:rsid w:val="00CE1F42"/>
    <w:rsid w:val="00CE263D"/>
    <w:rsid w:val="00CE28FD"/>
    <w:rsid w:val="00CE2995"/>
    <w:rsid w:val="00CE32CA"/>
    <w:rsid w:val="00CE35D0"/>
    <w:rsid w:val="00CE3882"/>
    <w:rsid w:val="00CE3FB2"/>
    <w:rsid w:val="00CE3FB7"/>
    <w:rsid w:val="00CE42D7"/>
    <w:rsid w:val="00CE4519"/>
    <w:rsid w:val="00CE4AEC"/>
    <w:rsid w:val="00CE4FB9"/>
    <w:rsid w:val="00CE5658"/>
    <w:rsid w:val="00CE5790"/>
    <w:rsid w:val="00CE5892"/>
    <w:rsid w:val="00CE5A16"/>
    <w:rsid w:val="00CE5E79"/>
    <w:rsid w:val="00CE5EA5"/>
    <w:rsid w:val="00CE6026"/>
    <w:rsid w:val="00CE60EE"/>
    <w:rsid w:val="00CE63EB"/>
    <w:rsid w:val="00CE643F"/>
    <w:rsid w:val="00CE6FD7"/>
    <w:rsid w:val="00CE7093"/>
    <w:rsid w:val="00CE7D6A"/>
    <w:rsid w:val="00CF0234"/>
    <w:rsid w:val="00CF04D7"/>
    <w:rsid w:val="00CF0679"/>
    <w:rsid w:val="00CF0DD9"/>
    <w:rsid w:val="00CF136A"/>
    <w:rsid w:val="00CF16EB"/>
    <w:rsid w:val="00CF17FE"/>
    <w:rsid w:val="00CF1C46"/>
    <w:rsid w:val="00CF1C70"/>
    <w:rsid w:val="00CF1CAF"/>
    <w:rsid w:val="00CF1DE7"/>
    <w:rsid w:val="00CF20AA"/>
    <w:rsid w:val="00CF2113"/>
    <w:rsid w:val="00CF2261"/>
    <w:rsid w:val="00CF255E"/>
    <w:rsid w:val="00CF2EF5"/>
    <w:rsid w:val="00CF2F7E"/>
    <w:rsid w:val="00CF3125"/>
    <w:rsid w:val="00CF31A4"/>
    <w:rsid w:val="00CF36F6"/>
    <w:rsid w:val="00CF3D69"/>
    <w:rsid w:val="00CF3F9B"/>
    <w:rsid w:val="00CF4067"/>
    <w:rsid w:val="00CF48A7"/>
    <w:rsid w:val="00CF4914"/>
    <w:rsid w:val="00CF5D58"/>
    <w:rsid w:val="00CF6588"/>
    <w:rsid w:val="00CF6F90"/>
    <w:rsid w:val="00CF73D8"/>
    <w:rsid w:val="00CF7796"/>
    <w:rsid w:val="00D004D1"/>
    <w:rsid w:val="00D00A3C"/>
    <w:rsid w:val="00D00AE7"/>
    <w:rsid w:val="00D00D84"/>
    <w:rsid w:val="00D014C7"/>
    <w:rsid w:val="00D0172D"/>
    <w:rsid w:val="00D01A79"/>
    <w:rsid w:val="00D01D6A"/>
    <w:rsid w:val="00D01DDC"/>
    <w:rsid w:val="00D025D9"/>
    <w:rsid w:val="00D0276D"/>
    <w:rsid w:val="00D02D45"/>
    <w:rsid w:val="00D0302E"/>
    <w:rsid w:val="00D0312C"/>
    <w:rsid w:val="00D0369F"/>
    <w:rsid w:val="00D03C1B"/>
    <w:rsid w:val="00D03DC9"/>
    <w:rsid w:val="00D040DA"/>
    <w:rsid w:val="00D04930"/>
    <w:rsid w:val="00D049FD"/>
    <w:rsid w:val="00D04CB6"/>
    <w:rsid w:val="00D050B0"/>
    <w:rsid w:val="00D05223"/>
    <w:rsid w:val="00D05515"/>
    <w:rsid w:val="00D056BA"/>
    <w:rsid w:val="00D06021"/>
    <w:rsid w:val="00D065C8"/>
    <w:rsid w:val="00D066EF"/>
    <w:rsid w:val="00D06D75"/>
    <w:rsid w:val="00D06FF0"/>
    <w:rsid w:val="00D07EEA"/>
    <w:rsid w:val="00D07FF8"/>
    <w:rsid w:val="00D103D1"/>
    <w:rsid w:val="00D108BB"/>
    <w:rsid w:val="00D10AD0"/>
    <w:rsid w:val="00D1109E"/>
    <w:rsid w:val="00D11721"/>
    <w:rsid w:val="00D11BA4"/>
    <w:rsid w:val="00D11C8F"/>
    <w:rsid w:val="00D11F2B"/>
    <w:rsid w:val="00D11F79"/>
    <w:rsid w:val="00D124B8"/>
    <w:rsid w:val="00D12E15"/>
    <w:rsid w:val="00D138FE"/>
    <w:rsid w:val="00D13BCB"/>
    <w:rsid w:val="00D140B0"/>
    <w:rsid w:val="00D142B5"/>
    <w:rsid w:val="00D146B9"/>
    <w:rsid w:val="00D14A53"/>
    <w:rsid w:val="00D15414"/>
    <w:rsid w:val="00D15761"/>
    <w:rsid w:val="00D15B04"/>
    <w:rsid w:val="00D15BAE"/>
    <w:rsid w:val="00D164D6"/>
    <w:rsid w:val="00D16DC5"/>
    <w:rsid w:val="00D171C5"/>
    <w:rsid w:val="00D1779D"/>
    <w:rsid w:val="00D178F8"/>
    <w:rsid w:val="00D17FF9"/>
    <w:rsid w:val="00D20335"/>
    <w:rsid w:val="00D20373"/>
    <w:rsid w:val="00D20652"/>
    <w:rsid w:val="00D209E4"/>
    <w:rsid w:val="00D20A58"/>
    <w:rsid w:val="00D2115D"/>
    <w:rsid w:val="00D211E9"/>
    <w:rsid w:val="00D2134A"/>
    <w:rsid w:val="00D213DE"/>
    <w:rsid w:val="00D21968"/>
    <w:rsid w:val="00D223B5"/>
    <w:rsid w:val="00D229FF"/>
    <w:rsid w:val="00D22A16"/>
    <w:rsid w:val="00D24244"/>
    <w:rsid w:val="00D24E58"/>
    <w:rsid w:val="00D250F4"/>
    <w:rsid w:val="00D25102"/>
    <w:rsid w:val="00D25B9C"/>
    <w:rsid w:val="00D25E3B"/>
    <w:rsid w:val="00D260F2"/>
    <w:rsid w:val="00D2638B"/>
    <w:rsid w:val="00D26665"/>
    <w:rsid w:val="00D266E5"/>
    <w:rsid w:val="00D26920"/>
    <w:rsid w:val="00D26E00"/>
    <w:rsid w:val="00D26E50"/>
    <w:rsid w:val="00D2751C"/>
    <w:rsid w:val="00D27627"/>
    <w:rsid w:val="00D2791A"/>
    <w:rsid w:val="00D304CC"/>
    <w:rsid w:val="00D305BA"/>
    <w:rsid w:val="00D30BAC"/>
    <w:rsid w:val="00D30C92"/>
    <w:rsid w:val="00D31251"/>
    <w:rsid w:val="00D315DF"/>
    <w:rsid w:val="00D31C7F"/>
    <w:rsid w:val="00D31E83"/>
    <w:rsid w:val="00D3220F"/>
    <w:rsid w:val="00D32643"/>
    <w:rsid w:val="00D3265B"/>
    <w:rsid w:val="00D32803"/>
    <w:rsid w:val="00D32C13"/>
    <w:rsid w:val="00D32E3D"/>
    <w:rsid w:val="00D336A9"/>
    <w:rsid w:val="00D34071"/>
    <w:rsid w:val="00D34358"/>
    <w:rsid w:val="00D34C67"/>
    <w:rsid w:val="00D351B0"/>
    <w:rsid w:val="00D355B0"/>
    <w:rsid w:val="00D359A3"/>
    <w:rsid w:val="00D35A3B"/>
    <w:rsid w:val="00D35BB7"/>
    <w:rsid w:val="00D35C48"/>
    <w:rsid w:val="00D35EC0"/>
    <w:rsid w:val="00D35ED0"/>
    <w:rsid w:val="00D35F1D"/>
    <w:rsid w:val="00D36184"/>
    <w:rsid w:val="00D36646"/>
    <w:rsid w:val="00D376C2"/>
    <w:rsid w:val="00D378E1"/>
    <w:rsid w:val="00D37EAE"/>
    <w:rsid w:val="00D37FA5"/>
    <w:rsid w:val="00D40591"/>
    <w:rsid w:val="00D4084B"/>
    <w:rsid w:val="00D40B27"/>
    <w:rsid w:val="00D413CA"/>
    <w:rsid w:val="00D4145C"/>
    <w:rsid w:val="00D41917"/>
    <w:rsid w:val="00D41D1D"/>
    <w:rsid w:val="00D41FE8"/>
    <w:rsid w:val="00D42148"/>
    <w:rsid w:val="00D42223"/>
    <w:rsid w:val="00D422A9"/>
    <w:rsid w:val="00D42EAC"/>
    <w:rsid w:val="00D4339F"/>
    <w:rsid w:val="00D433B6"/>
    <w:rsid w:val="00D43CB3"/>
    <w:rsid w:val="00D44481"/>
    <w:rsid w:val="00D4525E"/>
    <w:rsid w:val="00D4558C"/>
    <w:rsid w:val="00D457F8"/>
    <w:rsid w:val="00D45DFF"/>
    <w:rsid w:val="00D45FD0"/>
    <w:rsid w:val="00D464D0"/>
    <w:rsid w:val="00D465A0"/>
    <w:rsid w:val="00D46956"/>
    <w:rsid w:val="00D46CBA"/>
    <w:rsid w:val="00D472D2"/>
    <w:rsid w:val="00D479E4"/>
    <w:rsid w:val="00D47A8A"/>
    <w:rsid w:val="00D47D53"/>
    <w:rsid w:val="00D47DD6"/>
    <w:rsid w:val="00D50523"/>
    <w:rsid w:val="00D50B57"/>
    <w:rsid w:val="00D50D2F"/>
    <w:rsid w:val="00D51814"/>
    <w:rsid w:val="00D51C30"/>
    <w:rsid w:val="00D5201C"/>
    <w:rsid w:val="00D52564"/>
    <w:rsid w:val="00D52BA1"/>
    <w:rsid w:val="00D52BF8"/>
    <w:rsid w:val="00D52C35"/>
    <w:rsid w:val="00D531AE"/>
    <w:rsid w:val="00D5399F"/>
    <w:rsid w:val="00D539EE"/>
    <w:rsid w:val="00D53B08"/>
    <w:rsid w:val="00D53B95"/>
    <w:rsid w:val="00D53F04"/>
    <w:rsid w:val="00D54022"/>
    <w:rsid w:val="00D54E93"/>
    <w:rsid w:val="00D55040"/>
    <w:rsid w:val="00D55612"/>
    <w:rsid w:val="00D55711"/>
    <w:rsid w:val="00D5592B"/>
    <w:rsid w:val="00D55965"/>
    <w:rsid w:val="00D55ABE"/>
    <w:rsid w:val="00D55ADC"/>
    <w:rsid w:val="00D55D41"/>
    <w:rsid w:val="00D55E4E"/>
    <w:rsid w:val="00D56639"/>
    <w:rsid w:val="00D56B24"/>
    <w:rsid w:val="00D56B6D"/>
    <w:rsid w:val="00D56E95"/>
    <w:rsid w:val="00D5765D"/>
    <w:rsid w:val="00D57CBE"/>
    <w:rsid w:val="00D60A6E"/>
    <w:rsid w:val="00D60E4B"/>
    <w:rsid w:val="00D60E6E"/>
    <w:rsid w:val="00D61472"/>
    <w:rsid w:val="00D615B4"/>
    <w:rsid w:val="00D61B57"/>
    <w:rsid w:val="00D62861"/>
    <w:rsid w:val="00D6296B"/>
    <w:rsid w:val="00D62C14"/>
    <w:rsid w:val="00D62F3A"/>
    <w:rsid w:val="00D62FB1"/>
    <w:rsid w:val="00D63168"/>
    <w:rsid w:val="00D6333E"/>
    <w:rsid w:val="00D63635"/>
    <w:rsid w:val="00D63885"/>
    <w:rsid w:val="00D64025"/>
    <w:rsid w:val="00D646E8"/>
    <w:rsid w:val="00D6508D"/>
    <w:rsid w:val="00D655C0"/>
    <w:rsid w:val="00D655EB"/>
    <w:rsid w:val="00D65CF9"/>
    <w:rsid w:val="00D6609A"/>
    <w:rsid w:val="00D6624D"/>
    <w:rsid w:val="00D66523"/>
    <w:rsid w:val="00D6669A"/>
    <w:rsid w:val="00D666FD"/>
    <w:rsid w:val="00D66AAB"/>
    <w:rsid w:val="00D66C4C"/>
    <w:rsid w:val="00D67071"/>
    <w:rsid w:val="00D6744A"/>
    <w:rsid w:val="00D6749F"/>
    <w:rsid w:val="00D678FF"/>
    <w:rsid w:val="00D67A43"/>
    <w:rsid w:val="00D70465"/>
    <w:rsid w:val="00D70CDD"/>
    <w:rsid w:val="00D7145D"/>
    <w:rsid w:val="00D7173E"/>
    <w:rsid w:val="00D7175F"/>
    <w:rsid w:val="00D72013"/>
    <w:rsid w:val="00D7268F"/>
    <w:rsid w:val="00D72A95"/>
    <w:rsid w:val="00D72D84"/>
    <w:rsid w:val="00D73106"/>
    <w:rsid w:val="00D7328D"/>
    <w:rsid w:val="00D732B7"/>
    <w:rsid w:val="00D737AA"/>
    <w:rsid w:val="00D740C5"/>
    <w:rsid w:val="00D749F7"/>
    <w:rsid w:val="00D74A1C"/>
    <w:rsid w:val="00D74D8E"/>
    <w:rsid w:val="00D750C0"/>
    <w:rsid w:val="00D755D9"/>
    <w:rsid w:val="00D759FB"/>
    <w:rsid w:val="00D75E30"/>
    <w:rsid w:val="00D76204"/>
    <w:rsid w:val="00D76260"/>
    <w:rsid w:val="00D762CD"/>
    <w:rsid w:val="00D766E2"/>
    <w:rsid w:val="00D767AC"/>
    <w:rsid w:val="00D77045"/>
    <w:rsid w:val="00D77B0C"/>
    <w:rsid w:val="00D77C92"/>
    <w:rsid w:val="00D800E5"/>
    <w:rsid w:val="00D80482"/>
    <w:rsid w:val="00D807F3"/>
    <w:rsid w:val="00D8096C"/>
    <w:rsid w:val="00D809E6"/>
    <w:rsid w:val="00D80E59"/>
    <w:rsid w:val="00D80F6B"/>
    <w:rsid w:val="00D81106"/>
    <w:rsid w:val="00D81141"/>
    <w:rsid w:val="00D817F2"/>
    <w:rsid w:val="00D81A94"/>
    <w:rsid w:val="00D81C82"/>
    <w:rsid w:val="00D81D2F"/>
    <w:rsid w:val="00D82186"/>
    <w:rsid w:val="00D821CB"/>
    <w:rsid w:val="00D82B13"/>
    <w:rsid w:val="00D83456"/>
    <w:rsid w:val="00D835CF"/>
    <w:rsid w:val="00D8381F"/>
    <w:rsid w:val="00D8391C"/>
    <w:rsid w:val="00D8460F"/>
    <w:rsid w:val="00D84712"/>
    <w:rsid w:val="00D84B52"/>
    <w:rsid w:val="00D84E79"/>
    <w:rsid w:val="00D85010"/>
    <w:rsid w:val="00D8562C"/>
    <w:rsid w:val="00D857BF"/>
    <w:rsid w:val="00D85DB2"/>
    <w:rsid w:val="00D85EEF"/>
    <w:rsid w:val="00D862EE"/>
    <w:rsid w:val="00D864F8"/>
    <w:rsid w:val="00D869B4"/>
    <w:rsid w:val="00D86C29"/>
    <w:rsid w:val="00D875DC"/>
    <w:rsid w:val="00D90298"/>
    <w:rsid w:val="00D90349"/>
    <w:rsid w:val="00D90A3A"/>
    <w:rsid w:val="00D90A99"/>
    <w:rsid w:val="00D90B60"/>
    <w:rsid w:val="00D90E02"/>
    <w:rsid w:val="00D9100F"/>
    <w:rsid w:val="00D91188"/>
    <w:rsid w:val="00D9192E"/>
    <w:rsid w:val="00D91A84"/>
    <w:rsid w:val="00D91BF3"/>
    <w:rsid w:val="00D9270C"/>
    <w:rsid w:val="00D92BF7"/>
    <w:rsid w:val="00D92C89"/>
    <w:rsid w:val="00D92D02"/>
    <w:rsid w:val="00D93383"/>
    <w:rsid w:val="00D933AC"/>
    <w:rsid w:val="00D93977"/>
    <w:rsid w:val="00D941A9"/>
    <w:rsid w:val="00D94943"/>
    <w:rsid w:val="00D949CA"/>
    <w:rsid w:val="00D94D88"/>
    <w:rsid w:val="00D9525A"/>
    <w:rsid w:val="00D95791"/>
    <w:rsid w:val="00D95ED6"/>
    <w:rsid w:val="00D9632A"/>
    <w:rsid w:val="00D963E0"/>
    <w:rsid w:val="00D968DD"/>
    <w:rsid w:val="00D96ABE"/>
    <w:rsid w:val="00D97106"/>
    <w:rsid w:val="00D97970"/>
    <w:rsid w:val="00DA0013"/>
    <w:rsid w:val="00DA0676"/>
    <w:rsid w:val="00DA0B9D"/>
    <w:rsid w:val="00DA11C9"/>
    <w:rsid w:val="00DA1752"/>
    <w:rsid w:val="00DA17BF"/>
    <w:rsid w:val="00DA1A7C"/>
    <w:rsid w:val="00DA1E14"/>
    <w:rsid w:val="00DA1F58"/>
    <w:rsid w:val="00DA2042"/>
    <w:rsid w:val="00DA2200"/>
    <w:rsid w:val="00DA2374"/>
    <w:rsid w:val="00DA2BAD"/>
    <w:rsid w:val="00DA2D99"/>
    <w:rsid w:val="00DA30BD"/>
    <w:rsid w:val="00DA3305"/>
    <w:rsid w:val="00DA3CBF"/>
    <w:rsid w:val="00DA3E35"/>
    <w:rsid w:val="00DA3E7F"/>
    <w:rsid w:val="00DA4013"/>
    <w:rsid w:val="00DA405D"/>
    <w:rsid w:val="00DA4521"/>
    <w:rsid w:val="00DA4670"/>
    <w:rsid w:val="00DA4AC7"/>
    <w:rsid w:val="00DA4B34"/>
    <w:rsid w:val="00DA4C51"/>
    <w:rsid w:val="00DA50C8"/>
    <w:rsid w:val="00DA5CE3"/>
    <w:rsid w:val="00DA65F7"/>
    <w:rsid w:val="00DA6862"/>
    <w:rsid w:val="00DA6C22"/>
    <w:rsid w:val="00DA6CEC"/>
    <w:rsid w:val="00DA72DE"/>
    <w:rsid w:val="00DA7961"/>
    <w:rsid w:val="00DA7B9E"/>
    <w:rsid w:val="00DA7D9E"/>
    <w:rsid w:val="00DB01EA"/>
    <w:rsid w:val="00DB0A0C"/>
    <w:rsid w:val="00DB12B9"/>
    <w:rsid w:val="00DB14FF"/>
    <w:rsid w:val="00DB16CB"/>
    <w:rsid w:val="00DB1A3E"/>
    <w:rsid w:val="00DB2158"/>
    <w:rsid w:val="00DB24CA"/>
    <w:rsid w:val="00DB29D6"/>
    <w:rsid w:val="00DB2AF9"/>
    <w:rsid w:val="00DB3891"/>
    <w:rsid w:val="00DB39D5"/>
    <w:rsid w:val="00DB3A74"/>
    <w:rsid w:val="00DB46A1"/>
    <w:rsid w:val="00DB4745"/>
    <w:rsid w:val="00DB4B6B"/>
    <w:rsid w:val="00DB4CD8"/>
    <w:rsid w:val="00DB4F76"/>
    <w:rsid w:val="00DB5026"/>
    <w:rsid w:val="00DB50FE"/>
    <w:rsid w:val="00DB584A"/>
    <w:rsid w:val="00DB5ACB"/>
    <w:rsid w:val="00DB6046"/>
    <w:rsid w:val="00DB6308"/>
    <w:rsid w:val="00DB649E"/>
    <w:rsid w:val="00DB66CB"/>
    <w:rsid w:val="00DB6A06"/>
    <w:rsid w:val="00DB7472"/>
    <w:rsid w:val="00DB754E"/>
    <w:rsid w:val="00DB7944"/>
    <w:rsid w:val="00DB797E"/>
    <w:rsid w:val="00DC01F3"/>
    <w:rsid w:val="00DC0923"/>
    <w:rsid w:val="00DC0A6A"/>
    <w:rsid w:val="00DC0B50"/>
    <w:rsid w:val="00DC1C54"/>
    <w:rsid w:val="00DC20C8"/>
    <w:rsid w:val="00DC2B68"/>
    <w:rsid w:val="00DC2DB3"/>
    <w:rsid w:val="00DC3308"/>
    <w:rsid w:val="00DC35AE"/>
    <w:rsid w:val="00DC36F4"/>
    <w:rsid w:val="00DC3D16"/>
    <w:rsid w:val="00DC40F4"/>
    <w:rsid w:val="00DC438B"/>
    <w:rsid w:val="00DC4ADB"/>
    <w:rsid w:val="00DC4B5D"/>
    <w:rsid w:val="00DC4B7E"/>
    <w:rsid w:val="00DC543B"/>
    <w:rsid w:val="00DC54D3"/>
    <w:rsid w:val="00DC579F"/>
    <w:rsid w:val="00DC5FA9"/>
    <w:rsid w:val="00DC5FFB"/>
    <w:rsid w:val="00DC62D0"/>
    <w:rsid w:val="00DC6314"/>
    <w:rsid w:val="00DC65CC"/>
    <w:rsid w:val="00DC6682"/>
    <w:rsid w:val="00DC68E3"/>
    <w:rsid w:val="00DC6B67"/>
    <w:rsid w:val="00DC6D91"/>
    <w:rsid w:val="00DC6E0C"/>
    <w:rsid w:val="00DC6E22"/>
    <w:rsid w:val="00DC718A"/>
    <w:rsid w:val="00DC73BB"/>
    <w:rsid w:val="00DC7DD6"/>
    <w:rsid w:val="00DC7FE0"/>
    <w:rsid w:val="00DD00EC"/>
    <w:rsid w:val="00DD0457"/>
    <w:rsid w:val="00DD05E4"/>
    <w:rsid w:val="00DD0A14"/>
    <w:rsid w:val="00DD0CC7"/>
    <w:rsid w:val="00DD0EF3"/>
    <w:rsid w:val="00DD1274"/>
    <w:rsid w:val="00DD1329"/>
    <w:rsid w:val="00DD188A"/>
    <w:rsid w:val="00DD204B"/>
    <w:rsid w:val="00DD2290"/>
    <w:rsid w:val="00DD2479"/>
    <w:rsid w:val="00DD2CBB"/>
    <w:rsid w:val="00DD2CE3"/>
    <w:rsid w:val="00DD2E54"/>
    <w:rsid w:val="00DD2EC3"/>
    <w:rsid w:val="00DD3663"/>
    <w:rsid w:val="00DD37F7"/>
    <w:rsid w:val="00DD3A31"/>
    <w:rsid w:val="00DD3B6A"/>
    <w:rsid w:val="00DD3CBA"/>
    <w:rsid w:val="00DD566C"/>
    <w:rsid w:val="00DD5C43"/>
    <w:rsid w:val="00DD6184"/>
    <w:rsid w:val="00DD61FE"/>
    <w:rsid w:val="00DD62B2"/>
    <w:rsid w:val="00DD6465"/>
    <w:rsid w:val="00DD6BA5"/>
    <w:rsid w:val="00DD6D1C"/>
    <w:rsid w:val="00DD6F92"/>
    <w:rsid w:val="00DD71DD"/>
    <w:rsid w:val="00DD7420"/>
    <w:rsid w:val="00DD7583"/>
    <w:rsid w:val="00DD7C99"/>
    <w:rsid w:val="00DD7F27"/>
    <w:rsid w:val="00DE01E7"/>
    <w:rsid w:val="00DE030C"/>
    <w:rsid w:val="00DE042F"/>
    <w:rsid w:val="00DE0704"/>
    <w:rsid w:val="00DE0A2C"/>
    <w:rsid w:val="00DE0AA5"/>
    <w:rsid w:val="00DE0CC2"/>
    <w:rsid w:val="00DE1255"/>
    <w:rsid w:val="00DE16AE"/>
    <w:rsid w:val="00DE22C4"/>
    <w:rsid w:val="00DE24E3"/>
    <w:rsid w:val="00DE2CB2"/>
    <w:rsid w:val="00DE2CFA"/>
    <w:rsid w:val="00DE3721"/>
    <w:rsid w:val="00DE3D4F"/>
    <w:rsid w:val="00DE469C"/>
    <w:rsid w:val="00DE4812"/>
    <w:rsid w:val="00DE56F0"/>
    <w:rsid w:val="00DE5D04"/>
    <w:rsid w:val="00DE629A"/>
    <w:rsid w:val="00DE6528"/>
    <w:rsid w:val="00DE68CB"/>
    <w:rsid w:val="00DE6D55"/>
    <w:rsid w:val="00DE7310"/>
    <w:rsid w:val="00DE75EB"/>
    <w:rsid w:val="00DE76FA"/>
    <w:rsid w:val="00DE77E6"/>
    <w:rsid w:val="00DE7D24"/>
    <w:rsid w:val="00DF012F"/>
    <w:rsid w:val="00DF01F7"/>
    <w:rsid w:val="00DF04E6"/>
    <w:rsid w:val="00DF0556"/>
    <w:rsid w:val="00DF05AB"/>
    <w:rsid w:val="00DF0EB3"/>
    <w:rsid w:val="00DF10A2"/>
    <w:rsid w:val="00DF133F"/>
    <w:rsid w:val="00DF159F"/>
    <w:rsid w:val="00DF17BD"/>
    <w:rsid w:val="00DF1B4B"/>
    <w:rsid w:val="00DF1DEA"/>
    <w:rsid w:val="00DF1EC0"/>
    <w:rsid w:val="00DF2444"/>
    <w:rsid w:val="00DF2711"/>
    <w:rsid w:val="00DF2C24"/>
    <w:rsid w:val="00DF32BC"/>
    <w:rsid w:val="00DF33B5"/>
    <w:rsid w:val="00DF342A"/>
    <w:rsid w:val="00DF3553"/>
    <w:rsid w:val="00DF37EC"/>
    <w:rsid w:val="00DF40D9"/>
    <w:rsid w:val="00DF45BD"/>
    <w:rsid w:val="00DF4EEF"/>
    <w:rsid w:val="00DF4FDC"/>
    <w:rsid w:val="00DF600C"/>
    <w:rsid w:val="00DF6392"/>
    <w:rsid w:val="00DF63EC"/>
    <w:rsid w:val="00DF6652"/>
    <w:rsid w:val="00DF6AF8"/>
    <w:rsid w:val="00DF7153"/>
    <w:rsid w:val="00DF7356"/>
    <w:rsid w:val="00DF762C"/>
    <w:rsid w:val="00DF796E"/>
    <w:rsid w:val="00DF7A75"/>
    <w:rsid w:val="00DF7CD2"/>
    <w:rsid w:val="00E003BC"/>
    <w:rsid w:val="00E004AA"/>
    <w:rsid w:val="00E005B5"/>
    <w:rsid w:val="00E0062B"/>
    <w:rsid w:val="00E00E75"/>
    <w:rsid w:val="00E00FC4"/>
    <w:rsid w:val="00E00FF1"/>
    <w:rsid w:val="00E015CC"/>
    <w:rsid w:val="00E0170E"/>
    <w:rsid w:val="00E01990"/>
    <w:rsid w:val="00E019B6"/>
    <w:rsid w:val="00E01D32"/>
    <w:rsid w:val="00E02130"/>
    <w:rsid w:val="00E0269A"/>
    <w:rsid w:val="00E029E5"/>
    <w:rsid w:val="00E02D3E"/>
    <w:rsid w:val="00E02DB4"/>
    <w:rsid w:val="00E02DEC"/>
    <w:rsid w:val="00E035EE"/>
    <w:rsid w:val="00E037C9"/>
    <w:rsid w:val="00E038C8"/>
    <w:rsid w:val="00E03CDB"/>
    <w:rsid w:val="00E0418B"/>
    <w:rsid w:val="00E04731"/>
    <w:rsid w:val="00E04EF0"/>
    <w:rsid w:val="00E050AD"/>
    <w:rsid w:val="00E0535E"/>
    <w:rsid w:val="00E056C3"/>
    <w:rsid w:val="00E05784"/>
    <w:rsid w:val="00E0589A"/>
    <w:rsid w:val="00E05B7B"/>
    <w:rsid w:val="00E0644E"/>
    <w:rsid w:val="00E06611"/>
    <w:rsid w:val="00E066B2"/>
    <w:rsid w:val="00E067A5"/>
    <w:rsid w:val="00E0686F"/>
    <w:rsid w:val="00E0736F"/>
    <w:rsid w:val="00E075D4"/>
    <w:rsid w:val="00E076D9"/>
    <w:rsid w:val="00E0788C"/>
    <w:rsid w:val="00E07B68"/>
    <w:rsid w:val="00E07BC7"/>
    <w:rsid w:val="00E07D4E"/>
    <w:rsid w:val="00E07EC3"/>
    <w:rsid w:val="00E10B6D"/>
    <w:rsid w:val="00E10CE2"/>
    <w:rsid w:val="00E10F94"/>
    <w:rsid w:val="00E110E3"/>
    <w:rsid w:val="00E11184"/>
    <w:rsid w:val="00E11C48"/>
    <w:rsid w:val="00E12313"/>
    <w:rsid w:val="00E126C0"/>
    <w:rsid w:val="00E126D5"/>
    <w:rsid w:val="00E12810"/>
    <w:rsid w:val="00E1286E"/>
    <w:rsid w:val="00E129A0"/>
    <w:rsid w:val="00E12FAB"/>
    <w:rsid w:val="00E133B0"/>
    <w:rsid w:val="00E135AF"/>
    <w:rsid w:val="00E1431F"/>
    <w:rsid w:val="00E143FA"/>
    <w:rsid w:val="00E147C0"/>
    <w:rsid w:val="00E1494D"/>
    <w:rsid w:val="00E14A09"/>
    <w:rsid w:val="00E14BCD"/>
    <w:rsid w:val="00E14D02"/>
    <w:rsid w:val="00E14D8D"/>
    <w:rsid w:val="00E14F9F"/>
    <w:rsid w:val="00E1578D"/>
    <w:rsid w:val="00E15D60"/>
    <w:rsid w:val="00E161B8"/>
    <w:rsid w:val="00E1647A"/>
    <w:rsid w:val="00E16FEE"/>
    <w:rsid w:val="00E1721F"/>
    <w:rsid w:val="00E172C2"/>
    <w:rsid w:val="00E17659"/>
    <w:rsid w:val="00E17896"/>
    <w:rsid w:val="00E179CB"/>
    <w:rsid w:val="00E17B4E"/>
    <w:rsid w:val="00E20095"/>
    <w:rsid w:val="00E201B3"/>
    <w:rsid w:val="00E2024E"/>
    <w:rsid w:val="00E204E2"/>
    <w:rsid w:val="00E207AD"/>
    <w:rsid w:val="00E20C1E"/>
    <w:rsid w:val="00E21962"/>
    <w:rsid w:val="00E2197D"/>
    <w:rsid w:val="00E21F2D"/>
    <w:rsid w:val="00E225AF"/>
    <w:rsid w:val="00E228BA"/>
    <w:rsid w:val="00E22AF8"/>
    <w:rsid w:val="00E22D20"/>
    <w:rsid w:val="00E23126"/>
    <w:rsid w:val="00E23CF2"/>
    <w:rsid w:val="00E23E40"/>
    <w:rsid w:val="00E24055"/>
    <w:rsid w:val="00E2413D"/>
    <w:rsid w:val="00E2444E"/>
    <w:rsid w:val="00E24651"/>
    <w:rsid w:val="00E24A74"/>
    <w:rsid w:val="00E25C9F"/>
    <w:rsid w:val="00E263DA"/>
    <w:rsid w:val="00E27097"/>
    <w:rsid w:val="00E30D6B"/>
    <w:rsid w:val="00E3122C"/>
    <w:rsid w:val="00E3184E"/>
    <w:rsid w:val="00E32515"/>
    <w:rsid w:val="00E328B1"/>
    <w:rsid w:val="00E329DA"/>
    <w:rsid w:val="00E32A58"/>
    <w:rsid w:val="00E32B93"/>
    <w:rsid w:val="00E32F5D"/>
    <w:rsid w:val="00E332E3"/>
    <w:rsid w:val="00E34114"/>
    <w:rsid w:val="00E3463F"/>
    <w:rsid w:val="00E34642"/>
    <w:rsid w:val="00E3469E"/>
    <w:rsid w:val="00E34C20"/>
    <w:rsid w:val="00E34DE2"/>
    <w:rsid w:val="00E35375"/>
    <w:rsid w:val="00E356E0"/>
    <w:rsid w:val="00E367AB"/>
    <w:rsid w:val="00E3727E"/>
    <w:rsid w:val="00E37F18"/>
    <w:rsid w:val="00E37F5C"/>
    <w:rsid w:val="00E4056A"/>
    <w:rsid w:val="00E406E4"/>
    <w:rsid w:val="00E408F6"/>
    <w:rsid w:val="00E40D9E"/>
    <w:rsid w:val="00E40E23"/>
    <w:rsid w:val="00E40FDD"/>
    <w:rsid w:val="00E41179"/>
    <w:rsid w:val="00E411CA"/>
    <w:rsid w:val="00E4154C"/>
    <w:rsid w:val="00E42260"/>
    <w:rsid w:val="00E42318"/>
    <w:rsid w:val="00E42EAA"/>
    <w:rsid w:val="00E43219"/>
    <w:rsid w:val="00E44183"/>
    <w:rsid w:val="00E44431"/>
    <w:rsid w:val="00E44DD1"/>
    <w:rsid w:val="00E44E34"/>
    <w:rsid w:val="00E45127"/>
    <w:rsid w:val="00E45176"/>
    <w:rsid w:val="00E455A5"/>
    <w:rsid w:val="00E455DC"/>
    <w:rsid w:val="00E45B0C"/>
    <w:rsid w:val="00E45B20"/>
    <w:rsid w:val="00E45BFE"/>
    <w:rsid w:val="00E45D28"/>
    <w:rsid w:val="00E4622B"/>
    <w:rsid w:val="00E46510"/>
    <w:rsid w:val="00E46600"/>
    <w:rsid w:val="00E46B06"/>
    <w:rsid w:val="00E46DF9"/>
    <w:rsid w:val="00E46E82"/>
    <w:rsid w:val="00E4734D"/>
    <w:rsid w:val="00E47D6F"/>
    <w:rsid w:val="00E504D6"/>
    <w:rsid w:val="00E50EE4"/>
    <w:rsid w:val="00E510F7"/>
    <w:rsid w:val="00E51202"/>
    <w:rsid w:val="00E5149F"/>
    <w:rsid w:val="00E5178D"/>
    <w:rsid w:val="00E5196C"/>
    <w:rsid w:val="00E519F6"/>
    <w:rsid w:val="00E51D85"/>
    <w:rsid w:val="00E51ECE"/>
    <w:rsid w:val="00E520D3"/>
    <w:rsid w:val="00E52E07"/>
    <w:rsid w:val="00E531CE"/>
    <w:rsid w:val="00E5354D"/>
    <w:rsid w:val="00E53971"/>
    <w:rsid w:val="00E541F2"/>
    <w:rsid w:val="00E54201"/>
    <w:rsid w:val="00E54D9C"/>
    <w:rsid w:val="00E54DF3"/>
    <w:rsid w:val="00E558B3"/>
    <w:rsid w:val="00E55E69"/>
    <w:rsid w:val="00E568E3"/>
    <w:rsid w:val="00E5717C"/>
    <w:rsid w:val="00E57257"/>
    <w:rsid w:val="00E57A54"/>
    <w:rsid w:val="00E57CDF"/>
    <w:rsid w:val="00E6001D"/>
    <w:rsid w:val="00E60A9D"/>
    <w:rsid w:val="00E60BE5"/>
    <w:rsid w:val="00E61464"/>
    <w:rsid w:val="00E6170C"/>
    <w:rsid w:val="00E619B5"/>
    <w:rsid w:val="00E61C4B"/>
    <w:rsid w:val="00E62C9B"/>
    <w:rsid w:val="00E62EFC"/>
    <w:rsid w:val="00E6388D"/>
    <w:rsid w:val="00E63BEB"/>
    <w:rsid w:val="00E641FA"/>
    <w:rsid w:val="00E64530"/>
    <w:rsid w:val="00E64869"/>
    <w:rsid w:val="00E65284"/>
    <w:rsid w:val="00E656FF"/>
    <w:rsid w:val="00E65909"/>
    <w:rsid w:val="00E6597D"/>
    <w:rsid w:val="00E65B1D"/>
    <w:rsid w:val="00E65C60"/>
    <w:rsid w:val="00E65D20"/>
    <w:rsid w:val="00E65F80"/>
    <w:rsid w:val="00E679CF"/>
    <w:rsid w:val="00E67E57"/>
    <w:rsid w:val="00E67FC2"/>
    <w:rsid w:val="00E70064"/>
    <w:rsid w:val="00E700FA"/>
    <w:rsid w:val="00E7017B"/>
    <w:rsid w:val="00E7019F"/>
    <w:rsid w:val="00E701D5"/>
    <w:rsid w:val="00E7054A"/>
    <w:rsid w:val="00E7091B"/>
    <w:rsid w:val="00E70C75"/>
    <w:rsid w:val="00E71298"/>
    <w:rsid w:val="00E71A62"/>
    <w:rsid w:val="00E71C8F"/>
    <w:rsid w:val="00E72684"/>
    <w:rsid w:val="00E73CBF"/>
    <w:rsid w:val="00E745A5"/>
    <w:rsid w:val="00E746CC"/>
    <w:rsid w:val="00E7470E"/>
    <w:rsid w:val="00E74F7A"/>
    <w:rsid w:val="00E75568"/>
    <w:rsid w:val="00E756D0"/>
    <w:rsid w:val="00E75A56"/>
    <w:rsid w:val="00E7659A"/>
    <w:rsid w:val="00E770F7"/>
    <w:rsid w:val="00E77569"/>
    <w:rsid w:val="00E776B9"/>
    <w:rsid w:val="00E77916"/>
    <w:rsid w:val="00E77F0E"/>
    <w:rsid w:val="00E77FBC"/>
    <w:rsid w:val="00E80611"/>
    <w:rsid w:val="00E80684"/>
    <w:rsid w:val="00E811AE"/>
    <w:rsid w:val="00E813AC"/>
    <w:rsid w:val="00E81C98"/>
    <w:rsid w:val="00E81FA7"/>
    <w:rsid w:val="00E8291E"/>
    <w:rsid w:val="00E830A3"/>
    <w:rsid w:val="00E832EB"/>
    <w:rsid w:val="00E83773"/>
    <w:rsid w:val="00E83805"/>
    <w:rsid w:val="00E83BB3"/>
    <w:rsid w:val="00E83D3F"/>
    <w:rsid w:val="00E84087"/>
    <w:rsid w:val="00E84328"/>
    <w:rsid w:val="00E8444D"/>
    <w:rsid w:val="00E84830"/>
    <w:rsid w:val="00E854CD"/>
    <w:rsid w:val="00E85688"/>
    <w:rsid w:val="00E858ED"/>
    <w:rsid w:val="00E859A0"/>
    <w:rsid w:val="00E8605F"/>
    <w:rsid w:val="00E86074"/>
    <w:rsid w:val="00E861EE"/>
    <w:rsid w:val="00E8620D"/>
    <w:rsid w:val="00E86882"/>
    <w:rsid w:val="00E8689B"/>
    <w:rsid w:val="00E86DAD"/>
    <w:rsid w:val="00E86ED1"/>
    <w:rsid w:val="00E8732E"/>
    <w:rsid w:val="00E875F0"/>
    <w:rsid w:val="00E87754"/>
    <w:rsid w:val="00E908FA"/>
    <w:rsid w:val="00E90923"/>
    <w:rsid w:val="00E9092E"/>
    <w:rsid w:val="00E90C68"/>
    <w:rsid w:val="00E9120F"/>
    <w:rsid w:val="00E9125D"/>
    <w:rsid w:val="00E915DA"/>
    <w:rsid w:val="00E917AC"/>
    <w:rsid w:val="00E91BCC"/>
    <w:rsid w:val="00E91C83"/>
    <w:rsid w:val="00E91D36"/>
    <w:rsid w:val="00E92283"/>
    <w:rsid w:val="00E92434"/>
    <w:rsid w:val="00E92AC2"/>
    <w:rsid w:val="00E9384D"/>
    <w:rsid w:val="00E93BA6"/>
    <w:rsid w:val="00E93E7A"/>
    <w:rsid w:val="00E93FE7"/>
    <w:rsid w:val="00E947D1"/>
    <w:rsid w:val="00E94A27"/>
    <w:rsid w:val="00E94F19"/>
    <w:rsid w:val="00E94FD3"/>
    <w:rsid w:val="00E9617B"/>
    <w:rsid w:val="00E964F5"/>
    <w:rsid w:val="00E96AD9"/>
    <w:rsid w:val="00E96C47"/>
    <w:rsid w:val="00E9704C"/>
    <w:rsid w:val="00E974EE"/>
    <w:rsid w:val="00E975A1"/>
    <w:rsid w:val="00E976CE"/>
    <w:rsid w:val="00E97907"/>
    <w:rsid w:val="00EA0109"/>
    <w:rsid w:val="00EA0B64"/>
    <w:rsid w:val="00EA0B68"/>
    <w:rsid w:val="00EA0BC1"/>
    <w:rsid w:val="00EA0D77"/>
    <w:rsid w:val="00EA1291"/>
    <w:rsid w:val="00EA147D"/>
    <w:rsid w:val="00EA1515"/>
    <w:rsid w:val="00EA16FE"/>
    <w:rsid w:val="00EA18DA"/>
    <w:rsid w:val="00EA269C"/>
    <w:rsid w:val="00EA2DF1"/>
    <w:rsid w:val="00EA32B0"/>
    <w:rsid w:val="00EA3979"/>
    <w:rsid w:val="00EA3B3F"/>
    <w:rsid w:val="00EA3DAD"/>
    <w:rsid w:val="00EA3EB0"/>
    <w:rsid w:val="00EA4124"/>
    <w:rsid w:val="00EA43DF"/>
    <w:rsid w:val="00EA4644"/>
    <w:rsid w:val="00EA47A8"/>
    <w:rsid w:val="00EA49BC"/>
    <w:rsid w:val="00EA4A1D"/>
    <w:rsid w:val="00EA4E57"/>
    <w:rsid w:val="00EA4EF4"/>
    <w:rsid w:val="00EA5B96"/>
    <w:rsid w:val="00EA65FC"/>
    <w:rsid w:val="00EA68F9"/>
    <w:rsid w:val="00EA6A3B"/>
    <w:rsid w:val="00EA6B92"/>
    <w:rsid w:val="00EA6D9B"/>
    <w:rsid w:val="00EA711F"/>
    <w:rsid w:val="00EA7250"/>
    <w:rsid w:val="00EA7A46"/>
    <w:rsid w:val="00EA7AD6"/>
    <w:rsid w:val="00EA7EBA"/>
    <w:rsid w:val="00EB050A"/>
    <w:rsid w:val="00EB1183"/>
    <w:rsid w:val="00EB1207"/>
    <w:rsid w:val="00EB13DE"/>
    <w:rsid w:val="00EB16FA"/>
    <w:rsid w:val="00EB213C"/>
    <w:rsid w:val="00EB241C"/>
    <w:rsid w:val="00EB2561"/>
    <w:rsid w:val="00EB2695"/>
    <w:rsid w:val="00EB2821"/>
    <w:rsid w:val="00EB2BDA"/>
    <w:rsid w:val="00EB2E4A"/>
    <w:rsid w:val="00EB3011"/>
    <w:rsid w:val="00EB3086"/>
    <w:rsid w:val="00EB30B2"/>
    <w:rsid w:val="00EB31FC"/>
    <w:rsid w:val="00EB33B1"/>
    <w:rsid w:val="00EB34C0"/>
    <w:rsid w:val="00EB3751"/>
    <w:rsid w:val="00EB4273"/>
    <w:rsid w:val="00EB42D4"/>
    <w:rsid w:val="00EB44A5"/>
    <w:rsid w:val="00EB46A7"/>
    <w:rsid w:val="00EB4CED"/>
    <w:rsid w:val="00EB5166"/>
    <w:rsid w:val="00EB519F"/>
    <w:rsid w:val="00EB5258"/>
    <w:rsid w:val="00EB5358"/>
    <w:rsid w:val="00EB56B1"/>
    <w:rsid w:val="00EB56FF"/>
    <w:rsid w:val="00EB5947"/>
    <w:rsid w:val="00EB5A56"/>
    <w:rsid w:val="00EB5C1B"/>
    <w:rsid w:val="00EB5CBF"/>
    <w:rsid w:val="00EB6B15"/>
    <w:rsid w:val="00EB6C64"/>
    <w:rsid w:val="00EB6CFA"/>
    <w:rsid w:val="00EB6DB7"/>
    <w:rsid w:val="00EB710A"/>
    <w:rsid w:val="00EB71DE"/>
    <w:rsid w:val="00EB7246"/>
    <w:rsid w:val="00EB7843"/>
    <w:rsid w:val="00EB78AA"/>
    <w:rsid w:val="00EB79CE"/>
    <w:rsid w:val="00EB7C64"/>
    <w:rsid w:val="00EC007E"/>
    <w:rsid w:val="00EC0419"/>
    <w:rsid w:val="00EC09AA"/>
    <w:rsid w:val="00EC0FDD"/>
    <w:rsid w:val="00EC18AA"/>
    <w:rsid w:val="00EC1F0E"/>
    <w:rsid w:val="00EC2BCB"/>
    <w:rsid w:val="00EC2BEE"/>
    <w:rsid w:val="00EC2E5F"/>
    <w:rsid w:val="00EC2FFF"/>
    <w:rsid w:val="00EC31F9"/>
    <w:rsid w:val="00EC3256"/>
    <w:rsid w:val="00EC3898"/>
    <w:rsid w:val="00EC38F4"/>
    <w:rsid w:val="00EC3AEE"/>
    <w:rsid w:val="00EC3CC7"/>
    <w:rsid w:val="00EC3FBA"/>
    <w:rsid w:val="00EC408E"/>
    <w:rsid w:val="00EC44A1"/>
    <w:rsid w:val="00EC4500"/>
    <w:rsid w:val="00EC53B5"/>
    <w:rsid w:val="00EC5C43"/>
    <w:rsid w:val="00EC60C9"/>
    <w:rsid w:val="00EC6368"/>
    <w:rsid w:val="00EC6468"/>
    <w:rsid w:val="00EC64DA"/>
    <w:rsid w:val="00EC6567"/>
    <w:rsid w:val="00EC6E3D"/>
    <w:rsid w:val="00EC6F5F"/>
    <w:rsid w:val="00EC77E4"/>
    <w:rsid w:val="00EC7CAD"/>
    <w:rsid w:val="00EC7FB2"/>
    <w:rsid w:val="00EC7FC8"/>
    <w:rsid w:val="00ED034D"/>
    <w:rsid w:val="00ED03FD"/>
    <w:rsid w:val="00ED053F"/>
    <w:rsid w:val="00ED060B"/>
    <w:rsid w:val="00ED085B"/>
    <w:rsid w:val="00ED08A3"/>
    <w:rsid w:val="00ED092D"/>
    <w:rsid w:val="00ED0BB7"/>
    <w:rsid w:val="00ED0D38"/>
    <w:rsid w:val="00ED1065"/>
    <w:rsid w:val="00ED11F2"/>
    <w:rsid w:val="00ED140B"/>
    <w:rsid w:val="00ED1B71"/>
    <w:rsid w:val="00ED1C8C"/>
    <w:rsid w:val="00ED1E46"/>
    <w:rsid w:val="00ED2315"/>
    <w:rsid w:val="00ED24C0"/>
    <w:rsid w:val="00ED26AF"/>
    <w:rsid w:val="00ED2BC6"/>
    <w:rsid w:val="00ED3043"/>
    <w:rsid w:val="00ED31E4"/>
    <w:rsid w:val="00ED3200"/>
    <w:rsid w:val="00ED35FB"/>
    <w:rsid w:val="00ED3EFA"/>
    <w:rsid w:val="00ED4465"/>
    <w:rsid w:val="00ED500D"/>
    <w:rsid w:val="00ED51E5"/>
    <w:rsid w:val="00ED5573"/>
    <w:rsid w:val="00ED55C0"/>
    <w:rsid w:val="00ED5665"/>
    <w:rsid w:val="00ED580F"/>
    <w:rsid w:val="00ED5A02"/>
    <w:rsid w:val="00ED5C1B"/>
    <w:rsid w:val="00ED5E0A"/>
    <w:rsid w:val="00ED65E3"/>
    <w:rsid w:val="00ED6EF5"/>
    <w:rsid w:val="00ED6F72"/>
    <w:rsid w:val="00ED70E0"/>
    <w:rsid w:val="00ED78D8"/>
    <w:rsid w:val="00EE0298"/>
    <w:rsid w:val="00EE0618"/>
    <w:rsid w:val="00EE06B5"/>
    <w:rsid w:val="00EE0CA2"/>
    <w:rsid w:val="00EE0DED"/>
    <w:rsid w:val="00EE0ED7"/>
    <w:rsid w:val="00EE110E"/>
    <w:rsid w:val="00EE1447"/>
    <w:rsid w:val="00EE14FC"/>
    <w:rsid w:val="00EE1A9F"/>
    <w:rsid w:val="00EE1BEF"/>
    <w:rsid w:val="00EE1DF6"/>
    <w:rsid w:val="00EE206C"/>
    <w:rsid w:val="00EE231E"/>
    <w:rsid w:val="00EE2BB0"/>
    <w:rsid w:val="00EE3087"/>
    <w:rsid w:val="00EE3201"/>
    <w:rsid w:val="00EE3595"/>
    <w:rsid w:val="00EE35ED"/>
    <w:rsid w:val="00EE3667"/>
    <w:rsid w:val="00EE3886"/>
    <w:rsid w:val="00EE461A"/>
    <w:rsid w:val="00EE49E6"/>
    <w:rsid w:val="00EE4B03"/>
    <w:rsid w:val="00EE4B4C"/>
    <w:rsid w:val="00EE4DC9"/>
    <w:rsid w:val="00EE522D"/>
    <w:rsid w:val="00EE5317"/>
    <w:rsid w:val="00EE546D"/>
    <w:rsid w:val="00EE5B05"/>
    <w:rsid w:val="00EE5EE5"/>
    <w:rsid w:val="00EE5EF8"/>
    <w:rsid w:val="00EE5F7C"/>
    <w:rsid w:val="00EE603B"/>
    <w:rsid w:val="00EE631A"/>
    <w:rsid w:val="00EE6A2D"/>
    <w:rsid w:val="00EE6C64"/>
    <w:rsid w:val="00EE6E61"/>
    <w:rsid w:val="00EE73ED"/>
    <w:rsid w:val="00EE74C1"/>
    <w:rsid w:val="00EE752D"/>
    <w:rsid w:val="00EE7689"/>
    <w:rsid w:val="00EE7CDB"/>
    <w:rsid w:val="00EE7DBD"/>
    <w:rsid w:val="00EF0142"/>
    <w:rsid w:val="00EF0636"/>
    <w:rsid w:val="00EF095D"/>
    <w:rsid w:val="00EF141A"/>
    <w:rsid w:val="00EF157B"/>
    <w:rsid w:val="00EF169D"/>
    <w:rsid w:val="00EF16C9"/>
    <w:rsid w:val="00EF16DE"/>
    <w:rsid w:val="00EF1852"/>
    <w:rsid w:val="00EF1DA2"/>
    <w:rsid w:val="00EF2393"/>
    <w:rsid w:val="00EF2EDC"/>
    <w:rsid w:val="00EF4489"/>
    <w:rsid w:val="00EF4BE7"/>
    <w:rsid w:val="00EF5639"/>
    <w:rsid w:val="00EF5650"/>
    <w:rsid w:val="00EF57D8"/>
    <w:rsid w:val="00EF5D41"/>
    <w:rsid w:val="00EF666D"/>
    <w:rsid w:val="00EF6989"/>
    <w:rsid w:val="00EF6993"/>
    <w:rsid w:val="00EF71B2"/>
    <w:rsid w:val="00EF7AB5"/>
    <w:rsid w:val="00EF7B79"/>
    <w:rsid w:val="00F0003B"/>
    <w:rsid w:val="00F00396"/>
    <w:rsid w:val="00F00596"/>
    <w:rsid w:val="00F00883"/>
    <w:rsid w:val="00F00E00"/>
    <w:rsid w:val="00F01144"/>
    <w:rsid w:val="00F0236E"/>
    <w:rsid w:val="00F02680"/>
    <w:rsid w:val="00F0268A"/>
    <w:rsid w:val="00F02DD6"/>
    <w:rsid w:val="00F036DE"/>
    <w:rsid w:val="00F040E3"/>
    <w:rsid w:val="00F04588"/>
    <w:rsid w:val="00F045CD"/>
    <w:rsid w:val="00F04665"/>
    <w:rsid w:val="00F04A4A"/>
    <w:rsid w:val="00F04E5C"/>
    <w:rsid w:val="00F0574C"/>
    <w:rsid w:val="00F0578C"/>
    <w:rsid w:val="00F05877"/>
    <w:rsid w:val="00F05AD9"/>
    <w:rsid w:val="00F05B6F"/>
    <w:rsid w:val="00F060A8"/>
    <w:rsid w:val="00F0635D"/>
    <w:rsid w:val="00F06719"/>
    <w:rsid w:val="00F0678F"/>
    <w:rsid w:val="00F06E57"/>
    <w:rsid w:val="00F0706A"/>
    <w:rsid w:val="00F077F5"/>
    <w:rsid w:val="00F07895"/>
    <w:rsid w:val="00F106D4"/>
    <w:rsid w:val="00F108B4"/>
    <w:rsid w:val="00F10A44"/>
    <w:rsid w:val="00F1105A"/>
    <w:rsid w:val="00F11141"/>
    <w:rsid w:val="00F1130D"/>
    <w:rsid w:val="00F11867"/>
    <w:rsid w:val="00F11920"/>
    <w:rsid w:val="00F11D3E"/>
    <w:rsid w:val="00F11DA4"/>
    <w:rsid w:val="00F12384"/>
    <w:rsid w:val="00F12777"/>
    <w:rsid w:val="00F12D13"/>
    <w:rsid w:val="00F12D9A"/>
    <w:rsid w:val="00F12FB3"/>
    <w:rsid w:val="00F1389E"/>
    <w:rsid w:val="00F1392F"/>
    <w:rsid w:val="00F1459A"/>
    <w:rsid w:val="00F14D03"/>
    <w:rsid w:val="00F14E32"/>
    <w:rsid w:val="00F153DE"/>
    <w:rsid w:val="00F1598E"/>
    <w:rsid w:val="00F16642"/>
    <w:rsid w:val="00F166AE"/>
    <w:rsid w:val="00F16A47"/>
    <w:rsid w:val="00F16B1A"/>
    <w:rsid w:val="00F16C9E"/>
    <w:rsid w:val="00F177D9"/>
    <w:rsid w:val="00F177FF"/>
    <w:rsid w:val="00F17831"/>
    <w:rsid w:val="00F178CF"/>
    <w:rsid w:val="00F17992"/>
    <w:rsid w:val="00F17ECE"/>
    <w:rsid w:val="00F20185"/>
    <w:rsid w:val="00F20C0A"/>
    <w:rsid w:val="00F20E43"/>
    <w:rsid w:val="00F21109"/>
    <w:rsid w:val="00F21874"/>
    <w:rsid w:val="00F2195C"/>
    <w:rsid w:val="00F21E17"/>
    <w:rsid w:val="00F21EB6"/>
    <w:rsid w:val="00F22184"/>
    <w:rsid w:val="00F22188"/>
    <w:rsid w:val="00F221B4"/>
    <w:rsid w:val="00F2233A"/>
    <w:rsid w:val="00F22765"/>
    <w:rsid w:val="00F22A27"/>
    <w:rsid w:val="00F22CBA"/>
    <w:rsid w:val="00F22E07"/>
    <w:rsid w:val="00F23447"/>
    <w:rsid w:val="00F2364B"/>
    <w:rsid w:val="00F2382D"/>
    <w:rsid w:val="00F23F4B"/>
    <w:rsid w:val="00F243A2"/>
    <w:rsid w:val="00F24583"/>
    <w:rsid w:val="00F247A7"/>
    <w:rsid w:val="00F247C8"/>
    <w:rsid w:val="00F24B34"/>
    <w:rsid w:val="00F24D4B"/>
    <w:rsid w:val="00F24D56"/>
    <w:rsid w:val="00F25289"/>
    <w:rsid w:val="00F259C9"/>
    <w:rsid w:val="00F25CF9"/>
    <w:rsid w:val="00F25D0A"/>
    <w:rsid w:val="00F25E22"/>
    <w:rsid w:val="00F26189"/>
    <w:rsid w:val="00F265F9"/>
    <w:rsid w:val="00F26A0D"/>
    <w:rsid w:val="00F26A31"/>
    <w:rsid w:val="00F26F8A"/>
    <w:rsid w:val="00F27572"/>
    <w:rsid w:val="00F27685"/>
    <w:rsid w:val="00F276F5"/>
    <w:rsid w:val="00F279B3"/>
    <w:rsid w:val="00F30778"/>
    <w:rsid w:val="00F30C9A"/>
    <w:rsid w:val="00F31042"/>
    <w:rsid w:val="00F31B29"/>
    <w:rsid w:val="00F31B59"/>
    <w:rsid w:val="00F31C52"/>
    <w:rsid w:val="00F32248"/>
    <w:rsid w:val="00F32381"/>
    <w:rsid w:val="00F3242B"/>
    <w:rsid w:val="00F3302C"/>
    <w:rsid w:val="00F33853"/>
    <w:rsid w:val="00F34037"/>
    <w:rsid w:val="00F34128"/>
    <w:rsid w:val="00F341EE"/>
    <w:rsid w:val="00F34580"/>
    <w:rsid w:val="00F34765"/>
    <w:rsid w:val="00F34C58"/>
    <w:rsid w:val="00F34DD2"/>
    <w:rsid w:val="00F34F8E"/>
    <w:rsid w:val="00F3519C"/>
    <w:rsid w:val="00F35CA5"/>
    <w:rsid w:val="00F35DE4"/>
    <w:rsid w:val="00F36132"/>
    <w:rsid w:val="00F36307"/>
    <w:rsid w:val="00F3639A"/>
    <w:rsid w:val="00F368EA"/>
    <w:rsid w:val="00F36A62"/>
    <w:rsid w:val="00F36C1E"/>
    <w:rsid w:val="00F36E38"/>
    <w:rsid w:val="00F370BF"/>
    <w:rsid w:val="00F3737A"/>
    <w:rsid w:val="00F3762D"/>
    <w:rsid w:val="00F37669"/>
    <w:rsid w:val="00F379E0"/>
    <w:rsid w:val="00F37D94"/>
    <w:rsid w:val="00F37E35"/>
    <w:rsid w:val="00F405AC"/>
    <w:rsid w:val="00F40933"/>
    <w:rsid w:val="00F40AC7"/>
    <w:rsid w:val="00F411C6"/>
    <w:rsid w:val="00F4147F"/>
    <w:rsid w:val="00F41B17"/>
    <w:rsid w:val="00F41CEE"/>
    <w:rsid w:val="00F41D9D"/>
    <w:rsid w:val="00F420B7"/>
    <w:rsid w:val="00F42204"/>
    <w:rsid w:val="00F42DEE"/>
    <w:rsid w:val="00F42F03"/>
    <w:rsid w:val="00F42FB4"/>
    <w:rsid w:val="00F42FF3"/>
    <w:rsid w:val="00F43037"/>
    <w:rsid w:val="00F4339E"/>
    <w:rsid w:val="00F43829"/>
    <w:rsid w:val="00F439FF"/>
    <w:rsid w:val="00F43BAE"/>
    <w:rsid w:val="00F43DEE"/>
    <w:rsid w:val="00F44270"/>
    <w:rsid w:val="00F4530C"/>
    <w:rsid w:val="00F4580D"/>
    <w:rsid w:val="00F45846"/>
    <w:rsid w:val="00F45E9D"/>
    <w:rsid w:val="00F46D6B"/>
    <w:rsid w:val="00F471AA"/>
    <w:rsid w:val="00F47631"/>
    <w:rsid w:val="00F47CF6"/>
    <w:rsid w:val="00F47DBD"/>
    <w:rsid w:val="00F50A4B"/>
    <w:rsid w:val="00F50CD6"/>
    <w:rsid w:val="00F5220B"/>
    <w:rsid w:val="00F524C2"/>
    <w:rsid w:val="00F52AD2"/>
    <w:rsid w:val="00F52BD5"/>
    <w:rsid w:val="00F52D9F"/>
    <w:rsid w:val="00F52EDE"/>
    <w:rsid w:val="00F54216"/>
    <w:rsid w:val="00F54B71"/>
    <w:rsid w:val="00F54D88"/>
    <w:rsid w:val="00F553F8"/>
    <w:rsid w:val="00F55857"/>
    <w:rsid w:val="00F55988"/>
    <w:rsid w:val="00F5607A"/>
    <w:rsid w:val="00F567E3"/>
    <w:rsid w:val="00F56D3A"/>
    <w:rsid w:val="00F5735C"/>
    <w:rsid w:val="00F57691"/>
    <w:rsid w:val="00F60C45"/>
    <w:rsid w:val="00F61046"/>
    <w:rsid w:val="00F61563"/>
    <w:rsid w:val="00F6166A"/>
    <w:rsid w:val="00F61A58"/>
    <w:rsid w:val="00F61A93"/>
    <w:rsid w:val="00F61E91"/>
    <w:rsid w:val="00F61EC0"/>
    <w:rsid w:val="00F61FC3"/>
    <w:rsid w:val="00F62013"/>
    <w:rsid w:val="00F62177"/>
    <w:rsid w:val="00F622EA"/>
    <w:rsid w:val="00F62462"/>
    <w:rsid w:val="00F62669"/>
    <w:rsid w:val="00F62AA2"/>
    <w:rsid w:val="00F62F64"/>
    <w:rsid w:val="00F630B1"/>
    <w:rsid w:val="00F631C2"/>
    <w:rsid w:val="00F632CE"/>
    <w:rsid w:val="00F633EF"/>
    <w:rsid w:val="00F63A08"/>
    <w:rsid w:val="00F63A87"/>
    <w:rsid w:val="00F63B52"/>
    <w:rsid w:val="00F64340"/>
    <w:rsid w:val="00F64461"/>
    <w:rsid w:val="00F64CA8"/>
    <w:rsid w:val="00F64FBF"/>
    <w:rsid w:val="00F653EF"/>
    <w:rsid w:val="00F654A9"/>
    <w:rsid w:val="00F656D2"/>
    <w:rsid w:val="00F657A1"/>
    <w:rsid w:val="00F66242"/>
    <w:rsid w:val="00F667A9"/>
    <w:rsid w:val="00F668A4"/>
    <w:rsid w:val="00F66903"/>
    <w:rsid w:val="00F6745B"/>
    <w:rsid w:val="00F7068E"/>
    <w:rsid w:val="00F707C1"/>
    <w:rsid w:val="00F713A7"/>
    <w:rsid w:val="00F7146C"/>
    <w:rsid w:val="00F714F9"/>
    <w:rsid w:val="00F715C2"/>
    <w:rsid w:val="00F718C9"/>
    <w:rsid w:val="00F71AD3"/>
    <w:rsid w:val="00F72048"/>
    <w:rsid w:val="00F73686"/>
    <w:rsid w:val="00F7375C"/>
    <w:rsid w:val="00F73863"/>
    <w:rsid w:val="00F7400D"/>
    <w:rsid w:val="00F740E7"/>
    <w:rsid w:val="00F744DA"/>
    <w:rsid w:val="00F745B6"/>
    <w:rsid w:val="00F74B10"/>
    <w:rsid w:val="00F74B4C"/>
    <w:rsid w:val="00F74F95"/>
    <w:rsid w:val="00F75047"/>
    <w:rsid w:val="00F754F3"/>
    <w:rsid w:val="00F7573E"/>
    <w:rsid w:val="00F75F19"/>
    <w:rsid w:val="00F76137"/>
    <w:rsid w:val="00F761AE"/>
    <w:rsid w:val="00F7634F"/>
    <w:rsid w:val="00F7682C"/>
    <w:rsid w:val="00F76998"/>
    <w:rsid w:val="00F76E49"/>
    <w:rsid w:val="00F76FAA"/>
    <w:rsid w:val="00F77090"/>
    <w:rsid w:val="00F776C2"/>
    <w:rsid w:val="00F777C1"/>
    <w:rsid w:val="00F77882"/>
    <w:rsid w:val="00F77AE9"/>
    <w:rsid w:val="00F8096D"/>
    <w:rsid w:val="00F80F03"/>
    <w:rsid w:val="00F81A42"/>
    <w:rsid w:val="00F81A89"/>
    <w:rsid w:val="00F821E2"/>
    <w:rsid w:val="00F826AD"/>
    <w:rsid w:val="00F8278A"/>
    <w:rsid w:val="00F827DF"/>
    <w:rsid w:val="00F82E17"/>
    <w:rsid w:val="00F83445"/>
    <w:rsid w:val="00F83B97"/>
    <w:rsid w:val="00F8423C"/>
    <w:rsid w:val="00F84877"/>
    <w:rsid w:val="00F84E60"/>
    <w:rsid w:val="00F85195"/>
    <w:rsid w:val="00F85507"/>
    <w:rsid w:val="00F85688"/>
    <w:rsid w:val="00F85E06"/>
    <w:rsid w:val="00F85E3C"/>
    <w:rsid w:val="00F868C8"/>
    <w:rsid w:val="00F86A13"/>
    <w:rsid w:val="00F86A71"/>
    <w:rsid w:val="00F8710D"/>
    <w:rsid w:val="00F87AA1"/>
    <w:rsid w:val="00F87D65"/>
    <w:rsid w:val="00F87F1D"/>
    <w:rsid w:val="00F901B3"/>
    <w:rsid w:val="00F903FD"/>
    <w:rsid w:val="00F906F2"/>
    <w:rsid w:val="00F91502"/>
    <w:rsid w:val="00F9182F"/>
    <w:rsid w:val="00F9191C"/>
    <w:rsid w:val="00F9193A"/>
    <w:rsid w:val="00F919D7"/>
    <w:rsid w:val="00F91A7C"/>
    <w:rsid w:val="00F922C8"/>
    <w:rsid w:val="00F925E6"/>
    <w:rsid w:val="00F92671"/>
    <w:rsid w:val="00F92721"/>
    <w:rsid w:val="00F928E2"/>
    <w:rsid w:val="00F929CE"/>
    <w:rsid w:val="00F92B15"/>
    <w:rsid w:val="00F930D6"/>
    <w:rsid w:val="00F93C7E"/>
    <w:rsid w:val="00F94445"/>
    <w:rsid w:val="00F94829"/>
    <w:rsid w:val="00F94866"/>
    <w:rsid w:val="00F94F52"/>
    <w:rsid w:val="00F9500E"/>
    <w:rsid w:val="00F9545A"/>
    <w:rsid w:val="00F9586C"/>
    <w:rsid w:val="00F95B27"/>
    <w:rsid w:val="00F96040"/>
    <w:rsid w:val="00F96581"/>
    <w:rsid w:val="00F96849"/>
    <w:rsid w:val="00F96B11"/>
    <w:rsid w:val="00F97190"/>
    <w:rsid w:val="00F97540"/>
    <w:rsid w:val="00F97721"/>
    <w:rsid w:val="00F97898"/>
    <w:rsid w:val="00F97AF7"/>
    <w:rsid w:val="00FA0742"/>
    <w:rsid w:val="00FA08E3"/>
    <w:rsid w:val="00FA14F5"/>
    <w:rsid w:val="00FA169E"/>
    <w:rsid w:val="00FA1797"/>
    <w:rsid w:val="00FA1C9F"/>
    <w:rsid w:val="00FA208C"/>
    <w:rsid w:val="00FA2155"/>
    <w:rsid w:val="00FA2230"/>
    <w:rsid w:val="00FA22A2"/>
    <w:rsid w:val="00FA24ED"/>
    <w:rsid w:val="00FA2936"/>
    <w:rsid w:val="00FA300F"/>
    <w:rsid w:val="00FA382F"/>
    <w:rsid w:val="00FA3D1C"/>
    <w:rsid w:val="00FA440A"/>
    <w:rsid w:val="00FA46D9"/>
    <w:rsid w:val="00FA4C90"/>
    <w:rsid w:val="00FA4CDD"/>
    <w:rsid w:val="00FA52D9"/>
    <w:rsid w:val="00FA53A0"/>
    <w:rsid w:val="00FA58D2"/>
    <w:rsid w:val="00FA5D2B"/>
    <w:rsid w:val="00FA61C0"/>
    <w:rsid w:val="00FA687B"/>
    <w:rsid w:val="00FA69D7"/>
    <w:rsid w:val="00FA7072"/>
    <w:rsid w:val="00FA7404"/>
    <w:rsid w:val="00FA7555"/>
    <w:rsid w:val="00FA7691"/>
    <w:rsid w:val="00FA76BD"/>
    <w:rsid w:val="00FA76DD"/>
    <w:rsid w:val="00FA7C04"/>
    <w:rsid w:val="00FA7F8E"/>
    <w:rsid w:val="00FB05B1"/>
    <w:rsid w:val="00FB0A2B"/>
    <w:rsid w:val="00FB0A30"/>
    <w:rsid w:val="00FB0B54"/>
    <w:rsid w:val="00FB0B71"/>
    <w:rsid w:val="00FB0DC4"/>
    <w:rsid w:val="00FB0F15"/>
    <w:rsid w:val="00FB1065"/>
    <w:rsid w:val="00FB14A3"/>
    <w:rsid w:val="00FB160D"/>
    <w:rsid w:val="00FB164D"/>
    <w:rsid w:val="00FB16E5"/>
    <w:rsid w:val="00FB17A4"/>
    <w:rsid w:val="00FB1892"/>
    <w:rsid w:val="00FB20C8"/>
    <w:rsid w:val="00FB25B5"/>
    <w:rsid w:val="00FB260C"/>
    <w:rsid w:val="00FB26B7"/>
    <w:rsid w:val="00FB322D"/>
    <w:rsid w:val="00FB34BD"/>
    <w:rsid w:val="00FB35DD"/>
    <w:rsid w:val="00FB3CDD"/>
    <w:rsid w:val="00FB40AF"/>
    <w:rsid w:val="00FB43DF"/>
    <w:rsid w:val="00FB4B2D"/>
    <w:rsid w:val="00FB4D4E"/>
    <w:rsid w:val="00FB5AA9"/>
    <w:rsid w:val="00FB5F61"/>
    <w:rsid w:val="00FB64FA"/>
    <w:rsid w:val="00FB6789"/>
    <w:rsid w:val="00FB6A80"/>
    <w:rsid w:val="00FB6B19"/>
    <w:rsid w:val="00FB6DD7"/>
    <w:rsid w:val="00FB71E1"/>
    <w:rsid w:val="00FB7752"/>
    <w:rsid w:val="00FB7817"/>
    <w:rsid w:val="00FC0243"/>
    <w:rsid w:val="00FC03A8"/>
    <w:rsid w:val="00FC047A"/>
    <w:rsid w:val="00FC0893"/>
    <w:rsid w:val="00FC09A3"/>
    <w:rsid w:val="00FC0AEC"/>
    <w:rsid w:val="00FC14BC"/>
    <w:rsid w:val="00FC14F4"/>
    <w:rsid w:val="00FC1635"/>
    <w:rsid w:val="00FC18AB"/>
    <w:rsid w:val="00FC1959"/>
    <w:rsid w:val="00FC19F4"/>
    <w:rsid w:val="00FC1A9F"/>
    <w:rsid w:val="00FC24CD"/>
    <w:rsid w:val="00FC2640"/>
    <w:rsid w:val="00FC2C56"/>
    <w:rsid w:val="00FC2EB8"/>
    <w:rsid w:val="00FC35E2"/>
    <w:rsid w:val="00FC36E3"/>
    <w:rsid w:val="00FC39BB"/>
    <w:rsid w:val="00FC3C74"/>
    <w:rsid w:val="00FC3E18"/>
    <w:rsid w:val="00FC4126"/>
    <w:rsid w:val="00FC4400"/>
    <w:rsid w:val="00FC44B1"/>
    <w:rsid w:val="00FC45A8"/>
    <w:rsid w:val="00FC4A88"/>
    <w:rsid w:val="00FC4B85"/>
    <w:rsid w:val="00FC5098"/>
    <w:rsid w:val="00FC5194"/>
    <w:rsid w:val="00FC5264"/>
    <w:rsid w:val="00FC5A14"/>
    <w:rsid w:val="00FC5FD2"/>
    <w:rsid w:val="00FC6006"/>
    <w:rsid w:val="00FC60D9"/>
    <w:rsid w:val="00FC72DD"/>
    <w:rsid w:val="00FC7435"/>
    <w:rsid w:val="00FC7652"/>
    <w:rsid w:val="00FC79C3"/>
    <w:rsid w:val="00FC7B1C"/>
    <w:rsid w:val="00FC7E98"/>
    <w:rsid w:val="00FD0532"/>
    <w:rsid w:val="00FD07D9"/>
    <w:rsid w:val="00FD0A87"/>
    <w:rsid w:val="00FD127F"/>
    <w:rsid w:val="00FD17BA"/>
    <w:rsid w:val="00FD1805"/>
    <w:rsid w:val="00FD18D3"/>
    <w:rsid w:val="00FD26B2"/>
    <w:rsid w:val="00FD277D"/>
    <w:rsid w:val="00FD2E70"/>
    <w:rsid w:val="00FD330B"/>
    <w:rsid w:val="00FD33DA"/>
    <w:rsid w:val="00FD407A"/>
    <w:rsid w:val="00FD438F"/>
    <w:rsid w:val="00FD461C"/>
    <w:rsid w:val="00FD4897"/>
    <w:rsid w:val="00FD4F77"/>
    <w:rsid w:val="00FD533A"/>
    <w:rsid w:val="00FD58EC"/>
    <w:rsid w:val="00FD5B41"/>
    <w:rsid w:val="00FD612E"/>
    <w:rsid w:val="00FD693E"/>
    <w:rsid w:val="00FD6F4F"/>
    <w:rsid w:val="00FD7A23"/>
    <w:rsid w:val="00FD7E3C"/>
    <w:rsid w:val="00FE023A"/>
    <w:rsid w:val="00FE058D"/>
    <w:rsid w:val="00FE0ACC"/>
    <w:rsid w:val="00FE0B87"/>
    <w:rsid w:val="00FE10D0"/>
    <w:rsid w:val="00FE1307"/>
    <w:rsid w:val="00FE14B4"/>
    <w:rsid w:val="00FE14D5"/>
    <w:rsid w:val="00FE1781"/>
    <w:rsid w:val="00FE1FA4"/>
    <w:rsid w:val="00FE2426"/>
    <w:rsid w:val="00FE243C"/>
    <w:rsid w:val="00FE2B5A"/>
    <w:rsid w:val="00FE2BD7"/>
    <w:rsid w:val="00FE2DA8"/>
    <w:rsid w:val="00FE3121"/>
    <w:rsid w:val="00FE3246"/>
    <w:rsid w:val="00FE37CC"/>
    <w:rsid w:val="00FE3D6C"/>
    <w:rsid w:val="00FE3EBE"/>
    <w:rsid w:val="00FE4087"/>
    <w:rsid w:val="00FE4415"/>
    <w:rsid w:val="00FE4B12"/>
    <w:rsid w:val="00FE4BFA"/>
    <w:rsid w:val="00FE515F"/>
    <w:rsid w:val="00FE5630"/>
    <w:rsid w:val="00FE5BB8"/>
    <w:rsid w:val="00FE5D3E"/>
    <w:rsid w:val="00FE7183"/>
    <w:rsid w:val="00FE7457"/>
    <w:rsid w:val="00FE74FF"/>
    <w:rsid w:val="00FE7724"/>
    <w:rsid w:val="00FE7C7E"/>
    <w:rsid w:val="00FE7CA0"/>
    <w:rsid w:val="00FE7D8F"/>
    <w:rsid w:val="00FF006F"/>
    <w:rsid w:val="00FF00C8"/>
    <w:rsid w:val="00FF0172"/>
    <w:rsid w:val="00FF0BE7"/>
    <w:rsid w:val="00FF0D0C"/>
    <w:rsid w:val="00FF0FAB"/>
    <w:rsid w:val="00FF17D8"/>
    <w:rsid w:val="00FF27E7"/>
    <w:rsid w:val="00FF2D54"/>
    <w:rsid w:val="00FF33B8"/>
    <w:rsid w:val="00FF35AF"/>
    <w:rsid w:val="00FF37EE"/>
    <w:rsid w:val="00FF3C3D"/>
    <w:rsid w:val="00FF4375"/>
    <w:rsid w:val="00FF43E8"/>
    <w:rsid w:val="00FF46ED"/>
    <w:rsid w:val="00FF4905"/>
    <w:rsid w:val="00FF4960"/>
    <w:rsid w:val="00FF4A23"/>
    <w:rsid w:val="00FF4BBD"/>
    <w:rsid w:val="00FF4C6B"/>
    <w:rsid w:val="00FF54DB"/>
    <w:rsid w:val="00FF5639"/>
    <w:rsid w:val="00FF588B"/>
    <w:rsid w:val="00FF589D"/>
    <w:rsid w:val="00FF5B17"/>
    <w:rsid w:val="00FF6266"/>
    <w:rsid w:val="00FF6CC8"/>
    <w:rsid w:val="00FF6DD7"/>
    <w:rsid w:val="00FF761D"/>
    <w:rsid w:val="00FF781E"/>
    <w:rsid w:val="00FF7970"/>
    <w:rsid w:val="00FF797F"/>
    <w:rsid w:val="00FF7CCF"/>
    <w:rsid w:val="00FF7EE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9B99E"/>
  <w15:docId w15:val="{9A6A4540-0041-4610-BBF9-60A838D7B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9" w:unhideWhenUsed="1" w:qFormat="1"/>
    <w:lsdException w:name="heading 8" w:semiHidden="1" w:uiPriority="9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0838"/>
    <w:pPr>
      <w:spacing w:before="80" w:after="120"/>
    </w:pPr>
    <w:rPr>
      <w:rFonts w:ascii="Arial" w:hAnsi="Arial"/>
      <w:szCs w:val="24"/>
    </w:rPr>
  </w:style>
  <w:style w:type="paragraph" w:styleId="Heading1">
    <w:name w:val="heading 1"/>
    <w:basedOn w:val="Normal"/>
    <w:next w:val="Normal"/>
    <w:link w:val="Heading1Char"/>
    <w:uiPriority w:val="9"/>
    <w:qFormat/>
    <w:rsid w:val="0037759A"/>
    <w:pPr>
      <w:keepNext/>
      <w:suppressAutoHyphens w:val="0"/>
      <w:spacing w:before="200" w:line="240" w:lineRule="exact"/>
      <w:ind w:left="720" w:hanging="720"/>
      <w:outlineLvl w:val="0"/>
      <w:pPrChange w:id="0" w:author="Guy Fedorkow" w:date="2026-07-18T13:11:00Z">
        <w:pPr>
          <w:keepNext/>
          <w:numPr>
            <w:numId w:val="1"/>
          </w:numPr>
          <w:tabs>
            <w:tab w:val="num" w:pos="432"/>
          </w:tabs>
          <w:suppressAutoHyphens/>
          <w:spacing w:before="200" w:after="120" w:line="240" w:lineRule="exact"/>
          <w:ind w:left="720" w:hanging="720"/>
          <w:outlineLvl w:val="0"/>
        </w:pPr>
      </w:pPrChange>
    </w:pPr>
    <w:rPr>
      <w:rFonts w:cs="Arial"/>
      <w:b/>
      <w:bCs/>
      <w:iCs/>
      <w:color w:val="31849B" w:themeColor="accent5" w:themeShade="BF"/>
      <w:sz w:val="28"/>
      <w:rPrChange w:id="0" w:author="Guy Fedorkow" w:date="2026-07-18T13:11:00Z">
        <w:rPr>
          <w:rFonts w:ascii="Arial" w:hAnsi="Arial" w:cs="Arial"/>
          <w:b/>
          <w:bCs/>
          <w:iCs/>
          <w:color w:val="31849B" w:themeColor="accent5" w:themeShade="BF"/>
          <w:sz w:val="28"/>
          <w:szCs w:val="24"/>
          <w:lang w:val="en-US" w:eastAsia="en-US" w:bidi="ar-SA"/>
        </w:rPr>
      </w:rPrChange>
    </w:rPr>
  </w:style>
  <w:style w:type="paragraph" w:styleId="Heading2">
    <w:name w:val="heading 2"/>
    <w:basedOn w:val="Heading1"/>
    <w:next w:val="Normal"/>
    <w:link w:val="Heading2Char"/>
    <w:uiPriority w:val="9"/>
    <w:qFormat/>
    <w:rsid w:val="006154BD"/>
    <w:pPr>
      <w:numPr>
        <w:ilvl w:val="1"/>
      </w:numPr>
      <w:ind w:left="720" w:hanging="720"/>
      <w:outlineLvl w:val="1"/>
      <w:pPrChange w:id="1" w:author="Guy Fedorkow" w:date="2026-07-18T13:11:00Z">
        <w:pPr>
          <w:keepNext/>
          <w:numPr>
            <w:ilvl w:val="1"/>
          </w:numPr>
          <w:spacing w:before="200" w:after="120" w:line="240" w:lineRule="exact"/>
          <w:ind w:left="720" w:hanging="720"/>
          <w:outlineLvl w:val="1"/>
        </w:pPr>
      </w:pPrChange>
    </w:pPr>
    <w:rPr>
      <w:rPrChange w:id="1" w:author="Guy Fedorkow" w:date="2026-07-18T13:11:00Z">
        <w:rPr>
          <w:rFonts w:ascii="Arial" w:hAnsi="Arial" w:cs="Arial"/>
          <w:color w:val="31849B" w:themeColor="accent5" w:themeShade="BF"/>
          <w:sz w:val="28"/>
          <w:szCs w:val="24"/>
          <w:lang w:val="en-US" w:eastAsia="en-US" w:bidi="ar-SA"/>
        </w:rPr>
      </w:rPrChange>
    </w:rPr>
  </w:style>
  <w:style w:type="paragraph" w:styleId="Heading3">
    <w:name w:val="heading 3"/>
    <w:basedOn w:val="Heading1"/>
    <w:next w:val="Normal"/>
    <w:link w:val="Heading3Char"/>
    <w:uiPriority w:val="9"/>
    <w:qFormat/>
    <w:rsid w:val="00F86A13"/>
    <w:pPr>
      <w:numPr>
        <w:ilvl w:val="2"/>
      </w:numPr>
      <w:ind w:left="720" w:hanging="720"/>
      <w:outlineLvl w:val="2"/>
      <w:pPrChange w:id="2" w:author="Guy Fedorkow" w:date="2026-07-18T13:11:00Z">
        <w:pPr>
          <w:keepNext/>
          <w:numPr>
            <w:ilvl w:val="2"/>
          </w:numPr>
          <w:spacing w:before="200" w:after="120" w:line="240" w:lineRule="exact"/>
          <w:ind w:left="720" w:hanging="720"/>
          <w:outlineLvl w:val="2"/>
        </w:pPr>
      </w:pPrChange>
    </w:pPr>
    <w:rPr>
      <w:bCs w:val="0"/>
      <w:sz w:val="24"/>
      <w:szCs w:val="26"/>
      <w:rPrChange w:id="2" w:author="Guy Fedorkow" w:date="2026-07-18T13:11:00Z">
        <w:rPr>
          <w:rFonts w:ascii="Arial" w:hAnsi="Arial" w:cs="Arial"/>
          <w:color w:val="31849B" w:themeColor="accent5" w:themeShade="BF"/>
          <w:sz w:val="24"/>
          <w:szCs w:val="26"/>
          <w:lang w:val="en-US" w:eastAsia="en-US" w:bidi="ar-SA"/>
        </w:rPr>
      </w:rPrChange>
    </w:rPr>
  </w:style>
  <w:style w:type="paragraph" w:styleId="Heading4">
    <w:name w:val="heading 4"/>
    <w:aliases w:val="Heading 4 Char Char"/>
    <w:basedOn w:val="Normal"/>
    <w:next w:val="Normal"/>
    <w:link w:val="Heading4Char"/>
    <w:uiPriority w:val="9"/>
    <w:qFormat/>
    <w:rsid w:val="006F77F7"/>
    <w:pPr>
      <w:keepNext/>
      <w:spacing w:before="240"/>
      <w:outlineLvl w:val="3"/>
    </w:pPr>
    <w:rPr>
      <w:b/>
      <w:bCs/>
      <w:color w:val="31849B" w:themeColor="accent5" w:themeShade="BF"/>
      <w:szCs w:val="28"/>
    </w:rPr>
  </w:style>
  <w:style w:type="paragraph" w:styleId="Heading5">
    <w:name w:val="heading 5"/>
    <w:basedOn w:val="Normal"/>
    <w:next w:val="Normal"/>
    <w:link w:val="Heading5Char"/>
    <w:uiPriority w:val="9"/>
    <w:qFormat/>
    <w:rsid w:val="00EE3886"/>
    <w:pPr>
      <w:numPr>
        <w:ilvl w:val="4"/>
        <w:numId w:val="1"/>
      </w:numPr>
      <w:spacing w:before="240"/>
      <w:outlineLvl w:val="4"/>
    </w:pPr>
    <w:rPr>
      <w:b/>
      <w:bCs/>
      <w:iCs/>
      <w:szCs w:val="26"/>
    </w:rPr>
  </w:style>
  <w:style w:type="paragraph" w:styleId="Heading6">
    <w:name w:val="heading 6"/>
    <w:basedOn w:val="Normal"/>
    <w:next w:val="Normal"/>
    <w:link w:val="Heading6Char"/>
    <w:uiPriority w:val="9"/>
    <w:qFormat/>
    <w:rsid w:val="00B44080"/>
    <w:pPr>
      <w:numPr>
        <w:ilvl w:val="5"/>
        <w:numId w:val="1"/>
      </w:numPr>
      <w:spacing w:before="240"/>
      <w:outlineLvl w:val="5"/>
    </w:pPr>
    <w:rPr>
      <w:b/>
      <w:bCs/>
      <w:sz w:val="22"/>
      <w:szCs w:val="22"/>
    </w:rPr>
  </w:style>
  <w:style w:type="paragraph" w:styleId="Heading7">
    <w:name w:val="heading 7"/>
    <w:basedOn w:val="Normal"/>
    <w:next w:val="Normal"/>
    <w:link w:val="Heading7Char"/>
    <w:uiPriority w:val="99"/>
    <w:qFormat/>
    <w:rsid w:val="00B44080"/>
    <w:pPr>
      <w:numPr>
        <w:ilvl w:val="6"/>
        <w:numId w:val="1"/>
      </w:numPr>
      <w:spacing w:before="240"/>
      <w:outlineLvl w:val="6"/>
    </w:pPr>
  </w:style>
  <w:style w:type="paragraph" w:styleId="Heading8">
    <w:name w:val="heading 8"/>
    <w:basedOn w:val="Normal"/>
    <w:next w:val="Normal"/>
    <w:link w:val="Heading8Char"/>
    <w:uiPriority w:val="99"/>
    <w:qFormat/>
    <w:rsid w:val="00B44080"/>
    <w:pPr>
      <w:numPr>
        <w:ilvl w:val="7"/>
        <w:numId w:val="1"/>
      </w:numPr>
      <w:spacing w:before="240"/>
      <w:outlineLvl w:val="7"/>
    </w:pPr>
    <w:rPr>
      <w:i/>
      <w:iCs/>
    </w:rPr>
  </w:style>
  <w:style w:type="paragraph" w:styleId="Heading9">
    <w:name w:val="heading 9"/>
    <w:basedOn w:val="Normal"/>
    <w:next w:val="Normal"/>
    <w:link w:val="Heading9Char"/>
    <w:uiPriority w:val="9"/>
    <w:qFormat/>
    <w:rsid w:val="00B44080"/>
    <w:pPr>
      <w:numPr>
        <w:ilvl w:val="8"/>
        <w:numId w:val="1"/>
      </w:numPr>
      <w:spacing w:before="24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rsid w:val="00B44080"/>
  </w:style>
  <w:style w:type="character" w:styleId="Hyperlink">
    <w:name w:val="Hyperlink"/>
    <w:basedOn w:val="DefaultParagraphFont"/>
    <w:uiPriority w:val="99"/>
    <w:rsid w:val="00B44080"/>
    <w:rPr>
      <w:color w:val="0000FF"/>
      <w:u w:val="single"/>
    </w:rPr>
  </w:style>
  <w:style w:type="character" w:styleId="FollowedHyperlink">
    <w:name w:val="FollowedHyperlink"/>
    <w:basedOn w:val="DefaultParagraphFont"/>
    <w:uiPriority w:val="99"/>
    <w:rsid w:val="00B44080"/>
    <w:rPr>
      <w:color w:val="800080"/>
      <w:u w:val="single"/>
    </w:rPr>
  </w:style>
  <w:style w:type="character" w:customStyle="1" w:styleId="bcopy1">
    <w:name w:val="bcopy1"/>
    <w:basedOn w:val="DefaultParagraphFont"/>
    <w:rsid w:val="00B44080"/>
    <w:rPr>
      <w:rFonts w:ascii="Arial" w:hAnsi="Arial" w:cs="Arial" w:hint="default"/>
      <w:sz w:val="22"/>
      <w:szCs w:val="22"/>
      <w:rPrChange w:id="3" w:author="Guy Fedorkow" w:date="2026-07-18T13:11:00Z">
        <w:rPr>
          <w:rFonts w:ascii="Arial" w:hAnsi="Arial" w:cs="Arial"/>
          <w:sz w:val="22"/>
          <w:szCs w:val="22"/>
        </w:rPr>
      </w:rPrChange>
    </w:rPr>
  </w:style>
  <w:style w:type="character" w:customStyle="1" w:styleId="l31">
    <w:name w:val="l31"/>
    <w:basedOn w:val="DefaultParagraphFont"/>
    <w:rsid w:val="00B44080"/>
    <w:rPr>
      <w:rFonts w:ascii="Arial" w:hAnsi="Arial" w:cs="Arial" w:hint="default"/>
      <w:b/>
      <w:bCs/>
      <w:sz w:val="22"/>
      <w:szCs w:val="22"/>
      <w:rPrChange w:id="4" w:author="Guy Fedorkow" w:date="2026-07-18T13:11:00Z">
        <w:rPr>
          <w:rFonts w:ascii="Arial" w:hAnsi="Arial" w:cs="Arial"/>
          <w:b/>
          <w:bCs/>
          <w:sz w:val="22"/>
          <w:szCs w:val="22"/>
        </w:rPr>
      </w:rPrChange>
    </w:rPr>
  </w:style>
  <w:style w:type="character" w:customStyle="1" w:styleId="bullet1">
    <w:name w:val="bullet1"/>
    <w:basedOn w:val="DefaultParagraphFont"/>
    <w:rsid w:val="00B44080"/>
    <w:rPr>
      <w:sz w:val="18"/>
      <w:szCs w:val="18"/>
      <w:rPrChange w:id="5" w:author="Guy Fedorkow" w:date="2026-07-18T13:11:00Z">
        <w:rPr>
          <w:sz w:val="18"/>
          <w:szCs w:val="18"/>
        </w:rPr>
      </w:rPrChange>
    </w:rPr>
  </w:style>
  <w:style w:type="character" w:customStyle="1" w:styleId="l41">
    <w:name w:val="l41"/>
    <w:basedOn w:val="DefaultParagraphFont"/>
    <w:rsid w:val="00B44080"/>
    <w:rPr>
      <w:rFonts w:ascii="Arial" w:hAnsi="Arial" w:cs="Arial" w:hint="default"/>
      <w:b/>
      <w:bCs/>
      <w:sz w:val="20"/>
      <w:szCs w:val="20"/>
      <w:rPrChange w:id="6" w:author="Guy Fedorkow" w:date="2026-07-18T13:11:00Z">
        <w:rPr>
          <w:rFonts w:ascii="Arial" w:hAnsi="Arial" w:cs="Arial"/>
          <w:b/>
          <w:bCs/>
          <w:sz w:val="20"/>
          <w:szCs w:val="20"/>
        </w:rPr>
      </w:rPrChange>
    </w:rPr>
  </w:style>
  <w:style w:type="character" w:styleId="Strong">
    <w:name w:val="Strong"/>
    <w:basedOn w:val="DefaultParagraphFont"/>
    <w:uiPriority w:val="22"/>
    <w:qFormat/>
    <w:rsid w:val="00B44080"/>
    <w:rPr>
      <w:b/>
      <w:bCs/>
    </w:rPr>
  </w:style>
  <w:style w:type="character" w:customStyle="1" w:styleId="exampleinline">
    <w:name w:val="exampleinline"/>
    <w:basedOn w:val="DefaultParagraphFont"/>
    <w:rsid w:val="00FE10D0"/>
  </w:style>
  <w:style w:type="character" w:customStyle="1" w:styleId="BalloonTextChar">
    <w:name w:val="Balloon Text Char"/>
    <w:basedOn w:val="DefaultParagraphFont"/>
    <w:link w:val="BalloonText"/>
    <w:uiPriority w:val="99"/>
    <w:qFormat/>
    <w:rsid w:val="00427408"/>
    <w:rPr>
      <w:rFonts w:ascii="Tahoma" w:hAnsi="Tahoma" w:cs="Tahoma"/>
      <w:sz w:val="16"/>
      <w:szCs w:val="16"/>
    </w:rPr>
  </w:style>
  <w:style w:type="character" w:customStyle="1" w:styleId="PlainTextChar">
    <w:name w:val="Plain Text Char"/>
    <w:basedOn w:val="DefaultParagraphFont"/>
    <w:link w:val="PlainText"/>
    <w:uiPriority w:val="99"/>
    <w:qFormat/>
    <w:rsid w:val="00025018"/>
    <w:rPr>
      <w:rFonts w:ascii="Consolas" w:eastAsiaTheme="minorHAnsi" w:hAnsi="Consolas" w:cstheme="minorBidi"/>
      <w:sz w:val="21"/>
      <w:szCs w:val="21"/>
    </w:rPr>
  </w:style>
  <w:style w:type="character" w:customStyle="1" w:styleId="FootnoteCharacters">
    <w:name w:val="Footnote Characters"/>
    <w:uiPriority w:val="99"/>
    <w:qFormat/>
    <w:rsid w:val="00E85688"/>
    <w:rPr>
      <w:vertAlign w:val="superscript"/>
    </w:rPr>
  </w:style>
  <w:style w:type="character" w:styleId="FootnoteReference">
    <w:name w:val="footnote reference"/>
    <w:basedOn w:val="DefaultParagraphFont"/>
    <w:uiPriority w:val="99"/>
    <w:rsid w:val="00E85688"/>
    <w:rPr>
      <w:vertAlign w:val="superscript"/>
      <w:rPrChange w:id="7" w:author="Guy Fedorkow" w:date="2026-07-18T13:11:00Z">
        <w:rPr>
          <w:vertAlign w:val="superscript"/>
        </w:rPr>
      </w:rPrChange>
    </w:rPr>
  </w:style>
  <w:style w:type="character" w:customStyle="1" w:styleId="apple-tab-span">
    <w:name w:val="apple-tab-span"/>
    <w:basedOn w:val="DefaultParagraphFont"/>
    <w:rsid w:val="00827C0F"/>
  </w:style>
  <w:style w:type="character" w:customStyle="1" w:styleId="Heading2Char">
    <w:name w:val="Heading 2 Char"/>
    <w:basedOn w:val="DefaultParagraphFont"/>
    <w:link w:val="Heading2"/>
    <w:uiPriority w:val="9"/>
    <w:qFormat/>
    <w:rsid w:val="006154BD"/>
    <w:rPr>
      <w:rFonts w:ascii="Arial" w:hAnsi="Arial" w:cs="Arial"/>
      <w:b/>
      <w:bCs/>
      <w:iCs/>
      <w:color w:val="31849B" w:themeColor="accent5" w:themeShade="BF"/>
      <w:sz w:val="28"/>
      <w:szCs w:val="24"/>
    </w:rPr>
  </w:style>
  <w:style w:type="character" w:customStyle="1" w:styleId="st">
    <w:name w:val="st"/>
    <w:basedOn w:val="DefaultParagraphFont"/>
    <w:rsid w:val="00665342"/>
  </w:style>
  <w:style w:type="character" w:styleId="HTMLCite">
    <w:name w:val="HTML Cite"/>
    <w:basedOn w:val="DefaultParagraphFont"/>
    <w:uiPriority w:val="99"/>
    <w:unhideWhenUsed/>
    <w:rsid w:val="00BE099E"/>
    <w:rPr>
      <w:i/>
      <w:iCs/>
    </w:rPr>
  </w:style>
  <w:style w:type="character" w:customStyle="1" w:styleId="cellheading">
    <w:name w:val="cellheading"/>
    <w:basedOn w:val="DefaultParagraphFont"/>
    <w:rsid w:val="005F218B"/>
  </w:style>
  <w:style w:type="character" w:customStyle="1" w:styleId="Heading1Char">
    <w:name w:val="Heading 1 Char"/>
    <w:basedOn w:val="DefaultParagraphFont"/>
    <w:link w:val="Heading1"/>
    <w:uiPriority w:val="9"/>
    <w:qFormat/>
    <w:locked/>
    <w:rsid w:val="0037759A"/>
    <w:rPr>
      <w:rFonts w:ascii="Arial" w:hAnsi="Arial" w:cs="Arial"/>
      <w:b/>
      <w:bCs/>
      <w:iCs/>
      <w:color w:val="31849B" w:themeColor="accent5" w:themeShade="BF"/>
      <w:sz w:val="28"/>
      <w:szCs w:val="24"/>
    </w:rPr>
  </w:style>
  <w:style w:type="character" w:customStyle="1" w:styleId="Heading3Char">
    <w:name w:val="Heading 3 Char"/>
    <w:basedOn w:val="DefaultParagraphFont"/>
    <w:link w:val="Heading3"/>
    <w:uiPriority w:val="9"/>
    <w:qFormat/>
    <w:locked/>
    <w:rsid w:val="00F86A13"/>
    <w:rPr>
      <w:rFonts w:ascii="Arial" w:hAnsi="Arial" w:cs="Arial"/>
      <w:b/>
      <w:iCs/>
      <w:color w:val="31849B" w:themeColor="accent5" w:themeShade="BF"/>
      <w:sz w:val="24"/>
      <w:szCs w:val="26"/>
    </w:rPr>
  </w:style>
  <w:style w:type="character" w:customStyle="1" w:styleId="Heading4Char">
    <w:name w:val="Heading 4 Char"/>
    <w:aliases w:val="Heading 4 Char Char Char"/>
    <w:basedOn w:val="DefaultParagraphFont"/>
    <w:link w:val="Heading4"/>
    <w:uiPriority w:val="9"/>
    <w:qFormat/>
    <w:locked/>
    <w:rsid w:val="006F77F7"/>
    <w:rPr>
      <w:rFonts w:ascii="Arial" w:hAnsi="Arial"/>
      <w:b/>
      <w:bCs/>
      <w:color w:val="31849B" w:themeColor="accent5" w:themeShade="BF"/>
      <w:szCs w:val="28"/>
    </w:rPr>
  </w:style>
  <w:style w:type="character" w:customStyle="1" w:styleId="Heading5Char">
    <w:name w:val="Heading 5 Char"/>
    <w:basedOn w:val="DefaultParagraphFont"/>
    <w:link w:val="Heading5"/>
    <w:uiPriority w:val="9"/>
    <w:qFormat/>
    <w:locked/>
    <w:rsid w:val="00EE3886"/>
    <w:rPr>
      <w:rFonts w:ascii="Arial" w:hAnsi="Arial"/>
      <w:b/>
      <w:bCs/>
      <w:iCs/>
      <w:szCs w:val="26"/>
    </w:rPr>
  </w:style>
  <w:style w:type="character" w:customStyle="1" w:styleId="Heading6Char">
    <w:name w:val="Heading 6 Char"/>
    <w:basedOn w:val="DefaultParagraphFont"/>
    <w:link w:val="Heading6"/>
    <w:uiPriority w:val="9"/>
    <w:qFormat/>
    <w:locked/>
    <w:rsid w:val="003D6CA5"/>
    <w:rPr>
      <w:rFonts w:ascii="Arial" w:hAnsi="Arial"/>
      <w:b/>
      <w:bCs/>
      <w:sz w:val="22"/>
      <w:szCs w:val="22"/>
    </w:rPr>
  </w:style>
  <w:style w:type="character" w:customStyle="1" w:styleId="Heading7Char">
    <w:name w:val="Heading 7 Char"/>
    <w:basedOn w:val="DefaultParagraphFont"/>
    <w:link w:val="Heading7"/>
    <w:uiPriority w:val="99"/>
    <w:qFormat/>
    <w:locked/>
    <w:rsid w:val="003D6CA5"/>
    <w:rPr>
      <w:rFonts w:ascii="Arial" w:hAnsi="Arial"/>
      <w:szCs w:val="24"/>
    </w:rPr>
  </w:style>
  <w:style w:type="character" w:customStyle="1" w:styleId="Heading8Char">
    <w:name w:val="Heading 8 Char"/>
    <w:basedOn w:val="DefaultParagraphFont"/>
    <w:link w:val="Heading8"/>
    <w:uiPriority w:val="99"/>
    <w:qFormat/>
    <w:locked/>
    <w:rsid w:val="003D6CA5"/>
    <w:rPr>
      <w:rFonts w:ascii="Arial" w:hAnsi="Arial"/>
      <w:i/>
      <w:iCs/>
      <w:szCs w:val="24"/>
    </w:rPr>
  </w:style>
  <w:style w:type="character" w:customStyle="1" w:styleId="Heading9Char">
    <w:name w:val="Heading 9 Char"/>
    <w:basedOn w:val="DefaultParagraphFont"/>
    <w:link w:val="Heading9"/>
    <w:uiPriority w:val="9"/>
    <w:qFormat/>
    <w:locked/>
    <w:rsid w:val="003D6CA5"/>
    <w:rPr>
      <w:rFonts w:ascii="Arial" w:hAnsi="Arial" w:cs="Arial"/>
      <w:sz w:val="22"/>
      <w:szCs w:val="22"/>
    </w:rPr>
  </w:style>
  <w:style w:type="character" w:customStyle="1" w:styleId="BodyTextChar">
    <w:name w:val="Body Text Char"/>
    <w:basedOn w:val="DefaultParagraphFont"/>
    <w:link w:val="BodyText"/>
    <w:uiPriority w:val="99"/>
    <w:qFormat/>
    <w:locked/>
    <w:rsid w:val="003D6CA5"/>
    <w:rPr>
      <w:rFonts w:ascii="Arial" w:hAnsi="Arial"/>
      <w:lang w:val="en-GB"/>
    </w:rPr>
  </w:style>
  <w:style w:type="character" w:customStyle="1" w:styleId="HeaderChar">
    <w:name w:val="Header Char"/>
    <w:basedOn w:val="DefaultParagraphFont"/>
    <w:link w:val="Header"/>
    <w:uiPriority w:val="99"/>
    <w:qFormat/>
    <w:locked/>
    <w:rsid w:val="003D6CA5"/>
    <w:rPr>
      <w:rFonts w:ascii="Arial" w:hAnsi="Arial"/>
      <w:szCs w:val="24"/>
    </w:rPr>
  </w:style>
  <w:style w:type="character" w:customStyle="1" w:styleId="FooterChar">
    <w:name w:val="Footer Char"/>
    <w:basedOn w:val="DefaultParagraphFont"/>
    <w:link w:val="Footer"/>
    <w:uiPriority w:val="99"/>
    <w:qFormat/>
    <w:locked/>
    <w:rsid w:val="003D6CA5"/>
    <w:rPr>
      <w:rFonts w:ascii="Arial" w:hAnsi="Arial"/>
      <w:szCs w:val="24"/>
    </w:rPr>
  </w:style>
  <w:style w:type="character" w:customStyle="1" w:styleId="FootnoteTextChar">
    <w:name w:val="Footnote Text Char"/>
    <w:basedOn w:val="DefaultParagraphFont"/>
    <w:link w:val="FootnoteText"/>
    <w:uiPriority w:val="99"/>
    <w:semiHidden/>
    <w:qFormat/>
    <w:locked/>
    <w:rsid w:val="00436644"/>
    <w:rPr>
      <w:rFonts w:ascii="Arial" w:hAnsi="Arial"/>
      <w:sz w:val="16"/>
      <w:lang w:val="en-GB"/>
    </w:rPr>
  </w:style>
  <w:style w:type="character" w:customStyle="1" w:styleId="DocumentMapChar">
    <w:name w:val="Document Map Char"/>
    <w:basedOn w:val="DefaultParagraphFont"/>
    <w:link w:val="DocumentMap"/>
    <w:uiPriority w:val="99"/>
    <w:qFormat/>
    <w:rsid w:val="003D6CA5"/>
    <w:rPr>
      <w:rFonts w:ascii="Tahoma" w:hAnsi="Tahoma" w:cs="Tahoma"/>
      <w:sz w:val="24"/>
      <w:shd w:val="clear" w:color="auto" w:fill="000080"/>
    </w:rPr>
  </w:style>
  <w:style w:type="character" w:customStyle="1" w:styleId="content">
    <w:name w:val="content"/>
    <w:basedOn w:val="DefaultParagraphFont"/>
    <w:uiPriority w:val="99"/>
    <w:rsid w:val="003D6CA5"/>
    <w:rPr>
      <w:rFonts w:cs="Times New Roman"/>
    </w:rPr>
  </w:style>
  <w:style w:type="character" w:styleId="CommentReference">
    <w:name w:val="annotation reference"/>
    <w:basedOn w:val="DefaultParagraphFont"/>
    <w:rsid w:val="003D6CA5"/>
    <w:rPr>
      <w:rFonts w:cs="Times New Roman"/>
      <w:sz w:val="16"/>
      <w:szCs w:val="16"/>
    </w:rPr>
  </w:style>
  <w:style w:type="character" w:customStyle="1" w:styleId="CommentTextChar">
    <w:name w:val="Comment Text Char"/>
    <w:basedOn w:val="DefaultParagraphFont"/>
    <w:link w:val="CommentText"/>
    <w:qFormat/>
    <w:rsid w:val="003D6CA5"/>
    <w:rPr>
      <w:rFonts w:ascii="Arial" w:hAnsi="Arial"/>
    </w:rPr>
  </w:style>
  <w:style w:type="character" w:customStyle="1" w:styleId="CommentSubjectChar">
    <w:name w:val="Comment Subject Char"/>
    <w:basedOn w:val="CommentTextChar"/>
    <w:link w:val="CommentSubject"/>
    <w:uiPriority w:val="99"/>
    <w:qFormat/>
    <w:rsid w:val="003D6CA5"/>
    <w:rPr>
      <w:rFonts w:ascii="Times" w:hAnsi="Times"/>
      <w:b/>
      <w:bCs/>
    </w:rPr>
  </w:style>
  <w:style w:type="character" w:styleId="Emphasis">
    <w:name w:val="Emphasis"/>
    <w:basedOn w:val="DefaultParagraphFont"/>
    <w:uiPriority w:val="20"/>
    <w:qFormat/>
    <w:rsid w:val="009F0220"/>
    <w:rPr>
      <w:i/>
      <w:iCs/>
    </w:rPr>
  </w:style>
  <w:style w:type="character" w:customStyle="1" w:styleId="Bodyundersubhead2Char">
    <w:name w:val="Body under subhead 2 Char"/>
    <w:basedOn w:val="DefaultParagraphFont"/>
    <w:link w:val="Bodyundersubhead2"/>
    <w:qFormat/>
    <w:rsid w:val="003938A5"/>
    <w:rPr>
      <w:rFonts w:asciiTheme="minorHAnsi" w:eastAsiaTheme="minorHAnsi" w:hAnsiTheme="minorHAnsi" w:cstheme="minorBidi"/>
      <w:i/>
      <w:iCs/>
      <w:sz w:val="22"/>
      <w:szCs w:val="22"/>
    </w:rPr>
  </w:style>
  <w:style w:type="character" w:styleId="IntenseEmphasis">
    <w:name w:val="Intense Emphasis"/>
    <w:basedOn w:val="DefaultParagraphFont"/>
    <w:uiPriority w:val="21"/>
    <w:qFormat/>
    <w:rsid w:val="00340F90"/>
    <w:rPr>
      <w:b/>
      <w:bCs/>
      <w:i/>
      <w:iCs/>
      <w:color w:val="4F81BD" w:themeColor="accent1"/>
    </w:rPr>
  </w:style>
  <w:style w:type="character" w:styleId="HTMLCode">
    <w:name w:val="HTML Code"/>
    <w:basedOn w:val="DefaultParagraphFont"/>
    <w:uiPriority w:val="99"/>
    <w:semiHidden/>
    <w:unhideWhenUsed/>
    <w:rsid w:val="00232894"/>
    <w:rPr>
      <w:rFonts w:ascii="Courier New" w:eastAsia="Times New Roman" w:hAnsi="Courier New" w:cs="Courier New"/>
      <w:sz w:val="20"/>
      <w:szCs w:val="20"/>
    </w:rPr>
  </w:style>
  <w:style w:type="character" w:customStyle="1" w:styleId="GlossaryChar">
    <w:name w:val="Glossary Char"/>
    <w:basedOn w:val="DefaultParagraphFont"/>
    <w:link w:val="Glossary"/>
    <w:qFormat/>
    <w:rsid w:val="006D4159"/>
    <w:rPr>
      <w:rFonts w:ascii="Arial" w:hAnsi="Arial"/>
      <w:szCs w:val="24"/>
    </w:rPr>
  </w:style>
  <w:style w:type="character" w:customStyle="1" w:styleId="ng-binding">
    <w:name w:val="ng-binding"/>
    <w:basedOn w:val="DefaultParagraphFont"/>
    <w:rsid w:val="0037759A"/>
  </w:style>
  <w:style w:type="character" w:customStyle="1" w:styleId="ng-scope">
    <w:name w:val="ng-scope"/>
    <w:basedOn w:val="DefaultParagraphFont"/>
    <w:rsid w:val="0037759A"/>
  </w:style>
  <w:style w:type="character" w:customStyle="1" w:styleId="HTMLPreformattedChar">
    <w:name w:val="HTML Preformatted Char"/>
    <w:basedOn w:val="DefaultParagraphFont"/>
    <w:link w:val="HTMLPreformatted"/>
    <w:uiPriority w:val="99"/>
    <w:semiHidden/>
    <w:qFormat/>
    <w:rsid w:val="0037759A"/>
    <w:rPr>
      <w:rFonts w:ascii="Courier New" w:hAnsi="Courier New" w:cs="Courier New"/>
    </w:rPr>
  </w:style>
  <w:style w:type="character" w:customStyle="1" w:styleId="HTMLAddressChar">
    <w:name w:val="HTML Address Char"/>
    <w:basedOn w:val="DefaultParagraphFont"/>
    <w:link w:val="HTMLAddress"/>
    <w:uiPriority w:val="99"/>
    <w:semiHidden/>
    <w:qFormat/>
    <w:rsid w:val="0037759A"/>
    <w:rPr>
      <w:i/>
      <w:iCs/>
      <w:sz w:val="24"/>
      <w:szCs w:val="24"/>
    </w:rPr>
  </w:style>
  <w:style w:type="character" w:customStyle="1" w:styleId="highlight">
    <w:name w:val="highlight"/>
    <w:basedOn w:val="DefaultParagraphFont"/>
    <w:rsid w:val="00206C79"/>
  </w:style>
  <w:style w:type="character" w:customStyle="1" w:styleId="b">
    <w:name w:val="b"/>
    <w:basedOn w:val="DefaultParagraphFont"/>
    <w:rsid w:val="003D3E6B"/>
  </w:style>
  <w:style w:type="character" w:customStyle="1" w:styleId="i">
    <w:name w:val="i"/>
    <w:basedOn w:val="DefaultParagraphFont"/>
    <w:rsid w:val="003D3E6B"/>
  </w:style>
  <w:style w:type="character" w:customStyle="1" w:styleId="footnotenumber">
    <w:name w:val="footnote_number"/>
    <w:basedOn w:val="DefaultParagraphFont"/>
    <w:rsid w:val="003D3E6B"/>
  </w:style>
  <w:style w:type="character" w:customStyle="1" w:styleId="imageinline">
    <w:name w:val="imageinline"/>
    <w:basedOn w:val="DefaultParagraphFont"/>
    <w:rsid w:val="003D3E6B"/>
  </w:style>
  <w:style w:type="character" w:customStyle="1" w:styleId="fontstyle01">
    <w:name w:val="fontstyle01"/>
    <w:basedOn w:val="DefaultParagraphFont"/>
    <w:rsid w:val="00C425D3"/>
    <w:rPr>
      <w:rFonts w:ascii="Times-Roman" w:hAnsi="Times-Roman" w:hint="default"/>
      <w:b w:val="0"/>
      <w:bCs w:val="0"/>
      <w:i w:val="0"/>
      <w:iCs w:val="0"/>
      <w:color w:val="000000"/>
      <w:sz w:val="22"/>
      <w:szCs w:val="22"/>
    </w:rPr>
  </w:style>
  <w:style w:type="character" w:customStyle="1" w:styleId="fontstyle21">
    <w:name w:val="fontstyle21"/>
    <w:basedOn w:val="DefaultParagraphFont"/>
    <w:rsid w:val="00C425D3"/>
    <w:rPr>
      <w:rFonts w:ascii="Helvetica" w:hAnsi="Helvetica" w:hint="default"/>
      <w:b w:val="0"/>
      <w:bCs w:val="0"/>
      <w:i w:val="0"/>
      <w:iCs w:val="0"/>
      <w:color w:val="000000"/>
      <w:sz w:val="18"/>
      <w:szCs w:val="18"/>
    </w:rPr>
  </w:style>
  <w:style w:type="character" w:customStyle="1" w:styleId="fontstyle31">
    <w:name w:val="fontstyle31"/>
    <w:basedOn w:val="DefaultParagraphFont"/>
    <w:rsid w:val="00C425D3"/>
    <w:rPr>
      <w:rFonts w:ascii="HiddenHorzOCR-Identity-H" w:hAnsi="HiddenHorzOCR-Identity-H" w:hint="default"/>
      <w:b w:val="0"/>
      <w:bCs w:val="0"/>
      <w:i w:val="0"/>
      <w:iCs w:val="0"/>
      <w:color w:val="000000"/>
      <w:sz w:val="16"/>
      <w:szCs w:val="16"/>
    </w:rPr>
  </w:style>
  <w:style w:type="character" w:styleId="UnresolvedMention">
    <w:name w:val="Unresolved Mention"/>
    <w:basedOn w:val="DefaultParagraphFont"/>
    <w:uiPriority w:val="99"/>
    <w:semiHidden/>
    <w:unhideWhenUsed/>
    <w:rsid w:val="00751783"/>
    <w:rPr>
      <w:color w:val="605E5C"/>
      <w:shd w:val="clear" w:color="auto" w:fill="E1DFDD"/>
    </w:rPr>
  </w:style>
  <w:style w:type="character" w:customStyle="1" w:styleId="text3">
    <w:name w:val="text3"/>
    <w:basedOn w:val="DefaultParagraphFont"/>
    <w:rsid w:val="00CF1DE7"/>
  </w:style>
  <w:style w:type="character" w:customStyle="1" w:styleId="fieldtext">
    <w:name w:val="fieldtext"/>
    <w:basedOn w:val="DefaultParagraphFont"/>
    <w:rsid w:val="0073335B"/>
  </w:style>
  <w:style w:type="character" w:customStyle="1" w:styleId="apple-converted-space">
    <w:name w:val="apple-converted-space"/>
    <w:basedOn w:val="DefaultParagraphFont"/>
    <w:rsid w:val="0044699B"/>
  </w:style>
  <w:style w:type="character" w:customStyle="1" w:styleId="row">
    <w:name w:val="row"/>
    <w:basedOn w:val="DefaultParagraphFont"/>
    <w:rsid w:val="004B6E57"/>
  </w:style>
  <w:style w:type="character" w:customStyle="1" w:styleId="icon-header">
    <w:name w:val="icon-header"/>
    <w:basedOn w:val="DefaultParagraphFont"/>
    <w:rsid w:val="004B6E57"/>
  </w:style>
  <w:style w:type="character" w:customStyle="1" w:styleId="z-TopofFormChar">
    <w:name w:val="z-Top of Form Char"/>
    <w:basedOn w:val="DefaultParagraphFont"/>
    <w:link w:val="z-TopofForm"/>
    <w:uiPriority w:val="99"/>
    <w:semiHidden/>
    <w:qFormat/>
    <w:rsid w:val="004B6E57"/>
    <w:rPr>
      <w:rFonts w:ascii="Arial" w:hAnsi="Arial" w:cs="Arial"/>
      <w:vanish/>
      <w:sz w:val="16"/>
      <w:szCs w:val="16"/>
    </w:rPr>
  </w:style>
  <w:style w:type="character" w:customStyle="1" w:styleId="z-BottomofFormChar">
    <w:name w:val="z-Bottom of Form Char"/>
    <w:basedOn w:val="DefaultParagraphFont"/>
    <w:link w:val="z-BottomofForm"/>
    <w:uiPriority w:val="99"/>
    <w:semiHidden/>
    <w:qFormat/>
    <w:rsid w:val="004B6E57"/>
    <w:rPr>
      <w:rFonts w:ascii="Arial" w:hAnsi="Arial" w:cs="Arial"/>
      <w:vanish/>
      <w:sz w:val="16"/>
      <w:szCs w:val="16"/>
    </w:rPr>
  </w:style>
  <w:style w:type="character" w:customStyle="1" w:styleId="hide-mobile">
    <w:name w:val="hide-mobile"/>
    <w:basedOn w:val="DefaultParagraphFont"/>
    <w:rsid w:val="004B6E57"/>
  </w:style>
  <w:style w:type="character" w:customStyle="1" w:styleId="Strong1">
    <w:name w:val="Strong1"/>
    <w:basedOn w:val="DefaultParagraphFont"/>
    <w:rsid w:val="004B6E57"/>
  </w:style>
  <w:style w:type="character" w:customStyle="1" w:styleId="refinement-title">
    <w:name w:val="refinement-title"/>
    <w:basedOn w:val="DefaultParagraphFont"/>
    <w:rsid w:val="004B6E57"/>
  </w:style>
  <w:style w:type="character" w:customStyle="1" w:styleId="pdf-size-display">
    <w:name w:val="pdf-size-display"/>
    <w:basedOn w:val="DefaultParagraphFont"/>
    <w:rsid w:val="004B6E57"/>
  </w:style>
  <w:style w:type="character" w:customStyle="1" w:styleId="style-scope">
    <w:name w:val="style-scope"/>
    <w:basedOn w:val="DefaultParagraphFont"/>
    <w:rsid w:val="00D56B6D"/>
  </w:style>
  <w:style w:type="character" w:customStyle="1" w:styleId="media-delimiter">
    <w:name w:val="media-delimiter"/>
    <w:basedOn w:val="DefaultParagraphFont"/>
    <w:rsid w:val="00D00A3C"/>
  </w:style>
  <w:style w:type="character" w:customStyle="1" w:styleId="wb-stl-special">
    <w:name w:val="wb-stl-special"/>
    <w:basedOn w:val="DefaultParagraphFont"/>
    <w:rsid w:val="007751D5"/>
  </w:style>
  <w:style w:type="character" w:customStyle="1" w:styleId="less">
    <w:name w:val="less"/>
    <w:basedOn w:val="DefaultParagraphFont"/>
    <w:rsid w:val="00802A34"/>
  </w:style>
  <w:style w:type="character" w:customStyle="1" w:styleId="bold">
    <w:name w:val="bold"/>
    <w:basedOn w:val="DefaultParagraphFont"/>
    <w:rsid w:val="00802A34"/>
  </w:style>
  <w:style w:type="character" w:customStyle="1" w:styleId="more">
    <w:name w:val="more"/>
    <w:basedOn w:val="DefaultParagraphFont"/>
    <w:rsid w:val="00802A34"/>
  </w:style>
  <w:style w:type="character" w:customStyle="1" w:styleId="fa">
    <w:name w:val="fa"/>
    <w:basedOn w:val="DefaultParagraphFont"/>
    <w:rsid w:val="004728DD"/>
  </w:style>
  <w:style w:type="character" w:customStyle="1" w:styleId="sr-only">
    <w:name w:val="sr-only"/>
    <w:basedOn w:val="DefaultParagraphFont"/>
    <w:rsid w:val="004728DD"/>
  </w:style>
  <w:style w:type="character" w:customStyle="1" w:styleId="id-label">
    <w:name w:val="id-label"/>
    <w:basedOn w:val="DefaultParagraphFont"/>
    <w:rsid w:val="004728DD"/>
  </w:style>
  <w:style w:type="character" w:customStyle="1" w:styleId="component">
    <w:name w:val="component"/>
    <w:basedOn w:val="DefaultParagraphFont"/>
    <w:rsid w:val="004728DD"/>
  </w:style>
  <w:style w:type="character" w:customStyle="1" w:styleId="record-type-badge">
    <w:name w:val="record-type-badge"/>
    <w:basedOn w:val="DefaultParagraphFont"/>
    <w:rsid w:val="004728DD"/>
  </w:style>
  <w:style w:type="character" w:customStyle="1" w:styleId="note-content">
    <w:name w:val="note-content"/>
    <w:basedOn w:val="DefaultParagraphFont"/>
    <w:rsid w:val="004728DD"/>
  </w:style>
  <w:style w:type="character" w:customStyle="1" w:styleId="elipses">
    <w:name w:val="elipses"/>
    <w:basedOn w:val="DefaultParagraphFont"/>
    <w:rsid w:val="004728DD"/>
  </w:style>
  <w:style w:type="character" w:customStyle="1" w:styleId="inherit">
    <w:name w:val="inherit"/>
    <w:basedOn w:val="DefaultParagraphFont"/>
    <w:rsid w:val="004728DD"/>
  </w:style>
  <w:style w:type="character" w:customStyle="1" w:styleId="street">
    <w:name w:val="street"/>
    <w:basedOn w:val="DefaultParagraphFont"/>
    <w:rsid w:val="004728DD"/>
  </w:style>
  <w:style w:type="character" w:customStyle="1" w:styleId="city">
    <w:name w:val="city"/>
    <w:basedOn w:val="DefaultParagraphFont"/>
    <w:rsid w:val="004728DD"/>
  </w:style>
  <w:style w:type="character" w:customStyle="1" w:styleId="region">
    <w:name w:val="region"/>
    <w:basedOn w:val="DefaultParagraphFont"/>
    <w:rsid w:val="004728DD"/>
  </w:style>
  <w:style w:type="character" w:customStyle="1" w:styleId="postcode">
    <w:name w:val="post_code"/>
    <w:basedOn w:val="DefaultParagraphFont"/>
    <w:rsid w:val="004728DD"/>
  </w:style>
  <w:style w:type="character" w:customStyle="1" w:styleId="country">
    <w:name w:val="country"/>
    <w:basedOn w:val="DefaultParagraphFont"/>
    <w:rsid w:val="004728DD"/>
  </w:style>
  <w:style w:type="character" w:customStyle="1" w:styleId="email">
    <w:name w:val="email"/>
    <w:basedOn w:val="DefaultParagraphFont"/>
    <w:rsid w:val="004728DD"/>
  </w:style>
  <w:style w:type="character" w:customStyle="1" w:styleId="indentor">
    <w:name w:val="indentor"/>
    <w:basedOn w:val="DefaultParagraphFont"/>
    <w:rsid w:val="004728DD"/>
  </w:style>
  <w:style w:type="character" w:customStyle="1" w:styleId="bold-text">
    <w:name w:val="bold-text"/>
    <w:basedOn w:val="DefaultParagraphFont"/>
    <w:rsid w:val="005801C0"/>
  </w:style>
  <w:style w:type="character" w:customStyle="1" w:styleId="xtd1">
    <w:name w:val="x_td1"/>
    <w:basedOn w:val="DefaultParagraphFont"/>
    <w:rsid w:val="009B468C"/>
  </w:style>
  <w:style w:type="character" w:customStyle="1" w:styleId="reference-text">
    <w:name w:val="reference-text"/>
    <w:basedOn w:val="DefaultParagraphFont"/>
    <w:rsid w:val="00433A8D"/>
  </w:style>
  <w:style w:type="character" w:customStyle="1" w:styleId="EndnoteTextChar">
    <w:name w:val="Endnote Text Char"/>
    <w:basedOn w:val="DefaultParagraphFont"/>
    <w:link w:val="EndnoteText"/>
    <w:semiHidden/>
    <w:qFormat/>
    <w:rsid w:val="00433A8D"/>
    <w:rPr>
      <w:rFonts w:ascii="Arial" w:hAnsi="Arial"/>
    </w:rPr>
  </w:style>
  <w:style w:type="character" w:customStyle="1" w:styleId="EndnoteCharacters">
    <w:name w:val="Endnote Characters"/>
    <w:semiHidden/>
    <w:unhideWhenUsed/>
    <w:qFormat/>
    <w:rsid w:val="00433A8D"/>
    <w:rPr>
      <w:vertAlign w:val="superscript"/>
    </w:rPr>
  </w:style>
  <w:style w:type="character" w:styleId="EndnoteReference">
    <w:name w:val="endnote reference"/>
    <w:basedOn w:val="DefaultParagraphFont"/>
    <w:semiHidden/>
    <w:unhideWhenUsed/>
    <w:rsid w:val="00433A8D"/>
    <w:rPr>
      <w:vertAlign w:val="superscript"/>
    </w:rPr>
  </w:style>
  <w:style w:type="character" w:customStyle="1" w:styleId="zx2w9c">
    <w:name w:val="zx2w9c"/>
    <w:basedOn w:val="DefaultParagraphFont"/>
    <w:rsid w:val="00BF71C5"/>
  </w:style>
  <w:style w:type="character" w:customStyle="1" w:styleId="qfqw9e">
    <w:name w:val="qfqw9e"/>
    <w:basedOn w:val="DefaultParagraphFont"/>
    <w:rsid w:val="00BF71C5"/>
  </w:style>
  <w:style w:type="character" w:customStyle="1" w:styleId="oxzbyc">
    <w:name w:val="oxzbyc"/>
    <w:basedOn w:val="DefaultParagraphFont"/>
    <w:rsid w:val="00BF71C5"/>
  </w:style>
  <w:style w:type="character" w:customStyle="1" w:styleId="gmailsignatureprefix">
    <w:name w:val="gmail_signature_prefix"/>
    <w:basedOn w:val="DefaultParagraphFont"/>
    <w:rsid w:val="00BF71C5"/>
  </w:style>
  <w:style w:type="character" w:customStyle="1" w:styleId="dpvwyc">
    <w:name w:val="dpvwyc"/>
    <w:basedOn w:val="DefaultParagraphFont"/>
    <w:rsid w:val="00F61563"/>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link w:val="BodyTextChar"/>
    <w:uiPriority w:val="99"/>
    <w:rsid w:val="00B44080"/>
    <w:pPr>
      <w:widowControl w:val="0"/>
    </w:pPr>
    <w:rPr>
      <w:szCs w:val="20"/>
      <w:lang w:val="en-GB"/>
    </w:rPr>
  </w:style>
  <w:style w:type="paragraph" w:styleId="List">
    <w:name w:val="List"/>
    <w:basedOn w:val="Normal"/>
    <w:uiPriority w:val="99"/>
    <w:rsid w:val="003D6CA5"/>
    <w:pPr>
      <w:spacing w:before="0" w:after="0"/>
      <w:ind w:left="360" w:hanging="360"/>
    </w:pPr>
    <w:rPr>
      <w:rFonts w:ascii="Times" w:hAnsi="Times"/>
      <w:sz w:val="24"/>
      <w:szCs w:val="20"/>
    </w:rPr>
  </w:style>
  <w:style w:type="paragraph" w:styleId="Caption">
    <w:name w:val="caption"/>
    <w:basedOn w:val="Normal"/>
    <w:next w:val="Normal"/>
    <w:uiPriority w:val="99"/>
    <w:unhideWhenUsed/>
    <w:qFormat/>
    <w:rsid w:val="00EE3595"/>
    <w:pPr>
      <w:spacing w:before="0" w:after="200"/>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styleId="Title">
    <w:name w:val="Title"/>
    <w:basedOn w:val="Normal"/>
    <w:qFormat/>
    <w:rsid w:val="00B44080"/>
    <w:pPr>
      <w:suppressAutoHyphens w:val="0"/>
      <w:spacing w:before="240"/>
      <w:jc w:val="center"/>
      <w:pPrChange w:id="8" w:author="Guy Fedorkow" w:date="2026-07-18T13:11:00Z">
        <w:pPr>
          <w:suppressAutoHyphens/>
          <w:spacing w:before="240" w:after="120"/>
          <w:jc w:val="center"/>
        </w:pPr>
      </w:pPrChange>
    </w:pPr>
    <w:rPr>
      <w:b/>
      <w:kern w:val="28"/>
      <w:sz w:val="40"/>
      <w:szCs w:val="20"/>
      <w:lang w:val="en-GB"/>
      <w:rPrChange w:id="8" w:author="Guy Fedorkow" w:date="2026-07-18T13:11:00Z">
        <w:rPr>
          <w:rFonts w:ascii="Arial" w:hAnsi="Arial"/>
          <w:b/>
          <w:kern w:val="2"/>
          <w:sz w:val="40"/>
          <w:lang w:val="en-GB" w:eastAsia="en-US" w:bidi="ar-SA"/>
        </w:rPr>
      </w:rPrChange>
    </w:rPr>
  </w:style>
  <w:style w:type="paragraph" w:customStyle="1" w:styleId="HeaderandFooter">
    <w:name w:val="Header and Footer"/>
    <w:basedOn w:val="Normal"/>
    <w:qFormat/>
  </w:style>
  <w:style w:type="paragraph" w:styleId="Header">
    <w:name w:val="header"/>
    <w:basedOn w:val="Normal"/>
    <w:link w:val="HeaderChar"/>
    <w:uiPriority w:val="99"/>
    <w:rsid w:val="00B44080"/>
    <w:pPr>
      <w:tabs>
        <w:tab w:val="center" w:pos="4320"/>
        <w:tab w:val="right" w:pos="8640"/>
      </w:tabs>
    </w:pPr>
  </w:style>
  <w:style w:type="paragraph" w:styleId="Footer">
    <w:name w:val="footer"/>
    <w:basedOn w:val="Normal"/>
    <w:link w:val="FooterChar"/>
    <w:uiPriority w:val="99"/>
    <w:rsid w:val="00B44080"/>
    <w:pPr>
      <w:tabs>
        <w:tab w:val="center" w:pos="4320"/>
        <w:tab w:val="right" w:pos="8640"/>
      </w:tabs>
    </w:pPr>
  </w:style>
  <w:style w:type="paragraph" w:styleId="FootnoteText">
    <w:name w:val="footnote text"/>
    <w:basedOn w:val="Normal"/>
    <w:link w:val="FootnoteTextChar"/>
    <w:uiPriority w:val="99"/>
    <w:semiHidden/>
    <w:rsid w:val="00436644"/>
    <w:pPr>
      <w:widowControl w:val="0"/>
    </w:pPr>
    <w:rPr>
      <w:sz w:val="16"/>
      <w:szCs w:val="20"/>
      <w:lang w:val="en-GB"/>
    </w:rPr>
  </w:style>
  <w:style w:type="paragraph" w:customStyle="1" w:styleId="Body">
    <w:name w:val="Body"/>
    <w:basedOn w:val="Normal"/>
    <w:rsid w:val="00B44080"/>
    <w:pPr>
      <w:widowControl w:val="0"/>
      <w:tabs>
        <w:tab w:val="left" w:pos="720"/>
        <w:tab w:val="left" w:pos="1440"/>
        <w:tab w:val="left" w:pos="2160"/>
        <w:tab w:val="left" w:pos="2880"/>
        <w:tab w:val="left" w:pos="3600"/>
        <w:tab w:val="left" w:pos="4320"/>
        <w:tab w:val="left" w:pos="5040"/>
        <w:tab w:val="left" w:pos="5840"/>
        <w:tab w:val="left" w:pos="6480"/>
        <w:tab w:val="left" w:pos="7200"/>
        <w:tab w:val="left" w:pos="7920"/>
      </w:tabs>
      <w:suppressAutoHyphens w:val="0"/>
      <w:pPrChange w:id="9" w:author="Guy Fedorkow" w:date="2026-07-18T13:11:00Z">
        <w:pPr>
          <w:widowControl w:val="0"/>
          <w:tabs>
            <w:tab w:val="left" w:pos="720"/>
            <w:tab w:val="left" w:pos="1440"/>
            <w:tab w:val="left" w:pos="2160"/>
            <w:tab w:val="left" w:pos="2880"/>
            <w:tab w:val="left" w:pos="3600"/>
            <w:tab w:val="left" w:pos="4320"/>
            <w:tab w:val="left" w:pos="5040"/>
            <w:tab w:val="left" w:pos="5840"/>
            <w:tab w:val="left" w:pos="6480"/>
            <w:tab w:val="left" w:pos="7200"/>
            <w:tab w:val="left" w:pos="7920"/>
          </w:tabs>
          <w:suppressAutoHyphens/>
          <w:spacing w:before="80" w:after="120"/>
        </w:pPr>
      </w:pPrChange>
    </w:pPr>
    <w:rPr>
      <w:szCs w:val="20"/>
      <w:lang w:val="en-GB"/>
      <w:rPrChange w:id="9" w:author="Guy Fedorkow" w:date="2026-07-18T13:11:00Z">
        <w:rPr>
          <w:rFonts w:ascii="Arial" w:hAnsi="Arial"/>
          <w:lang w:val="en-GB" w:eastAsia="en-US" w:bidi="ar-SA"/>
        </w:rPr>
      </w:rPrChange>
    </w:rPr>
  </w:style>
  <w:style w:type="paragraph" w:styleId="BodyTextIndent">
    <w:name w:val="Body Text Indent"/>
    <w:basedOn w:val="Normal"/>
    <w:rsid w:val="00B44080"/>
    <w:pPr>
      <w:widowControl w:val="0"/>
      <w:ind w:left="720"/>
    </w:pPr>
    <w:rPr>
      <w:rFonts w:ascii="Times New Roman" w:hAnsi="Times New Roman"/>
      <w:szCs w:val="20"/>
      <w:lang w:val="en-GB"/>
    </w:rPr>
  </w:style>
  <w:style w:type="paragraph" w:styleId="BodyTextIndent3">
    <w:name w:val="Body Text Indent 3"/>
    <w:basedOn w:val="Normal"/>
    <w:rsid w:val="00B44080"/>
    <w:pPr>
      <w:suppressAutoHyphens w:val="0"/>
      <w:ind w:left="360"/>
      <w:pPrChange w:id="10" w:author="Guy Fedorkow" w:date="2026-07-18T13:11:00Z">
        <w:pPr>
          <w:suppressAutoHyphens/>
          <w:spacing w:before="80" w:after="120"/>
          <w:ind w:left="360"/>
        </w:pPr>
      </w:pPrChange>
    </w:pPr>
    <w:rPr>
      <w:rFonts w:ascii="Times New Roman" w:hAnsi="Times New Roman"/>
      <w:i/>
      <w:szCs w:val="20"/>
      <w:lang w:val="en-GB"/>
      <w:rPrChange w:id="10" w:author="Guy Fedorkow" w:date="2026-07-18T13:11:00Z">
        <w:rPr>
          <w:i/>
          <w:lang w:val="en-GB" w:eastAsia="en-US" w:bidi="ar-SA"/>
        </w:rPr>
      </w:rPrChange>
    </w:rPr>
  </w:style>
  <w:style w:type="paragraph" w:styleId="TOC1">
    <w:name w:val="toc 1"/>
    <w:basedOn w:val="Normal"/>
    <w:next w:val="Normal"/>
    <w:autoRedefine/>
    <w:uiPriority w:val="39"/>
    <w:rsid w:val="00B44080"/>
    <w:pPr>
      <w:spacing w:before="120"/>
    </w:pPr>
    <w:rPr>
      <w:b/>
      <w:bCs/>
      <w:caps/>
    </w:rPr>
  </w:style>
  <w:style w:type="paragraph" w:styleId="TOC2">
    <w:name w:val="toc 2"/>
    <w:basedOn w:val="Normal"/>
    <w:next w:val="Normal"/>
    <w:autoRedefine/>
    <w:uiPriority w:val="39"/>
    <w:rsid w:val="00B44080"/>
    <w:pPr>
      <w:ind w:left="200"/>
    </w:pPr>
    <w:rPr>
      <w:smallCaps/>
    </w:rPr>
  </w:style>
  <w:style w:type="paragraph" w:styleId="TOC3">
    <w:name w:val="toc 3"/>
    <w:basedOn w:val="Normal"/>
    <w:next w:val="Normal"/>
    <w:autoRedefine/>
    <w:uiPriority w:val="39"/>
    <w:rsid w:val="00B44080"/>
    <w:pPr>
      <w:ind w:left="400"/>
    </w:pPr>
    <w:rPr>
      <w:iCs/>
    </w:rPr>
  </w:style>
  <w:style w:type="paragraph" w:styleId="TOC4">
    <w:name w:val="toc 4"/>
    <w:basedOn w:val="Normal"/>
    <w:next w:val="Normal"/>
    <w:autoRedefine/>
    <w:uiPriority w:val="39"/>
    <w:rsid w:val="00312A46"/>
    <w:pPr>
      <w:tabs>
        <w:tab w:val="left" w:pos="1400"/>
        <w:tab w:val="right" w:leader="dot" w:pos="9019"/>
      </w:tabs>
      <w:suppressAutoHyphens w:val="0"/>
      <w:ind w:left="600"/>
      <w:pPrChange w:id="11" w:author="Guy Fedorkow" w:date="2026-07-18T13:11:00Z">
        <w:pPr>
          <w:tabs>
            <w:tab w:val="left" w:pos="1400"/>
            <w:tab w:val="right" w:leader="dot" w:pos="9019"/>
          </w:tabs>
          <w:suppressAutoHyphens/>
          <w:spacing w:before="80" w:after="120"/>
          <w:ind w:left="600"/>
        </w:pPr>
      </w:pPrChange>
    </w:pPr>
    <w:rPr>
      <w:rFonts w:cs="Arial"/>
      <w:noProof/>
      <w:szCs w:val="21"/>
      <w:rPrChange w:id="11" w:author="Guy Fedorkow" w:date="2026-07-18T13:11:00Z">
        <w:rPr>
          <w:rFonts w:ascii="Arial" w:hAnsi="Arial" w:cs="Arial"/>
          <w:szCs w:val="21"/>
          <w:lang w:val="en-US" w:eastAsia="en-US" w:bidi="ar-SA"/>
        </w:rPr>
      </w:rPrChange>
    </w:rPr>
  </w:style>
  <w:style w:type="paragraph" w:styleId="TOC5">
    <w:name w:val="toc 5"/>
    <w:basedOn w:val="Normal"/>
    <w:next w:val="Normal"/>
    <w:autoRedefine/>
    <w:uiPriority w:val="39"/>
    <w:rsid w:val="00B44080"/>
    <w:pPr>
      <w:ind w:left="800"/>
    </w:pPr>
    <w:rPr>
      <w:rFonts w:ascii="Times New Roman" w:hAnsi="Times New Roman"/>
      <w:szCs w:val="21"/>
    </w:rPr>
  </w:style>
  <w:style w:type="paragraph" w:styleId="TOC6">
    <w:name w:val="toc 6"/>
    <w:basedOn w:val="Normal"/>
    <w:next w:val="Normal"/>
    <w:autoRedefine/>
    <w:uiPriority w:val="39"/>
    <w:rsid w:val="00B44080"/>
    <w:pPr>
      <w:ind w:left="1000"/>
    </w:pPr>
    <w:rPr>
      <w:rFonts w:ascii="Times New Roman" w:hAnsi="Times New Roman"/>
      <w:szCs w:val="21"/>
    </w:rPr>
  </w:style>
  <w:style w:type="paragraph" w:styleId="TOC7">
    <w:name w:val="toc 7"/>
    <w:basedOn w:val="Normal"/>
    <w:next w:val="Normal"/>
    <w:autoRedefine/>
    <w:uiPriority w:val="39"/>
    <w:rsid w:val="00B44080"/>
    <w:pPr>
      <w:ind w:left="1200"/>
    </w:pPr>
    <w:rPr>
      <w:rFonts w:ascii="Times New Roman" w:hAnsi="Times New Roman"/>
      <w:szCs w:val="21"/>
    </w:rPr>
  </w:style>
  <w:style w:type="paragraph" w:styleId="TOC8">
    <w:name w:val="toc 8"/>
    <w:basedOn w:val="Normal"/>
    <w:next w:val="Normal"/>
    <w:autoRedefine/>
    <w:uiPriority w:val="39"/>
    <w:rsid w:val="00B44080"/>
    <w:pPr>
      <w:ind w:left="1400"/>
    </w:pPr>
    <w:rPr>
      <w:rFonts w:ascii="Times New Roman" w:hAnsi="Times New Roman"/>
      <w:szCs w:val="21"/>
    </w:rPr>
  </w:style>
  <w:style w:type="paragraph" w:styleId="TOC9">
    <w:name w:val="toc 9"/>
    <w:basedOn w:val="Normal"/>
    <w:next w:val="Normal"/>
    <w:autoRedefine/>
    <w:uiPriority w:val="39"/>
    <w:rsid w:val="00B44080"/>
    <w:pPr>
      <w:ind w:left="1600"/>
    </w:pPr>
    <w:rPr>
      <w:rFonts w:ascii="Times New Roman" w:hAnsi="Times New Roman"/>
      <w:szCs w:val="21"/>
    </w:rPr>
  </w:style>
  <w:style w:type="paragraph" w:styleId="BodyText2">
    <w:name w:val="Body Text 2"/>
    <w:basedOn w:val="Normal"/>
    <w:rsid w:val="00B44080"/>
    <w:pPr>
      <w:suppressAutoHyphens w:val="0"/>
      <w:pPrChange w:id="12" w:author="Guy Fedorkow" w:date="2026-07-18T13:11:00Z">
        <w:pPr>
          <w:suppressAutoHyphens/>
          <w:spacing w:before="80" w:after="120"/>
        </w:pPr>
      </w:pPrChange>
    </w:pPr>
    <w:rPr>
      <w:b/>
      <w:bCs/>
      <w:shd w:val="clear" w:color="auto" w:fill="D9D9D9"/>
      <w:rPrChange w:id="12" w:author="Guy Fedorkow" w:date="2026-07-18T13:11:00Z">
        <w:rPr>
          <w:rFonts w:ascii="Arial" w:hAnsi="Arial"/>
          <w:b/>
          <w:bCs/>
          <w:szCs w:val="24"/>
          <w:shd w:val="clear" w:color="auto" w:fill="D9D9D9"/>
          <w:lang w:val="en-US" w:eastAsia="en-US" w:bidi="ar-SA"/>
        </w:rPr>
      </w:rPrChange>
    </w:rPr>
  </w:style>
  <w:style w:type="paragraph" w:styleId="BodyText3">
    <w:name w:val="Body Text 3"/>
    <w:basedOn w:val="Normal"/>
    <w:rsid w:val="00B44080"/>
    <w:pPr>
      <w:suppressAutoHyphens w:val="0"/>
      <w:jc w:val="center"/>
      <w:pPrChange w:id="13" w:author="Guy Fedorkow" w:date="2026-07-18T13:11:00Z">
        <w:pPr>
          <w:suppressAutoHyphens/>
          <w:spacing w:before="80" w:after="120"/>
          <w:jc w:val="center"/>
        </w:pPr>
      </w:pPrChange>
    </w:pPr>
    <w:rPr>
      <w:b/>
      <w:bCs/>
      <w:rPrChange w:id="13" w:author="Guy Fedorkow" w:date="2026-07-18T13:11:00Z">
        <w:rPr>
          <w:rFonts w:ascii="Arial" w:hAnsi="Arial"/>
          <w:b/>
          <w:bCs/>
          <w:szCs w:val="24"/>
          <w:lang w:val="en-US" w:eastAsia="en-US" w:bidi="ar-SA"/>
        </w:rPr>
      </w:rPrChange>
    </w:rPr>
  </w:style>
  <w:style w:type="paragraph" w:styleId="Index3">
    <w:name w:val="index 3"/>
    <w:basedOn w:val="Normal"/>
    <w:next w:val="Normal"/>
    <w:autoRedefine/>
    <w:uiPriority w:val="99"/>
    <w:semiHidden/>
    <w:rsid w:val="00B44080"/>
    <w:pPr>
      <w:ind w:left="600" w:hanging="200"/>
    </w:pPr>
  </w:style>
  <w:style w:type="paragraph" w:styleId="Subtitle">
    <w:name w:val="Subtitle"/>
    <w:basedOn w:val="Normal"/>
    <w:qFormat/>
    <w:rsid w:val="00B44080"/>
    <w:pPr>
      <w:tabs>
        <w:tab w:val="center" w:pos="4500"/>
      </w:tabs>
      <w:jc w:val="center"/>
    </w:pPr>
    <w:rPr>
      <w:rFonts w:cs="Arial"/>
      <w:b/>
      <w:bCs/>
      <w:i/>
      <w:sz w:val="28"/>
    </w:rPr>
  </w:style>
  <w:style w:type="paragraph" w:customStyle="1" w:styleId="NormalWeb1">
    <w:name w:val="Normal (Web)1"/>
    <w:basedOn w:val="Normal"/>
    <w:rsid w:val="00B44080"/>
    <w:pPr>
      <w:suppressAutoHyphens w:val="0"/>
      <w:spacing w:before="100" w:beforeAutospacing="1" w:after="100" w:afterAutospacing="1"/>
      <w:pPrChange w:id="14" w:author="Guy Fedorkow" w:date="2026-07-18T13:11:00Z">
        <w:pPr>
          <w:suppressAutoHyphens/>
          <w:spacing w:before="80" w:beforeAutospacing="1" w:after="120" w:afterAutospacing="1"/>
        </w:pPr>
      </w:pPrChange>
    </w:pPr>
    <w:rPr>
      <w:rFonts w:eastAsia="Arial Unicode MS" w:cs="Arial"/>
      <w:szCs w:val="20"/>
      <w:rPrChange w:id="14" w:author="Guy Fedorkow" w:date="2026-07-18T13:11:00Z">
        <w:rPr>
          <w:rFonts w:ascii="Arial" w:eastAsia="Arial Unicode MS" w:hAnsi="Arial" w:cs="Arial"/>
          <w:lang w:val="en-US" w:eastAsia="en-US" w:bidi="ar-SA"/>
        </w:rPr>
      </w:rPrChange>
    </w:rPr>
  </w:style>
  <w:style w:type="paragraph" w:customStyle="1" w:styleId="l3">
    <w:name w:val="l3"/>
    <w:basedOn w:val="Normal"/>
    <w:rsid w:val="00B44080"/>
    <w:pPr>
      <w:suppressAutoHyphens w:val="0"/>
      <w:spacing w:before="100" w:beforeAutospacing="1" w:after="100" w:afterAutospacing="1"/>
      <w:pPrChange w:id="15" w:author="Guy Fedorkow" w:date="2026-07-18T13:11:00Z">
        <w:pPr>
          <w:suppressAutoHyphens/>
          <w:spacing w:before="80" w:beforeAutospacing="1" w:after="120" w:afterAutospacing="1"/>
        </w:pPr>
      </w:pPrChange>
    </w:pPr>
    <w:rPr>
      <w:rFonts w:eastAsia="Arial Unicode MS" w:cs="Arial"/>
      <w:b/>
      <w:bCs/>
      <w:sz w:val="22"/>
      <w:szCs w:val="22"/>
      <w:rPrChange w:id="15" w:author="Guy Fedorkow" w:date="2026-07-18T13:11:00Z">
        <w:rPr>
          <w:rFonts w:ascii="Arial" w:eastAsia="Arial Unicode MS" w:hAnsi="Arial" w:cs="Arial"/>
          <w:b/>
          <w:bCs/>
          <w:sz w:val="22"/>
          <w:szCs w:val="22"/>
          <w:lang w:val="en-US" w:eastAsia="en-US" w:bidi="ar-SA"/>
        </w:rPr>
      </w:rPrChange>
    </w:rPr>
  </w:style>
  <w:style w:type="paragraph" w:customStyle="1" w:styleId="para1">
    <w:name w:val="para1"/>
    <w:basedOn w:val="Normal"/>
    <w:rsid w:val="00FE10D0"/>
    <w:pPr>
      <w:suppressAutoHyphens w:val="0"/>
      <w:spacing w:before="100" w:beforeAutospacing="1" w:after="100" w:afterAutospacing="1"/>
      <w:pPrChange w:id="16" w:author="Guy Fedorkow" w:date="2026-07-18T13:11:00Z">
        <w:pPr>
          <w:suppressAutoHyphens/>
          <w:spacing w:before="80" w:beforeAutospacing="1" w:after="120" w:afterAutospacing="1"/>
        </w:pPr>
      </w:pPrChange>
    </w:pPr>
    <w:rPr>
      <w:rFonts w:ascii="Times New Roman" w:hAnsi="Times New Roman"/>
      <w:sz w:val="24"/>
      <w:rPrChange w:id="16" w:author="Guy Fedorkow" w:date="2026-07-18T13:11:00Z">
        <w:rPr>
          <w:sz w:val="24"/>
          <w:szCs w:val="24"/>
          <w:lang w:val="en-US" w:eastAsia="en-US" w:bidi="ar-SA"/>
        </w:rPr>
      </w:rPrChange>
    </w:rPr>
  </w:style>
  <w:style w:type="paragraph" w:styleId="NormalWeb">
    <w:name w:val="Normal (Web)"/>
    <w:basedOn w:val="Normal"/>
    <w:uiPriority w:val="99"/>
    <w:rsid w:val="00815A7D"/>
    <w:pPr>
      <w:suppressAutoHyphens w:val="0"/>
      <w:spacing w:before="100" w:beforeAutospacing="1" w:after="100" w:afterAutospacing="1"/>
      <w:pPrChange w:id="17" w:author="Guy Fedorkow" w:date="2026-07-18T13:11:00Z">
        <w:pPr>
          <w:suppressAutoHyphens/>
          <w:spacing w:before="80" w:beforeAutospacing="1" w:after="120" w:afterAutospacing="1"/>
        </w:pPr>
      </w:pPrChange>
    </w:pPr>
    <w:rPr>
      <w:rFonts w:ascii="Times New Roman" w:hAnsi="Times New Roman"/>
      <w:sz w:val="24"/>
      <w:rPrChange w:id="17" w:author="Guy Fedorkow" w:date="2026-07-18T13:11:00Z">
        <w:rPr>
          <w:sz w:val="24"/>
          <w:szCs w:val="24"/>
          <w:lang w:val="en-US" w:eastAsia="en-US" w:bidi="ar-SA"/>
        </w:rPr>
      </w:rPrChange>
    </w:rPr>
  </w:style>
  <w:style w:type="paragraph" w:styleId="BalloonText">
    <w:name w:val="Balloon Text"/>
    <w:basedOn w:val="Normal"/>
    <w:link w:val="BalloonTextChar"/>
    <w:uiPriority w:val="99"/>
    <w:rsid w:val="00427408"/>
    <w:pPr>
      <w:suppressAutoHyphens w:val="0"/>
      <w:pPrChange w:id="18" w:author="Guy Fedorkow" w:date="2026-07-18T13:11:00Z">
        <w:pPr>
          <w:suppressAutoHyphens/>
          <w:spacing w:before="80" w:after="120"/>
        </w:pPr>
      </w:pPrChange>
    </w:pPr>
    <w:rPr>
      <w:rFonts w:ascii="Tahoma" w:hAnsi="Tahoma" w:cs="Tahoma"/>
      <w:sz w:val="16"/>
      <w:szCs w:val="16"/>
      <w:rPrChange w:id="18" w:author="Guy Fedorkow" w:date="2026-07-18T13:11:00Z">
        <w:rPr>
          <w:rFonts w:ascii="Tahoma" w:hAnsi="Tahoma" w:cs="Tahoma"/>
          <w:sz w:val="16"/>
          <w:szCs w:val="16"/>
          <w:lang w:val="en-US" w:eastAsia="en-US" w:bidi="ar-SA"/>
        </w:rPr>
      </w:rPrChange>
    </w:rPr>
  </w:style>
  <w:style w:type="paragraph" w:customStyle="1" w:styleId="Default">
    <w:name w:val="Default"/>
    <w:rsid w:val="000404FB"/>
    <w:pPr>
      <w:suppressAutoHyphens w:val="0"/>
      <w:autoSpaceDE w:val="0"/>
      <w:autoSpaceDN w:val="0"/>
      <w:adjustRightInd w:val="0"/>
      <w:pPrChange w:id="19" w:author="Guy Fedorkow" w:date="2026-07-18T13:11:00Z">
        <w:pPr>
          <w:suppressAutoHyphens/>
        </w:pPr>
      </w:pPrChange>
    </w:pPr>
    <w:rPr>
      <w:rFonts w:ascii="Arial" w:hAnsi="Arial" w:cs="Arial"/>
      <w:color w:val="000000"/>
      <w:sz w:val="24"/>
      <w:szCs w:val="24"/>
      <w:rPrChange w:id="19" w:author="Guy Fedorkow" w:date="2026-07-18T13:11:00Z">
        <w:rPr>
          <w:rFonts w:ascii="Arial" w:hAnsi="Arial" w:cs="Arial"/>
          <w:color w:val="000000"/>
          <w:sz w:val="24"/>
          <w:szCs w:val="24"/>
          <w:lang w:val="en-US" w:eastAsia="en-US" w:bidi="ar-SA"/>
        </w:rPr>
      </w:rPrChange>
    </w:rPr>
  </w:style>
  <w:style w:type="paragraph" w:styleId="ListParagraph">
    <w:name w:val="List Paragraph"/>
    <w:basedOn w:val="Normal"/>
    <w:uiPriority w:val="34"/>
    <w:qFormat/>
    <w:rsid w:val="00096723"/>
    <w:pPr>
      <w:spacing w:before="0" w:after="0"/>
      <w:ind w:left="288"/>
    </w:pPr>
    <w:rPr>
      <w:rFonts w:eastAsiaTheme="minorHAnsi" w:cstheme="minorBidi"/>
    </w:rPr>
  </w:style>
  <w:style w:type="paragraph" w:styleId="NoSpacing">
    <w:name w:val="No Spacing"/>
    <w:uiPriority w:val="1"/>
    <w:qFormat/>
    <w:rsid w:val="005B1E5F"/>
    <w:rPr>
      <w:rFonts w:ascii="Arial" w:hAnsi="Arial"/>
      <w:szCs w:val="24"/>
    </w:rPr>
  </w:style>
  <w:style w:type="paragraph" w:styleId="PlainText">
    <w:name w:val="Plain Text"/>
    <w:basedOn w:val="Normal"/>
    <w:link w:val="PlainTextChar"/>
    <w:uiPriority w:val="99"/>
    <w:unhideWhenUsed/>
    <w:rsid w:val="00025018"/>
    <w:pPr>
      <w:suppressAutoHyphens w:val="0"/>
      <w:spacing w:before="0" w:after="0"/>
      <w:pPrChange w:id="20" w:author="Guy Fedorkow" w:date="2026-07-18T13:11:00Z">
        <w:pPr>
          <w:suppressAutoHyphens/>
        </w:pPr>
      </w:pPrChange>
    </w:pPr>
    <w:rPr>
      <w:rFonts w:ascii="Consolas" w:eastAsiaTheme="minorHAnsi" w:hAnsi="Consolas" w:cstheme="minorBidi"/>
      <w:sz w:val="21"/>
      <w:szCs w:val="21"/>
      <w:rPrChange w:id="20" w:author="Guy Fedorkow" w:date="2026-07-18T13:11:00Z">
        <w:rPr>
          <w:rFonts w:ascii="Consolas" w:eastAsiaTheme="minorHAnsi" w:hAnsi="Consolas" w:cstheme="minorBidi"/>
          <w:sz w:val="21"/>
          <w:szCs w:val="21"/>
          <w:lang w:val="en-US" w:eastAsia="en-US" w:bidi="ar-SA"/>
        </w:rPr>
      </w:rPrChange>
    </w:rPr>
  </w:style>
  <w:style w:type="paragraph" w:styleId="ListBullet">
    <w:name w:val="List Bullet"/>
    <w:basedOn w:val="Normal"/>
    <w:uiPriority w:val="99"/>
    <w:rsid w:val="003D6CA5"/>
    <w:pPr>
      <w:spacing w:before="0" w:after="0"/>
      <w:ind w:left="360" w:hanging="360"/>
    </w:pPr>
    <w:rPr>
      <w:rFonts w:ascii="Times" w:hAnsi="Times"/>
      <w:sz w:val="24"/>
      <w:szCs w:val="20"/>
    </w:rPr>
  </w:style>
  <w:style w:type="paragraph" w:styleId="ListBullet2">
    <w:name w:val="List Bullet 2"/>
    <w:basedOn w:val="Normal"/>
    <w:uiPriority w:val="99"/>
    <w:rsid w:val="003D6CA5"/>
    <w:pPr>
      <w:spacing w:before="0" w:after="0"/>
      <w:ind w:left="720" w:hanging="360"/>
    </w:pPr>
    <w:rPr>
      <w:rFonts w:ascii="Times" w:hAnsi="Times"/>
      <w:sz w:val="24"/>
      <w:szCs w:val="20"/>
    </w:rPr>
  </w:style>
  <w:style w:type="paragraph" w:styleId="Index1">
    <w:name w:val="index 1"/>
    <w:basedOn w:val="Normal"/>
    <w:next w:val="Normal"/>
    <w:autoRedefine/>
    <w:uiPriority w:val="99"/>
    <w:rsid w:val="003D6CA5"/>
    <w:pPr>
      <w:spacing w:before="0" w:after="0"/>
      <w:ind w:left="240" w:hanging="240"/>
    </w:pPr>
    <w:rPr>
      <w:rFonts w:ascii="Times" w:hAnsi="Times"/>
      <w:sz w:val="24"/>
      <w:szCs w:val="20"/>
    </w:rPr>
  </w:style>
  <w:style w:type="paragraph" w:styleId="Index2">
    <w:name w:val="index 2"/>
    <w:basedOn w:val="Normal"/>
    <w:next w:val="Normal"/>
    <w:autoRedefine/>
    <w:uiPriority w:val="99"/>
    <w:rsid w:val="003D6CA5"/>
    <w:pPr>
      <w:spacing w:before="0" w:after="0"/>
      <w:ind w:left="480" w:hanging="240"/>
    </w:pPr>
    <w:rPr>
      <w:rFonts w:ascii="Times" w:hAnsi="Times"/>
      <w:sz w:val="24"/>
      <w:szCs w:val="20"/>
    </w:rPr>
  </w:style>
  <w:style w:type="paragraph" w:styleId="Index4">
    <w:name w:val="index 4"/>
    <w:basedOn w:val="Normal"/>
    <w:next w:val="Normal"/>
    <w:autoRedefine/>
    <w:uiPriority w:val="99"/>
    <w:rsid w:val="003D6CA5"/>
    <w:pPr>
      <w:suppressAutoHyphens w:val="0"/>
      <w:spacing w:before="0" w:after="0"/>
      <w:ind w:left="960" w:hanging="240"/>
      <w:pPrChange w:id="21" w:author="Guy Fedorkow" w:date="2026-07-18T13:11:00Z">
        <w:pPr>
          <w:suppressAutoHyphens/>
          <w:ind w:left="960" w:hanging="240"/>
        </w:pPr>
      </w:pPrChange>
    </w:pPr>
    <w:rPr>
      <w:rFonts w:ascii="Times" w:hAnsi="Times"/>
      <w:sz w:val="24"/>
      <w:szCs w:val="20"/>
      <w:rPrChange w:id="21" w:author="Guy Fedorkow" w:date="2026-07-18T13:11:00Z">
        <w:rPr>
          <w:rFonts w:ascii="Times" w:hAnsi="Times"/>
          <w:sz w:val="24"/>
          <w:lang w:val="en-US" w:eastAsia="en-US" w:bidi="ar-SA"/>
        </w:rPr>
      </w:rPrChange>
    </w:rPr>
  </w:style>
  <w:style w:type="paragraph" w:styleId="Index5">
    <w:name w:val="index 5"/>
    <w:basedOn w:val="Normal"/>
    <w:next w:val="Normal"/>
    <w:autoRedefine/>
    <w:uiPriority w:val="99"/>
    <w:rsid w:val="003D6CA5"/>
    <w:pPr>
      <w:suppressAutoHyphens w:val="0"/>
      <w:spacing w:before="0" w:after="0"/>
      <w:ind w:left="1200" w:hanging="240"/>
      <w:pPrChange w:id="22" w:author="Guy Fedorkow" w:date="2026-07-18T13:11:00Z">
        <w:pPr>
          <w:suppressAutoHyphens/>
          <w:ind w:left="1200" w:hanging="240"/>
        </w:pPr>
      </w:pPrChange>
    </w:pPr>
    <w:rPr>
      <w:rFonts w:ascii="Times" w:hAnsi="Times"/>
      <w:sz w:val="24"/>
      <w:szCs w:val="20"/>
      <w:rPrChange w:id="22" w:author="Guy Fedorkow" w:date="2026-07-18T13:11:00Z">
        <w:rPr>
          <w:rFonts w:ascii="Times" w:hAnsi="Times"/>
          <w:sz w:val="24"/>
          <w:lang w:val="en-US" w:eastAsia="en-US" w:bidi="ar-SA"/>
        </w:rPr>
      </w:rPrChange>
    </w:rPr>
  </w:style>
  <w:style w:type="paragraph" w:styleId="Index6">
    <w:name w:val="index 6"/>
    <w:basedOn w:val="Normal"/>
    <w:next w:val="Normal"/>
    <w:autoRedefine/>
    <w:uiPriority w:val="99"/>
    <w:rsid w:val="003D6CA5"/>
    <w:pPr>
      <w:suppressAutoHyphens w:val="0"/>
      <w:spacing w:before="0" w:after="0"/>
      <w:ind w:left="1440" w:hanging="240"/>
      <w:pPrChange w:id="23" w:author="Guy Fedorkow" w:date="2026-07-18T13:11:00Z">
        <w:pPr>
          <w:suppressAutoHyphens/>
          <w:ind w:left="1440" w:hanging="240"/>
        </w:pPr>
      </w:pPrChange>
    </w:pPr>
    <w:rPr>
      <w:rFonts w:ascii="Times" w:hAnsi="Times"/>
      <w:sz w:val="24"/>
      <w:szCs w:val="20"/>
      <w:rPrChange w:id="23" w:author="Guy Fedorkow" w:date="2026-07-18T13:11:00Z">
        <w:rPr>
          <w:rFonts w:ascii="Times" w:hAnsi="Times"/>
          <w:sz w:val="24"/>
          <w:lang w:val="en-US" w:eastAsia="en-US" w:bidi="ar-SA"/>
        </w:rPr>
      </w:rPrChange>
    </w:rPr>
  </w:style>
  <w:style w:type="paragraph" w:styleId="Index7">
    <w:name w:val="index 7"/>
    <w:basedOn w:val="Normal"/>
    <w:next w:val="Normal"/>
    <w:autoRedefine/>
    <w:uiPriority w:val="99"/>
    <w:rsid w:val="003D6CA5"/>
    <w:pPr>
      <w:suppressAutoHyphens w:val="0"/>
      <w:spacing w:before="0" w:after="0"/>
      <w:ind w:left="1680" w:hanging="240"/>
      <w:pPrChange w:id="24" w:author="Guy Fedorkow" w:date="2026-07-18T13:11:00Z">
        <w:pPr>
          <w:suppressAutoHyphens/>
          <w:ind w:left="1680" w:hanging="240"/>
        </w:pPr>
      </w:pPrChange>
    </w:pPr>
    <w:rPr>
      <w:rFonts w:ascii="Times" w:hAnsi="Times"/>
      <w:sz w:val="24"/>
      <w:szCs w:val="20"/>
      <w:rPrChange w:id="24" w:author="Guy Fedorkow" w:date="2026-07-18T13:11:00Z">
        <w:rPr>
          <w:rFonts w:ascii="Times" w:hAnsi="Times"/>
          <w:sz w:val="24"/>
          <w:lang w:val="en-US" w:eastAsia="en-US" w:bidi="ar-SA"/>
        </w:rPr>
      </w:rPrChange>
    </w:rPr>
  </w:style>
  <w:style w:type="paragraph" w:styleId="Index8">
    <w:name w:val="index 8"/>
    <w:basedOn w:val="Normal"/>
    <w:next w:val="Normal"/>
    <w:autoRedefine/>
    <w:uiPriority w:val="99"/>
    <w:rsid w:val="003D6CA5"/>
    <w:pPr>
      <w:suppressAutoHyphens w:val="0"/>
      <w:spacing w:before="0" w:after="0"/>
      <w:ind w:left="1920" w:hanging="240"/>
      <w:pPrChange w:id="25" w:author="Guy Fedorkow" w:date="2026-07-18T13:11:00Z">
        <w:pPr>
          <w:suppressAutoHyphens/>
          <w:ind w:left="1920" w:hanging="240"/>
        </w:pPr>
      </w:pPrChange>
    </w:pPr>
    <w:rPr>
      <w:rFonts w:ascii="Times" w:hAnsi="Times"/>
      <w:sz w:val="24"/>
      <w:szCs w:val="20"/>
      <w:rPrChange w:id="25" w:author="Guy Fedorkow" w:date="2026-07-18T13:11:00Z">
        <w:rPr>
          <w:rFonts w:ascii="Times" w:hAnsi="Times"/>
          <w:sz w:val="24"/>
          <w:lang w:val="en-US" w:eastAsia="en-US" w:bidi="ar-SA"/>
        </w:rPr>
      </w:rPrChange>
    </w:rPr>
  </w:style>
  <w:style w:type="paragraph" w:styleId="Index9">
    <w:name w:val="index 9"/>
    <w:basedOn w:val="Normal"/>
    <w:next w:val="Normal"/>
    <w:autoRedefine/>
    <w:uiPriority w:val="99"/>
    <w:rsid w:val="003D6CA5"/>
    <w:pPr>
      <w:suppressAutoHyphens w:val="0"/>
      <w:spacing w:before="0" w:after="0"/>
      <w:ind w:left="2160" w:hanging="240"/>
      <w:pPrChange w:id="26" w:author="Guy Fedorkow" w:date="2026-07-18T13:11:00Z">
        <w:pPr>
          <w:suppressAutoHyphens/>
          <w:ind w:left="2160" w:hanging="240"/>
        </w:pPr>
      </w:pPrChange>
    </w:pPr>
    <w:rPr>
      <w:rFonts w:ascii="Times" w:hAnsi="Times"/>
      <w:sz w:val="24"/>
      <w:szCs w:val="20"/>
      <w:rPrChange w:id="26" w:author="Guy Fedorkow" w:date="2026-07-18T13:11:00Z">
        <w:rPr>
          <w:rFonts w:ascii="Times" w:hAnsi="Times"/>
          <w:sz w:val="24"/>
          <w:lang w:val="en-US" w:eastAsia="en-US" w:bidi="ar-SA"/>
        </w:rPr>
      </w:rPrChange>
    </w:rPr>
  </w:style>
  <w:style w:type="paragraph" w:styleId="IndexHeading">
    <w:name w:val="index heading"/>
    <w:basedOn w:val="Normal"/>
    <w:next w:val="Index1"/>
    <w:uiPriority w:val="99"/>
    <w:rsid w:val="003D6CA5"/>
    <w:pPr>
      <w:spacing w:before="0" w:after="0"/>
    </w:pPr>
    <w:rPr>
      <w:rFonts w:ascii="Times" w:hAnsi="Times"/>
      <w:sz w:val="24"/>
      <w:szCs w:val="20"/>
    </w:rPr>
  </w:style>
  <w:style w:type="paragraph" w:styleId="DocumentMap">
    <w:name w:val="Document Map"/>
    <w:basedOn w:val="Normal"/>
    <w:link w:val="DocumentMapChar"/>
    <w:uiPriority w:val="99"/>
    <w:rsid w:val="003D6CA5"/>
    <w:pPr>
      <w:shd w:val="clear" w:color="auto" w:fill="000080"/>
      <w:suppressAutoHyphens w:val="0"/>
      <w:spacing w:before="0" w:after="0"/>
      <w:pPrChange w:id="27" w:author="Guy Fedorkow" w:date="2026-07-18T13:11:00Z">
        <w:pPr>
          <w:shd w:val="clear" w:color="auto" w:fill="000080"/>
          <w:suppressAutoHyphens/>
        </w:pPr>
      </w:pPrChange>
    </w:pPr>
    <w:rPr>
      <w:rFonts w:ascii="Tahoma" w:hAnsi="Tahoma" w:cs="Tahoma"/>
      <w:sz w:val="24"/>
      <w:szCs w:val="20"/>
      <w:rPrChange w:id="27" w:author="Guy Fedorkow" w:date="2026-07-18T13:11:00Z">
        <w:rPr>
          <w:rFonts w:ascii="Tahoma" w:hAnsi="Tahoma" w:cs="Tahoma"/>
          <w:sz w:val="24"/>
          <w:lang w:val="en-US" w:eastAsia="en-US" w:bidi="ar-SA"/>
        </w:rPr>
      </w:rPrChange>
    </w:rPr>
  </w:style>
  <w:style w:type="paragraph" w:customStyle="1" w:styleId="Char">
    <w:name w:val="Char"/>
    <w:basedOn w:val="Normal"/>
    <w:uiPriority w:val="99"/>
    <w:rsid w:val="003D6CA5"/>
    <w:pPr>
      <w:suppressAutoHyphens w:val="0"/>
      <w:spacing w:before="0" w:after="160" w:line="240" w:lineRule="exact"/>
      <w:pPrChange w:id="28" w:author="Guy Fedorkow" w:date="2026-07-18T13:11:00Z">
        <w:pPr>
          <w:suppressAutoHyphens/>
          <w:spacing w:after="160" w:line="240" w:lineRule="exact"/>
        </w:pPr>
      </w:pPrChange>
    </w:pPr>
    <w:rPr>
      <w:rFonts w:ascii="Tahoma" w:hAnsi="Tahoma" w:cs="Tahoma"/>
      <w:szCs w:val="20"/>
      <w:rPrChange w:id="28" w:author="Guy Fedorkow" w:date="2026-07-18T13:11:00Z">
        <w:rPr>
          <w:rFonts w:ascii="Tahoma" w:hAnsi="Tahoma" w:cs="Tahoma"/>
          <w:lang w:val="en-US" w:eastAsia="en-US" w:bidi="ar-SA"/>
        </w:rPr>
      </w:rPrChange>
    </w:rPr>
  </w:style>
  <w:style w:type="paragraph" w:styleId="CommentText">
    <w:name w:val="annotation text"/>
    <w:basedOn w:val="Normal"/>
    <w:link w:val="CommentTextChar"/>
    <w:rsid w:val="003D6CA5"/>
    <w:pPr>
      <w:spacing w:before="0" w:after="200" w:line="276" w:lineRule="auto"/>
    </w:pPr>
    <w:rPr>
      <w:szCs w:val="20"/>
    </w:rPr>
  </w:style>
  <w:style w:type="paragraph" w:styleId="TableofFigures">
    <w:name w:val="table of figures"/>
    <w:basedOn w:val="Normal"/>
    <w:next w:val="Normal"/>
    <w:uiPriority w:val="99"/>
    <w:rsid w:val="003D6CA5"/>
    <w:pPr>
      <w:spacing w:before="0" w:after="0"/>
    </w:pPr>
    <w:rPr>
      <w:rFonts w:ascii="Times" w:hAnsi="Times"/>
      <w:sz w:val="24"/>
      <w:szCs w:val="20"/>
    </w:rPr>
  </w:style>
  <w:style w:type="paragraph" w:customStyle="1" w:styleId="Para11">
    <w:name w:val="Para11"/>
    <w:uiPriority w:val="99"/>
    <w:qFormat/>
    <w:rsid w:val="003D6CA5"/>
    <w:pPr>
      <w:spacing w:after="120" w:line="240" w:lineRule="atLeast"/>
      <w:ind w:left="1440"/>
    </w:pPr>
    <w:rPr>
      <w:rFonts w:ascii="Palatino" w:hAnsi="Palatino" w:cs="Palatino"/>
      <w:color w:val="000000"/>
    </w:rPr>
  </w:style>
  <w:style w:type="paragraph" w:customStyle="1" w:styleId="Note-Warning">
    <w:name w:val="Note-Warning"/>
    <w:next w:val="Para10"/>
    <w:uiPriority w:val="99"/>
    <w:rsid w:val="003D6CA5"/>
    <w:pPr>
      <w:pBdr>
        <w:top w:val="single" w:sz="8" w:space="0" w:color="auto"/>
        <w:bottom w:val="single" w:sz="8" w:space="0" w:color="auto"/>
      </w:pBdr>
      <w:autoSpaceDE w:val="0"/>
      <w:autoSpaceDN w:val="0"/>
      <w:adjustRightInd w:val="0"/>
      <w:spacing w:before="240" w:after="240" w:line="240" w:lineRule="atLeast"/>
      <w:ind w:left="1440" w:right="720"/>
      <w:pPrChange w:id="29" w:author="Guy Fedorkow" w:date="2026-07-18T13:11:00Z">
        <w:pPr>
          <w:pBdr>
            <w:top w:val="single" w:sz="8" w:space="0" w:color="000000"/>
            <w:bottom w:val="single" w:sz="8" w:space="0" w:color="000000"/>
          </w:pBdr>
          <w:suppressAutoHyphens/>
          <w:spacing w:before="240" w:after="240" w:line="240" w:lineRule="atLeast"/>
          <w:ind w:left="1440" w:right="720"/>
        </w:pPr>
      </w:pPrChange>
    </w:pPr>
    <w:rPr>
      <w:rFonts w:ascii="Palatino" w:hAnsi="Palatino" w:cs="Palatino"/>
      <w:color w:val="000000"/>
      <w:w w:val="0"/>
      <w:rPrChange w:id="29" w:author="Guy Fedorkow" w:date="2026-07-18T13:11:00Z">
        <w:rPr>
          <w:rFonts w:ascii="Palatino" w:hAnsi="Palatino" w:cs="Palatino"/>
          <w:color w:val="000000"/>
          <w:lang w:val="en-US" w:eastAsia="en-US" w:bidi="ar-SA"/>
        </w:rPr>
      </w:rPrChange>
    </w:rPr>
  </w:style>
  <w:style w:type="paragraph" w:styleId="CommentSubject">
    <w:name w:val="annotation subject"/>
    <w:basedOn w:val="CommentText"/>
    <w:next w:val="CommentText"/>
    <w:link w:val="CommentSubjectChar"/>
    <w:uiPriority w:val="99"/>
    <w:rsid w:val="003D6CA5"/>
    <w:pPr>
      <w:suppressAutoHyphens w:val="0"/>
      <w:spacing w:after="0" w:line="240" w:lineRule="auto"/>
      <w:pPrChange w:id="30" w:author="Guy Fedorkow" w:date="2026-07-18T13:11:00Z">
        <w:pPr>
          <w:suppressAutoHyphens/>
        </w:pPr>
      </w:pPrChange>
    </w:pPr>
    <w:rPr>
      <w:rFonts w:ascii="Times" w:hAnsi="Times"/>
      <w:b/>
      <w:bCs/>
      <w:rPrChange w:id="30" w:author="Guy Fedorkow" w:date="2026-07-18T13:11:00Z">
        <w:rPr>
          <w:rFonts w:ascii="Times" w:hAnsi="Times"/>
          <w:b/>
          <w:bCs/>
          <w:lang w:val="en-US" w:eastAsia="en-US" w:bidi="ar-SA"/>
        </w:rPr>
      </w:rPrChange>
    </w:rPr>
  </w:style>
  <w:style w:type="paragraph" w:customStyle="1" w:styleId="Bullet">
    <w:name w:val="Bullet"/>
    <w:uiPriority w:val="99"/>
    <w:rsid w:val="003D6CA5"/>
    <w:pPr>
      <w:tabs>
        <w:tab w:val="left" w:pos="1800"/>
      </w:tabs>
      <w:autoSpaceDE w:val="0"/>
      <w:autoSpaceDN w:val="0"/>
      <w:adjustRightInd w:val="0"/>
      <w:spacing w:after="120" w:line="240" w:lineRule="atLeast"/>
      <w:ind w:left="1800" w:hanging="360"/>
      <w:pPrChange w:id="31" w:author="Guy Fedorkow" w:date="2026-07-18T13:11:00Z">
        <w:pPr>
          <w:tabs>
            <w:tab w:val="left" w:pos="1800"/>
          </w:tabs>
          <w:suppressAutoHyphens/>
          <w:spacing w:after="120" w:line="240" w:lineRule="atLeast"/>
          <w:ind w:left="1800" w:hanging="360"/>
        </w:pPr>
      </w:pPrChange>
    </w:pPr>
    <w:rPr>
      <w:rFonts w:ascii="Palatino" w:hAnsi="Palatino" w:cs="Palatino"/>
      <w:color w:val="000000"/>
      <w:w w:val="0"/>
      <w:rPrChange w:id="31" w:author="Guy Fedorkow" w:date="2026-07-18T13:11:00Z">
        <w:rPr>
          <w:rFonts w:ascii="Palatino" w:hAnsi="Palatino" w:cs="Palatino"/>
          <w:color w:val="000000"/>
          <w:lang w:val="en-US" w:eastAsia="en-US" w:bidi="ar-SA"/>
        </w:rPr>
      </w:rPrChange>
    </w:rPr>
  </w:style>
  <w:style w:type="paragraph" w:customStyle="1" w:styleId="c2">
    <w:name w:val="c2"/>
    <w:basedOn w:val="Normal"/>
    <w:rsid w:val="00AA7195"/>
    <w:pPr>
      <w:suppressAutoHyphens w:val="0"/>
      <w:spacing w:before="100" w:beforeAutospacing="1" w:after="100" w:afterAutospacing="1"/>
      <w:pPrChange w:id="32" w:author="Guy Fedorkow" w:date="2026-07-18T13:11:00Z">
        <w:pPr>
          <w:suppressAutoHyphens/>
          <w:spacing w:before="80" w:beforeAutospacing="1" w:after="120" w:afterAutospacing="1"/>
        </w:pPr>
      </w:pPrChange>
    </w:pPr>
    <w:rPr>
      <w:rFonts w:ascii="Times New Roman" w:hAnsi="Times New Roman"/>
      <w:color w:val="666666"/>
      <w:sz w:val="24"/>
      <w:rPrChange w:id="32" w:author="Guy Fedorkow" w:date="2026-07-18T13:11:00Z">
        <w:rPr>
          <w:color w:val="666666"/>
          <w:sz w:val="24"/>
          <w:szCs w:val="24"/>
          <w:lang w:val="en-US" w:eastAsia="en-US" w:bidi="ar-SA"/>
        </w:rPr>
      </w:rPrChange>
    </w:rPr>
  </w:style>
  <w:style w:type="paragraph" w:customStyle="1" w:styleId="Bodyundersubhead2">
    <w:name w:val="Body under subhead 2"/>
    <w:basedOn w:val="Normal"/>
    <w:link w:val="Bodyundersubhead2Char"/>
    <w:qFormat/>
    <w:rsid w:val="003938A5"/>
    <w:pPr>
      <w:spacing w:before="0" w:after="160" w:line="259" w:lineRule="auto"/>
    </w:pPr>
    <w:rPr>
      <w:rFonts w:asciiTheme="minorHAnsi" w:eastAsiaTheme="minorHAnsi" w:hAnsiTheme="minorHAnsi" w:cstheme="minorBidi"/>
      <w:i/>
      <w:iCs/>
      <w:sz w:val="22"/>
      <w:szCs w:val="22"/>
    </w:rPr>
  </w:style>
  <w:style w:type="paragraph" w:customStyle="1" w:styleId="MainHeadBullet">
    <w:name w:val="Main Head Bullet"/>
    <w:basedOn w:val="Normal"/>
    <w:qFormat/>
    <w:rsid w:val="003938A5"/>
    <w:pPr>
      <w:numPr>
        <w:numId w:val="2"/>
      </w:numPr>
      <w:tabs>
        <w:tab w:val="clear" w:pos="720"/>
      </w:tabs>
      <w:spacing w:before="0" w:after="160" w:line="259" w:lineRule="auto"/>
      <w:ind w:left="1080"/>
    </w:pPr>
    <w:rPr>
      <w:rFonts w:asciiTheme="minorHAnsi" w:eastAsiaTheme="minorHAnsi" w:hAnsiTheme="minorHAnsi" w:cstheme="minorBidi"/>
      <w:i/>
      <w:sz w:val="22"/>
      <w:szCs w:val="22"/>
    </w:rPr>
  </w:style>
  <w:style w:type="paragraph" w:customStyle="1" w:styleId="StyleItalicBefore0ptAfter8ptLinespacingMultiple">
    <w:name w:val="Style Italic Before:  0 pt After:  8 pt Line spacing:  Multiple ..."/>
    <w:basedOn w:val="Normal"/>
    <w:rsid w:val="00EF4BE7"/>
    <w:pPr>
      <w:suppressAutoHyphens w:val="0"/>
      <w:spacing w:line="259" w:lineRule="auto"/>
      <w:pPrChange w:id="33" w:author="Guy Fedorkow" w:date="2026-07-18T13:11:00Z">
        <w:pPr>
          <w:suppressAutoHyphens/>
          <w:spacing w:before="80" w:after="120" w:line="259" w:lineRule="auto"/>
        </w:pPr>
      </w:pPrChange>
    </w:pPr>
    <w:rPr>
      <w:i/>
      <w:iCs/>
      <w:szCs w:val="20"/>
      <w:rPrChange w:id="33" w:author="Guy Fedorkow" w:date="2026-07-18T13:11:00Z">
        <w:rPr>
          <w:rFonts w:ascii="Arial" w:hAnsi="Arial"/>
          <w:i/>
          <w:iCs/>
          <w:lang w:val="en-US" w:eastAsia="en-US" w:bidi="ar-SA"/>
        </w:rPr>
      </w:rPrChange>
    </w:rPr>
  </w:style>
  <w:style w:type="paragraph" w:customStyle="1" w:styleId="Glossary">
    <w:name w:val="Glossary"/>
    <w:basedOn w:val="Normal"/>
    <w:link w:val="GlossaryChar"/>
    <w:qFormat/>
    <w:rsid w:val="006D4159"/>
    <w:pPr>
      <w:ind w:left="2016" w:hanging="1584"/>
    </w:pPr>
  </w:style>
  <w:style w:type="paragraph" w:styleId="HTMLPreformatted">
    <w:name w:val="HTML Preformatted"/>
    <w:basedOn w:val="Normal"/>
    <w:link w:val="HTMLPreformattedChar"/>
    <w:uiPriority w:val="99"/>
    <w:semiHidden/>
    <w:unhideWhenUsed/>
    <w:rsid w:val="0037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pPrChange w:id="34" w:author="Guy Fedorkow" w:date="2026-07-18T13:1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pPrChange>
    </w:pPr>
    <w:rPr>
      <w:rFonts w:ascii="Courier New" w:hAnsi="Courier New" w:cs="Courier New"/>
      <w:szCs w:val="20"/>
      <w:rPrChange w:id="34" w:author="Guy Fedorkow" w:date="2026-07-18T13:11:00Z">
        <w:rPr>
          <w:rFonts w:ascii="Courier New" w:hAnsi="Courier New" w:cs="Courier New"/>
          <w:lang w:val="en-US" w:eastAsia="en-US" w:bidi="ar-SA"/>
        </w:rPr>
      </w:rPrChange>
    </w:rPr>
  </w:style>
  <w:style w:type="paragraph" w:styleId="HTMLAddress">
    <w:name w:val="HTML Address"/>
    <w:basedOn w:val="Normal"/>
    <w:link w:val="HTMLAddressChar"/>
    <w:uiPriority w:val="99"/>
    <w:semiHidden/>
    <w:unhideWhenUsed/>
    <w:rsid w:val="0037759A"/>
    <w:pPr>
      <w:suppressAutoHyphens w:val="0"/>
      <w:spacing w:before="0" w:after="0"/>
      <w:pPrChange w:id="35" w:author="Guy Fedorkow" w:date="2026-07-18T13:11:00Z">
        <w:pPr>
          <w:suppressAutoHyphens/>
        </w:pPr>
      </w:pPrChange>
    </w:pPr>
    <w:rPr>
      <w:rFonts w:ascii="Times New Roman" w:hAnsi="Times New Roman"/>
      <w:i/>
      <w:iCs/>
      <w:sz w:val="24"/>
      <w:rPrChange w:id="35" w:author="Guy Fedorkow" w:date="2026-07-18T13:11:00Z">
        <w:rPr>
          <w:i/>
          <w:iCs/>
          <w:sz w:val="24"/>
          <w:szCs w:val="24"/>
          <w:lang w:val="en-US" w:eastAsia="en-US" w:bidi="ar-SA"/>
        </w:rPr>
      </w:rPrChange>
    </w:rPr>
  </w:style>
  <w:style w:type="paragraph" w:customStyle="1" w:styleId="msonormal0">
    <w:name w:val="msonormal"/>
    <w:basedOn w:val="Normal"/>
    <w:rsid w:val="0037759A"/>
    <w:pPr>
      <w:suppressAutoHyphens w:val="0"/>
      <w:spacing w:before="100" w:beforeAutospacing="1" w:after="100" w:afterAutospacing="1"/>
      <w:pPrChange w:id="36" w:author="Guy Fedorkow" w:date="2026-07-18T13:11:00Z">
        <w:pPr>
          <w:suppressAutoHyphens/>
          <w:spacing w:before="80" w:beforeAutospacing="1" w:after="120" w:afterAutospacing="1"/>
        </w:pPr>
      </w:pPrChange>
    </w:pPr>
    <w:rPr>
      <w:rFonts w:ascii="Times New Roman" w:hAnsi="Times New Roman"/>
      <w:sz w:val="24"/>
      <w:rPrChange w:id="36" w:author="Guy Fedorkow" w:date="2026-07-18T13:11:00Z">
        <w:rPr>
          <w:sz w:val="24"/>
          <w:szCs w:val="24"/>
          <w:lang w:val="en-US" w:eastAsia="en-US" w:bidi="ar-SA"/>
        </w:rPr>
      </w:rPrChange>
    </w:rPr>
  </w:style>
  <w:style w:type="paragraph" w:styleId="Bibliography">
    <w:name w:val="Bibliography"/>
    <w:basedOn w:val="Normal"/>
    <w:next w:val="Normal"/>
    <w:uiPriority w:val="37"/>
    <w:semiHidden/>
    <w:unhideWhenUsed/>
    <w:rsid w:val="00172256"/>
    <w:pPr>
      <w:suppressAutoHyphens w:val="0"/>
      <w:pPrChange w:id="37" w:author="Guy Fedorkow" w:date="2026-07-18T13:11:00Z">
        <w:pPr>
          <w:suppressAutoHyphens/>
          <w:spacing w:before="80" w:after="120"/>
        </w:pPr>
      </w:pPrChange>
    </w:pPr>
    <w:rPr>
      <w:rPrChange w:id="37" w:author="Guy Fedorkow" w:date="2026-07-18T13:11:00Z">
        <w:rPr>
          <w:rFonts w:ascii="Arial" w:hAnsi="Arial"/>
          <w:szCs w:val="24"/>
          <w:lang w:val="en-US" w:eastAsia="en-US" w:bidi="ar-SA"/>
        </w:rPr>
      </w:rPrChange>
    </w:rPr>
  </w:style>
  <w:style w:type="paragraph" w:customStyle="1" w:styleId="p">
    <w:name w:val="p"/>
    <w:basedOn w:val="Normal"/>
    <w:rsid w:val="003D3E6B"/>
    <w:pPr>
      <w:suppressAutoHyphens w:val="0"/>
      <w:spacing w:before="100" w:beforeAutospacing="1" w:after="100" w:afterAutospacing="1"/>
      <w:pPrChange w:id="38" w:author="Guy Fedorkow" w:date="2026-07-18T13:11:00Z">
        <w:pPr>
          <w:suppressAutoHyphens/>
          <w:spacing w:before="80" w:beforeAutospacing="1" w:after="120" w:afterAutospacing="1"/>
        </w:pPr>
      </w:pPrChange>
    </w:pPr>
    <w:rPr>
      <w:rFonts w:ascii="Times New Roman" w:hAnsi="Times New Roman"/>
      <w:sz w:val="24"/>
      <w:rPrChange w:id="38" w:author="Guy Fedorkow" w:date="2026-07-18T13:11:00Z">
        <w:rPr>
          <w:sz w:val="24"/>
          <w:szCs w:val="24"/>
          <w:lang w:val="en-US" w:eastAsia="en-US" w:bidi="ar-SA"/>
        </w:rPr>
      </w:rPrChange>
    </w:rPr>
  </w:style>
  <w:style w:type="paragraph" w:customStyle="1" w:styleId="p-indent-blocktext">
    <w:name w:val="p-indent-blocktext"/>
    <w:basedOn w:val="Normal"/>
    <w:rsid w:val="003D3E6B"/>
    <w:pPr>
      <w:suppressAutoHyphens w:val="0"/>
      <w:spacing w:before="100" w:beforeAutospacing="1" w:after="100" w:afterAutospacing="1"/>
      <w:pPrChange w:id="39" w:author="Guy Fedorkow" w:date="2026-07-18T13:11:00Z">
        <w:pPr>
          <w:suppressAutoHyphens/>
          <w:spacing w:before="80" w:beforeAutospacing="1" w:after="120" w:afterAutospacing="1"/>
        </w:pPr>
      </w:pPrChange>
    </w:pPr>
    <w:rPr>
      <w:rFonts w:ascii="Times New Roman" w:hAnsi="Times New Roman"/>
      <w:sz w:val="24"/>
      <w:rPrChange w:id="39" w:author="Guy Fedorkow" w:date="2026-07-18T13:11:00Z">
        <w:rPr>
          <w:sz w:val="24"/>
          <w:szCs w:val="24"/>
          <w:lang w:val="en-US" w:eastAsia="en-US" w:bidi="ar-SA"/>
        </w:rPr>
      </w:rPrChange>
    </w:rPr>
  </w:style>
  <w:style w:type="paragraph" w:customStyle="1" w:styleId="p-c">
    <w:name w:val="p-c"/>
    <w:basedOn w:val="Normal"/>
    <w:rsid w:val="003D3E6B"/>
    <w:pPr>
      <w:suppressAutoHyphens w:val="0"/>
      <w:spacing w:before="100" w:beforeAutospacing="1" w:after="100" w:afterAutospacing="1"/>
      <w:pPrChange w:id="40" w:author="Guy Fedorkow" w:date="2026-07-18T13:11:00Z">
        <w:pPr>
          <w:suppressAutoHyphens/>
          <w:spacing w:before="80" w:beforeAutospacing="1" w:after="120" w:afterAutospacing="1"/>
        </w:pPr>
      </w:pPrChange>
    </w:pPr>
    <w:rPr>
      <w:rFonts w:ascii="Times New Roman" w:hAnsi="Times New Roman"/>
      <w:sz w:val="24"/>
      <w:rPrChange w:id="40" w:author="Guy Fedorkow" w:date="2026-07-18T13:11:00Z">
        <w:rPr>
          <w:sz w:val="24"/>
          <w:szCs w:val="24"/>
          <w:lang w:val="en-US" w:eastAsia="en-US" w:bidi="ar-SA"/>
        </w:rPr>
      </w:rPrChange>
    </w:rPr>
  </w:style>
  <w:style w:type="paragraph" w:styleId="z-TopofForm">
    <w:name w:val="HTML Top of Form"/>
    <w:basedOn w:val="Normal"/>
    <w:next w:val="Normal"/>
    <w:link w:val="z-TopofFormChar"/>
    <w:hidden/>
    <w:uiPriority w:val="99"/>
    <w:semiHidden/>
    <w:unhideWhenUsed/>
    <w:rsid w:val="004B6E57"/>
    <w:pPr>
      <w:pBdr>
        <w:bottom w:val="single" w:sz="6" w:space="1" w:color="auto"/>
      </w:pBdr>
      <w:suppressAutoHyphens w:val="0"/>
      <w:spacing w:before="0" w:after="0"/>
      <w:jc w:val="center"/>
      <w:pPrChange w:id="41" w:author="Guy Fedorkow" w:date="2026-07-18T13:11:00Z">
        <w:pPr>
          <w:pBdr>
            <w:bottom w:val="single" w:sz="6" w:space="1" w:color="000000"/>
          </w:pBdr>
          <w:suppressAutoHyphens/>
          <w:jc w:val="center"/>
        </w:pPr>
      </w:pPrChange>
    </w:pPr>
    <w:rPr>
      <w:rFonts w:cs="Arial"/>
      <w:vanish/>
      <w:sz w:val="16"/>
      <w:szCs w:val="16"/>
      <w:rPrChange w:id="41" w:author="Guy Fedorkow" w:date="2026-07-18T13:11:00Z">
        <w:rPr>
          <w:rFonts w:ascii="Arial" w:hAnsi="Arial" w:cs="Arial"/>
          <w:vanish/>
          <w:sz w:val="16"/>
          <w:szCs w:val="16"/>
          <w:lang w:val="en-US" w:eastAsia="en-US" w:bidi="ar-SA"/>
        </w:rPr>
      </w:rPrChange>
    </w:rPr>
  </w:style>
  <w:style w:type="paragraph" w:styleId="z-BottomofForm">
    <w:name w:val="HTML Bottom of Form"/>
    <w:basedOn w:val="Normal"/>
    <w:next w:val="Normal"/>
    <w:link w:val="z-BottomofFormChar"/>
    <w:hidden/>
    <w:uiPriority w:val="99"/>
    <w:semiHidden/>
    <w:unhideWhenUsed/>
    <w:rsid w:val="004B6E57"/>
    <w:pPr>
      <w:pBdr>
        <w:top w:val="single" w:sz="6" w:space="1" w:color="auto"/>
      </w:pBdr>
      <w:suppressAutoHyphens w:val="0"/>
      <w:spacing w:before="0" w:after="0"/>
      <w:jc w:val="center"/>
      <w:pPrChange w:id="42" w:author="Guy Fedorkow" w:date="2026-07-18T13:11:00Z">
        <w:pPr>
          <w:pBdr>
            <w:top w:val="single" w:sz="6" w:space="1" w:color="000000"/>
          </w:pBdr>
          <w:suppressAutoHyphens/>
          <w:jc w:val="center"/>
        </w:pPr>
      </w:pPrChange>
    </w:pPr>
    <w:rPr>
      <w:rFonts w:cs="Arial"/>
      <w:vanish/>
      <w:sz w:val="16"/>
      <w:szCs w:val="16"/>
      <w:rPrChange w:id="42" w:author="Guy Fedorkow" w:date="2026-07-18T13:11:00Z">
        <w:rPr>
          <w:rFonts w:ascii="Arial" w:hAnsi="Arial" w:cs="Arial"/>
          <w:vanish/>
          <w:sz w:val="16"/>
          <w:szCs w:val="16"/>
          <w:lang w:val="en-US" w:eastAsia="en-US" w:bidi="ar-SA"/>
        </w:rPr>
      </w:rPrChange>
    </w:rPr>
  </w:style>
  <w:style w:type="paragraph" w:customStyle="1" w:styleId="list-item">
    <w:name w:val="list-item"/>
    <w:basedOn w:val="Normal"/>
    <w:rsid w:val="004B6E57"/>
    <w:pPr>
      <w:suppressAutoHyphens w:val="0"/>
      <w:spacing w:before="100" w:beforeAutospacing="1" w:after="100" w:afterAutospacing="1"/>
      <w:pPrChange w:id="43" w:author="Guy Fedorkow" w:date="2026-07-18T13:11:00Z">
        <w:pPr>
          <w:suppressAutoHyphens/>
          <w:spacing w:before="80" w:beforeAutospacing="1" w:after="120" w:afterAutospacing="1"/>
        </w:pPr>
      </w:pPrChange>
    </w:pPr>
    <w:rPr>
      <w:rFonts w:ascii="Times New Roman" w:hAnsi="Times New Roman"/>
      <w:sz w:val="24"/>
      <w:rPrChange w:id="43" w:author="Guy Fedorkow" w:date="2026-07-18T13:11:00Z">
        <w:rPr>
          <w:sz w:val="24"/>
          <w:szCs w:val="24"/>
          <w:lang w:val="en-US" w:eastAsia="en-US" w:bidi="ar-SA"/>
        </w:rPr>
      </w:rPrChange>
    </w:rPr>
  </w:style>
  <w:style w:type="paragraph" w:customStyle="1" w:styleId="author">
    <w:name w:val="author"/>
    <w:basedOn w:val="Normal"/>
    <w:rsid w:val="004B6E57"/>
    <w:pPr>
      <w:suppressAutoHyphens w:val="0"/>
      <w:spacing w:before="100" w:beforeAutospacing="1" w:after="100" w:afterAutospacing="1"/>
      <w:pPrChange w:id="44" w:author="Guy Fedorkow" w:date="2026-07-18T13:11:00Z">
        <w:pPr>
          <w:suppressAutoHyphens/>
          <w:spacing w:before="80" w:beforeAutospacing="1" w:after="120" w:afterAutospacing="1"/>
        </w:pPr>
      </w:pPrChange>
    </w:pPr>
    <w:rPr>
      <w:rFonts w:ascii="Times New Roman" w:hAnsi="Times New Roman"/>
      <w:sz w:val="24"/>
      <w:rPrChange w:id="44" w:author="Guy Fedorkow" w:date="2026-07-18T13:11:00Z">
        <w:rPr>
          <w:sz w:val="24"/>
          <w:szCs w:val="24"/>
          <w:lang w:val="en-US" w:eastAsia="en-US" w:bidi="ar-SA"/>
        </w:rPr>
      </w:rPrChange>
    </w:rPr>
  </w:style>
  <w:style w:type="paragraph" w:customStyle="1" w:styleId="large-badge">
    <w:name w:val="large-badge"/>
    <w:basedOn w:val="Normal"/>
    <w:rsid w:val="004728DD"/>
    <w:pPr>
      <w:suppressAutoHyphens w:val="0"/>
      <w:spacing w:before="100" w:beforeAutospacing="1" w:after="100" w:afterAutospacing="1"/>
      <w:pPrChange w:id="45" w:author="Guy Fedorkow" w:date="2026-07-18T13:11:00Z">
        <w:pPr>
          <w:suppressAutoHyphens/>
          <w:spacing w:before="80" w:beforeAutospacing="1" w:after="120" w:afterAutospacing="1"/>
        </w:pPr>
      </w:pPrChange>
    </w:pPr>
    <w:rPr>
      <w:rFonts w:ascii="Times New Roman" w:hAnsi="Times New Roman"/>
      <w:sz w:val="24"/>
      <w:rPrChange w:id="45" w:author="Guy Fedorkow" w:date="2026-07-18T13:11:00Z">
        <w:rPr>
          <w:sz w:val="24"/>
          <w:szCs w:val="24"/>
          <w:lang w:val="en-US" w:eastAsia="en-US" w:bidi="ar-SA"/>
        </w:rPr>
      </w:rPrChange>
    </w:rPr>
  </w:style>
  <w:style w:type="paragraph" w:customStyle="1" w:styleId="dates">
    <w:name w:val="dates"/>
    <w:basedOn w:val="Normal"/>
    <w:rsid w:val="004728DD"/>
    <w:pPr>
      <w:suppressAutoHyphens w:val="0"/>
      <w:spacing w:before="100" w:beforeAutospacing="1" w:after="100" w:afterAutospacing="1"/>
      <w:pPrChange w:id="46" w:author="Guy Fedorkow" w:date="2026-07-18T13:11:00Z">
        <w:pPr>
          <w:suppressAutoHyphens/>
          <w:spacing w:before="80" w:beforeAutospacing="1" w:after="120" w:afterAutospacing="1"/>
        </w:pPr>
      </w:pPrChange>
    </w:pPr>
    <w:rPr>
      <w:rFonts w:ascii="Times New Roman" w:hAnsi="Times New Roman"/>
      <w:sz w:val="24"/>
      <w:rPrChange w:id="46" w:author="Guy Fedorkow" w:date="2026-07-18T13:11:00Z">
        <w:rPr>
          <w:sz w:val="24"/>
          <w:szCs w:val="24"/>
          <w:lang w:val="en-US" w:eastAsia="en-US" w:bidi="ar-SA"/>
        </w:rPr>
      </w:rPrChange>
    </w:rPr>
  </w:style>
  <w:style w:type="paragraph" w:customStyle="1" w:styleId="less1">
    <w:name w:val="less1"/>
    <w:basedOn w:val="Normal"/>
    <w:rsid w:val="004728DD"/>
    <w:pPr>
      <w:suppressAutoHyphens w:val="0"/>
      <w:spacing w:before="100" w:beforeAutospacing="1" w:after="100" w:afterAutospacing="1"/>
      <w:pPrChange w:id="47" w:author="Guy Fedorkow" w:date="2026-07-18T13:11:00Z">
        <w:pPr>
          <w:suppressAutoHyphens/>
          <w:spacing w:before="80" w:beforeAutospacing="1" w:after="120" w:afterAutospacing="1"/>
        </w:pPr>
      </w:pPrChange>
    </w:pPr>
    <w:rPr>
      <w:rFonts w:ascii="Times New Roman" w:hAnsi="Times New Roman"/>
      <w:sz w:val="24"/>
      <w:rPrChange w:id="47" w:author="Guy Fedorkow" w:date="2026-07-18T13:11:00Z">
        <w:rPr>
          <w:sz w:val="24"/>
          <w:szCs w:val="24"/>
          <w:lang w:val="en-US" w:eastAsia="en-US" w:bidi="ar-SA"/>
        </w:rPr>
      </w:rPrChange>
    </w:rPr>
  </w:style>
  <w:style w:type="paragraph" w:customStyle="1" w:styleId="extent">
    <w:name w:val="extent"/>
    <w:basedOn w:val="Normal"/>
    <w:rsid w:val="004728DD"/>
    <w:pPr>
      <w:suppressAutoHyphens w:val="0"/>
      <w:spacing w:before="100" w:beforeAutospacing="1" w:after="100" w:afterAutospacing="1"/>
      <w:pPrChange w:id="48" w:author="Guy Fedorkow" w:date="2026-07-18T13:11:00Z">
        <w:pPr>
          <w:suppressAutoHyphens/>
          <w:spacing w:before="80" w:beforeAutospacing="1" w:after="120" w:afterAutospacing="1"/>
        </w:pPr>
      </w:pPrChange>
    </w:pPr>
    <w:rPr>
      <w:rFonts w:ascii="Times New Roman" w:hAnsi="Times New Roman"/>
      <w:sz w:val="24"/>
      <w:rPrChange w:id="48" w:author="Guy Fedorkow" w:date="2026-07-18T13:11:00Z">
        <w:rPr>
          <w:sz w:val="24"/>
          <w:szCs w:val="24"/>
          <w:lang w:val="en-US" w:eastAsia="en-US" w:bidi="ar-SA"/>
        </w:rPr>
      </w:rPrChange>
    </w:rPr>
  </w:style>
  <w:style w:type="paragraph" w:customStyle="1" w:styleId="language">
    <w:name w:val="language"/>
    <w:basedOn w:val="Normal"/>
    <w:rsid w:val="004728DD"/>
    <w:pPr>
      <w:suppressAutoHyphens w:val="0"/>
      <w:spacing w:before="100" w:beforeAutospacing="1" w:after="100" w:afterAutospacing="1"/>
      <w:pPrChange w:id="49" w:author="Guy Fedorkow" w:date="2026-07-18T13:11:00Z">
        <w:pPr>
          <w:suppressAutoHyphens/>
          <w:spacing w:before="80" w:beforeAutospacing="1" w:after="120" w:afterAutospacing="1"/>
        </w:pPr>
      </w:pPrChange>
    </w:pPr>
    <w:rPr>
      <w:rFonts w:ascii="Times New Roman" w:hAnsi="Times New Roman"/>
      <w:sz w:val="24"/>
      <w:rPrChange w:id="49" w:author="Guy Fedorkow" w:date="2026-07-18T13:11:00Z">
        <w:rPr>
          <w:sz w:val="24"/>
          <w:szCs w:val="24"/>
          <w:lang w:val="en-US" w:eastAsia="en-US" w:bidi="ar-SA"/>
        </w:rPr>
      </w:rPrChange>
    </w:rPr>
  </w:style>
  <w:style w:type="paragraph" w:styleId="EndnoteText">
    <w:name w:val="endnote text"/>
    <w:basedOn w:val="Normal"/>
    <w:link w:val="EndnoteTextChar"/>
    <w:semiHidden/>
    <w:unhideWhenUsed/>
    <w:rsid w:val="00433A8D"/>
    <w:pPr>
      <w:spacing w:before="0" w:after="0"/>
    </w:pPr>
    <w:rPr>
      <w:szCs w:val="20"/>
    </w:rPr>
  </w:style>
  <w:style w:type="paragraph" w:styleId="TOCHeading">
    <w:name w:val="TOC Heading"/>
    <w:basedOn w:val="Heading1"/>
    <w:next w:val="Normal"/>
    <w:uiPriority w:val="39"/>
    <w:unhideWhenUsed/>
    <w:qFormat/>
    <w:rsid w:val="00D01D6A"/>
    <w:pPr>
      <w:keepLines/>
      <w:spacing w:before="240" w:after="0" w:line="259" w:lineRule="auto"/>
      <w:ind w:left="0" w:firstLine="0"/>
      <w:outlineLvl w:val="9"/>
      <w:pPrChange w:id="50" w:author="Guy Fedorkow" w:date="2026-07-18T13:11:00Z">
        <w:pPr>
          <w:keepNext/>
          <w:keepLines/>
          <w:spacing w:before="240" w:line="259" w:lineRule="auto"/>
          <w:ind w:left="720" w:hanging="720"/>
        </w:pPr>
      </w:pPrChange>
    </w:pPr>
    <w:rPr>
      <w:rFonts w:asciiTheme="majorHAnsi" w:eastAsiaTheme="majorEastAsia" w:hAnsiTheme="majorHAnsi" w:cstheme="majorBidi"/>
      <w:b w:val="0"/>
      <w:bCs w:val="0"/>
      <w:iCs w:val="0"/>
      <w:color w:val="365F91" w:themeColor="accent1" w:themeShade="BF"/>
      <w:sz w:val="32"/>
      <w:szCs w:val="32"/>
      <w:rPrChange w:id="50" w:author="Guy Fedorkow" w:date="2026-07-18T13:11:00Z">
        <w:rPr>
          <w:rFonts w:asciiTheme="majorHAnsi" w:eastAsiaTheme="majorEastAsia" w:hAnsiTheme="majorHAnsi" w:cstheme="majorBidi"/>
          <w:color w:val="365F91" w:themeColor="accent1" w:themeShade="BF"/>
          <w:sz w:val="32"/>
          <w:szCs w:val="32"/>
          <w:lang w:val="en-US" w:eastAsia="en-US" w:bidi="ar-SA"/>
        </w:rPr>
      </w:rPrChange>
    </w:rPr>
  </w:style>
  <w:style w:type="paragraph" w:customStyle="1" w:styleId="FrameContents">
    <w:name w:val="Frame Contents"/>
    <w:basedOn w:val="Normal"/>
    <w:qFormat/>
  </w:style>
  <w:style w:type="numbering" w:customStyle="1" w:styleId="CurrentList1">
    <w:name w:val="Current List1"/>
    <w:qFormat/>
    <w:rsid w:val="001A24F3"/>
    <w:pPr>
      <w:numPr>
        <w:numId w:val="12"/>
      </w:numPr>
    </w:pPr>
  </w:style>
  <w:style w:type="numbering" w:customStyle="1" w:styleId="Style1">
    <w:name w:val="Style1"/>
    <w:uiPriority w:val="99"/>
    <w:qFormat/>
    <w:rsid w:val="00B867C7"/>
    <w:pPr>
      <w:numPr>
        <w:numId w:val="13"/>
      </w:numPr>
    </w:pPr>
  </w:style>
  <w:style w:type="table" w:styleId="TableGrid">
    <w:name w:val="Table Grid"/>
    <w:basedOn w:val="TableNormal"/>
    <w:uiPriority w:val="39"/>
    <w:rsid w:val="001617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9D08A4"/>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9050B4"/>
    <w:rPr>
      <w:sz w:val="24"/>
      <w:szCs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eGrid2">
    <w:name w:val="Table Grid2"/>
    <w:basedOn w:val="TableNormal"/>
    <w:uiPriority w:val="39"/>
    <w:rsid w:val="005F1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sid w:val="003B263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10">
    <w:name w:val="Para1"/>
    <w:uiPriority w:val="99"/>
    <w:rsid w:val="003D6CA5"/>
    <w:pPr>
      <w:autoSpaceDE w:val="0"/>
      <w:autoSpaceDN w:val="0"/>
      <w:adjustRightInd w:val="0"/>
      <w:spacing w:after="120" w:line="240" w:lineRule="atLeast"/>
      <w:ind w:left="1440"/>
      <w:pPrChange w:id="51" w:author="Guy Fedorkow" w:date="2026-07-18T13:11:00Z">
        <w:pPr>
          <w:suppressAutoHyphens/>
          <w:autoSpaceDE w:val="0"/>
          <w:autoSpaceDN w:val="0"/>
          <w:adjustRightInd w:val="0"/>
          <w:spacing w:after="120" w:line="240" w:lineRule="atLeast"/>
          <w:ind w:left="1440"/>
        </w:pPr>
      </w:pPrChange>
    </w:pPr>
    <w:rPr>
      <w:rFonts w:ascii="Palatino" w:hAnsi="Palatino" w:cs="Palatino"/>
      <w:color w:val="000000"/>
      <w:w w:val="0"/>
      <w:rPrChange w:id="51" w:author="Guy Fedorkow" w:date="2026-07-18T13:11:00Z">
        <w:rPr>
          <w:rFonts w:ascii="Palatino" w:hAnsi="Palatino" w:cs="Palatino"/>
          <w:color w:val="000000"/>
          <w:w w:val="0"/>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575">
      <w:bodyDiv w:val="1"/>
      <w:marLeft w:val="0"/>
      <w:marRight w:val="0"/>
      <w:marTop w:val="0"/>
      <w:marBottom w:val="0"/>
      <w:divBdr>
        <w:top w:val="none" w:sz="0" w:space="0" w:color="auto"/>
        <w:left w:val="none" w:sz="0" w:space="0" w:color="auto"/>
        <w:bottom w:val="none" w:sz="0" w:space="0" w:color="auto"/>
        <w:right w:val="none" w:sz="0" w:space="0" w:color="auto"/>
      </w:divBdr>
      <w:divsChild>
        <w:div w:id="1251693836">
          <w:marLeft w:val="0"/>
          <w:marRight w:val="0"/>
          <w:marTop w:val="0"/>
          <w:marBottom w:val="0"/>
          <w:divBdr>
            <w:top w:val="none" w:sz="0" w:space="0" w:color="auto"/>
            <w:left w:val="none" w:sz="0" w:space="0" w:color="auto"/>
            <w:bottom w:val="none" w:sz="0" w:space="0" w:color="auto"/>
            <w:right w:val="none" w:sz="0" w:space="0" w:color="auto"/>
          </w:divBdr>
        </w:div>
        <w:div w:id="1293905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9201">
      <w:bodyDiv w:val="1"/>
      <w:marLeft w:val="0"/>
      <w:marRight w:val="0"/>
      <w:marTop w:val="0"/>
      <w:marBottom w:val="0"/>
      <w:divBdr>
        <w:top w:val="none" w:sz="0" w:space="0" w:color="auto"/>
        <w:left w:val="none" w:sz="0" w:space="0" w:color="auto"/>
        <w:bottom w:val="none" w:sz="0" w:space="0" w:color="auto"/>
        <w:right w:val="none" w:sz="0" w:space="0" w:color="auto"/>
      </w:divBdr>
      <w:divsChild>
        <w:div w:id="1454060377">
          <w:marLeft w:val="0"/>
          <w:marRight w:val="0"/>
          <w:marTop w:val="0"/>
          <w:marBottom w:val="0"/>
          <w:divBdr>
            <w:top w:val="none" w:sz="0" w:space="0" w:color="auto"/>
            <w:left w:val="none" w:sz="0" w:space="0" w:color="auto"/>
            <w:bottom w:val="none" w:sz="0" w:space="0" w:color="auto"/>
            <w:right w:val="none" w:sz="0" w:space="0" w:color="auto"/>
          </w:divBdr>
          <w:divsChild>
            <w:div w:id="521552429">
              <w:marLeft w:val="0"/>
              <w:marRight w:val="0"/>
              <w:marTop w:val="0"/>
              <w:marBottom w:val="0"/>
              <w:divBdr>
                <w:top w:val="none" w:sz="0" w:space="0" w:color="auto"/>
                <w:left w:val="none" w:sz="0" w:space="0" w:color="auto"/>
                <w:bottom w:val="none" w:sz="0" w:space="0" w:color="auto"/>
                <w:right w:val="none" w:sz="0" w:space="0" w:color="auto"/>
              </w:divBdr>
              <w:divsChild>
                <w:div w:id="442112156">
                  <w:marLeft w:val="0"/>
                  <w:marRight w:val="0"/>
                  <w:marTop w:val="0"/>
                  <w:marBottom w:val="0"/>
                  <w:divBdr>
                    <w:top w:val="none" w:sz="0" w:space="0" w:color="auto"/>
                    <w:left w:val="none" w:sz="0" w:space="0" w:color="auto"/>
                    <w:bottom w:val="none" w:sz="0" w:space="0" w:color="auto"/>
                    <w:right w:val="none" w:sz="0" w:space="0" w:color="auto"/>
                  </w:divBdr>
                  <w:divsChild>
                    <w:div w:id="1535314866">
                      <w:marLeft w:val="0"/>
                      <w:marRight w:val="0"/>
                      <w:marTop w:val="0"/>
                      <w:marBottom w:val="0"/>
                      <w:divBdr>
                        <w:top w:val="none" w:sz="0" w:space="0" w:color="auto"/>
                        <w:left w:val="none" w:sz="0" w:space="0" w:color="auto"/>
                        <w:bottom w:val="none" w:sz="0" w:space="0" w:color="auto"/>
                        <w:right w:val="none" w:sz="0" w:space="0" w:color="auto"/>
                      </w:divBdr>
                      <w:divsChild>
                        <w:div w:id="19474868">
                          <w:marLeft w:val="0"/>
                          <w:marRight w:val="0"/>
                          <w:marTop w:val="0"/>
                          <w:marBottom w:val="0"/>
                          <w:divBdr>
                            <w:top w:val="none" w:sz="0" w:space="0" w:color="auto"/>
                            <w:left w:val="none" w:sz="0" w:space="0" w:color="auto"/>
                            <w:bottom w:val="none" w:sz="0" w:space="0" w:color="auto"/>
                            <w:right w:val="none" w:sz="0" w:space="0" w:color="auto"/>
                          </w:divBdr>
                        </w:div>
                        <w:div w:id="290793312">
                          <w:marLeft w:val="0"/>
                          <w:marRight w:val="0"/>
                          <w:marTop w:val="0"/>
                          <w:marBottom w:val="0"/>
                          <w:divBdr>
                            <w:top w:val="none" w:sz="0" w:space="0" w:color="auto"/>
                            <w:left w:val="none" w:sz="0" w:space="0" w:color="auto"/>
                            <w:bottom w:val="none" w:sz="0" w:space="0" w:color="auto"/>
                            <w:right w:val="none" w:sz="0" w:space="0" w:color="auto"/>
                          </w:divBdr>
                        </w:div>
                        <w:div w:id="725882893">
                          <w:marLeft w:val="0"/>
                          <w:marRight w:val="0"/>
                          <w:marTop w:val="0"/>
                          <w:marBottom w:val="0"/>
                          <w:divBdr>
                            <w:top w:val="none" w:sz="0" w:space="0" w:color="auto"/>
                            <w:left w:val="none" w:sz="0" w:space="0" w:color="auto"/>
                            <w:bottom w:val="none" w:sz="0" w:space="0" w:color="auto"/>
                            <w:right w:val="none" w:sz="0" w:space="0" w:color="auto"/>
                          </w:divBdr>
                        </w:div>
                        <w:div w:id="1060396227">
                          <w:marLeft w:val="0"/>
                          <w:marRight w:val="0"/>
                          <w:marTop w:val="0"/>
                          <w:marBottom w:val="0"/>
                          <w:divBdr>
                            <w:top w:val="none" w:sz="0" w:space="0" w:color="auto"/>
                            <w:left w:val="none" w:sz="0" w:space="0" w:color="auto"/>
                            <w:bottom w:val="none" w:sz="0" w:space="0" w:color="auto"/>
                            <w:right w:val="none" w:sz="0" w:space="0" w:color="auto"/>
                          </w:divBdr>
                        </w:div>
                        <w:div w:id="1633094584">
                          <w:marLeft w:val="0"/>
                          <w:marRight w:val="0"/>
                          <w:marTop w:val="0"/>
                          <w:marBottom w:val="0"/>
                          <w:divBdr>
                            <w:top w:val="none" w:sz="0" w:space="0" w:color="auto"/>
                            <w:left w:val="none" w:sz="0" w:space="0" w:color="auto"/>
                            <w:bottom w:val="none" w:sz="0" w:space="0" w:color="auto"/>
                            <w:right w:val="none" w:sz="0" w:space="0" w:color="auto"/>
                          </w:divBdr>
                        </w:div>
                      </w:divsChild>
                    </w:div>
                    <w:div w:id="313414875">
                      <w:marLeft w:val="0"/>
                      <w:marRight w:val="0"/>
                      <w:marTop w:val="0"/>
                      <w:marBottom w:val="0"/>
                      <w:divBdr>
                        <w:top w:val="none" w:sz="0" w:space="0" w:color="auto"/>
                        <w:left w:val="none" w:sz="0" w:space="0" w:color="auto"/>
                        <w:bottom w:val="none" w:sz="0" w:space="0" w:color="auto"/>
                        <w:right w:val="none" w:sz="0" w:space="0" w:color="auto"/>
                      </w:divBdr>
                    </w:div>
                    <w:div w:id="485557484">
                      <w:marLeft w:val="0"/>
                      <w:marRight w:val="0"/>
                      <w:marTop w:val="0"/>
                      <w:marBottom w:val="0"/>
                      <w:divBdr>
                        <w:top w:val="none" w:sz="0" w:space="0" w:color="auto"/>
                        <w:left w:val="none" w:sz="0" w:space="0" w:color="auto"/>
                        <w:bottom w:val="none" w:sz="0" w:space="0" w:color="auto"/>
                        <w:right w:val="none" w:sz="0" w:space="0" w:color="auto"/>
                      </w:divBdr>
                    </w:div>
                    <w:div w:id="647634808">
                      <w:marLeft w:val="0"/>
                      <w:marRight w:val="0"/>
                      <w:marTop w:val="0"/>
                      <w:marBottom w:val="0"/>
                      <w:divBdr>
                        <w:top w:val="none" w:sz="0" w:space="0" w:color="auto"/>
                        <w:left w:val="none" w:sz="0" w:space="0" w:color="auto"/>
                        <w:bottom w:val="none" w:sz="0" w:space="0" w:color="auto"/>
                        <w:right w:val="none" w:sz="0" w:space="0" w:color="auto"/>
                      </w:divBdr>
                    </w:div>
                    <w:div w:id="662663845">
                      <w:marLeft w:val="0"/>
                      <w:marRight w:val="0"/>
                      <w:marTop w:val="0"/>
                      <w:marBottom w:val="0"/>
                      <w:divBdr>
                        <w:top w:val="none" w:sz="0" w:space="0" w:color="auto"/>
                        <w:left w:val="none" w:sz="0" w:space="0" w:color="auto"/>
                        <w:bottom w:val="none" w:sz="0" w:space="0" w:color="auto"/>
                        <w:right w:val="none" w:sz="0" w:space="0" w:color="auto"/>
                      </w:divBdr>
                    </w:div>
                    <w:div w:id="834301487">
                      <w:marLeft w:val="0"/>
                      <w:marRight w:val="0"/>
                      <w:marTop w:val="0"/>
                      <w:marBottom w:val="0"/>
                      <w:divBdr>
                        <w:top w:val="none" w:sz="0" w:space="0" w:color="auto"/>
                        <w:left w:val="none" w:sz="0" w:space="0" w:color="auto"/>
                        <w:bottom w:val="none" w:sz="0" w:space="0" w:color="auto"/>
                        <w:right w:val="none" w:sz="0" w:space="0" w:color="auto"/>
                      </w:divBdr>
                    </w:div>
                    <w:div w:id="1085416695">
                      <w:marLeft w:val="0"/>
                      <w:marRight w:val="0"/>
                      <w:marTop w:val="0"/>
                      <w:marBottom w:val="0"/>
                      <w:divBdr>
                        <w:top w:val="none" w:sz="0" w:space="0" w:color="auto"/>
                        <w:left w:val="none" w:sz="0" w:space="0" w:color="auto"/>
                        <w:bottom w:val="none" w:sz="0" w:space="0" w:color="auto"/>
                        <w:right w:val="none" w:sz="0" w:space="0" w:color="auto"/>
                      </w:divBdr>
                    </w:div>
                    <w:div w:id="1105807846">
                      <w:marLeft w:val="0"/>
                      <w:marRight w:val="0"/>
                      <w:marTop w:val="0"/>
                      <w:marBottom w:val="0"/>
                      <w:divBdr>
                        <w:top w:val="none" w:sz="0" w:space="0" w:color="auto"/>
                        <w:left w:val="none" w:sz="0" w:space="0" w:color="auto"/>
                        <w:bottom w:val="none" w:sz="0" w:space="0" w:color="auto"/>
                        <w:right w:val="none" w:sz="0" w:space="0" w:color="auto"/>
                      </w:divBdr>
                    </w:div>
                    <w:div w:id="1389765304">
                      <w:marLeft w:val="0"/>
                      <w:marRight w:val="0"/>
                      <w:marTop w:val="0"/>
                      <w:marBottom w:val="0"/>
                      <w:divBdr>
                        <w:top w:val="none" w:sz="0" w:space="0" w:color="auto"/>
                        <w:left w:val="none" w:sz="0" w:space="0" w:color="auto"/>
                        <w:bottom w:val="none" w:sz="0" w:space="0" w:color="auto"/>
                        <w:right w:val="none" w:sz="0" w:space="0" w:color="auto"/>
                      </w:divBdr>
                    </w:div>
                    <w:div w:id="1443263357">
                      <w:marLeft w:val="0"/>
                      <w:marRight w:val="0"/>
                      <w:marTop w:val="0"/>
                      <w:marBottom w:val="0"/>
                      <w:divBdr>
                        <w:top w:val="none" w:sz="0" w:space="0" w:color="auto"/>
                        <w:left w:val="none" w:sz="0" w:space="0" w:color="auto"/>
                        <w:bottom w:val="none" w:sz="0" w:space="0" w:color="auto"/>
                        <w:right w:val="none" w:sz="0" w:space="0" w:color="auto"/>
                      </w:divBdr>
                    </w:div>
                    <w:div w:id="1828471090">
                      <w:marLeft w:val="0"/>
                      <w:marRight w:val="0"/>
                      <w:marTop w:val="0"/>
                      <w:marBottom w:val="0"/>
                      <w:divBdr>
                        <w:top w:val="none" w:sz="0" w:space="0" w:color="auto"/>
                        <w:left w:val="none" w:sz="0" w:space="0" w:color="auto"/>
                        <w:bottom w:val="none" w:sz="0" w:space="0" w:color="auto"/>
                        <w:right w:val="none" w:sz="0" w:space="0" w:color="auto"/>
                      </w:divBdr>
                    </w:div>
                  </w:divsChild>
                </w:div>
                <w:div w:id="381636686">
                  <w:marLeft w:val="0"/>
                  <w:marRight w:val="0"/>
                  <w:marTop w:val="0"/>
                  <w:marBottom w:val="0"/>
                  <w:divBdr>
                    <w:top w:val="none" w:sz="0" w:space="0" w:color="auto"/>
                    <w:left w:val="none" w:sz="0" w:space="0" w:color="auto"/>
                    <w:bottom w:val="none" w:sz="0" w:space="0" w:color="auto"/>
                    <w:right w:val="none" w:sz="0" w:space="0" w:color="auto"/>
                  </w:divBdr>
                </w:div>
                <w:div w:id="1188104867">
                  <w:marLeft w:val="0"/>
                  <w:marRight w:val="0"/>
                  <w:marTop w:val="0"/>
                  <w:marBottom w:val="0"/>
                  <w:divBdr>
                    <w:top w:val="none" w:sz="0" w:space="0" w:color="auto"/>
                    <w:left w:val="none" w:sz="0" w:space="0" w:color="auto"/>
                    <w:bottom w:val="none" w:sz="0" w:space="0" w:color="auto"/>
                    <w:right w:val="none" w:sz="0" w:space="0" w:color="auto"/>
                  </w:divBdr>
                </w:div>
                <w:div w:id="15091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62607">
          <w:marLeft w:val="0"/>
          <w:marRight w:val="0"/>
          <w:marTop w:val="0"/>
          <w:marBottom w:val="0"/>
          <w:divBdr>
            <w:top w:val="none" w:sz="0" w:space="0" w:color="auto"/>
            <w:left w:val="none" w:sz="0" w:space="0" w:color="auto"/>
            <w:bottom w:val="none" w:sz="0" w:space="0" w:color="auto"/>
            <w:right w:val="none" w:sz="0" w:space="0" w:color="auto"/>
          </w:divBdr>
          <w:divsChild>
            <w:div w:id="1027952802">
              <w:marLeft w:val="0"/>
              <w:marRight w:val="0"/>
              <w:marTop w:val="0"/>
              <w:marBottom w:val="0"/>
              <w:divBdr>
                <w:top w:val="none" w:sz="0" w:space="0" w:color="auto"/>
                <w:left w:val="none" w:sz="0" w:space="0" w:color="auto"/>
                <w:bottom w:val="none" w:sz="0" w:space="0" w:color="auto"/>
                <w:right w:val="none" w:sz="0" w:space="0" w:color="auto"/>
              </w:divBdr>
              <w:divsChild>
                <w:div w:id="567769488">
                  <w:marLeft w:val="0"/>
                  <w:marRight w:val="0"/>
                  <w:marTop w:val="0"/>
                  <w:marBottom w:val="0"/>
                  <w:divBdr>
                    <w:top w:val="none" w:sz="0" w:space="0" w:color="auto"/>
                    <w:left w:val="none" w:sz="0" w:space="0" w:color="auto"/>
                    <w:bottom w:val="none" w:sz="0" w:space="0" w:color="auto"/>
                    <w:right w:val="none" w:sz="0" w:space="0" w:color="auto"/>
                  </w:divBdr>
                  <w:divsChild>
                    <w:div w:id="1222525007">
                      <w:marLeft w:val="0"/>
                      <w:marRight w:val="0"/>
                      <w:marTop w:val="0"/>
                      <w:marBottom w:val="0"/>
                      <w:divBdr>
                        <w:top w:val="none" w:sz="0" w:space="0" w:color="auto"/>
                        <w:left w:val="none" w:sz="0" w:space="0" w:color="auto"/>
                        <w:bottom w:val="none" w:sz="0" w:space="0" w:color="auto"/>
                        <w:right w:val="none" w:sz="0" w:space="0" w:color="auto"/>
                      </w:divBdr>
                      <w:divsChild>
                        <w:div w:id="6993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08092">
                  <w:marLeft w:val="0"/>
                  <w:marRight w:val="0"/>
                  <w:marTop w:val="0"/>
                  <w:marBottom w:val="0"/>
                  <w:divBdr>
                    <w:top w:val="none" w:sz="0" w:space="0" w:color="auto"/>
                    <w:left w:val="none" w:sz="0" w:space="0" w:color="auto"/>
                    <w:bottom w:val="none" w:sz="0" w:space="0" w:color="auto"/>
                    <w:right w:val="none" w:sz="0" w:space="0" w:color="auto"/>
                  </w:divBdr>
                  <w:divsChild>
                    <w:div w:id="1500999836">
                      <w:marLeft w:val="0"/>
                      <w:marRight w:val="0"/>
                      <w:marTop w:val="0"/>
                      <w:marBottom w:val="0"/>
                      <w:divBdr>
                        <w:top w:val="none" w:sz="0" w:space="0" w:color="auto"/>
                        <w:left w:val="none" w:sz="0" w:space="0" w:color="auto"/>
                        <w:bottom w:val="none" w:sz="0" w:space="0" w:color="auto"/>
                        <w:right w:val="none" w:sz="0" w:space="0" w:color="auto"/>
                      </w:divBdr>
                      <w:divsChild>
                        <w:div w:id="1511211809">
                          <w:marLeft w:val="0"/>
                          <w:marRight w:val="0"/>
                          <w:marTop w:val="0"/>
                          <w:marBottom w:val="0"/>
                          <w:divBdr>
                            <w:top w:val="none" w:sz="0" w:space="0" w:color="auto"/>
                            <w:left w:val="none" w:sz="0" w:space="0" w:color="auto"/>
                            <w:bottom w:val="none" w:sz="0" w:space="0" w:color="auto"/>
                            <w:right w:val="none" w:sz="0" w:space="0" w:color="auto"/>
                          </w:divBdr>
                          <w:divsChild>
                            <w:div w:id="1068068180">
                              <w:marLeft w:val="0"/>
                              <w:marRight w:val="0"/>
                              <w:marTop w:val="0"/>
                              <w:marBottom w:val="0"/>
                              <w:divBdr>
                                <w:top w:val="none" w:sz="0" w:space="0" w:color="auto"/>
                                <w:left w:val="none" w:sz="0" w:space="0" w:color="auto"/>
                                <w:bottom w:val="none" w:sz="0" w:space="0" w:color="auto"/>
                                <w:right w:val="none" w:sz="0" w:space="0" w:color="auto"/>
                              </w:divBdr>
                            </w:div>
                            <w:div w:id="10790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541642">
          <w:marLeft w:val="0"/>
          <w:marRight w:val="0"/>
          <w:marTop w:val="0"/>
          <w:marBottom w:val="0"/>
          <w:divBdr>
            <w:top w:val="none" w:sz="0" w:space="0" w:color="auto"/>
            <w:left w:val="none" w:sz="0" w:space="0" w:color="auto"/>
            <w:bottom w:val="none" w:sz="0" w:space="0" w:color="auto"/>
            <w:right w:val="none" w:sz="0" w:space="0" w:color="auto"/>
          </w:divBdr>
          <w:divsChild>
            <w:div w:id="481701921">
              <w:marLeft w:val="0"/>
              <w:marRight w:val="0"/>
              <w:marTop w:val="0"/>
              <w:marBottom w:val="0"/>
              <w:divBdr>
                <w:top w:val="none" w:sz="0" w:space="0" w:color="auto"/>
                <w:left w:val="none" w:sz="0" w:space="0" w:color="auto"/>
                <w:bottom w:val="none" w:sz="0" w:space="0" w:color="auto"/>
                <w:right w:val="none" w:sz="0" w:space="0" w:color="auto"/>
              </w:divBdr>
              <w:divsChild>
                <w:div w:id="1449161049">
                  <w:marLeft w:val="0"/>
                  <w:marRight w:val="0"/>
                  <w:marTop w:val="0"/>
                  <w:marBottom w:val="0"/>
                  <w:divBdr>
                    <w:top w:val="none" w:sz="0" w:space="0" w:color="auto"/>
                    <w:left w:val="none" w:sz="0" w:space="0" w:color="auto"/>
                    <w:bottom w:val="none" w:sz="0" w:space="0" w:color="auto"/>
                    <w:right w:val="none" w:sz="0" w:space="0" w:color="auto"/>
                  </w:divBdr>
                  <w:divsChild>
                    <w:div w:id="1945578925">
                      <w:marLeft w:val="0"/>
                      <w:marRight w:val="0"/>
                      <w:marTop w:val="0"/>
                      <w:marBottom w:val="0"/>
                      <w:divBdr>
                        <w:top w:val="none" w:sz="0" w:space="0" w:color="auto"/>
                        <w:left w:val="none" w:sz="0" w:space="0" w:color="auto"/>
                        <w:bottom w:val="none" w:sz="0" w:space="0" w:color="auto"/>
                        <w:right w:val="none" w:sz="0" w:space="0" w:color="auto"/>
                      </w:divBdr>
                      <w:divsChild>
                        <w:div w:id="321201514">
                          <w:marLeft w:val="0"/>
                          <w:marRight w:val="0"/>
                          <w:marTop w:val="0"/>
                          <w:marBottom w:val="0"/>
                          <w:divBdr>
                            <w:top w:val="none" w:sz="0" w:space="0" w:color="auto"/>
                            <w:left w:val="none" w:sz="0" w:space="0" w:color="auto"/>
                            <w:bottom w:val="none" w:sz="0" w:space="0" w:color="auto"/>
                            <w:right w:val="none" w:sz="0" w:space="0" w:color="auto"/>
                          </w:divBdr>
                          <w:divsChild>
                            <w:div w:id="144863607">
                              <w:marLeft w:val="0"/>
                              <w:marRight w:val="0"/>
                              <w:marTop w:val="0"/>
                              <w:marBottom w:val="0"/>
                              <w:divBdr>
                                <w:top w:val="none" w:sz="0" w:space="0" w:color="auto"/>
                                <w:left w:val="none" w:sz="0" w:space="0" w:color="auto"/>
                                <w:bottom w:val="none" w:sz="0" w:space="0" w:color="auto"/>
                                <w:right w:val="none" w:sz="0" w:space="0" w:color="auto"/>
                              </w:divBdr>
                            </w:div>
                            <w:div w:id="186851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254382">
                  <w:marLeft w:val="0"/>
                  <w:marRight w:val="0"/>
                  <w:marTop w:val="0"/>
                  <w:marBottom w:val="0"/>
                  <w:divBdr>
                    <w:top w:val="none" w:sz="0" w:space="0" w:color="auto"/>
                    <w:left w:val="none" w:sz="0" w:space="0" w:color="auto"/>
                    <w:bottom w:val="none" w:sz="0" w:space="0" w:color="auto"/>
                    <w:right w:val="none" w:sz="0" w:space="0" w:color="auto"/>
                  </w:divBdr>
                  <w:divsChild>
                    <w:div w:id="690304732">
                      <w:marLeft w:val="0"/>
                      <w:marRight w:val="0"/>
                      <w:marTop w:val="0"/>
                      <w:marBottom w:val="0"/>
                      <w:divBdr>
                        <w:top w:val="none" w:sz="0" w:space="0" w:color="auto"/>
                        <w:left w:val="none" w:sz="0" w:space="0" w:color="auto"/>
                        <w:bottom w:val="none" w:sz="0" w:space="0" w:color="auto"/>
                        <w:right w:val="none" w:sz="0" w:space="0" w:color="auto"/>
                      </w:divBdr>
                      <w:divsChild>
                        <w:div w:id="20549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508548">
          <w:marLeft w:val="0"/>
          <w:marRight w:val="0"/>
          <w:marTop w:val="0"/>
          <w:marBottom w:val="0"/>
          <w:divBdr>
            <w:top w:val="none" w:sz="0" w:space="0" w:color="auto"/>
            <w:left w:val="none" w:sz="0" w:space="0" w:color="auto"/>
            <w:bottom w:val="none" w:sz="0" w:space="0" w:color="auto"/>
            <w:right w:val="none" w:sz="0" w:space="0" w:color="auto"/>
          </w:divBdr>
          <w:divsChild>
            <w:div w:id="408043964">
              <w:marLeft w:val="0"/>
              <w:marRight w:val="0"/>
              <w:marTop w:val="0"/>
              <w:marBottom w:val="0"/>
              <w:divBdr>
                <w:top w:val="none" w:sz="0" w:space="0" w:color="auto"/>
                <w:left w:val="none" w:sz="0" w:space="0" w:color="auto"/>
                <w:bottom w:val="none" w:sz="0" w:space="0" w:color="auto"/>
                <w:right w:val="none" w:sz="0" w:space="0" w:color="auto"/>
              </w:divBdr>
              <w:divsChild>
                <w:div w:id="1791784238">
                  <w:marLeft w:val="0"/>
                  <w:marRight w:val="0"/>
                  <w:marTop w:val="0"/>
                  <w:marBottom w:val="0"/>
                  <w:divBdr>
                    <w:top w:val="none" w:sz="0" w:space="0" w:color="auto"/>
                    <w:left w:val="none" w:sz="0" w:space="0" w:color="auto"/>
                    <w:bottom w:val="none" w:sz="0" w:space="0" w:color="auto"/>
                    <w:right w:val="none" w:sz="0" w:space="0" w:color="auto"/>
                  </w:divBdr>
                  <w:divsChild>
                    <w:div w:id="197278276">
                      <w:marLeft w:val="0"/>
                      <w:marRight w:val="0"/>
                      <w:marTop w:val="0"/>
                      <w:marBottom w:val="0"/>
                      <w:divBdr>
                        <w:top w:val="none" w:sz="0" w:space="0" w:color="auto"/>
                        <w:left w:val="none" w:sz="0" w:space="0" w:color="auto"/>
                        <w:bottom w:val="none" w:sz="0" w:space="0" w:color="auto"/>
                        <w:right w:val="none" w:sz="0" w:space="0" w:color="auto"/>
                      </w:divBdr>
                    </w:div>
                    <w:div w:id="1606041261">
                      <w:marLeft w:val="0"/>
                      <w:marRight w:val="0"/>
                      <w:marTop w:val="0"/>
                      <w:marBottom w:val="0"/>
                      <w:divBdr>
                        <w:top w:val="none" w:sz="0" w:space="0" w:color="auto"/>
                        <w:left w:val="none" w:sz="0" w:space="0" w:color="auto"/>
                        <w:bottom w:val="none" w:sz="0" w:space="0" w:color="auto"/>
                        <w:right w:val="none" w:sz="0" w:space="0" w:color="auto"/>
                      </w:divBdr>
                      <w:divsChild>
                        <w:div w:id="165891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12480">
          <w:marLeft w:val="0"/>
          <w:marRight w:val="0"/>
          <w:marTop w:val="0"/>
          <w:marBottom w:val="0"/>
          <w:divBdr>
            <w:top w:val="none" w:sz="0" w:space="0" w:color="auto"/>
            <w:left w:val="none" w:sz="0" w:space="0" w:color="auto"/>
            <w:bottom w:val="none" w:sz="0" w:space="0" w:color="auto"/>
            <w:right w:val="none" w:sz="0" w:space="0" w:color="auto"/>
          </w:divBdr>
          <w:divsChild>
            <w:div w:id="1025667709">
              <w:marLeft w:val="0"/>
              <w:marRight w:val="0"/>
              <w:marTop w:val="0"/>
              <w:marBottom w:val="0"/>
              <w:divBdr>
                <w:top w:val="none" w:sz="0" w:space="0" w:color="auto"/>
                <w:left w:val="none" w:sz="0" w:space="0" w:color="auto"/>
                <w:bottom w:val="none" w:sz="0" w:space="0" w:color="auto"/>
                <w:right w:val="none" w:sz="0" w:space="0" w:color="auto"/>
              </w:divBdr>
            </w:div>
          </w:divsChild>
        </w:div>
        <w:div w:id="1993217960">
          <w:marLeft w:val="0"/>
          <w:marRight w:val="0"/>
          <w:marTop w:val="0"/>
          <w:marBottom w:val="0"/>
          <w:divBdr>
            <w:top w:val="none" w:sz="0" w:space="0" w:color="auto"/>
            <w:left w:val="none" w:sz="0" w:space="0" w:color="auto"/>
            <w:bottom w:val="none" w:sz="0" w:space="0" w:color="auto"/>
            <w:right w:val="none" w:sz="0" w:space="0" w:color="auto"/>
          </w:divBdr>
          <w:divsChild>
            <w:div w:id="1423526530">
              <w:marLeft w:val="0"/>
              <w:marRight w:val="0"/>
              <w:marTop w:val="0"/>
              <w:marBottom w:val="0"/>
              <w:divBdr>
                <w:top w:val="none" w:sz="0" w:space="0" w:color="auto"/>
                <w:left w:val="none" w:sz="0" w:space="0" w:color="auto"/>
                <w:bottom w:val="none" w:sz="0" w:space="0" w:color="auto"/>
                <w:right w:val="none" w:sz="0" w:space="0" w:color="auto"/>
              </w:divBdr>
            </w:div>
            <w:div w:id="196230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140">
      <w:bodyDiv w:val="1"/>
      <w:marLeft w:val="0"/>
      <w:marRight w:val="0"/>
      <w:marTop w:val="0"/>
      <w:marBottom w:val="0"/>
      <w:divBdr>
        <w:top w:val="none" w:sz="0" w:space="0" w:color="auto"/>
        <w:left w:val="none" w:sz="0" w:space="0" w:color="auto"/>
        <w:bottom w:val="none" w:sz="0" w:space="0" w:color="auto"/>
        <w:right w:val="none" w:sz="0" w:space="0" w:color="auto"/>
      </w:divBdr>
    </w:div>
    <w:div w:id="19400561">
      <w:bodyDiv w:val="1"/>
      <w:marLeft w:val="0"/>
      <w:marRight w:val="0"/>
      <w:marTop w:val="0"/>
      <w:marBottom w:val="0"/>
      <w:divBdr>
        <w:top w:val="none" w:sz="0" w:space="0" w:color="auto"/>
        <w:left w:val="none" w:sz="0" w:space="0" w:color="auto"/>
        <w:bottom w:val="none" w:sz="0" w:space="0" w:color="auto"/>
        <w:right w:val="none" w:sz="0" w:space="0" w:color="auto"/>
      </w:divBdr>
      <w:divsChild>
        <w:div w:id="1062018123">
          <w:marLeft w:val="0"/>
          <w:marRight w:val="0"/>
          <w:marTop w:val="0"/>
          <w:marBottom w:val="0"/>
          <w:divBdr>
            <w:top w:val="none" w:sz="0" w:space="0" w:color="auto"/>
            <w:left w:val="none" w:sz="0" w:space="0" w:color="auto"/>
            <w:bottom w:val="none" w:sz="0" w:space="0" w:color="auto"/>
            <w:right w:val="none" w:sz="0" w:space="0" w:color="auto"/>
          </w:divBdr>
        </w:div>
      </w:divsChild>
    </w:div>
    <w:div w:id="20404149">
      <w:bodyDiv w:val="1"/>
      <w:marLeft w:val="0"/>
      <w:marRight w:val="0"/>
      <w:marTop w:val="0"/>
      <w:marBottom w:val="0"/>
      <w:divBdr>
        <w:top w:val="none" w:sz="0" w:space="0" w:color="auto"/>
        <w:left w:val="none" w:sz="0" w:space="0" w:color="auto"/>
        <w:bottom w:val="none" w:sz="0" w:space="0" w:color="auto"/>
        <w:right w:val="none" w:sz="0" w:space="0" w:color="auto"/>
      </w:divBdr>
    </w:div>
    <w:div w:id="24987492">
      <w:bodyDiv w:val="1"/>
      <w:marLeft w:val="0"/>
      <w:marRight w:val="0"/>
      <w:marTop w:val="0"/>
      <w:marBottom w:val="0"/>
      <w:divBdr>
        <w:top w:val="none" w:sz="0" w:space="0" w:color="auto"/>
        <w:left w:val="none" w:sz="0" w:space="0" w:color="auto"/>
        <w:bottom w:val="none" w:sz="0" w:space="0" w:color="auto"/>
        <w:right w:val="none" w:sz="0" w:space="0" w:color="auto"/>
      </w:divBdr>
    </w:div>
    <w:div w:id="30344570">
      <w:bodyDiv w:val="1"/>
      <w:marLeft w:val="0"/>
      <w:marRight w:val="0"/>
      <w:marTop w:val="0"/>
      <w:marBottom w:val="0"/>
      <w:divBdr>
        <w:top w:val="none" w:sz="0" w:space="0" w:color="auto"/>
        <w:left w:val="none" w:sz="0" w:space="0" w:color="auto"/>
        <w:bottom w:val="none" w:sz="0" w:space="0" w:color="auto"/>
        <w:right w:val="none" w:sz="0" w:space="0" w:color="auto"/>
      </w:divBdr>
    </w:div>
    <w:div w:id="32271544">
      <w:bodyDiv w:val="1"/>
      <w:marLeft w:val="0"/>
      <w:marRight w:val="0"/>
      <w:marTop w:val="0"/>
      <w:marBottom w:val="0"/>
      <w:divBdr>
        <w:top w:val="none" w:sz="0" w:space="0" w:color="auto"/>
        <w:left w:val="none" w:sz="0" w:space="0" w:color="auto"/>
        <w:bottom w:val="none" w:sz="0" w:space="0" w:color="auto"/>
        <w:right w:val="none" w:sz="0" w:space="0" w:color="auto"/>
      </w:divBdr>
    </w:div>
    <w:div w:id="35399311">
      <w:bodyDiv w:val="1"/>
      <w:marLeft w:val="0"/>
      <w:marRight w:val="0"/>
      <w:marTop w:val="0"/>
      <w:marBottom w:val="0"/>
      <w:divBdr>
        <w:top w:val="none" w:sz="0" w:space="0" w:color="auto"/>
        <w:left w:val="none" w:sz="0" w:space="0" w:color="auto"/>
        <w:bottom w:val="none" w:sz="0" w:space="0" w:color="auto"/>
        <w:right w:val="none" w:sz="0" w:space="0" w:color="auto"/>
      </w:divBdr>
      <w:divsChild>
        <w:div w:id="26028403">
          <w:marLeft w:val="0"/>
          <w:marRight w:val="0"/>
          <w:marTop w:val="0"/>
          <w:marBottom w:val="0"/>
          <w:divBdr>
            <w:top w:val="none" w:sz="0" w:space="0" w:color="auto"/>
            <w:left w:val="none" w:sz="0" w:space="0" w:color="auto"/>
            <w:bottom w:val="none" w:sz="0" w:space="0" w:color="auto"/>
            <w:right w:val="none" w:sz="0" w:space="0" w:color="auto"/>
          </w:divBdr>
          <w:divsChild>
            <w:div w:id="186212391">
              <w:marLeft w:val="0"/>
              <w:marRight w:val="0"/>
              <w:marTop w:val="0"/>
              <w:marBottom w:val="0"/>
              <w:divBdr>
                <w:top w:val="none" w:sz="0" w:space="0" w:color="auto"/>
                <w:left w:val="none" w:sz="0" w:space="0" w:color="auto"/>
                <w:bottom w:val="none" w:sz="0" w:space="0" w:color="auto"/>
                <w:right w:val="none" w:sz="0" w:space="0" w:color="auto"/>
              </w:divBdr>
            </w:div>
            <w:div w:id="542593880">
              <w:marLeft w:val="0"/>
              <w:marRight w:val="0"/>
              <w:marTop w:val="0"/>
              <w:marBottom w:val="0"/>
              <w:divBdr>
                <w:top w:val="none" w:sz="0" w:space="0" w:color="auto"/>
                <w:left w:val="none" w:sz="0" w:space="0" w:color="auto"/>
                <w:bottom w:val="none" w:sz="0" w:space="0" w:color="auto"/>
                <w:right w:val="none" w:sz="0" w:space="0" w:color="auto"/>
              </w:divBdr>
              <w:divsChild>
                <w:div w:id="524177121">
                  <w:marLeft w:val="0"/>
                  <w:marRight w:val="0"/>
                  <w:marTop w:val="0"/>
                  <w:marBottom w:val="0"/>
                  <w:divBdr>
                    <w:top w:val="none" w:sz="0" w:space="0" w:color="auto"/>
                    <w:left w:val="none" w:sz="0" w:space="0" w:color="auto"/>
                    <w:bottom w:val="none" w:sz="0" w:space="0" w:color="auto"/>
                    <w:right w:val="none" w:sz="0" w:space="0" w:color="auto"/>
                  </w:divBdr>
                </w:div>
              </w:divsChild>
            </w:div>
            <w:div w:id="1441297715">
              <w:marLeft w:val="0"/>
              <w:marRight w:val="0"/>
              <w:marTop w:val="0"/>
              <w:marBottom w:val="0"/>
              <w:divBdr>
                <w:top w:val="none" w:sz="0" w:space="0" w:color="auto"/>
                <w:left w:val="none" w:sz="0" w:space="0" w:color="auto"/>
                <w:bottom w:val="none" w:sz="0" w:space="0" w:color="auto"/>
                <w:right w:val="none" w:sz="0" w:space="0" w:color="auto"/>
              </w:divBdr>
            </w:div>
            <w:div w:id="1646163567">
              <w:marLeft w:val="0"/>
              <w:marRight w:val="0"/>
              <w:marTop w:val="0"/>
              <w:marBottom w:val="0"/>
              <w:divBdr>
                <w:top w:val="none" w:sz="0" w:space="0" w:color="auto"/>
                <w:left w:val="none" w:sz="0" w:space="0" w:color="auto"/>
                <w:bottom w:val="none" w:sz="0" w:space="0" w:color="auto"/>
                <w:right w:val="none" w:sz="0" w:space="0" w:color="auto"/>
              </w:divBdr>
            </w:div>
          </w:divsChild>
        </w:div>
        <w:div w:id="857112298">
          <w:marLeft w:val="0"/>
          <w:marRight w:val="0"/>
          <w:marTop w:val="0"/>
          <w:marBottom w:val="0"/>
          <w:divBdr>
            <w:top w:val="none" w:sz="0" w:space="0" w:color="auto"/>
            <w:left w:val="none" w:sz="0" w:space="0" w:color="auto"/>
            <w:bottom w:val="none" w:sz="0" w:space="0" w:color="auto"/>
            <w:right w:val="none" w:sz="0" w:space="0" w:color="auto"/>
          </w:divBdr>
          <w:divsChild>
            <w:div w:id="1308196264">
              <w:marLeft w:val="0"/>
              <w:marRight w:val="0"/>
              <w:marTop w:val="0"/>
              <w:marBottom w:val="0"/>
              <w:divBdr>
                <w:top w:val="none" w:sz="0" w:space="0" w:color="auto"/>
                <w:left w:val="none" w:sz="0" w:space="0" w:color="auto"/>
                <w:bottom w:val="none" w:sz="0" w:space="0" w:color="auto"/>
                <w:right w:val="none" w:sz="0" w:space="0" w:color="auto"/>
              </w:divBdr>
              <w:divsChild>
                <w:div w:id="106706425">
                  <w:marLeft w:val="0"/>
                  <w:marRight w:val="0"/>
                  <w:marTop w:val="0"/>
                  <w:marBottom w:val="0"/>
                  <w:divBdr>
                    <w:top w:val="none" w:sz="0" w:space="0" w:color="auto"/>
                    <w:left w:val="none" w:sz="0" w:space="0" w:color="auto"/>
                    <w:bottom w:val="none" w:sz="0" w:space="0" w:color="auto"/>
                    <w:right w:val="none" w:sz="0" w:space="0" w:color="auto"/>
                  </w:divBdr>
                </w:div>
                <w:div w:id="302078063">
                  <w:marLeft w:val="0"/>
                  <w:marRight w:val="0"/>
                  <w:marTop w:val="0"/>
                  <w:marBottom w:val="0"/>
                  <w:divBdr>
                    <w:top w:val="none" w:sz="0" w:space="0" w:color="auto"/>
                    <w:left w:val="none" w:sz="0" w:space="0" w:color="auto"/>
                    <w:bottom w:val="none" w:sz="0" w:space="0" w:color="auto"/>
                    <w:right w:val="none" w:sz="0" w:space="0" w:color="auto"/>
                  </w:divBdr>
                </w:div>
                <w:div w:id="350453607">
                  <w:marLeft w:val="0"/>
                  <w:marRight w:val="0"/>
                  <w:marTop w:val="0"/>
                  <w:marBottom w:val="0"/>
                  <w:divBdr>
                    <w:top w:val="none" w:sz="0" w:space="0" w:color="auto"/>
                    <w:left w:val="none" w:sz="0" w:space="0" w:color="auto"/>
                    <w:bottom w:val="none" w:sz="0" w:space="0" w:color="auto"/>
                    <w:right w:val="none" w:sz="0" w:space="0" w:color="auto"/>
                  </w:divBdr>
                </w:div>
                <w:div w:id="701243673">
                  <w:marLeft w:val="0"/>
                  <w:marRight w:val="0"/>
                  <w:marTop w:val="0"/>
                  <w:marBottom w:val="0"/>
                  <w:divBdr>
                    <w:top w:val="none" w:sz="0" w:space="0" w:color="auto"/>
                    <w:left w:val="none" w:sz="0" w:space="0" w:color="auto"/>
                    <w:bottom w:val="none" w:sz="0" w:space="0" w:color="auto"/>
                    <w:right w:val="none" w:sz="0" w:space="0" w:color="auto"/>
                  </w:divBdr>
                </w:div>
                <w:div w:id="807943739">
                  <w:marLeft w:val="0"/>
                  <w:marRight w:val="0"/>
                  <w:marTop w:val="0"/>
                  <w:marBottom w:val="0"/>
                  <w:divBdr>
                    <w:top w:val="none" w:sz="0" w:space="0" w:color="auto"/>
                    <w:left w:val="none" w:sz="0" w:space="0" w:color="auto"/>
                    <w:bottom w:val="none" w:sz="0" w:space="0" w:color="auto"/>
                    <w:right w:val="none" w:sz="0" w:space="0" w:color="auto"/>
                  </w:divBdr>
                </w:div>
                <w:div w:id="849563509">
                  <w:marLeft w:val="0"/>
                  <w:marRight w:val="0"/>
                  <w:marTop w:val="0"/>
                  <w:marBottom w:val="0"/>
                  <w:divBdr>
                    <w:top w:val="none" w:sz="0" w:space="0" w:color="auto"/>
                    <w:left w:val="none" w:sz="0" w:space="0" w:color="auto"/>
                    <w:bottom w:val="none" w:sz="0" w:space="0" w:color="auto"/>
                    <w:right w:val="none" w:sz="0" w:space="0" w:color="auto"/>
                  </w:divBdr>
                </w:div>
                <w:div w:id="894783085">
                  <w:marLeft w:val="0"/>
                  <w:marRight w:val="0"/>
                  <w:marTop w:val="0"/>
                  <w:marBottom w:val="0"/>
                  <w:divBdr>
                    <w:top w:val="none" w:sz="0" w:space="0" w:color="auto"/>
                    <w:left w:val="none" w:sz="0" w:space="0" w:color="auto"/>
                    <w:bottom w:val="none" w:sz="0" w:space="0" w:color="auto"/>
                    <w:right w:val="none" w:sz="0" w:space="0" w:color="auto"/>
                  </w:divBdr>
                </w:div>
                <w:div w:id="1066802046">
                  <w:marLeft w:val="0"/>
                  <w:marRight w:val="0"/>
                  <w:marTop w:val="0"/>
                  <w:marBottom w:val="0"/>
                  <w:divBdr>
                    <w:top w:val="none" w:sz="0" w:space="0" w:color="auto"/>
                    <w:left w:val="none" w:sz="0" w:space="0" w:color="auto"/>
                    <w:bottom w:val="none" w:sz="0" w:space="0" w:color="auto"/>
                    <w:right w:val="none" w:sz="0" w:space="0" w:color="auto"/>
                  </w:divBdr>
                </w:div>
                <w:div w:id="1134176551">
                  <w:marLeft w:val="0"/>
                  <w:marRight w:val="0"/>
                  <w:marTop w:val="0"/>
                  <w:marBottom w:val="0"/>
                  <w:divBdr>
                    <w:top w:val="none" w:sz="0" w:space="0" w:color="auto"/>
                    <w:left w:val="none" w:sz="0" w:space="0" w:color="auto"/>
                    <w:bottom w:val="none" w:sz="0" w:space="0" w:color="auto"/>
                    <w:right w:val="none" w:sz="0" w:space="0" w:color="auto"/>
                  </w:divBdr>
                </w:div>
                <w:div w:id="1235049590">
                  <w:marLeft w:val="0"/>
                  <w:marRight w:val="0"/>
                  <w:marTop w:val="0"/>
                  <w:marBottom w:val="0"/>
                  <w:divBdr>
                    <w:top w:val="none" w:sz="0" w:space="0" w:color="auto"/>
                    <w:left w:val="none" w:sz="0" w:space="0" w:color="auto"/>
                    <w:bottom w:val="none" w:sz="0" w:space="0" w:color="auto"/>
                    <w:right w:val="none" w:sz="0" w:space="0" w:color="auto"/>
                  </w:divBdr>
                </w:div>
                <w:div w:id="1376151185">
                  <w:marLeft w:val="0"/>
                  <w:marRight w:val="0"/>
                  <w:marTop w:val="0"/>
                  <w:marBottom w:val="0"/>
                  <w:divBdr>
                    <w:top w:val="none" w:sz="0" w:space="0" w:color="auto"/>
                    <w:left w:val="none" w:sz="0" w:space="0" w:color="auto"/>
                    <w:bottom w:val="none" w:sz="0" w:space="0" w:color="auto"/>
                    <w:right w:val="none" w:sz="0" w:space="0" w:color="auto"/>
                  </w:divBdr>
                </w:div>
                <w:div w:id="1401707594">
                  <w:marLeft w:val="0"/>
                  <w:marRight w:val="0"/>
                  <w:marTop w:val="0"/>
                  <w:marBottom w:val="0"/>
                  <w:divBdr>
                    <w:top w:val="none" w:sz="0" w:space="0" w:color="auto"/>
                    <w:left w:val="none" w:sz="0" w:space="0" w:color="auto"/>
                    <w:bottom w:val="none" w:sz="0" w:space="0" w:color="auto"/>
                    <w:right w:val="none" w:sz="0" w:space="0" w:color="auto"/>
                  </w:divBdr>
                </w:div>
                <w:div w:id="1418213714">
                  <w:marLeft w:val="0"/>
                  <w:marRight w:val="0"/>
                  <w:marTop w:val="0"/>
                  <w:marBottom w:val="0"/>
                  <w:divBdr>
                    <w:top w:val="none" w:sz="0" w:space="0" w:color="auto"/>
                    <w:left w:val="none" w:sz="0" w:space="0" w:color="auto"/>
                    <w:bottom w:val="none" w:sz="0" w:space="0" w:color="auto"/>
                    <w:right w:val="none" w:sz="0" w:space="0" w:color="auto"/>
                  </w:divBdr>
                </w:div>
                <w:div w:id="1461025067">
                  <w:marLeft w:val="0"/>
                  <w:marRight w:val="0"/>
                  <w:marTop w:val="0"/>
                  <w:marBottom w:val="0"/>
                  <w:divBdr>
                    <w:top w:val="none" w:sz="0" w:space="0" w:color="auto"/>
                    <w:left w:val="none" w:sz="0" w:space="0" w:color="auto"/>
                    <w:bottom w:val="none" w:sz="0" w:space="0" w:color="auto"/>
                    <w:right w:val="none" w:sz="0" w:space="0" w:color="auto"/>
                  </w:divBdr>
                </w:div>
                <w:div w:id="1548250541">
                  <w:marLeft w:val="0"/>
                  <w:marRight w:val="0"/>
                  <w:marTop w:val="0"/>
                  <w:marBottom w:val="0"/>
                  <w:divBdr>
                    <w:top w:val="none" w:sz="0" w:space="0" w:color="auto"/>
                    <w:left w:val="none" w:sz="0" w:space="0" w:color="auto"/>
                    <w:bottom w:val="none" w:sz="0" w:space="0" w:color="auto"/>
                    <w:right w:val="none" w:sz="0" w:space="0" w:color="auto"/>
                  </w:divBdr>
                </w:div>
                <w:div w:id="1784570986">
                  <w:marLeft w:val="0"/>
                  <w:marRight w:val="0"/>
                  <w:marTop w:val="0"/>
                  <w:marBottom w:val="0"/>
                  <w:divBdr>
                    <w:top w:val="none" w:sz="0" w:space="0" w:color="auto"/>
                    <w:left w:val="none" w:sz="0" w:space="0" w:color="auto"/>
                    <w:bottom w:val="none" w:sz="0" w:space="0" w:color="auto"/>
                    <w:right w:val="none" w:sz="0" w:space="0" w:color="auto"/>
                  </w:divBdr>
                </w:div>
                <w:div w:id="1846312778">
                  <w:marLeft w:val="0"/>
                  <w:marRight w:val="0"/>
                  <w:marTop w:val="0"/>
                  <w:marBottom w:val="0"/>
                  <w:divBdr>
                    <w:top w:val="none" w:sz="0" w:space="0" w:color="auto"/>
                    <w:left w:val="none" w:sz="0" w:space="0" w:color="auto"/>
                    <w:bottom w:val="none" w:sz="0" w:space="0" w:color="auto"/>
                    <w:right w:val="none" w:sz="0" w:space="0" w:color="auto"/>
                  </w:divBdr>
                </w:div>
                <w:div w:id="1864244140">
                  <w:marLeft w:val="0"/>
                  <w:marRight w:val="0"/>
                  <w:marTop w:val="0"/>
                  <w:marBottom w:val="0"/>
                  <w:divBdr>
                    <w:top w:val="none" w:sz="0" w:space="0" w:color="auto"/>
                    <w:left w:val="none" w:sz="0" w:space="0" w:color="auto"/>
                    <w:bottom w:val="none" w:sz="0" w:space="0" w:color="auto"/>
                    <w:right w:val="none" w:sz="0" w:space="0" w:color="auto"/>
                  </w:divBdr>
                </w:div>
                <w:div w:id="19937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8132">
      <w:bodyDiv w:val="1"/>
      <w:marLeft w:val="0"/>
      <w:marRight w:val="0"/>
      <w:marTop w:val="0"/>
      <w:marBottom w:val="0"/>
      <w:divBdr>
        <w:top w:val="none" w:sz="0" w:space="0" w:color="auto"/>
        <w:left w:val="none" w:sz="0" w:space="0" w:color="auto"/>
        <w:bottom w:val="none" w:sz="0" w:space="0" w:color="auto"/>
        <w:right w:val="none" w:sz="0" w:space="0" w:color="auto"/>
      </w:divBdr>
      <w:divsChild>
        <w:div w:id="1651133212">
          <w:marLeft w:val="0"/>
          <w:marRight w:val="0"/>
          <w:marTop w:val="0"/>
          <w:marBottom w:val="0"/>
          <w:divBdr>
            <w:top w:val="none" w:sz="0" w:space="0" w:color="auto"/>
            <w:left w:val="none" w:sz="0" w:space="0" w:color="auto"/>
            <w:bottom w:val="none" w:sz="0" w:space="0" w:color="auto"/>
            <w:right w:val="none" w:sz="0" w:space="0" w:color="auto"/>
          </w:divBdr>
          <w:divsChild>
            <w:div w:id="20179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4560">
      <w:bodyDiv w:val="1"/>
      <w:marLeft w:val="0"/>
      <w:marRight w:val="0"/>
      <w:marTop w:val="0"/>
      <w:marBottom w:val="0"/>
      <w:divBdr>
        <w:top w:val="none" w:sz="0" w:space="0" w:color="auto"/>
        <w:left w:val="none" w:sz="0" w:space="0" w:color="auto"/>
        <w:bottom w:val="none" w:sz="0" w:space="0" w:color="auto"/>
        <w:right w:val="none" w:sz="0" w:space="0" w:color="auto"/>
      </w:divBdr>
      <w:divsChild>
        <w:div w:id="454492944">
          <w:marLeft w:val="0"/>
          <w:marRight w:val="0"/>
          <w:marTop w:val="0"/>
          <w:marBottom w:val="0"/>
          <w:divBdr>
            <w:top w:val="none" w:sz="0" w:space="0" w:color="auto"/>
            <w:left w:val="none" w:sz="0" w:space="0" w:color="auto"/>
            <w:bottom w:val="none" w:sz="0" w:space="0" w:color="auto"/>
            <w:right w:val="none" w:sz="0" w:space="0" w:color="auto"/>
          </w:divBdr>
          <w:divsChild>
            <w:div w:id="128868693">
              <w:marLeft w:val="0"/>
              <w:marRight w:val="0"/>
              <w:marTop w:val="240"/>
              <w:marBottom w:val="240"/>
              <w:divBdr>
                <w:top w:val="none" w:sz="0" w:space="0" w:color="auto"/>
                <w:left w:val="none" w:sz="0" w:space="0" w:color="auto"/>
                <w:bottom w:val="none" w:sz="0" w:space="0" w:color="auto"/>
                <w:right w:val="none" w:sz="0" w:space="0" w:color="auto"/>
              </w:divBdr>
            </w:div>
            <w:div w:id="131754258">
              <w:marLeft w:val="0"/>
              <w:marRight w:val="0"/>
              <w:marTop w:val="240"/>
              <w:marBottom w:val="240"/>
              <w:divBdr>
                <w:top w:val="none" w:sz="0" w:space="0" w:color="auto"/>
                <w:left w:val="none" w:sz="0" w:space="0" w:color="auto"/>
                <w:bottom w:val="none" w:sz="0" w:space="0" w:color="auto"/>
                <w:right w:val="none" w:sz="0" w:space="0" w:color="auto"/>
              </w:divBdr>
            </w:div>
            <w:div w:id="135341738">
              <w:marLeft w:val="0"/>
              <w:marRight w:val="0"/>
              <w:marTop w:val="240"/>
              <w:marBottom w:val="240"/>
              <w:divBdr>
                <w:top w:val="none" w:sz="0" w:space="0" w:color="auto"/>
                <w:left w:val="none" w:sz="0" w:space="0" w:color="auto"/>
                <w:bottom w:val="none" w:sz="0" w:space="0" w:color="auto"/>
                <w:right w:val="none" w:sz="0" w:space="0" w:color="auto"/>
              </w:divBdr>
            </w:div>
            <w:div w:id="152992072">
              <w:marLeft w:val="0"/>
              <w:marRight w:val="0"/>
              <w:marTop w:val="240"/>
              <w:marBottom w:val="240"/>
              <w:divBdr>
                <w:top w:val="none" w:sz="0" w:space="0" w:color="auto"/>
                <w:left w:val="none" w:sz="0" w:space="0" w:color="auto"/>
                <w:bottom w:val="none" w:sz="0" w:space="0" w:color="auto"/>
                <w:right w:val="none" w:sz="0" w:space="0" w:color="auto"/>
              </w:divBdr>
            </w:div>
            <w:div w:id="180820307">
              <w:marLeft w:val="0"/>
              <w:marRight w:val="0"/>
              <w:marTop w:val="240"/>
              <w:marBottom w:val="240"/>
              <w:divBdr>
                <w:top w:val="none" w:sz="0" w:space="0" w:color="auto"/>
                <w:left w:val="none" w:sz="0" w:space="0" w:color="auto"/>
                <w:bottom w:val="none" w:sz="0" w:space="0" w:color="auto"/>
                <w:right w:val="none" w:sz="0" w:space="0" w:color="auto"/>
              </w:divBdr>
            </w:div>
            <w:div w:id="222522779">
              <w:marLeft w:val="0"/>
              <w:marRight w:val="0"/>
              <w:marTop w:val="120"/>
              <w:marBottom w:val="240"/>
              <w:divBdr>
                <w:top w:val="none" w:sz="0" w:space="0" w:color="auto"/>
                <w:left w:val="none" w:sz="0" w:space="0" w:color="auto"/>
                <w:bottom w:val="none" w:sz="0" w:space="0" w:color="auto"/>
                <w:right w:val="none" w:sz="0" w:space="0" w:color="auto"/>
              </w:divBdr>
            </w:div>
            <w:div w:id="227811242">
              <w:marLeft w:val="0"/>
              <w:marRight w:val="0"/>
              <w:marTop w:val="120"/>
              <w:marBottom w:val="240"/>
              <w:divBdr>
                <w:top w:val="none" w:sz="0" w:space="0" w:color="auto"/>
                <w:left w:val="none" w:sz="0" w:space="0" w:color="auto"/>
                <w:bottom w:val="none" w:sz="0" w:space="0" w:color="auto"/>
                <w:right w:val="none" w:sz="0" w:space="0" w:color="auto"/>
              </w:divBdr>
            </w:div>
            <w:div w:id="350453487">
              <w:marLeft w:val="0"/>
              <w:marRight w:val="0"/>
              <w:marTop w:val="240"/>
              <w:marBottom w:val="240"/>
              <w:divBdr>
                <w:top w:val="none" w:sz="0" w:space="0" w:color="auto"/>
                <w:left w:val="none" w:sz="0" w:space="0" w:color="auto"/>
                <w:bottom w:val="none" w:sz="0" w:space="0" w:color="auto"/>
                <w:right w:val="none" w:sz="0" w:space="0" w:color="auto"/>
              </w:divBdr>
            </w:div>
            <w:div w:id="355618015">
              <w:marLeft w:val="0"/>
              <w:marRight w:val="0"/>
              <w:marTop w:val="240"/>
              <w:marBottom w:val="240"/>
              <w:divBdr>
                <w:top w:val="none" w:sz="0" w:space="0" w:color="auto"/>
                <w:left w:val="none" w:sz="0" w:space="0" w:color="auto"/>
                <w:bottom w:val="none" w:sz="0" w:space="0" w:color="auto"/>
                <w:right w:val="none" w:sz="0" w:space="0" w:color="auto"/>
              </w:divBdr>
            </w:div>
            <w:div w:id="365957194">
              <w:marLeft w:val="0"/>
              <w:marRight w:val="0"/>
              <w:marTop w:val="240"/>
              <w:marBottom w:val="240"/>
              <w:divBdr>
                <w:top w:val="none" w:sz="0" w:space="0" w:color="auto"/>
                <w:left w:val="none" w:sz="0" w:space="0" w:color="auto"/>
                <w:bottom w:val="none" w:sz="0" w:space="0" w:color="auto"/>
                <w:right w:val="none" w:sz="0" w:space="0" w:color="auto"/>
              </w:divBdr>
            </w:div>
            <w:div w:id="438916612">
              <w:marLeft w:val="0"/>
              <w:marRight w:val="0"/>
              <w:marTop w:val="120"/>
              <w:marBottom w:val="240"/>
              <w:divBdr>
                <w:top w:val="none" w:sz="0" w:space="0" w:color="auto"/>
                <w:left w:val="none" w:sz="0" w:space="0" w:color="auto"/>
                <w:bottom w:val="none" w:sz="0" w:space="0" w:color="auto"/>
                <w:right w:val="none" w:sz="0" w:space="0" w:color="auto"/>
              </w:divBdr>
            </w:div>
            <w:div w:id="442961305">
              <w:marLeft w:val="0"/>
              <w:marRight w:val="0"/>
              <w:marTop w:val="240"/>
              <w:marBottom w:val="240"/>
              <w:divBdr>
                <w:top w:val="none" w:sz="0" w:space="0" w:color="auto"/>
                <w:left w:val="none" w:sz="0" w:space="0" w:color="auto"/>
                <w:bottom w:val="none" w:sz="0" w:space="0" w:color="auto"/>
                <w:right w:val="none" w:sz="0" w:space="0" w:color="auto"/>
              </w:divBdr>
            </w:div>
            <w:div w:id="472604153">
              <w:marLeft w:val="0"/>
              <w:marRight w:val="0"/>
              <w:marTop w:val="240"/>
              <w:marBottom w:val="240"/>
              <w:divBdr>
                <w:top w:val="none" w:sz="0" w:space="0" w:color="auto"/>
                <w:left w:val="none" w:sz="0" w:space="0" w:color="auto"/>
                <w:bottom w:val="none" w:sz="0" w:space="0" w:color="auto"/>
                <w:right w:val="none" w:sz="0" w:space="0" w:color="auto"/>
              </w:divBdr>
            </w:div>
            <w:div w:id="483013316">
              <w:marLeft w:val="0"/>
              <w:marRight w:val="0"/>
              <w:marTop w:val="240"/>
              <w:marBottom w:val="240"/>
              <w:divBdr>
                <w:top w:val="none" w:sz="0" w:space="0" w:color="auto"/>
                <w:left w:val="none" w:sz="0" w:space="0" w:color="auto"/>
                <w:bottom w:val="none" w:sz="0" w:space="0" w:color="auto"/>
                <w:right w:val="none" w:sz="0" w:space="0" w:color="auto"/>
              </w:divBdr>
            </w:div>
            <w:div w:id="486435432">
              <w:marLeft w:val="0"/>
              <w:marRight w:val="0"/>
              <w:marTop w:val="120"/>
              <w:marBottom w:val="240"/>
              <w:divBdr>
                <w:top w:val="none" w:sz="0" w:space="0" w:color="auto"/>
                <w:left w:val="none" w:sz="0" w:space="0" w:color="auto"/>
                <w:bottom w:val="none" w:sz="0" w:space="0" w:color="auto"/>
                <w:right w:val="none" w:sz="0" w:space="0" w:color="auto"/>
              </w:divBdr>
            </w:div>
            <w:div w:id="549340794">
              <w:marLeft w:val="0"/>
              <w:marRight w:val="0"/>
              <w:marTop w:val="240"/>
              <w:marBottom w:val="240"/>
              <w:divBdr>
                <w:top w:val="none" w:sz="0" w:space="0" w:color="auto"/>
                <w:left w:val="none" w:sz="0" w:space="0" w:color="auto"/>
                <w:bottom w:val="none" w:sz="0" w:space="0" w:color="auto"/>
                <w:right w:val="none" w:sz="0" w:space="0" w:color="auto"/>
              </w:divBdr>
            </w:div>
            <w:div w:id="564871962">
              <w:marLeft w:val="0"/>
              <w:marRight w:val="0"/>
              <w:marTop w:val="240"/>
              <w:marBottom w:val="240"/>
              <w:divBdr>
                <w:top w:val="none" w:sz="0" w:space="0" w:color="auto"/>
                <w:left w:val="none" w:sz="0" w:space="0" w:color="auto"/>
                <w:bottom w:val="none" w:sz="0" w:space="0" w:color="auto"/>
                <w:right w:val="none" w:sz="0" w:space="0" w:color="auto"/>
              </w:divBdr>
            </w:div>
            <w:div w:id="597719641">
              <w:marLeft w:val="0"/>
              <w:marRight w:val="0"/>
              <w:marTop w:val="240"/>
              <w:marBottom w:val="240"/>
              <w:divBdr>
                <w:top w:val="none" w:sz="0" w:space="0" w:color="auto"/>
                <w:left w:val="none" w:sz="0" w:space="0" w:color="auto"/>
                <w:bottom w:val="none" w:sz="0" w:space="0" w:color="auto"/>
                <w:right w:val="none" w:sz="0" w:space="0" w:color="auto"/>
              </w:divBdr>
            </w:div>
            <w:div w:id="602877493">
              <w:marLeft w:val="0"/>
              <w:marRight w:val="0"/>
              <w:marTop w:val="120"/>
              <w:marBottom w:val="240"/>
              <w:divBdr>
                <w:top w:val="none" w:sz="0" w:space="0" w:color="auto"/>
                <w:left w:val="none" w:sz="0" w:space="0" w:color="auto"/>
                <w:bottom w:val="none" w:sz="0" w:space="0" w:color="auto"/>
                <w:right w:val="none" w:sz="0" w:space="0" w:color="auto"/>
              </w:divBdr>
            </w:div>
            <w:div w:id="646982095">
              <w:marLeft w:val="0"/>
              <w:marRight w:val="0"/>
              <w:marTop w:val="240"/>
              <w:marBottom w:val="240"/>
              <w:divBdr>
                <w:top w:val="none" w:sz="0" w:space="0" w:color="auto"/>
                <w:left w:val="none" w:sz="0" w:space="0" w:color="auto"/>
                <w:bottom w:val="none" w:sz="0" w:space="0" w:color="auto"/>
                <w:right w:val="none" w:sz="0" w:space="0" w:color="auto"/>
              </w:divBdr>
            </w:div>
            <w:div w:id="652025216">
              <w:marLeft w:val="0"/>
              <w:marRight w:val="0"/>
              <w:marTop w:val="240"/>
              <w:marBottom w:val="240"/>
              <w:divBdr>
                <w:top w:val="none" w:sz="0" w:space="0" w:color="auto"/>
                <w:left w:val="none" w:sz="0" w:space="0" w:color="auto"/>
                <w:bottom w:val="none" w:sz="0" w:space="0" w:color="auto"/>
                <w:right w:val="none" w:sz="0" w:space="0" w:color="auto"/>
              </w:divBdr>
            </w:div>
            <w:div w:id="683090699">
              <w:marLeft w:val="0"/>
              <w:marRight w:val="0"/>
              <w:marTop w:val="240"/>
              <w:marBottom w:val="240"/>
              <w:divBdr>
                <w:top w:val="none" w:sz="0" w:space="0" w:color="auto"/>
                <w:left w:val="none" w:sz="0" w:space="0" w:color="auto"/>
                <w:bottom w:val="none" w:sz="0" w:space="0" w:color="auto"/>
                <w:right w:val="none" w:sz="0" w:space="0" w:color="auto"/>
              </w:divBdr>
            </w:div>
            <w:div w:id="691339497">
              <w:marLeft w:val="0"/>
              <w:marRight w:val="0"/>
              <w:marTop w:val="240"/>
              <w:marBottom w:val="240"/>
              <w:divBdr>
                <w:top w:val="none" w:sz="0" w:space="0" w:color="auto"/>
                <w:left w:val="none" w:sz="0" w:space="0" w:color="auto"/>
                <w:bottom w:val="none" w:sz="0" w:space="0" w:color="auto"/>
                <w:right w:val="none" w:sz="0" w:space="0" w:color="auto"/>
              </w:divBdr>
            </w:div>
            <w:div w:id="708459644">
              <w:marLeft w:val="0"/>
              <w:marRight w:val="0"/>
              <w:marTop w:val="120"/>
              <w:marBottom w:val="240"/>
              <w:divBdr>
                <w:top w:val="none" w:sz="0" w:space="0" w:color="auto"/>
                <w:left w:val="none" w:sz="0" w:space="0" w:color="auto"/>
                <w:bottom w:val="none" w:sz="0" w:space="0" w:color="auto"/>
                <w:right w:val="none" w:sz="0" w:space="0" w:color="auto"/>
              </w:divBdr>
            </w:div>
            <w:div w:id="713576690">
              <w:marLeft w:val="0"/>
              <w:marRight w:val="0"/>
              <w:marTop w:val="240"/>
              <w:marBottom w:val="240"/>
              <w:divBdr>
                <w:top w:val="none" w:sz="0" w:space="0" w:color="auto"/>
                <w:left w:val="none" w:sz="0" w:space="0" w:color="auto"/>
                <w:bottom w:val="none" w:sz="0" w:space="0" w:color="auto"/>
                <w:right w:val="none" w:sz="0" w:space="0" w:color="auto"/>
              </w:divBdr>
            </w:div>
            <w:div w:id="1007095855">
              <w:marLeft w:val="0"/>
              <w:marRight w:val="0"/>
              <w:marTop w:val="240"/>
              <w:marBottom w:val="240"/>
              <w:divBdr>
                <w:top w:val="none" w:sz="0" w:space="0" w:color="auto"/>
                <w:left w:val="none" w:sz="0" w:space="0" w:color="auto"/>
                <w:bottom w:val="none" w:sz="0" w:space="0" w:color="auto"/>
                <w:right w:val="none" w:sz="0" w:space="0" w:color="auto"/>
              </w:divBdr>
            </w:div>
            <w:div w:id="1028525758">
              <w:marLeft w:val="0"/>
              <w:marRight w:val="0"/>
              <w:marTop w:val="120"/>
              <w:marBottom w:val="240"/>
              <w:divBdr>
                <w:top w:val="none" w:sz="0" w:space="0" w:color="auto"/>
                <w:left w:val="none" w:sz="0" w:space="0" w:color="auto"/>
                <w:bottom w:val="none" w:sz="0" w:space="0" w:color="auto"/>
                <w:right w:val="none" w:sz="0" w:space="0" w:color="auto"/>
              </w:divBdr>
            </w:div>
            <w:div w:id="1037969528">
              <w:marLeft w:val="0"/>
              <w:marRight w:val="0"/>
              <w:marTop w:val="240"/>
              <w:marBottom w:val="240"/>
              <w:divBdr>
                <w:top w:val="none" w:sz="0" w:space="0" w:color="auto"/>
                <w:left w:val="none" w:sz="0" w:space="0" w:color="auto"/>
                <w:bottom w:val="none" w:sz="0" w:space="0" w:color="auto"/>
                <w:right w:val="none" w:sz="0" w:space="0" w:color="auto"/>
              </w:divBdr>
            </w:div>
            <w:div w:id="1084062848">
              <w:marLeft w:val="0"/>
              <w:marRight w:val="0"/>
              <w:marTop w:val="120"/>
              <w:marBottom w:val="240"/>
              <w:divBdr>
                <w:top w:val="none" w:sz="0" w:space="0" w:color="auto"/>
                <w:left w:val="none" w:sz="0" w:space="0" w:color="auto"/>
                <w:bottom w:val="none" w:sz="0" w:space="0" w:color="auto"/>
                <w:right w:val="none" w:sz="0" w:space="0" w:color="auto"/>
              </w:divBdr>
            </w:div>
            <w:div w:id="1146312226">
              <w:marLeft w:val="0"/>
              <w:marRight w:val="0"/>
              <w:marTop w:val="120"/>
              <w:marBottom w:val="240"/>
              <w:divBdr>
                <w:top w:val="none" w:sz="0" w:space="0" w:color="auto"/>
                <w:left w:val="none" w:sz="0" w:space="0" w:color="auto"/>
                <w:bottom w:val="none" w:sz="0" w:space="0" w:color="auto"/>
                <w:right w:val="none" w:sz="0" w:space="0" w:color="auto"/>
              </w:divBdr>
            </w:div>
            <w:div w:id="1160579250">
              <w:marLeft w:val="0"/>
              <w:marRight w:val="0"/>
              <w:marTop w:val="240"/>
              <w:marBottom w:val="240"/>
              <w:divBdr>
                <w:top w:val="none" w:sz="0" w:space="0" w:color="auto"/>
                <w:left w:val="none" w:sz="0" w:space="0" w:color="auto"/>
                <w:bottom w:val="none" w:sz="0" w:space="0" w:color="auto"/>
                <w:right w:val="none" w:sz="0" w:space="0" w:color="auto"/>
              </w:divBdr>
            </w:div>
            <w:div w:id="1208420386">
              <w:marLeft w:val="0"/>
              <w:marRight w:val="0"/>
              <w:marTop w:val="240"/>
              <w:marBottom w:val="240"/>
              <w:divBdr>
                <w:top w:val="none" w:sz="0" w:space="0" w:color="auto"/>
                <w:left w:val="none" w:sz="0" w:space="0" w:color="auto"/>
                <w:bottom w:val="none" w:sz="0" w:space="0" w:color="auto"/>
                <w:right w:val="none" w:sz="0" w:space="0" w:color="auto"/>
              </w:divBdr>
            </w:div>
            <w:div w:id="1215460865">
              <w:marLeft w:val="0"/>
              <w:marRight w:val="0"/>
              <w:marTop w:val="240"/>
              <w:marBottom w:val="240"/>
              <w:divBdr>
                <w:top w:val="none" w:sz="0" w:space="0" w:color="auto"/>
                <w:left w:val="none" w:sz="0" w:space="0" w:color="auto"/>
                <w:bottom w:val="none" w:sz="0" w:space="0" w:color="auto"/>
                <w:right w:val="none" w:sz="0" w:space="0" w:color="auto"/>
              </w:divBdr>
            </w:div>
            <w:div w:id="1338387649">
              <w:marLeft w:val="0"/>
              <w:marRight w:val="0"/>
              <w:marTop w:val="240"/>
              <w:marBottom w:val="240"/>
              <w:divBdr>
                <w:top w:val="none" w:sz="0" w:space="0" w:color="auto"/>
                <w:left w:val="none" w:sz="0" w:space="0" w:color="auto"/>
                <w:bottom w:val="none" w:sz="0" w:space="0" w:color="auto"/>
                <w:right w:val="none" w:sz="0" w:space="0" w:color="auto"/>
              </w:divBdr>
            </w:div>
            <w:div w:id="1344357253">
              <w:marLeft w:val="0"/>
              <w:marRight w:val="0"/>
              <w:marTop w:val="120"/>
              <w:marBottom w:val="240"/>
              <w:divBdr>
                <w:top w:val="none" w:sz="0" w:space="0" w:color="auto"/>
                <w:left w:val="none" w:sz="0" w:space="0" w:color="auto"/>
                <w:bottom w:val="none" w:sz="0" w:space="0" w:color="auto"/>
                <w:right w:val="none" w:sz="0" w:space="0" w:color="auto"/>
              </w:divBdr>
            </w:div>
            <w:div w:id="1405881203">
              <w:marLeft w:val="0"/>
              <w:marRight w:val="0"/>
              <w:marTop w:val="240"/>
              <w:marBottom w:val="240"/>
              <w:divBdr>
                <w:top w:val="none" w:sz="0" w:space="0" w:color="auto"/>
                <w:left w:val="none" w:sz="0" w:space="0" w:color="auto"/>
                <w:bottom w:val="none" w:sz="0" w:space="0" w:color="auto"/>
                <w:right w:val="none" w:sz="0" w:space="0" w:color="auto"/>
              </w:divBdr>
            </w:div>
            <w:div w:id="1416172692">
              <w:marLeft w:val="0"/>
              <w:marRight w:val="0"/>
              <w:marTop w:val="240"/>
              <w:marBottom w:val="240"/>
              <w:divBdr>
                <w:top w:val="none" w:sz="0" w:space="0" w:color="auto"/>
                <w:left w:val="none" w:sz="0" w:space="0" w:color="auto"/>
                <w:bottom w:val="none" w:sz="0" w:space="0" w:color="auto"/>
                <w:right w:val="none" w:sz="0" w:space="0" w:color="auto"/>
              </w:divBdr>
            </w:div>
            <w:div w:id="1423642142">
              <w:marLeft w:val="0"/>
              <w:marRight w:val="0"/>
              <w:marTop w:val="120"/>
              <w:marBottom w:val="240"/>
              <w:divBdr>
                <w:top w:val="none" w:sz="0" w:space="0" w:color="auto"/>
                <w:left w:val="none" w:sz="0" w:space="0" w:color="auto"/>
                <w:bottom w:val="none" w:sz="0" w:space="0" w:color="auto"/>
                <w:right w:val="none" w:sz="0" w:space="0" w:color="auto"/>
              </w:divBdr>
            </w:div>
            <w:div w:id="1455252244">
              <w:marLeft w:val="0"/>
              <w:marRight w:val="0"/>
              <w:marTop w:val="120"/>
              <w:marBottom w:val="240"/>
              <w:divBdr>
                <w:top w:val="none" w:sz="0" w:space="0" w:color="auto"/>
                <w:left w:val="none" w:sz="0" w:space="0" w:color="auto"/>
                <w:bottom w:val="none" w:sz="0" w:space="0" w:color="auto"/>
                <w:right w:val="none" w:sz="0" w:space="0" w:color="auto"/>
              </w:divBdr>
            </w:div>
            <w:div w:id="1463037204">
              <w:marLeft w:val="0"/>
              <w:marRight w:val="0"/>
              <w:marTop w:val="240"/>
              <w:marBottom w:val="240"/>
              <w:divBdr>
                <w:top w:val="none" w:sz="0" w:space="0" w:color="auto"/>
                <w:left w:val="none" w:sz="0" w:space="0" w:color="auto"/>
                <w:bottom w:val="none" w:sz="0" w:space="0" w:color="auto"/>
                <w:right w:val="none" w:sz="0" w:space="0" w:color="auto"/>
              </w:divBdr>
            </w:div>
            <w:div w:id="1463377882">
              <w:marLeft w:val="0"/>
              <w:marRight w:val="0"/>
              <w:marTop w:val="120"/>
              <w:marBottom w:val="240"/>
              <w:divBdr>
                <w:top w:val="none" w:sz="0" w:space="0" w:color="auto"/>
                <w:left w:val="none" w:sz="0" w:space="0" w:color="auto"/>
                <w:bottom w:val="none" w:sz="0" w:space="0" w:color="auto"/>
                <w:right w:val="none" w:sz="0" w:space="0" w:color="auto"/>
              </w:divBdr>
            </w:div>
            <w:div w:id="1489402094">
              <w:marLeft w:val="0"/>
              <w:marRight w:val="0"/>
              <w:marTop w:val="240"/>
              <w:marBottom w:val="240"/>
              <w:divBdr>
                <w:top w:val="none" w:sz="0" w:space="0" w:color="auto"/>
                <w:left w:val="none" w:sz="0" w:space="0" w:color="auto"/>
                <w:bottom w:val="none" w:sz="0" w:space="0" w:color="auto"/>
                <w:right w:val="none" w:sz="0" w:space="0" w:color="auto"/>
              </w:divBdr>
            </w:div>
            <w:div w:id="1501001857">
              <w:marLeft w:val="0"/>
              <w:marRight w:val="0"/>
              <w:marTop w:val="240"/>
              <w:marBottom w:val="240"/>
              <w:divBdr>
                <w:top w:val="none" w:sz="0" w:space="0" w:color="auto"/>
                <w:left w:val="none" w:sz="0" w:space="0" w:color="auto"/>
                <w:bottom w:val="none" w:sz="0" w:space="0" w:color="auto"/>
                <w:right w:val="none" w:sz="0" w:space="0" w:color="auto"/>
              </w:divBdr>
            </w:div>
            <w:div w:id="1532257395">
              <w:marLeft w:val="0"/>
              <w:marRight w:val="0"/>
              <w:marTop w:val="240"/>
              <w:marBottom w:val="240"/>
              <w:divBdr>
                <w:top w:val="none" w:sz="0" w:space="0" w:color="auto"/>
                <w:left w:val="none" w:sz="0" w:space="0" w:color="auto"/>
                <w:bottom w:val="none" w:sz="0" w:space="0" w:color="auto"/>
                <w:right w:val="none" w:sz="0" w:space="0" w:color="auto"/>
              </w:divBdr>
            </w:div>
            <w:div w:id="1536310948">
              <w:marLeft w:val="0"/>
              <w:marRight w:val="0"/>
              <w:marTop w:val="240"/>
              <w:marBottom w:val="240"/>
              <w:divBdr>
                <w:top w:val="none" w:sz="0" w:space="0" w:color="auto"/>
                <w:left w:val="none" w:sz="0" w:space="0" w:color="auto"/>
                <w:bottom w:val="none" w:sz="0" w:space="0" w:color="auto"/>
                <w:right w:val="none" w:sz="0" w:space="0" w:color="auto"/>
              </w:divBdr>
            </w:div>
            <w:div w:id="1597205345">
              <w:marLeft w:val="0"/>
              <w:marRight w:val="0"/>
              <w:marTop w:val="120"/>
              <w:marBottom w:val="240"/>
              <w:divBdr>
                <w:top w:val="none" w:sz="0" w:space="0" w:color="auto"/>
                <w:left w:val="none" w:sz="0" w:space="0" w:color="auto"/>
                <w:bottom w:val="none" w:sz="0" w:space="0" w:color="auto"/>
                <w:right w:val="none" w:sz="0" w:space="0" w:color="auto"/>
              </w:divBdr>
            </w:div>
            <w:div w:id="1602445029">
              <w:marLeft w:val="0"/>
              <w:marRight w:val="0"/>
              <w:marTop w:val="120"/>
              <w:marBottom w:val="240"/>
              <w:divBdr>
                <w:top w:val="none" w:sz="0" w:space="0" w:color="auto"/>
                <w:left w:val="none" w:sz="0" w:space="0" w:color="auto"/>
                <w:bottom w:val="none" w:sz="0" w:space="0" w:color="auto"/>
                <w:right w:val="none" w:sz="0" w:space="0" w:color="auto"/>
              </w:divBdr>
            </w:div>
            <w:div w:id="1602487673">
              <w:marLeft w:val="0"/>
              <w:marRight w:val="0"/>
              <w:marTop w:val="240"/>
              <w:marBottom w:val="240"/>
              <w:divBdr>
                <w:top w:val="none" w:sz="0" w:space="0" w:color="auto"/>
                <w:left w:val="none" w:sz="0" w:space="0" w:color="auto"/>
                <w:bottom w:val="none" w:sz="0" w:space="0" w:color="auto"/>
                <w:right w:val="none" w:sz="0" w:space="0" w:color="auto"/>
              </w:divBdr>
            </w:div>
            <w:div w:id="1630236973">
              <w:marLeft w:val="0"/>
              <w:marRight w:val="0"/>
              <w:marTop w:val="240"/>
              <w:marBottom w:val="240"/>
              <w:divBdr>
                <w:top w:val="none" w:sz="0" w:space="0" w:color="auto"/>
                <w:left w:val="none" w:sz="0" w:space="0" w:color="auto"/>
                <w:bottom w:val="none" w:sz="0" w:space="0" w:color="auto"/>
                <w:right w:val="none" w:sz="0" w:space="0" w:color="auto"/>
              </w:divBdr>
            </w:div>
            <w:div w:id="1641960887">
              <w:marLeft w:val="0"/>
              <w:marRight w:val="0"/>
              <w:marTop w:val="120"/>
              <w:marBottom w:val="240"/>
              <w:divBdr>
                <w:top w:val="none" w:sz="0" w:space="0" w:color="auto"/>
                <w:left w:val="none" w:sz="0" w:space="0" w:color="auto"/>
                <w:bottom w:val="none" w:sz="0" w:space="0" w:color="auto"/>
                <w:right w:val="none" w:sz="0" w:space="0" w:color="auto"/>
              </w:divBdr>
            </w:div>
            <w:div w:id="1668287448">
              <w:marLeft w:val="0"/>
              <w:marRight w:val="0"/>
              <w:marTop w:val="240"/>
              <w:marBottom w:val="240"/>
              <w:divBdr>
                <w:top w:val="none" w:sz="0" w:space="0" w:color="auto"/>
                <w:left w:val="none" w:sz="0" w:space="0" w:color="auto"/>
                <w:bottom w:val="none" w:sz="0" w:space="0" w:color="auto"/>
                <w:right w:val="none" w:sz="0" w:space="0" w:color="auto"/>
              </w:divBdr>
            </w:div>
            <w:div w:id="1673213559">
              <w:marLeft w:val="0"/>
              <w:marRight w:val="0"/>
              <w:marTop w:val="240"/>
              <w:marBottom w:val="240"/>
              <w:divBdr>
                <w:top w:val="none" w:sz="0" w:space="0" w:color="auto"/>
                <w:left w:val="none" w:sz="0" w:space="0" w:color="auto"/>
                <w:bottom w:val="none" w:sz="0" w:space="0" w:color="auto"/>
                <w:right w:val="none" w:sz="0" w:space="0" w:color="auto"/>
              </w:divBdr>
            </w:div>
            <w:div w:id="1697923706">
              <w:marLeft w:val="0"/>
              <w:marRight w:val="0"/>
              <w:marTop w:val="120"/>
              <w:marBottom w:val="240"/>
              <w:divBdr>
                <w:top w:val="none" w:sz="0" w:space="0" w:color="auto"/>
                <w:left w:val="none" w:sz="0" w:space="0" w:color="auto"/>
                <w:bottom w:val="none" w:sz="0" w:space="0" w:color="auto"/>
                <w:right w:val="none" w:sz="0" w:space="0" w:color="auto"/>
              </w:divBdr>
            </w:div>
            <w:div w:id="1776755240">
              <w:marLeft w:val="0"/>
              <w:marRight w:val="0"/>
              <w:marTop w:val="120"/>
              <w:marBottom w:val="240"/>
              <w:divBdr>
                <w:top w:val="none" w:sz="0" w:space="0" w:color="auto"/>
                <w:left w:val="none" w:sz="0" w:space="0" w:color="auto"/>
                <w:bottom w:val="none" w:sz="0" w:space="0" w:color="auto"/>
                <w:right w:val="none" w:sz="0" w:space="0" w:color="auto"/>
              </w:divBdr>
            </w:div>
            <w:div w:id="1780366921">
              <w:marLeft w:val="0"/>
              <w:marRight w:val="0"/>
              <w:marTop w:val="120"/>
              <w:marBottom w:val="240"/>
              <w:divBdr>
                <w:top w:val="none" w:sz="0" w:space="0" w:color="auto"/>
                <w:left w:val="none" w:sz="0" w:space="0" w:color="auto"/>
                <w:bottom w:val="none" w:sz="0" w:space="0" w:color="auto"/>
                <w:right w:val="none" w:sz="0" w:space="0" w:color="auto"/>
              </w:divBdr>
            </w:div>
            <w:div w:id="1795783190">
              <w:marLeft w:val="0"/>
              <w:marRight w:val="0"/>
              <w:marTop w:val="240"/>
              <w:marBottom w:val="240"/>
              <w:divBdr>
                <w:top w:val="none" w:sz="0" w:space="0" w:color="auto"/>
                <w:left w:val="none" w:sz="0" w:space="0" w:color="auto"/>
                <w:bottom w:val="none" w:sz="0" w:space="0" w:color="auto"/>
                <w:right w:val="none" w:sz="0" w:space="0" w:color="auto"/>
              </w:divBdr>
            </w:div>
            <w:div w:id="1800149548">
              <w:marLeft w:val="0"/>
              <w:marRight w:val="0"/>
              <w:marTop w:val="240"/>
              <w:marBottom w:val="240"/>
              <w:divBdr>
                <w:top w:val="none" w:sz="0" w:space="0" w:color="auto"/>
                <w:left w:val="none" w:sz="0" w:space="0" w:color="auto"/>
                <w:bottom w:val="none" w:sz="0" w:space="0" w:color="auto"/>
                <w:right w:val="none" w:sz="0" w:space="0" w:color="auto"/>
              </w:divBdr>
            </w:div>
            <w:div w:id="1844971154">
              <w:marLeft w:val="0"/>
              <w:marRight w:val="0"/>
              <w:marTop w:val="120"/>
              <w:marBottom w:val="240"/>
              <w:divBdr>
                <w:top w:val="none" w:sz="0" w:space="0" w:color="auto"/>
                <w:left w:val="none" w:sz="0" w:space="0" w:color="auto"/>
                <w:bottom w:val="none" w:sz="0" w:space="0" w:color="auto"/>
                <w:right w:val="none" w:sz="0" w:space="0" w:color="auto"/>
              </w:divBdr>
            </w:div>
            <w:div w:id="1848059922">
              <w:marLeft w:val="0"/>
              <w:marRight w:val="0"/>
              <w:marTop w:val="240"/>
              <w:marBottom w:val="240"/>
              <w:divBdr>
                <w:top w:val="none" w:sz="0" w:space="0" w:color="auto"/>
                <w:left w:val="none" w:sz="0" w:space="0" w:color="auto"/>
                <w:bottom w:val="none" w:sz="0" w:space="0" w:color="auto"/>
                <w:right w:val="none" w:sz="0" w:space="0" w:color="auto"/>
              </w:divBdr>
            </w:div>
            <w:div w:id="1913657034">
              <w:marLeft w:val="0"/>
              <w:marRight w:val="0"/>
              <w:marTop w:val="240"/>
              <w:marBottom w:val="240"/>
              <w:divBdr>
                <w:top w:val="none" w:sz="0" w:space="0" w:color="auto"/>
                <w:left w:val="none" w:sz="0" w:space="0" w:color="auto"/>
                <w:bottom w:val="none" w:sz="0" w:space="0" w:color="auto"/>
                <w:right w:val="none" w:sz="0" w:space="0" w:color="auto"/>
              </w:divBdr>
            </w:div>
            <w:div w:id="1918979496">
              <w:marLeft w:val="0"/>
              <w:marRight w:val="0"/>
              <w:marTop w:val="240"/>
              <w:marBottom w:val="240"/>
              <w:divBdr>
                <w:top w:val="none" w:sz="0" w:space="0" w:color="auto"/>
                <w:left w:val="none" w:sz="0" w:space="0" w:color="auto"/>
                <w:bottom w:val="none" w:sz="0" w:space="0" w:color="auto"/>
                <w:right w:val="none" w:sz="0" w:space="0" w:color="auto"/>
              </w:divBdr>
            </w:div>
            <w:div w:id="1964001615">
              <w:marLeft w:val="0"/>
              <w:marRight w:val="0"/>
              <w:marTop w:val="240"/>
              <w:marBottom w:val="240"/>
              <w:divBdr>
                <w:top w:val="none" w:sz="0" w:space="0" w:color="auto"/>
                <w:left w:val="none" w:sz="0" w:space="0" w:color="auto"/>
                <w:bottom w:val="none" w:sz="0" w:space="0" w:color="auto"/>
                <w:right w:val="none" w:sz="0" w:space="0" w:color="auto"/>
              </w:divBdr>
            </w:div>
            <w:div w:id="1995793089">
              <w:marLeft w:val="0"/>
              <w:marRight w:val="0"/>
              <w:marTop w:val="240"/>
              <w:marBottom w:val="240"/>
              <w:divBdr>
                <w:top w:val="none" w:sz="0" w:space="0" w:color="auto"/>
                <w:left w:val="none" w:sz="0" w:space="0" w:color="auto"/>
                <w:bottom w:val="none" w:sz="0" w:space="0" w:color="auto"/>
                <w:right w:val="none" w:sz="0" w:space="0" w:color="auto"/>
              </w:divBdr>
            </w:div>
            <w:div w:id="2009168006">
              <w:marLeft w:val="0"/>
              <w:marRight w:val="0"/>
              <w:marTop w:val="240"/>
              <w:marBottom w:val="240"/>
              <w:divBdr>
                <w:top w:val="none" w:sz="0" w:space="0" w:color="auto"/>
                <w:left w:val="none" w:sz="0" w:space="0" w:color="auto"/>
                <w:bottom w:val="none" w:sz="0" w:space="0" w:color="auto"/>
                <w:right w:val="none" w:sz="0" w:space="0" w:color="auto"/>
              </w:divBdr>
            </w:div>
            <w:div w:id="2015523908">
              <w:marLeft w:val="0"/>
              <w:marRight w:val="0"/>
              <w:marTop w:val="240"/>
              <w:marBottom w:val="240"/>
              <w:divBdr>
                <w:top w:val="none" w:sz="0" w:space="0" w:color="auto"/>
                <w:left w:val="none" w:sz="0" w:space="0" w:color="auto"/>
                <w:bottom w:val="none" w:sz="0" w:space="0" w:color="auto"/>
                <w:right w:val="none" w:sz="0" w:space="0" w:color="auto"/>
              </w:divBdr>
            </w:div>
            <w:div w:id="2020966096">
              <w:marLeft w:val="0"/>
              <w:marRight w:val="0"/>
              <w:marTop w:val="240"/>
              <w:marBottom w:val="240"/>
              <w:divBdr>
                <w:top w:val="none" w:sz="0" w:space="0" w:color="auto"/>
                <w:left w:val="none" w:sz="0" w:space="0" w:color="auto"/>
                <w:bottom w:val="none" w:sz="0" w:space="0" w:color="auto"/>
                <w:right w:val="none" w:sz="0" w:space="0" w:color="auto"/>
              </w:divBdr>
            </w:div>
            <w:div w:id="2022924542">
              <w:marLeft w:val="0"/>
              <w:marRight w:val="0"/>
              <w:marTop w:val="120"/>
              <w:marBottom w:val="240"/>
              <w:divBdr>
                <w:top w:val="none" w:sz="0" w:space="0" w:color="auto"/>
                <w:left w:val="none" w:sz="0" w:space="0" w:color="auto"/>
                <w:bottom w:val="none" w:sz="0" w:space="0" w:color="auto"/>
                <w:right w:val="none" w:sz="0" w:space="0" w:color="auto"/>
              </w:divBdr>
            </w:div>
            <w:div w:id="2050910562">
              <w:marLeft w:val="0"/>
              <w:marRight w:val="0"/>
              <w:marTop w:val="120"/>
              <w:marBottom w:val="240"/>
              <w:divBdr>
                <w:top w:val="none" w:sz="0" w:space="0" w:color="auto"/>
                <w:left w:val="none" w:sz="0" w:space="0" w:color="auto"/>
                <w:bottom w:val="none" w:sz="0" w:space="0" w:color="auto"/>
                <w:right w:val="none" w:sz="0" w:space="0" w:color="auto"/>
              </w:divBdr>
            </w:div>
            <w:div w:id="2067944814">
              <w:marLeft w:val="0"/>
              <w:marRight w:val="0"/>
              <w:marTop w:val="240"/>
              <w:marBottom w:val="240"/>
              <w:divBdr>
                <w:top w:val="none" w:sz="0" w:space="0" w:color="auto"/>
                <w:left w:val="none" w:sz="0" w:space="0" w:color="auto"/>
                <w:bottom w:val="none" w:sz="0" w:space="0" w:color="auto"/>
                <w:right w:val="none" w:sz="0" w:space="0" w:color="auto"/>
              </w:divBdr>
            </w:div>
            <w:div w:id="2069721432">
              <w:marLeft w:val="0"/>
              <w:marRight w:val="0"/>
              <w:marTop w:val="240"/>
              <w:marBottom w:val="240"/>
              <w:divBdr>
                <w:top w:val="none" w:sz="0" w:space="0" w:color="auto"/>
                <w:left w:val="none" w:sz="0" w:space="0" w:color="auto"/>
                <w:bottom w:val="none" w:sz="0" w:space="0" w:color="auto"/>
                <w:right w:val="none" w:sz="0" w:space="0" w:color="auto"/>
              </w:divBdr>
            </w:div>
            <w:div w:id="2074694325">
              <w:marLeft w:val="0"/>
              <w:marRight w:val="0"/>
              <w:marTop w:val="120"/>
              <w:marBottom w:val="240"/>
              <w:divBdr>
                <w:top w:val="none" w:sz="0" w:space="0" w:color="auto"/>
                <w:left w:val="none" w:sz="0" w:space="0" w:color="auto"/>
                <w:bottom w:val="none" w:sz="0" w:space="0" w:color="auto"/>
                <w:right w:val="none" w:sz="0" w:space="0" w:color="auto"/>
              </w:divBdr>
            </w:div>
            <w:div w:id="2091583177">
              <w:marLeft w:val="0"/>
              <w:marRight w:val="0"/>
              <w:marTop w:val="120"/>
              <w:marBottom w:val="240"/>
              <w:divBdr>
                <w:top w:val="none" w:sz="0" w:space="0" w:color="auto"/>
                <w:left w:val="none" w:sz="0" w:space="0" w:color="auto"/>
                <w:bottom w:val="none" w:sz="0" w:space="0" w:color="auto"/>
                <w:right w:val="none" w:sz="0" w:space="0" w:color="auto"/>
              </w:divBdr>
            </w:div>
            <w:div w:id="214626647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7844416">
      <w:bodyDiv w:val="1"/>
      <w:marLeft w:val="0"/>
      <w:marRight w:val="0"/>
      <w:marTop w:val="0"/>
      <w:marBottom w:val="0"/>
      <w:divBdr>
        <w:top w:val="none" w:sz="0" w:space="0" w:color="auto"/>
        <w:left w:val="none" w:sz="0" w:space="0" w:color="auto"/>
        <w:bottom w:val="none" w:sz="0" w:space="0" w:color="auto"/>
        <w:right w:val="none" w:sz="0" w:space="0" w:color="auto"/>
      </w:divBdr>
    </w:div>
    <w:div w:id="52505224">
      <w:bodyDiv w:val="1"/>
      <w:marLeft w:val="0"/>
      <w:marRight w:val="0"/>
      <w:marTop w:val="0"/>
      <w:marBottom w:val="0"/>
      <w:divBdr>
        <w:top w:val="none" w:sz="0" w:space="0" w:color="auto"/>
        <w:left w:val="none" w:sz="0" w:space="0" w:color="auto"/>
        <w:bottom w:val="none" w:sz="0" w:space="0" w:color="auto"/>
        <w:right w:val="none" w:sz="0" w:space="0" w:color="auto"/>
      </w:divBdr>
    </w:div>
    <w:div w:id="52580768">
      <w:bodyDiv w:val="1"/>
      <w:marLeft w:val="0"/>
      <w:marRight w:val="0"/>
      <w:marTop w:val="0"/>
      <w:marBottom w:val="0"/>
      <w:divBdr>
        <w:top w:val="none" w:sz="0" w:space="0" w:color="auto"/>
        <w:left w:val="none" w:sz="0" w:space="0" w:color="auto"/>
        <w:bottom w:val="none" w:sz="0" w:space="0" w:color="auto"/>
        <w:right w:val="none" w:sz="0" w:space="0" w:color="auto"/>
      </w:divBdr>
    </w:div>
    <w:div w:id="52854733">
      <w:bodyDiv w:val="1"/>
      <w:marLeft w:val="0"/>
      <w:marRight w:val="0"/>
      <w:marTop w:val="0"/>
      <w:marBottom w:val="0"/>
      <w:divBdr>
        <w:top w:val="none" w:sz="0" w:space="0" w:color="auto"/>
        <w:left w:val="none" w:sz="0" w:space="0" w:color="auto"/>
        <w:bottom w:val="none" w:sz="0" w:space="0" w:color="auto"/>
        <w:right w:val="none" w:sz="0" w:space="0" w:color="auto"/>
      </w:divBdr>
      <w:divsChild>
        <w:div w:id="46690244">
          <w:marLeft w:val="360"/>
          <w:marRight w:val="0"/>
          <w:marTop w:val="130"/>
          <w:marBottom w:val="0"/>
          <w:divBdr>
            <w:top w:val="none" w:sz="0" w:space="0" w:color="auto"/>
            <w:left w:val="none" w:sz="0" w:space="0" w:color="auto"/>
            <w:bottom w:val="none" w:sz="0" w:space="0" w:color="auto"/>
            <w:right w:val="none" w:sz="0" w:space="0" w:color="auto"/>
          </w:divBdr>
        </w:div>
        <w:div w:id="50616356">
          <w:marLeft w:val="360"/>
          <w:marRight w:val="0"/>
          <w:marTop w:val="130"/>
          <w:marBottom w:val="0"/>
          <w:divBdr>
            <w:top w:val="none" w:sz="0" w:space="0" w:color="auto"/>
            <w:left w:val="none" w:sz="0" w:space="0" w:color="auto"/>
            <w:bottom w:val="none" w:sz="0" w:space="0" w:color="auto"/>
            <w:right w:val="none" w:sz="0" w:space="0" w:color="auto"/>
          </w:divBdr>
        </w:div>
        <w:div w:id="396781749">
          <w:marLeft w:val="893"/>
          <w:marRight w:val="0"/>
          <w:marTop w:val="115"/>
          <w:marBottom w:val="0"/>
          <w:divBdr>
            <w:top w:val="none" w:sz="0" w:space="0" w:color="auto"/>
            <w:left w:val="none" w:sz="0" w:space="0" w:color="auto"/>
            <w:bottom w:val="none" w:sz="0" w:space="0" w:color="auto"/>
            <w:right w:val="none" w:sz="0" w:space="0" w:color="auto"/>
          </w:divBdr>
        </w:div>
        <w:div w:id="453134232">
          <w:marLeft w:val="893"/>
          <w:marRight w:val="0"/>
          <w:marTop w:val="115"/>
          <w:marBottom w:val="0"/>
          <w:divBdr>
            <w:top w:val="none" w:sz="0" w:space="0" w:color="auto"/>
            <w:left w:val="none" w:sz="0" w:space="0" w:color="auto"/>
            <w:bottom w:val="none" w:sz="0" w:space="0" w:color="auto"/>
            <w:right w:val="none" w:sz="0" w:space="0" w:color="auto"/>
          </w:divBdr>
        </w:div>
        <w:div w:id="718435464">
          <w:marLeft w:val="360"/>
          <w:marRight w:val="0"/>
          <w:marTop w:val="130"/>
          <w:marBottom w:val="0"/>
          <w:divBdr>
            <w:top w:val="none" w:sz="0" w:space="0" w:color="auto"/>
            <w:left w:val="none" w:sz="0" w:space="0" w:color="auto"/>
            <w:bottom w:val="none" w:sz="0" w:space="0" w:color="auto"/>
            <w:right w:val="none" w:sz="0" w:space="0" w:color="auto"/>
          </w:divBdr>
        </w:div>
        <w:div w:id="725765950">
          <w:marLeft w:val="360"/>
          <w:marRight w:val="0"/>
          <w:marTop w:val="130"/>
          <w:marBottom w:val="0"/>
          <w:divBdr>
            <w:top w:val="none" w:sz="0" w:space="0" w:color="auto"/>
            <w:left w:val="none" w:sz="0" w:space="0" w:color="auto"/>
            <w:bottom w:val="none" w:sz="0" w:space="0" w:color="auto"/>
            <w:right w:val="none" w:sz="0" w:space="0" w:color="auto"/>
          </w:divBdr>
        </w:div>
        <w:div w:id="853306169">
          <w:marLeft w:val="360"/>
          <w:marRight w:val="0"/>
          <w:marTop w:val="130"/>
          <w:marBottom w:val="0"/>
          <w:divBdr>
            <w:top w:val="none" w:sz="0" w:space="0" w:color="auto"/>
            <w:left w:val="none" w:sz="0" w:space="0" w:color="auto"/>
            <w:bottom w:val="none" w:sz="0" w:space="0" w:color="auto"/>
            <w:right w:val="none" w:sz="0" w:space="0" w:color="auto"/>
          </w:divBdr>
        </w:div>
        <w:div w:id="887914019">
          <w:marLeft w:val="893"/>
          <w:marRight w:val="0"/>
          <w:marTop w:val="115"/>
          <w:marBottom w:val="0"/>
          <w:divBdr>
            <w:top w:val="none" w:sz="0" w:space="0" w:color="auto"/>
            <w:left w:val="none" w:sz="0" w:space="0" w:color="auto"/>
            <w:bottom w:val="none" w:sz="0" w:space="0" w:color="auto"/>
            <w:right w:val="none" w:sz="0" w:space="0" w:color="auto"/>
          </w:divBdr>
        </w:div>
        <w:div w:id="1335648443">
          <w:marLeft w:val="893"/>
          <w:marRight w:val="0"/>
          <w:marTop w:val="115"/>
          <w:marBottom w:val="0"/>
          <w:divBdr>
            <w:top w:val="none" w:sz="0" w:space="0" w:color="auto"/>
            <w:left w:val="none" w:sz="0" w:space="0" w:color="auto"/>
            <w:bottom w:val="none" w:sz="0" w:space="0" w:color="auto"/>
            <w:right w:val="none" w:sz="0" w:space="0" w:color="auto"/>
          </w:divBdr>
        </w:div>
        <w:div w:id="2113012159">
          <w:marLeft w:val="893"/>
          <w:marRight w:val="0"/>
          <w:marTop w:val="115"/>
          <w:marBottom w:val="0"/>
          <w:divBdr>
            <w:top w:val="none" w:sz="0" w:space="0" w:color="auto"/>
            <w:left w:val="none" w:sz="0" w:space="0" w:color="auto"/>
            <w:bottom w:val="none" w:sz="0" w:space="0" w:color="auto"/>
            <w:right w:val="none" w:sz="0" w:space="0" w:color="auto"/>
          </w:divBdr>
        </w:div>
      </w:divsChild>
    </w:div>
    <w:div w:id="54739475">
      <w:bodyDiv w:val="1"/>
      <w:marLeft w:val="0"/>
      <w:marRight w:val="0"/>
      <w:marTop w:val="0"/>
      <w:marBottom w:val="0"/>
      <w:divBdr>
        <w:top w:val="none" w:sz="0" w:space="0" w:color="auto"/>
        <w:left w:val="none" w:sz="0" w:space="0" w:color="auto"/>
        <w:bottom w:val="none" w:sz="0" w:space="0" w:color="auto"/>
        <w:right w:val="none" w:sz="0" w:space="0" w:color="auto"/>
      </w:divBdr>
    </w:div>
    <w:div w:id="54858562">
      <w:bodyDiv w:val="1"/>
      <w:marLeft w:val="0"/>
      <w:marRight w:val="0"/>
      <w:marTop w:val="0"/>
      <w:marBottom w:val="0"/>
      <w:divBdr>
        <w:top w:val="none" w:sz="0" w:space="0" w:color="auto"/>
        <w:left w:val="none" w:sz="0" w:space="0" w:color="auto"/>
        <w:bottom w:val="none" w:sz="0" w:space="0" w:color="auto"/>
        <w:right w:val="none" w:sz="0" w:space="0" w:color="auto"/>
      </w:divBdr>
      <w:divsChild>
        <w:div w:id="1677151321">
          <w:marLeft w:val="0"/>
          <w:marRight w:val="0"/>
          <w:marTop w:val="0"/>
          <w:marBottom w:val="0"/>
          <w:divBdr>
            <w:top w:val="none" w:sz="0" w:space="0" w:color="auto"/>
            <w:left w:val="none" w:sz="0" w:space="0" w:color="auto"/>
            <w:bottom w:val="none" w:sz="0" w:space="0" w:color="auto"/>
            <w:right w:val="none" w:sz="0" w:space="0" w:color="auto"/>
          </w:divBdr>
        </w:div>
        <w:div w:id="2043749628">
          <w:marLeft w:val="0"/>
          <w:marRight w:val="0"/>
          <w:marTop w:val="0"/>
          <w:marBottom w:val="0"/>
          <w:divBdr>
            <w:top w:val="none" w:sz="0" w:space="0" w:color="auto"/>
            <w:left w:val="none" w:sz="0" w:space="0" w:color="auto"/>
            <w:bottom w:val="none" w:sz="0" w:space="0" w:color="auto"/>
            <w:right w:val="none" w:sz="0" w:space="0" w:color="auto"/>
          </w:divBdr>
        </w:div>
      </w:divsChild>
    </w:div>
    <w:div w:id="55395263">
      <w:bodyDiv w:val="1"/>
      <w:marLeft w:val="0"/>
      <w:marRight w:val="0"/>
      <w:marTop w:val="0"/>
      <w:marBottom w:val="0"/>
      <w:divBdr>
        <w:top w:val="none" w:sz="0" w:space="0" w:color="auto"/>
        <w:left w:val="none" w:sz="0" w:space="0" w:color="auto"/>
        <w:bottom w:val="none" w:sz="0" w:space="0" w:color="auto"/>
        <w:right w:val="none" w:sz="0" w:space="0" w:color="auto"/>
      </w:divBdr>
    </w:div>
    <w:div w:id="64299014">
      <w:bodyDiv w:val="1"/>
      <w:marLeft w:val="0"/>
      <w:marRight w:val="0"/>
      <w:marTop w:val="0"/>
      <w:marBottom w:val="0"/>
      <w:divBdr>
        <w:top w:val="none" w:sz="0" w:space="0" w:color="auto"/>
        <w:left w:val="none" w:sz="0" w:space="0" w:color="auto"/>
        <w:bottom w:val="none" w:sz="0" w:space="0" w:color="auto"/>
        <w:right w:val="none" w:sz="0" w:space="0" w:color="auto"/>
      </w:divBdr>
      <w:divsChild>
        <w:div w:id="881281932">
          <w:marLeft w:val="0"/>
          <w:marRight w:val="0"/>
          <w:marTop w:val="0"/>
          <w:marBottom w:val="0"/>
          <w:divBdr>
            <w:top w:val="none" w:sz="0" w:space="0" w:color="auto"/>
            <w:left w:val="none" w:sz="0" w:space="0" w:color="auto"/>
            <w:bottom w:val="none" w:sz="0" w:space="0" w:color="auto"/>
            <w:right w:val="none" w:sz="0" w:space="0" w:color="auto"/>
          </w:divBdr>
        </w:div>
        <w:div w:id="1540363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37146">
      <w:bodyDiv w:val="1"/>
      <w:marLeft w:val="0"/>
      <w:marRight w:val="0"/>
      <w:marTop w:val="0"/>
      <w:marBottom w:val="0"/>
      <w:divBdr>
        <w:top w:val="none" w:sz="0" w:space="0" w:color="auto"/>
        <w:left w:val="none" w:sz="0" w:space="0" w:color="auto"/>
        <w:bottom w:val="none" w:sz="0" w:space="0" w:color="auto"/>
        <w:right w:val="none" w:sz="0" w:space="0" w:color="auto"/>
      </w:divBdr>
    </w:div>
    <w:div w:id="75135741">
      <w:bodyDiv w:val="1"/>
      <w:marLeft w:val="0"/>
      <w:marRight w:val="0"/>
      <w:marTop w:val="0"/>
      <w:marBottom w:val="0"/>
      <w:divBdr>
        <w:top w:val="none" w:sz="0" w:space="0" w:color="auto"/>
        <w:left w:val="none" w:sz="0" w:space="0" w:color="auto"/>
        <w:bottom w:val="none" w:sz="0" w:space="0" w:color="auto"/>
        <w:right w:val="none" w:sz="0" w:space="0" w:color="auto"/>
      </w:divBdr>
      <w:divsChild>
        <w:div w:id="1098721583">
          <w:marLeft w:val="0"/>
          <w:marRight w:val="0"/>
          <w:marTop w:val="0"/>
          <w:marBottom w:val="0"/>
          <w:divBdr>
            <w:top w:val="none" w:sz="0" w:space="0" w:color="auto"/>
            <w:left w:val="none" w:sz="0" w:space="0" w:color="auto"/>
            <w:bottom w:val="none" w:sz="0" w:space="0" w:color="auto"/>
            <w:right w:val="none" w:sz="0" w:space="0" w:color="auto"/>
          </w:divBdr>
          <w:divsChild>
            <w:div w:id="1597441710">
              <w:marLeft w:val="0"/>
              <w:marRight w:val="0"/>
              <w:marTop w:val="0"/>
              <w:marBottom w:val="0"/>
              <w:divBdr>
                <w:top w:val="none" w:sz="0" w:space="0" w:color="auto"/>
                <w:left w:val="none" w:sz="0" w:space="0" w:color="auto"/>
                <w:bottom w:val="none" w:sz="0" w:space="0" w:color="auto"/>
                <w:right w:val="none" w:sz="0" w:space="0" w:color="auto"/>
              </w:divBdr>
              <w:divsChild>
                <w:div w:id="370571268">
                  <w:marLeft w:val="0"/>
                  <w:marRight w:val="0"/>
                  <w:marTop w:val="0"/>
                  <w:marBottom w:val="0"/>
                  <w:divBdr>
                    <w:top w:val="none" w:sz="0" w:space="0" w:color="auto"/>
                    <w:left w:val="none" w:sz="0" w:space="0" w:color="auto"/>
                    <w:bottom w:val="none" w:sz="0" w:space="0" w:color="auto"/>
                    <w:right w:val="none" w:sz="0" w:space="0" w:color="auto"/>
                  </w:divBdr>
                  <w:divsChild>
                    <w:div w:id="10843658">
                      <w:marLeft w:val="0"/>
                      <w:marRight w:val="0"/>
                      <w:marTop w:val="0"/>
                      <w:marBottom w:val="0"/>
                      <w:divBdr>
                        <w:top w:val="none" w:sz="0" w:space="0" w:color="auto"/>
                        <w:left w:val="none" w:sz="0" w:space="0" w:color="auto"/>
                        <w:bottom w:val="none" w:sz="0" w:space="0" w:color="auto"/>
                        <w:right w:val="none" w:sz="0" w:space="0" w:color="auto"/>
                      </w:divBdr>
                    </w:div>
                  </w:divsChild>
                </w:div>
                <w:div w:id="16664779">
                  <w:marLeft w:val="0"/>
                  <w:marRight w:val="0"/>
                  <w:marTop w:val="0"/>
                  <w:marBottom w:val="0"/>
                  <w:divBdr>
                    <w:top w:val="none" w:sz="0" w:space="0" w:color="auto"/>
                    <w:left w:val="none" w:sz="0" w:space="0" w:color="auto"/>
                    <w:bottom w:val="none" w:sz="0" w:space="0" w:color="auto"/>
                    <w:right w:val="none" w:sz="0" w:space="0" w:color="auto"/>
                  </w:divBdr>
                </w:div>
                <w:div w:id="82261080">
                  <w:marLeft w:val="0"/>
                  <w:marRight w:val="0"/>
                  <w:marTop w:val="0"/>
                  <w:marBottom w:val="0"/>
                  <w:divBdr>
                    <w:top w:val="none" w:sz="0" w:space="0" w:color="auto"/>
                    <w:left w:val="none" w:sz="0" w:space="0" w:color="auto"/>
                    <w:bottom w:val="none" w:sz="0" w:space="0" w:color="auto"/>
                    <w:right w:val="none" w:sz="0" w:space="0" w:color="auto"/>
                  </w:divBdr>
                </w:div>
                <w:div w:id="623079744">
                  <w:marLeft w:val="0"/>
                  <w:marRight w:val="0"/>
                  <w:marTop w:val="0"/>
                  <w:marBottom w:val="0"/>
                  <w:divBdr>
                    <w:top w:val="none" w:sz="0" w:space="0" w:color="auto"/>
                    <w:left w:val="none" w:sz="0" w:space="0" w:color="auto"/>
                    <w:bottom w:val="none" w:sz="0" w:space="0" w:color="auto"/>
                    <w:right w:val="none" w:sz="0" w:space="0" w:color="auto"/>
                  </w:divBdr>
                </w:div>
                <w:div w:id="1013338218">
                  <w:marLeft w:val="0"/>
                  <w:marRight w:val="0"/>
                  <w:marTop w:val="0"/>
                  <w:marBottom w:val="0"/>
                  <w:divBdr>
                    <w:top w:val="none" w:sz="0" w:space="0" w:color="auto"/>
                    <w:left w:val="none" w:sz="0" w:space="0" w:color="auto"/>
                    <w:bottom w:val="none" w:sz="0" w:space="0" w:color="auto"/>
                    <w:right w:val="none" w:sz="0" w:space="0" w:color="auto"/>
                  </w:divBdr>
                </w:div>
                <w:div w:id="1319111060">
                  <w:marLeft w:val="0"/>
                  <w:marRight w:val="0"/>
                  <w:marTop w:val="0"/>
                  <w:marBottom w:val="0"/>
                  <w:divBdr>
                    <w:top w:val="none" w:sz="0" w:space="0" w:color="auto"/>
                    <w:left w:val="none" w:sz="0" w:space="0" w:color="auto"/>
                    <w:bottom w:val="none" w:sz="0" w:space="0" w:color="auto"/>
                    <w:right w:val="none" w:sz="0" w:space="0" w:color="auto"/>
                  </w:divBdr>
                </w:div>
                <w:div w:id="21145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3206">
          <w:marLeft w:val="0"/>
          <w:marRight w:val="0"/>
          <w:marTop w:val="0"/>
          <w:marBottom w:val="0"/>
          <w:divBdr>
            <w:top w:val="none" w:sz="0" w:space="0" w:color="auto"/>
            <w:left w:val="none" w:sz="0" w:space="0" w:color="auto"/>
            <w:bottom w:val="none" w:sz="0" w:space="0" w:color="auto"/>
            <w:right w:val="none" w:sz="0" w:space="0" w:color="auto"/>
          </w:divBdr>
          <w:divsChild>
            <w:div w:id="1283922377">
              <w:marLeft w:val="0"/>
              <w:marRight w:val="0"/>
              <w:marTop w:val="0"/>
              <w:marBottom w:val="0"/>
              <w:divBdr>
                <w:top w:val="none" w:sz="0" w:space="0" w:color="auto"/>
                <w:left w:val="none" w:sz="0" w:space="0" w:color="auto"/>
                <w:bottom w:val="none" w:sz="0" w:space="0" w:color="auto"/>
                <w:right w:val="none" w:sz="0" w:space="0" w:color="auto"/>
              </w:divBdr>
              <w:divsChild>
                <w:div w:id="20859634">
                  <w:marLeft w:val="0"/>
                  <w:marRight w:val="0"/>
                  <w:marTop w:val="0"/>
                  <w:marBottom w:val="0"/>
                  <w:divBdr>
                    <w:top w:val="none" w:sz="0" w:space="0" w:color="auto"/>
                    <w:left w:val="none" w:sz="0" w:space="0" w:color="auto"/>
                    <w:bottom w:val="none" w:sz="0" w:space="0" w:color="auto"/>
                    <w:right w:val="none" w:sz="0" w:space="0" w:color="auto"/>
                  </w:divBdr>
                  <w:divsChild>
                    <w:div w:id="1056511097">
                      <w:marLeft w:val="0"/>
                      <w:marRight w:val="0"/>
                      <w:marTop w:val="0"/>
                      <w:marBottom w:val="0"/>
                      <w:divBdr>
                        <w:top w:val="none" w:sz="0" w:space="0" w:color="auto"/>
                        <w:left w:val="none" w:sz="0" w:space="0" w:color="auto"/>
                        <w:bottom w:val="none" w:sz="0" w:space="0" w:color="auto"/>
                        <w:right w:val="none" w:sz="0" w:space="0" w:color="auto"/>
                      </w:divBdr>
                      <w:divsChild>
                        <w:div w:id="1363632567">
                          <w:marLeft w:val="0"/>
                          <w:marRight w:val="0"/>
                          <w:marTop w:val="0"/>
                          <w:marBottom w:val="0"/>
                          <w:divBdr>
                            <w:top w:val="none" w:sz="0" w:space="0" w:color="auto"/>
                            <w:left w:val="none" w:sz="0" w:space="0" w:color="auto"/>
                            <w:bottom w:val="none" w:sz="0" w:space="0" w:color="auto"/>
                            <w:right w:val="none" w:sz="0" w:space="0" w:color="auto"/>
                          </w:divBdr>
                          <w:divsChild>
                            <w:div w:id="953823858">
                              <w:marLeft w:val="0"/>
                              <w:marRight w:val="0"/>
                              <w:marTop w:val="0"/>
                              <w:marBottom w:val="0"/>
                              <w:divBdr>
                                <w:top w:val="none" w:sz="0" w:space="0" w:color="auto"/>
                                <w:left w:val="none" w:sz="0" w:space="0" w:color="auto"/>
                                <w:bottom w:val="none" w:sz="0" w:space="0" w:color="auto"/>
                                <w:right w:val="none" w:sz="0" w:space="0" w:color="auto"/>
                              </w:divBdr>
                            </w:div>
                            <w:div w:id="183575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58174">
                  <w:marLeft w:val="0"/>
                  <w:marRight w:val="0"/>
                  <w:marTop w:val="0"/>
                  <w:marBottom w:val="0"/>
                  <w:divBdr>
                    <w:top w:val="none" w:sz="0" w:space="0" w:color="auto"/>
                    <w:left w:val="none" w:sz="0" w:space="0" w:color="auto"/>
                    <w:bottom w:val="none" w:sz="0" w:space="0" w:color="auto"/>
                    <w:right w:val="none" w:sz="0" w:space="0" w:color="auto"/>
                  </w:divBdr>
                  <w:divsChild>
                    <w:div w:id="1295602877">
                      <w:marLeft w:val="0"/>
                      <w:marRight w:val="0"/>
                      <w:marTop w:val="0"/>
                      <w:marBottom w:val="0"/>
                      <w:divBdr>
                        <w:top w:val="none" w:sz="0" w:space="0" w:color="auto"/>
                        <w:left w:val="none" w:sz="0" w:space="0" w:color="auto"/>
                        <w:bottom w:val="none" w:sz="0" w:space="0" w:color="auto"/>
                        <w:right w:val="none" w:sz="0" w:space="0" w:color="auto"/>
                      </w:divBdr>
                      <w:divsChild>
                        <w:div w:id="144114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33798">
          <w:marLeft w:val="0"/>
          <w:marRight w:val="0"/>
          <w:marTop w:val="0"/>
          <w:marBottom w:val="0"/>
          <w:divBdr>
            <w:top w:val="none" w:sz="0" w:space="0" w:color="auto"/>
            <w:left w:val="none" w:sz="0" w:space="0" w:color="auto"/>
            <w:bottom w:val="none" w:sz="0" w:space="0" w:color="auto"/>
            <w:right w:val="none" w:sz="0" w:space="0" w:color="auto"/>
          </w:divBdr>
        </w:div>
        <w:div w:id="528224243">
          <w:marLeft w:val="0"/>
          <w:marRight w:val="0"/>
          <w:marTop w:val="0"/>
          <w:marBottom w:val="0"/>
          <w:divBdr>
            <w:top w:val="none" w:sz="0" w:space="0" w:color="auto"/>
            <w:left w:val="none" w:sz="0" w:space="0" w:color="auto"/>
            <w:bottom w:val="none" w:sz="0" w:space="0" w:color="auto"/>
            <w:right w:val="none" w:sz="0" w:space="0" w:color="auto"/>
          </w:divBdr>
          <w:divsChild>
            <w:div w:id="44840524">
              <w:marLeft w:val="0"/>
              <w:marRight w:val="0"/>
              <w:marTop w:val="0"/>
              <w:marBottom w:val="0"/>
              <w:divBdr>
                <w:top w:val="none" w:sz="0" w:space="0" w:color="auto"/>
                <w:left w:val="none" w:sz="0" w:space="0" w:color="auto"/>
                <w:bottom w:val="none" w:sz="0" w:space="0" w:color="auto"/>
                <w:right w:val="none" w:sz="0" w:space="0" w:color="auto"/>
              </w:divBdr>
              <w:divsChild>
                <w:div w:id="976299744">
                  <w:marLeft w:val="0"/>
                  <w:marRight w:val="0"/>
                  <w:marTop w:val="0"/>
                  <w:marBottom w:val="0"/>
                  <w:divBdr>
                    <w:top w:val="none" w:sz="0" w:space="0" w:color="auto"/>
                    <w:left w:val="none" w:sz="0" w:space="0" w:color="auto"/>
                    <w:bottom w:val="none" w:sz="0" w:space="0" w:color="auto"/>
                    <w:right w:val="none" w:sz="0" w:space="0" w:color="auto"/>
                  </w:divBdr>
                  <w:divsChild>
                    <w:div w:id="1867213403">
                      <w:marLeft w:val="0"/>
                      <w:marRight w:val="0"/>
                      <w:marTop w:val="0"/>
                      <w:marBottom w:val="0"/>
                      <w:divBdr>
                        <w:top w:val="none" w:sz="0" w:space="0" w:color="auto"/>
                        <w:left w:val="none" w:sz="0" w:space="0" w:color="auto"/>
                        <w:bottom w:val="none" w:sz="0" w:space="0" w:color="auto"/>
                        <w:right w:val="none" w:sz="0" w:space="0" w:color="auto"/>
                      </w:divBdr>
                      <w:divsChild>
                        <w:div w:id="1155798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3989525">
                              <w:marLeft w:val="0"/>
                              <w:marRight w:val="0"/>
                              <w:marTop w:val="0"/>
                              <w:marBottom w:val="0"/>
                              <w:divBdr>
                                <w:top w:val="none" w:sz="0" w:space="0" w:color="auto"/>
                                <w:left w:val="none" w:sz="0" w:space="0" w:color="auto"/>
                                <w:bottom w:val="none" w:sz="0" w:space="0" w:color="auto"/>
                                <w:right w:val="none" w:sz="0" w:space="0" w:color="auto"/>
                              </w:divBdr>
                              <w:divsChild>
                                <w:div w:id="371157819">
                                  <w:marLeft w:val="0"/>
                                  <w:marRight w:val="0"/>
                                  <w:marTop w:val="0"/>
                                  <w:marBottom w:val="0"/>
                                  <w:divBdr>
                                    <w:top w:val="none" w:sz="0" w:space="0" w:color="auto"/>
                                    <w:left w:val="none" w:sz="0" w:space="0" w:color="auto"/>
                                    <w:bottom w:val="none" w:sz="0" w:space="0" w:color="auto"/>
                                    <w:right w:val="none" w:sz="0" w:space="0" w:color="auto"/>
                                  </w:divBdr>
                                  <w:divsChild>
                                    <w:div w:id="947783969">
                                      <w:marLeft w:val="0"/>
                                      <w:marRight w:val="0"/>
                                      <w:marTop w:val="0"/>
                                      <w:marBottom w:val="0"/>
                                      <w:divBdr>
                                        <w:top w:val="none" w:sz="0" w:space="0" w:color="auto"/>
                                        <w:left w:val="none" w:sz="0" w:space="0" w:color="auto"/>
                                        <w:bottom w:val="none" w:sz="0" w:space="0" w:color="auto"/>
                                        <w:right w:val="none" w:sz="0" w:space="0" w:color="auto"/>
                                      </w:divBdr>
                                    </w:div>
                                    <w:div w:id="13401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2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4923">
              <w:marLeft w:val="0"/>
              <w:marRight w:val="0"/>
              <w:marTop w:val="0"/>
              <w:marBottom w:val="0"/>
              <w:divBdr>
                <w:top w:val="none" w:sz="0" w:space="0" w:color="auto"/>
                <w:left w:val="none" w:sz="0" w:space="0" w:color="auto"/>
                <w:bottom w:val="none" w:sz="0" w:space="0" w:color="auto"/>
                <w:right w:val="none" w:sz="0" w:space="0" w:color="auto"/>
              </w:divBdr>
              <w:divsChild>
                <w:div w:id="302388486">
                  <w:marLeft w:val="0"/>
                  <w:marRight w:val="0"/>
                  <w:marTop w:val="0"/>
                  <w:marBottom w:val="0"/>
                  <w:divBdr>
                    <w:top w:val="none" w:sz="0" w:space="0" w:color="auto"/>
                    <w:left w:val="none" w:sz="0" w:space="0" w:color="auto"/>
                    <w:bottom w:val="none" w:sz="0" w:space="0" w:color="auto"/>
                    <w:right w:val="none" w:sz="0" w:space="0" w:color="auto"/>
                  </w:divBdr>
                  <w:divsChild>
                    <w:div w:id="241566117">
                      <w:marLeft w:val="0"/>
                      <w:marRight w:val="0"/>
                      <w:marTop w:val="0"/>
                      <w:marBottom w:val="0"/>
                      <w:divBdr>
                        <w:top w:val="none" w:sz="0" w:space="0" w:color="auto"/>
                        <w:left w:val="none" w:sz="0" w:space="0" w:color="auto"/>
                        <w:bottom w:val="none" w:sz="0" w:space="0" w:color="auto"/>
                        <w:right w:val="none" w:sz="0" w:space="0" w:color="auto"/>
                      </w:divBdr>
                      <w:divsChild>
                        <w:div w:id="738019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4352287">
                              <w:marLeft w:val="0"/>
                              <w:marRight w:val="0"/>
                              <w:marTop w:val="0"/>
                              <w:marBottom w:val="0"/>
                              <w:divBdr>
                                <w:top w:val="none" w:sz="0" w:space="0" w:color="auto"/>
                                <w:left w:val="none" w:sz="0" w:space="0" w:color="auto"/>
                                <w:bottom w:val="none" w:sz="0" w:space="0" w:color="auto"/>
                                <w:right w:val="none" w:sz="0" w:space="0" w:color="auto"/>
                              </w:divBdr>
                              <w:divsChild>
                                <w:div w:id="2059935130">
                                  <w:marLeft w:val="0"/>
                                  <w:marRight w:val="0"/>
                                  <w:marTop w:val="0"/>
                                  <w:marBottom w:val="0"/>
                                  <w:divBdr>
                                    <w:top w:val="none" w:sz="0" w:space="0" w:color="auto"/>
                                    <w:left w:val="none" w:sz="0" w:space="0" w:color="auto"/>
                                    <w:bottom w:val="none" w:sz="0" w:space="0" w:color="auto"/>
                                    <w:right w:val="none" w:sz="0" w:space="0" w:color="auto"/>
                                  </w:divBdr>
                                  <w:divsChild>
                                    <w:div w:id="52125308">
                                      <w:marLeft w:val="0"/>
                                      <w:marRight w:val="0"/>
                                      <w:marTop w:val="0"/>
                                      <w:marBottom w:val="0"/>
                                      <w:divBdr>
                                        <w:top w:val="none" w:sz="0" w:space="0" w:color="auto"/>
                                        <w:left w:val="none" w:sz="0" w:space="0" w:color="auto"/>
                                        <w:bottom w:val="none" w:sz="0" w:space="0" w:color="auto"/>
                                        <w:right w:val="none" w:sz="0" w:space="0" w:color="auto"/>
                                      </w:divBdr>
                                      <w:divsChild>
                                        <w:div w:id="118019670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379398326">
                                              <w:marLeft w:val="0"/>
                                              <w:marRight w:val="0"/>
                                              <w:marTop w:val="0"/>
                                              <w:marBottom w:val="0"/>
                                              <w:divBdr>
                                                <w:top w:val="none" w:sz="0" w:space="0" w:color="auto"/>
                                                <w:left w:val="none" w:sz="0" w:space="0" w:color="auto"/>
                                                <w:bottom w:val="none" w:sz="0" w:space="0" w:color="auto"/>
                                                <w:right w:val="none" w:sz="0" w:space="0" w:color="auto"/>
                                              </w:divBdr>
                                            </w:div>
                                            <w:div w:id="563417063">
                                              <w:marLeft w:val="0"/>
                                              <w:marRight w:val="0"/>
                                              <w:marTop w:val="0"/>
                                              <w:marBottom w:val="0"/>
                                              <w:divBdr>
                                                <w:top w:val="none" w:sz="0" w:space="0" w:color="auto"/>
                                                <w:left w:val="none" w:sz="0" w:space="0" w:color="auto"/>
                                                <w:bottom w:val="none" w:sz="0" w:space="0" w:color="auto"/>
                                                <w:right w:val="none" w:sz="0" w:space="0" w:color="auto"/>
                                              </w:divBdr>
                                            </w:div>
                                            <w:div w:id="631322596">
                                              <w:marLeft w:val="0"/>
                                              <w:marRight w:val="0"/>
                                              <w:marTop w:val="0"/>
                                              <w:marBottom w:val="0"/>
                                              <w:divBdr>
                                                <w:top w:val="none" w:sz="0" w:space="0" w:color="auto"/>
                                                <w:left w:val="none" w:sz="0" w:space="0" w:color="auto"/>
                                                <w:bottom w:val="none" w:sz="0" w:space="0" w:color="auto"/>
                                                <w:right w:val="none" w:sz="0" w:space="0" w:color="auto"/>
                                              </w:divBdr>
                                            </w:div>
                                            <w:div w:id="1753815932">
                                              <w:marLeft w:val="0"/>
                                              <w:marRight w:val="0"/>
                                              <w:marTop w:val="0"/>
                                              <w:marBottom w:val="0"/>
                                              <w:divBdr>
                                                <w:top w:val="none" w:sz="0" w:space="0" w:color="auto"/>
                                                <w:left w:val="none" w:sz="0" w:space="0" w:color="auto"/>
                                                <w:bottom w:val="none" w:sz="0" w:space="0" w:color="auto"/>
                                                <w:right w:val="none" w:sz="0" w:space="0" w:color="auto"/>
                                              </w:divBdr>
                                            </w:div>
                                            <w:div w:id="1907645504">
                                              <w:marLeft w:val="0"/>
                                              <w:marRight w:val="0"/>
                                              <w:marTop w:val="0"/>
                                              <w:marBottom w:val="0"/>
                                              <w:divBdr>
                                                <w:top w:val="none" w:sz="0" w:space="0" w:color="auto"/>
                                                <w:left w:val="none" w:sz="0" w:space="0" w:color="auto"/>
                                                <w:bottom w:val="none" w:sz="0" w:space="0" w:color="auto"/>
                                                <w:right w:val="none" w:sz="0" w:space="0" w:color="auto"/>
                                              </w:divBdr>
                                            </w:div>
                                            <w:div w:id="1993682354">
                                              <w:marLeft w:val="0"/>
                                              <w:marRight w:val="0"/>
                                              <w:marTop w:val="0"/>
                                              <w:marBottom w:val="0"/>
                                              <w:divBdr>
                                                <w:top w:val="none" w:sz="0" w:space="0" w:color="auto"/>
                                                <w:left w:val="none" w:sz="0" w:space="0" w:color="auto"/>
                                                <w:bottom w:val="none" w:sz="0" w:space="0" w:color="auto"/>
                                                <w:right w:val="none" w:sz="0" w:space="0" w:color="auto"/>
                                              </w:divBdr>
                                            </w:div>
                                          </w:divsChild>
                                        </w:div>
                                        <w:div w:id="1996375124">
                                          <w:marLeft w:val="0"/>
                                          <w:marRight w:val="0"/>
                                          <w:marTop w:val="0"/>
                                          <w:marBottom w:val="0"/>
                                          <w:divBdr>
                                            <w:top w:val="none" w:sz="0" w:space="0" w:color="auto"/>
                                            <w:left w:val="none" w:sz="0" w:space="0" w:color="auto"/>
                                            <w:bottom w:val="none" w:sz="0" w:space="0" w:color="auto"/>
                                            <w:right w:val="none" w:sz="0" w:space="0" w:color="auto"/>
                                          </w:divBdr>
                                        </w:div>
                                      </w:divsChild>
                                    </w:div>
                                    <w:div w:id="66537216">
                                      <w:marLeft w:val="0"/>
                                      <w:marRight w:val="0"/>
                                      <w:marTop w:val="0"/>
                                      <w:marBottom w:val="0"/>
                                      <w:divBdr>
                                        <w:top w:val="none" w:sz="0" w:space="0" w:color="auto"/>
                                        <w:left w:val="none" w:sz="0" w:space="0" w:color="auto"/>
                                        <w:bottom w:val="none" w:sz="0" w:space="0" w:color="auto"/>
                                        <w:right w:val="none" w:sz="0" w:space="0" w:color="auto"/>
                                      </w:divBdr>
                                    </w:div>
                                    <w:div w:id="1332022446">
                                      <w:marLeft w:val="0"/>
                                      <w:marRight w:val="0"/>
                                      <w:marTop w:val="0"/>
                                      <w:marBottom w:val="0"/>
                                      <w:divBdr>
                                        <w:top w:val="none" w:sz="0" w:space="0" w:color="auto"/>
                                        <w:left w:val="none" w:sz="0" w:space="0" w:color="auto"/>
                                        <w:bottom w:val="none" w:sz="0" w:space="0" w:color="auto"/>
                                        <w:right w:val="none" w:sz="0" w:space="0" w:color="auto"/>
                                      </w:divBdr>
                                    </w:div>
                                    <w:div w:id="1897550082">
                                      <w:marLeft w:val="0"/>
                                      <w:marRight w:val="0"/>
                                      <w:marTop w:val="0"/>
                                      <w:marBottom w:val="0"/>
                                      <w:divBdr>
                                        <w:top w:val="none" w:sz="0" w:space="0" w:color="auto"/>
                                        <w:left w:val="none" w:sz="0" w:space="0" w:color="auto"/>
                                        <w:bottom w:val="none" w:sz="0" w:space="0" w:color="auto"/>
                                        <w:right w:val="none" w:sz="0" w:space="0" w:color="auto"/>
                                      </w:divBdr>
                                    </w:div>
                                    <w:div w:id="201549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1468">
                              <w:marLeft w:val="0"/>
                              <w:marRight w:val="0"/>
                              <w:marTop w:val="0"/>
                              <w:marBottom w:val="0"/>
                              <w:divBdr>
                                <w:top w:val="none" w:sz="0" w:space="0" w:color="auto"/>
                                <w:left w:val="none" w:sz="0" w:space="0" w:color="auto"/>
                                <w:bottom w:val="none" w:sz="0" w:space="0" w:color="auto"/>
                                <w:right w:val="none" w:sz="0" w:space="0" w:color="auto"/>
                              </w:divBdr>
                            </w:div>
                          </w:divsChild>
                        </w:div>
                        <w:div w:id="11274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7446">
              <w:marLeft w:val="0"/>
              <w:marRight w:val="0"/>
              <w:marTop w:val="0"/>
              <w:marBottom w:val="0"/>
              <w:divBdr>
                <w:top w:val="none" w:sz="0" w:space="0" w:color="auto"/>
                <w:left w:val="none" w:sz="0" w:space="0" w:color="auto"/>
                <w:bottom w:val="none" w:sz="0" w:space="0" w:color="auto"/>
                <w:right w:val="none" w:sz="0" w:space="0" w:color="auto"/>
              </w:divBdr>
            </w:div>
            <w:div w:id="195120311">
              <w:marLeft w:val="0"/>
              <w:marRight w:val="0"/>
              <w:marTop w:val="0"/>
              <w:marBottom w:val="0"/>
              <w:divBdr>
                <w:top w:val="none" w:sz="0" w:space="0" w:color="auto"/>
                <w:left w:val="none" w:sz="0" w:space="0" w:color="auto"/>
                <w:bottom w:val="none" w:sz="0" w:space="0" w:color="auto"/>
                <w:right w:val="none" w:sz="0" w:space="0" w:color="auto"/>
              </w:divBdr>
              <w:divsChild>
                <w:div w:id="1693653811">
                  <w:marLeft w:val="0"/>
                  <w:marRight w:val="0"/>
                  <w:marTop w:val="0"/>
                  <w:marBottom w:val="0"/>
                  <w:divBdr>
                    <w:top w:val="none" w:sz="0" w:space="0" w:color="auto"/>
                    <w:left w:val="none" w:sz="0" w:space="0" w:color="auto"/>
                    <w:bottom w:val="none" w:sz="0" w:space="0" w:color="auto"/>
                    <w:right w:val="none" w:sz="0" w:space="0" w:color="auto"/>
                  </w:divBdr>
                </w:div>
              </w:divsChild>
            </w:div>
            <w:div w:id="1774857587">
              <w:marLeft w:val="0"/>
              <w:marRight w:val="0"/>
              <w:marTop w:val="0"/>
              <w:marBottom w:val="0"/>
              <w:divBdr>
                <w:top w:val="none" w:sz="0" w:space="0" w:color="auto"/>
                <w:left w:val="none" w:sz="0" w:space="0" w:color="auto"/>
                <w:bottom w:val="none" w:sz="0" w:space="0" w:color="auto"/>
                <w:right w:val="none" w:sz="0" w:space="0" w:color="auto"/>
              </w:divBdr>
              <w:divsChild>
                <w:div w:id="343896572">
                  <w:marLeft w:val="0"/>
                  <w:marRight w:val="0"/>
                  <w:marTop w:val="0"/>
                  <w:marBottom w:val="0"/>
                  <w:divBdr>
                    <w:top w:val="none" w:sz="0" w:space="0" w:color="auto"/>
                    <w:left w:val="none" w:sz="0" w:space="0" w:color="auto"/>
                    <w:bottom w:val="none" w:sz="0" w:space="0" w:color="auto"/>
                    <w:right w:val="none" w:sz="0" w:space="0" w:color="auto"/>
                  </w:divBdr>
                </w:div>
                <w:div w:id="373194670">
                  <w:marLeft w:val="0"/>
                  <w:marRight w:val="0"/>
                  <w:marTop w:val="0"/>
                  <w:marBottom w:val="0"/>
                  <w:divBdr>
                    <w:top w:val="none" w:sz="0" w:space="0" w:color="auto"/>
                    <w:left w:val="none" w:sz="0" w:space="0" w:color="auto"/>
                    <w:bottom w:val="none" w:sz="0" w:space="0" w:color="auto"/>
                    <w:right w:val="none" w:sz="0" w:space="0" w:color="auto"/>
                  </w:divBdr>
                </w:div>
                <w:div w:id="136239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58816">
          <w:marLeft w:val="0"/>
          <w:marRight w:val="0"/>
          <w:marTop w:val="0"/>
          <w:marBottom w:val="0"/>
          <w:divBdr>
            <w:top w:val="none" w:sz="0" w:space="0" w:color="auto"/>
            <w:left w:val="none" w:sz="0" w:space="0" w:color="auto"/>
            <w:bottom w:val="none" w:sz="0" w:space="0" w:color="auto"/>
            <w:right w:val="none" w:sz="0" w:space="0" w:color="auto"/>
          </w:divBdr>
          <w:divsChild>
            <w:div w:id="1929196363">
              <w:marLeft w:val="0"/>
              <w:marRight w:val="0"/>
              <w:marTop w:val="0"/>
              <w:marBottom w:val="0"/>
              <w:divBdr>
                <w:top w:val="none" w:sz="0" w:space="0" w:color="auto"/>
                <w:left w:val="none" w:sz="0" w:space="0" w:color="auto"/>
                <w:bottom w:val="none" w:sz="0" w:space="0" w:color="auto"/>
                <w:right w:val="none" w:sz="0" w:space="0" w:color="auto"/>
              </w:divBdr>
              <w:divsChild>
                <w:div w:id="1275941860">
                  <w:marLeft w:val="0"/>
                  <w:marRight w:val="0"/>
                  <w:marTop w:val="0"/>
                  <w:marBottom w:val="0"/>
                  <w:divBdr>
                    <w:top w:val="none" w:sz="0" w:space="0" w:color="auto"/>
                    <w:left w:val="none" w:sz="0" w:space="0" w:color="auto"/>
                    <w:bottom w:val="none" w:sz="0" w:space="0" w:color="auto"/>
                    <w:right w:val="none" w:sz="0" w:space="0" w:color="auto"/>
                  </w:divBdr>
                  <w:divsChild>
                    <w:div w:id="68625379">
                      <w:marLeft w:val="0"/>
                      <w:marRight w:val="0"/>
                      <w:marTop w:val="0"/>
                      <w:marBottom w:val="0"/>
                      <w:divBdr>
                        <w:top w:val="none" w:sz="0" w:space="0" w:color="auto"/>
                        <w:left w:val="none" w:sz="0" w:space="0" w:color="auto"/>
                        <w:bottom w:val="none" w:sz="0" w:space="0" w:color="auto"/>
                        <w:right w:val="none" w:sz="0" w:space="0" w:color="auto"/>
                      </w:divBdr>
                      <w:divsChild>
                        <w:div w:id="1476533535">
                          <w:marLeft w:val="0"/>
                          <w:marRight w:val="0"/>
                          <w:marTop w:val="0"/>
                          <w:marBottom w:val="0"/>
                          <w:divBdr>
                            <w:top w:val="none" w:sz="0" w:space="0" w:color="auto"/>
                            <w:left w:val="none" w:sz="0" w:space="0" w:color="auto"/>
                            <w:bottom w:val="none" w:sz="0" w:space="0" w:color="auto"/>
                            <w:right w:val="none" w:sz="0" w:space="0" w:color="auto"/>
                          </w:divBdr>
                          <w:divsChild>
                            <w:div w:id="1952742938">
                              <w:marLeft w:val="0"/>
                              <w:marRight w:val="0"/>
                              <w:marTop w:val="0"/>
                              <w:marBottom w:val="0"/>
                              <w:divBdr>
                                <w:top w:val="none" w:sz="0" w:space="0" w:color="auto"/>
                                <w:left w:val="none" w:sz="0" w:space="0" w:color="auto"/>
                                <w:bottom w:val="none" w:sz="0" w:space="0" w:color="auto"/>
                                <w:right w:val="none" w:sz="0" w:space="0" w:color="auto"/>
                              </w:divBdr>
                              <w:divsChild>
                                <w:div w:id="2016180462">
                                  <w:marLeft w:val="0"/>
                                  <w:marRight w:val="0"/>
                                  <w:marTop w:val="0"/>
                                  <w:marBottom w:val="0"/>
                                  <w:divBdr>
                                    <w:top w:val="none" w:sz="0" w:space="0" w:color="auto"/>
                                    <w:left w:val="none" w:sz="0" w:space="0" w:color="auto"/>
                                    <w:bottom w:val="none" w:sz="0" w:space="0" w:color="auto"/>
                                    <w:right w:val="none" w:sz="0" w:space="0" w:color="auto"/>
                                  </w:divBdr>
                                  <w:divsChild>
                                    <w:div w:id="2106538495">
                                      <w:marLeft w:val="0"/>
                                      <w:marRight w:val="0"/>
                                      <w:marTop w:val="0"/>
                                      <w:marBottom w:val="0"/>
                                      <w:divBdr>
                                        <w:top w:val="none" w:sz="0" w:space="0" w:color="auto"/>
                                        <w:left w:val="none" w:sz="0" w:space="0" w:color="auto"/>
                                        <w:bottom w:val="none" w:sz="0" w:space="0" w:color="auto"/>
                                        <w:right w:val="none" w:sz="0" w:space="0" w:color="auto"/>
                                      </w:divBdr>
                                      <w:divsChild>
                                        <w:div w:id="48845783">
                                          <w:marLeft w:val="0"/>
                                          <w:marRight w:val="0"/>
                                          <w:marTop w:val="0"/>
                                          <w:marBottom w:val="0"/>
                                          <w:divBdr>
                                            <w:top w:val="none" w:sz="0" w:space="0" w:color="auto"/>
                                            <w:left w:val="none" w:sz="0" w:space="0" w:color="auto"/>
                                            <w:bottom w:val="none" w:sz="0" w:space="0" w:color="auto"/>
                                            <w:right w:val="none" w:sz="0" w:space="0" w:color="auto"/>
                                          </w:divBdr>
                                          <w:divsChild>
                                            <w:div w:id="1041057333">
                                              <w:marLeft w:val="0"/>
                                              <w:marRight w:val="0"/>
                                              <w:marTop w:val="0"/>
                                              <w:marBottom w:val="0"/>
                                              <w:divBdr>
                                                <w:top w:val="none" w:sz="0" w:space="0" w:color="auto"/>
                                                <w:left w:val="none" w:sz="0" w:space="0" w:color="auto"/>
                                                <w:bottom w:val="none" w:sz="0" w:space="0" w:color="auto"/>
                                                <w:right w:val="none" w:sz="0" w:space="0" w:color="auto"/>
                                              </w:divBdr>
                                              <w:divsChild>
                                                <w:div w:id="457186077">
                                                  <w:marLeft w:val="0"/>
                                                  <w:marRight w:val="0"/>
                                                  <w:marTop w:val="0"/>
                                                  <w:marBottom w:val="0"/>
                                                  <w:divBdr>
                                                    <w:top w:val="none" w:sz="0" w:space="0" w:color="auto"/>
                                                    <w:left w:val="none" w:sz="0" w:space="0" w:color="auto"/>
                                                    <w:bottom w:val="none" w:sz="0" w:space="0" w:color="auto"/>
                                                    <w:right w:val="none" w:sz="0" w:space="0" w:color="auto"/>
                                                  </w:divBdr>
                                                  <w:divsChild>
                                                    <w:div w:id="777331365">
                                                      <w:marLeft w:val="0"/>
                                                      <w:marRight w:val="0"/>
                                                      <w:marTop w:val="0"/>
                                                      <w:marBottom w:val="0"/>
                                                      <w:divBdr>
                                                        <w:top w:val="none" w:sz="0" w:space="0" w:color="auto"/>
                                                        <w:left w:val="none" w:sz="0" w:space="0" w:color="auto"/>
                                                        <w:bottom w:val="none" w:sz="0" w:space="0" w:color="auto"/>
                                                        <w:right w:val="none" w:sz="0" w:space="0" w:color="auto"/>
                                                      </w:divBdr>
                                                      <w:divsChild>
                                                        <w:div w:id="1603151969">
                                                          <w:marLeft w:val="0"/>
                                                          <w:marRight w:val="0"/>
                                                          <w:marTop w:val="0"/>
                                                          <w:marBottom w:val="0"/>
                                                          <w:divBdr>
                                                            <w:top w:val="none" w:sz="0" w:space="0" w:color="auto"/>
                                                            <w:left w:val="none" w:sz="0" w:space="0" w:color="auto"/>
                                                            <w:bottom w:val="none" w:sz="0" w:space="0" w:color="auto"/>
                                                            <w:right w:val="none" w:sz="0" w:space="0" w:color="auto"/>
                                                          </w:divBdr>
                                                          <w:divsChild>
                                                            <w:div w:id="617376098">
                                                              <w:marLeft w:val="0"/>
                                                              <w:marRight w:val="0"/>
                                                              <w:marTop w:val="0"/>
                                                              <w:marBottom w:val="0"/>
                                                              <w:divBdr>
                                                                <w:top w:val="none" w:sz="0" w:space="0" w:color="auto"/>
                                                                <w:left w:val="none" w:sz="0" w:space="0" w:color="auto"/>
                                                                <w:bottom w:val="none" w:sz="0" w:space="0" w:color="auto"/>
                                                                <w:right w:val="none" w:sz="0" w:space="0" w:color="auto"/>
                                                              </w:divBdr>
                                                            </w:div>
                                                            <w:div w:id="2140218696">
                                                              <w:marLeft w:val="0"/>
                                                              <w:marRight w:val="0"/>
                                                              <w:marTop w:val="0"/>
                                                              <w:marBottom w:val="0"/>
                                                              <w:divBdr>
                                                                <w:top w:val="none" w:sz="0" w:space="0" w:color="auto"/>
                                                                <w:left w:val="none" w:sz="0" w:space="0" w:color="auto"/>
                                                                <w:bottom w:val="none" w:sz="0" w:space="0" w:color="auto"/>
                                                                <w:right w:val="none" w:sz="0" w:space="0" w:color="auto"/>
                                                              </w:divBdr>
                                                              <w:divsChild>
                                                                <w:div w:id="8709155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803085866">
                                                                      <w:marLeft w:val="0"/>
                                                                      <w:marRight w:val="0"/>
                                                                      <w:marTop w:val="0"/>
                                                                      <w:marBottom w:val="0"/>
                                                                      <w:divBdr>
                                                                        <w:top w:val="none" w:sz="0" w:space="0" w:color="auto"/>
                                                                        <w:left w:val="none" w:sz="0" w:space="0" w:color="auto"/>
                                                                        <w:bottom w:val="none" w:sz="0" w:space="0" w:color="auto"/>
                                                                        <w:right w:val="none" w:sz="0" w:space="0" w:color="auto"/>
                                                                      </w:divBdr>
                                                                    </w:div>
                                                                    <w:div w:id="876310197">
                                                                      <w:marLeft w:val="0"/>
                                                                      <w:marRight w:val="0"/>
                                                                      <w:marTop w:val="0"/>
                                                                      <w:marBottom w:val="0"/>
                                                                      <w:divBdr>
                                                                        <w:top w:val="none" w:sz="0" w:space="0" w:color="auto"/>
                                                                        <w:left w:val="none" w:sz="0" w:space="0" w:color="auto"/>
                                                                        <w:bottom w:val="none" w:sz="0" w:space="0" w:color="auto"/>
                                                                        <w:right w:val="none" w:sz="0" w:space="0" w:color="auto"/>
                                                                      </w:divBdr>
                                                                    </w:div>
                                                                    <w:div w:id="891884620">
                                                                      <w:marLeft w:val="0"/>
                                                                      <w:marRight w:val="0"/>
                                                                      <w:marTop w:val="0"/>
                                                                      <w:marBottom w:val="0"/>
                                                                      <w:divBdr>
                                                                        <w:top w:val="none" w:sz="0" w:space="0" w:color="auto"/>
                                                                        <w:left w:val="none" w:sz="0" w:space="0" w:color="auto"/>
                                                                        <w:bottom w:val="none" w:sz="0" w:space="0" w:color="auto"/>
                                                                        <w:right w:val="none" w:sz="0" w:space="0" w:color="auto"/>
                                                                      </w:divBdr>
                                                                    </w:div>
                                                                    <w:div w:id="1302804310">
                                                                      <w:marLeft w:val="0"/>
                                                                      <w:marRight w:val="0"/>
                                                                      <w:marTop w:val="0"/>
                                                                      <w:marBottom w:val="0"/>
                                                                      <w:divBdr>
                                                                        <w:top w:val="none" w:sz="0" w:space="0" w:color="auto"/>
                                                                        <w:left w:val="none" w:sz="0" w:space="0" w:color="auto"/>
                                                                        <w:bottom w:val="none" w:sz="0" w:space="0" w:color="auto"/>
                                                                        <w:right w:val="none" w:sz="0" w:space="0" w:color="auto"/>
                                                                      </w:divBdr>
                                                                    </w:div>
                                                                    <w:div w:id="1774399456">
                                                                      <w:marLeft w:val="0"/>
                                                                      <w:marRight w:val="0"/>
                                                                      <w:marTop w:val="0"/>
                                                                      <w:marBottom w:val="0"/>
                                                                      <w:divBdr>
                                                                        <w:top w:val="none" w:sz="0" w:space="0" w:color="auto"/>
                                                                        <w:left w:val="none" w:sz="0" w:space="0" w:color="auto"/>
                                                                        <w:bottom w:val="none" w:sz="0" w:space="0" w:color="auto"/>
                                                                        <w:right w:val="none" w:sz="0" w:space="0" w:color="auto"/>
                                                                      </w:divBdr>
                                                                    </w:div>
                                                                    <w:div w:id="1875389122">
                                                                      <w:marLeft w:val="0"/>
                                                                      <w:marRight w:val="0"/>
                                                                      <w:marTop w:val="0"/>
                                                                      <w:marBottom w:val="0"/>
                                                                      <w:divBdr>
                                                                        <w:top w:val="none" w:sz="0" w:space="0" w:color="auto"/>
                                                                        <w:left w:val="none" w:sz="0" w:space="0" w:color="auto"/>
                                                                        <w:bottom w:val="none" w:sz="0" w:space="0" w:color="auto"/>
                                                                        <w:right w:val="none" w:sz="0" w:space="0" w:color="auto"/>
                                                                      </w:divBdr>
                                                                    </w:div>
                                                                  </w:divsChild>
                                                                </w:div>
                                                                <w:div w:id="187631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9817269">
                          <w:marLeft w:val="0"/>
                          <w:marRight w:val="0"/>
                          <w:marTop w:val="0"/>
                          <w:marBottom w:val="0"/>
                          <w:divBdr>
                            <w:top w:val="none" w:sz="0" w:space="0" w:color="auto"/>
                            <w:left w:val="none" w:sz="0" w:space="0" w:color="auto"/>
                            <w:bottom w:val="none" w:sz="0" w:space="0" w:color="auto"/>
                            <w:right w:val="none" w:sz="0" w:space="0" w:color="auto"/>
                          </w:divBdr>
                          <w:divsChild>
                            <w:div w:id="1496070448">
                              <w:marLeft w:val="0"/>
                              <w:marRight w:val="0"/>
                              <w:marTop w:val="0"/>
                              <w:marBottom w:val="0"/>
                              <w:divBdr>
                                <w:top w:val="none" w:sz="0" w:space="0" w:color="auto"/>
                                <w:left w:val="none" w:sz="0" w:space="0" w:color="auto"/>
                                <w:bottom w:val="none" w:sz="0" w:space="0" w:color="auto"/>
                                <w:right w:val="none" w:sz="0" w:space="0" w:color="auto"/>
                              </w:divBdr>
                              <w:divsChild>
                                <w:div w:id="1159076384">
                                  <w:marLeft w:val="0"/>
                                  <w:marRight w:val="0"/>
                                  <w:marTop w:val="0"/>
                                  <w:marBottom w:val="0"/>
                                  <w:divBdr>
                                    <w:top w:val="none" w:sz="0" w:space="0" w:color="auto"/>
                                    <w:left w:val="none" w:sz="0" w:space="0" w:color="auto"/>
                                    <w:bottom w:val="none" w:sz="0" w:space="0" w:color="auto"/>
                                    <w:right w:val="none" w:sz="0" w:space="0" w:color="auto"/>
                                  </w:divBdr>
                                  <w:divsChild>
                                    <w:div w:id="1495956070">
                                      <w:marLeft w:val="0"/>
                                      <w:marRight w:val="0"/>
                                      <w:marTop w:val="0"/>
                                      <w:marBottom w:val="0"/>
                                      <w:divBdr>
                                        <w:top w:val="none" w:sz="0" w:space="0" w:color="auto"/>
                                        <w:left w:val="none" w:sz="0" w:space="0" w:color="auto"/>
                                        <w:bottom w:val="none" w:sz="0" w:space="0" w:color="auto"/>
                                        <w:right w:val="none" w:sz="0" w:space="0" w:color="auto"/>
                                      </w:divBdr>
                                      <w:divsChild>
                                        <w:div w:id="818618015">
                                          <w:marLeft w:val="0"/>
                                          <w:marRight w:val="0"/>
                                          <w:marTop w:val="0"/>
                                          <w:marBottom w:val="0"/>
                                          <w:divBdr>
                                            <w:top w:val="none" w:sz="0" w:space="0" w:color="auto"/>
                                            <w:left w:val="none" w:sz="0" w:space="0" w:color="auto"/>
                                            <w:bottom w:val="none" w:sz="0" w:space="0" w:color="auto"/>
                                            <w:right w:val="none" w:sz="0" w:space="0" w:color="auto"/>
                                          </w:divBdr>
                                          <w:divsChild>
                                            <w:div w:id="240455042">
                                              <w:marLeft w:val="0"/>
                                              <w:marRight w:val="0"/>
                                              <w:marTop w:val="0"/>
                                              <w:marBottom w:val="0"/>
                                              <w:divBdr>
                                                <w:top w:val="none" w:sz="0" w:space="0" w:color="auto"/>
                                                <w:left w:val="none" w:sz="0" w:space="0" w:color="auto"/>
                                                <w:bottom w:val="none" w:sz="0" w:space="0" w:color="auto"/>
                                                <w:right w:val="none" w:sz="0" w:space="0" w:color="auto"/>
                                              </w:divBdr>
                                              <w:divsChild>
                                                <w:div w:id="54091159">
                                                  <w:marLeft w:val="0"/>
                                                  <w:marRight w:val="0"/>
                                                  <w:marTop w:val="0"/>
                                                  <w:marBottom w:val="0"/>
                                                  <w:divBdr>
                                                    <w:top w:val="none" w:sz="0" w:space="0" w:color="auto"/>
                                                    <w:left w:val="none" w:sz="0" w:space="0" w:color="auto"/>
                                                    <w:bottom w:val="none" w:sz="0" w:space="0" w:color="auto"/>
                                                    <w:right w:val="none" w:sz="0" w:space="0" w:color="auto"/>
                                                  </w:divBdr>
                                                  <w:divsChild>
                                                    <w:div w:id="493957714">
                                                      <w:marLeft w:val="0"/>
                                                      <w:marRight w:val="0"/>
                                                      <w:marTop w:val="0"/>
                                                      <w:marBottom w:val="0"/>
                                                      <w:divBdr>
                                                        <w:top w:val="none" w:sz="0" w:space="0" w:color="auto"/>
                                                        <w:left w:val="none" w:sz="0" w:space="0" w:color="auto"/>
                                                        <w:bottom w:val="none" w:sz="0" w:space="0" w:color="auto"/>
                                                        <w:right w:val="none" w:sz="0" w:space="0" w:color="auto"/>
                                                      </w:divBdr>
                                                      <w:divsChild>
                                                        <w:div w:id="562520041">
                                                          <w:marLeft w:val="0"/>
                                                          <w:marRight w:val="0"/>
                                                          <w:marTop w:val="0"/>
                                                          <w:marBottom w:val="0"/>
                                                          <w:divBdr>
                                                            <w:top w:val="none" w:sz="0" w:space="0" w:color="auto"/>
                                                            <w:left w:val="none" w:sz="0" w:space="0" w:color="auto"/>
                                                            <w:bottom w:val="none" w:sz="0" w:space="0" w:color="auto"/>
                                                            <w:right w:val="none" w:sz="0" w:space="0" w:color="auto"/>
                                                          </w:divBdr>
                                                          <w:divsChild>
                                                            <w:div w:id="2044399725">
                                                              <w:marLeft w:val="0"/>
                                                              <w:marRight w:val="0"/>
                                                              <w:marTop w:val="0"/>
                                                              <w:marBottom w:val="0"/>
                                                              <w:divBdr>
                                                                <w:top w:val="none" w:sz="0" w:space="0" w:color="auto"/>
                                                                <w:left w:val="none" w:sz="0" w:space="0" w:color="auto"/>
                                                                <w:bottom w:val="none" w:sz="0" w:space="0" w:color="auto"/>
                                                                <w:right w:val="none" w:sz="0" w:space="0" w:color="auto"/>
                                                              </w:divBdr>
                                                              <w:divsChild>
                                                                <w:div w:id="682821279">
                                                                  <w:marLeft w:val="0"/>
                                                                  <w:marRight w:val="0"/>
                                                                  <w:marTop w:val="0"/>
                                                                  <w:marBottom w:val="0"/>
                                                                  <w:divBdr>
                                                                    <w:top w:val="none" w:sz="0" w:space="0" w:color="auto"/>
                                                                    <w:left w:val="none" w:sz="0" w:space="0" w:color="auto"/>
                                                                    <w:bottom w:val="none" w:sz="0" w:space="0" w:color="auto"/>
                                                                    <w:right w:val="none" w:sz="0" w:space="0" w:color="auto"/>
                                                                  </w:divBdr>
                                                                  <w:divsChild>
                                                                    <w:div w:id="2132742863">
                                                                      <w:marLeft w:val="0"/>
                                                                      <w:marRight w:val="0"/>
                                                                      <w:marTop w:val="0"/>
                                                                      <w:marBottom w:val="0"/>
                                                                      <w:divBdr>
                                                                        <w:top w:val="none" w:sz="0" w:space="0" w:color="auto"/>
                                                                        <w:left w:val="none" w:sz="0" w:space="0" w:color="auto"/>
                                                                        <w:bottom w:val="none" w:sz="0" w:space="0" w:color="auto"/>
                                                                        <w:right w:val="none" w:sz="0" w:space="0" w:color="auto"/>
                                                                      </w:divBdr>
                                                                      <w:divsChild>
                                                                        <w:div w:id="1910189760">
                                                                          <w:marLeft w:val="0"/>
                                                                          <w:marRight w:val="0"/>
                                                                          <w:marTop w:val="0"/>
                                                                          <w:marBottom w:val="0"/>
                                                                          <w:divBdr>
                                                                            <w:top w:val="none" w:sz="0" w:space="0" w:color="auto"/>
                                                                            <w:left w:val="none" w:sz="0" w:space="0" w:color="auto"/>
                                                                            <w:bottom w:val="none" w:sz="0" w:space="0" w:color="auto"/>
                                                                            <w:right w:val="none" w:sz="0" w:space="0" w:color="auto"/>
                                                                          </w:divBdr>
                                                                          <w:divsChild>
                                                                            <w:div w:id="6549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50197">
                                                          <w:marLeft w:val="0"/>
                                                          <w:marRight w:val="0"/>
                                                          <w:marTop w:val="0"/>
                                                          <w:marBottom w:val="0"/>
                                                          <w:divBdr>
                                                            <w:top w:val="none" w:sz="0" w:space="0" w:color="auto"/>
                                                            <w:left w:val="none" w:sz="0" w:space="0" w:color="auto"/>
                                                            <w:bottom w:val="none" w:sz="0" w:space="0" w:color="auto"/>
                                                            <w:right w:val="none" w:sz="0" w:space="0" w:color="auto"/>
                                                          </w:divBdr>
                                                        </w:div>
                                                        <w:div w:id="252206064">
                                                          <w:marLeft w:val="0"/>
                                                          <w:marRight w:val="0"/>
                                                          <w:marTop w:val="0"/>
                                                          <w:marBottom w:val="0"/>
                                                          <w:divBdr>
                                                            <w:top w:val="none" w:sz="0" w:space="0" w:color="auto"/>
                                                            <w:left w:val="none" w:sz="0" w:space="0" w:color="auto"/>
                                                            <w:bottom w:val="none" w:sz="0" w:space="0" w:color="auto"/>
                                                            <w:right w:val="none" w:sz="0" w:space="0" w:color="auto"/>
                                                          </w:divBdr>
                                                        </w:div>
                                                        <w:div w:id="401291822">
                                                          <w:marLeft w:val="0"/>
                                                          <w:marRight w:val="0"/>
                                                          <w:marTop w:val="0"/>
                                                          <w:marBottom w:val="0"/>
                                                          <w:divBdr>
                                                            <w:top w:val="none" w:sz="0" w:space="0" w:color="auto"/>
                                                            <w:left w:val="none" w:sz="0" w:space="0" w:color="auto"/>
                                                            <w:bottom w:val="none" w:sz="0" w:space="0" w:color="auto"/>
                                                            <w:right w:val="none" w:sz="0" w:space="0" w:color="auto"/>
                                                          </w:divBdr>
                                                        </w:div>
                                                        <w:div w:id="475151212">
                                                          <w:marLeft w:val="0"/>
                                                          <w:marRight w:val="0"/>
                                                          <w:marTop w:val="0"/>
                                                          <w:marBottom w:val="0"/>
                                                          <w:divBdr>
                                                            <w:top w:val="none" w:sz="0" w:space="0" w:color="auto"/>
                                                            <w:left w:val="none" w:sz="0" w:space="0" w:color="auto"/>
                                                            <w:bottom w:val="none" w:sz="0" w:space="0" w:color="auto"/>
                                                            <w:right w:val="none" w:sz="0" w:space="0" w:color="auto"/>
                                                          </w:divBdr>
                                                        </w:div>
                                                        <w:div w:id="660740298">
                                                          <w:marLeft w:val="0"/>
                                                          <w:marRight w:val="0"/>
                                                          <w:marTop w:val="0"/>
                                                          <w:marBottom w:val="0"/>
                                                          <w:divBdr>
                                                            <w:top w:val="none" w:sz="0" w:space="0" w:color="auto"/>
                                                            <w:left w:val="none" w:sz="0" w:space="0" w:color="auto"/>
                                                            <w:bottom w:val="none" w:sz="0" w:space="0" w:color="auto"/>
                                                            <w:right w:val="none" w:sz="0" w:space="0" w:color="auto"/>
                                                          </w:divBdr>
                                                        </w:div>
                                                        <w:div w:id="933174806">
                                                          <w:marLeft w:val="0"/>
                                                          <w:marRight w:val="0"/>
                                                          <w:marTop w:val="0"/>
                                                          <w:marBottom w:val="0"/>
                                                          <w:divBdr>
                                                            <w:top w:val="none" w:sz="0" w:space="0" w:color="auto"/>
                                                            <w:left w:val="none" w:sz="0" w:space="0" w:color="auto"/>
                                                            <w:bottom w:val="none" w:sz="0" w:space="0" w:color="auto"/>
                                                            <w:right w:val="none" w:sz="0" w:space="0" w:color="auto"/>
                                                          </w:divBdr>
                                                        </w:div>
                                                        <w:div w:id="1234659128">
                                                          <w:marLeft w:val="0"/>
                                                          <w:marRight w:val="0"/>
                                                          <w:marTop w:val="0"/>
                                                          <w:marBottom w:val="0"/>
                                                          <w:divBdr>
                                                            <w:top w:val="none" w:sz="0" w:space="0" w:color="auto"/>
                                                            <w:left w:val="none" w:sz="0" w:space="0" w:color="auto"/>
                                                            <w:bottom w:val="none" w:sz="0" w:space="0" w:color="auto"/>
                                                            <w:right w:val="none" w:sz="0" w:space="0" w:color="auto"/>
                                                          </w:divBdr>
                                                        </w:div>
                                                        <w:div w:id="13691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769586">
                          <w:marLeft w:val="0"/>
                          <w:marRight w:val="0"/>
                          <w:marTop w:val="0"/>
                          <w:marBottom w:val="0"/>
                          <w:divBdr>
                            <w:top w:val="none" w:sz="0" w:space="0" w:color="auto"/>
                            <w:left w:val="none" w:sz="0" w:space="0" w:color="auto"/>
                            <w:bottom w:val="none" w:sz="0" w:space="0" w:color="auto"/>
                            <w:right w:val="none" w:sz="0" w:space="0" w:color="auto"/>
                          </w:divBdr>
                          <w:divsChild>
                            <w:div w:id="1160080352">
                              <w:marLeft w:val="0"/>
                              <w:marRight w:val="0"/>
                              <w:marTop w:val="0"/>
                              <w:marBottom w:val="0"/>
                              <w:divBdr>
                                <w:top w:val="none" w:sz="0" w:space="0" w:color="auto"/>
                                <w:left w:val="none" w:sz="0" w:space="0" w:color="auto"/>
                                <w:bottom w:val="none" w:sz="0" w:space="0" w:color="auto"/>
                                <w:right w:val="none" w:sz="0" w:space="0" w:color="auto"/>
                              </w:divBdr>
                              <w:divsChild>
                                <w:div w:id="119765822">
                                  <w:marLeft w:val="0"/>
                                  <w:marRight w:val="0"/>
                                  <w:marTop w:val="0"/>
                                  <w:marBottom w:val="0"/>
                                  <w:divBdr>
                                    <w:top w:val="none" w:sz="0" w:space="0" w:color="auto"/>
                                    <w:left w:val="none" w:sz="0" w:space="0" w:color="auto"/>
                                    <w:bottom w:val="none" w:sz="0" w:space="0" w:color="auto"/>
                                    <w:right w:val="none" w:sz="0" w:space="0" w:color="auto"/>
                                  </w:divBdr>
                                </w:div>
                                <w:div w:id="285552261">
                                  <w:marLeft w:val="0"/>
                                  <w:marRight w:val="0"/>
                                  <w:marTop w:val="0"/>
                                  <w:marBottom w:val="0"/>
                                  <w:divBdr>
                                    <w:top w:val="none" w:sz="0" w:space="0" w:color="auto"/>
                                    <w:left w:val="none" w:sz="0" w:space="0" w:color="auto"/>
                                    <w:bottom w:val="none" w:sz="0" w:space="0" w:color="auto"/>
                                    <w:right w:val="none" w:sz="0" w:space="0" w:color="auto"/>
                                  </w:divBdr>
                                </w:div>
                                <w:div w:id="333148641">
                                  <w:marLeft w:val="0"/>
                                  <w:marRight w:val="0"/>
                                  <w:marTop w:val="0"/>
                                  <w:marBottom w:val="0"/>
                                  <w:divBdr>
                                    <w:top w:val="none" w:sz="0" w:space="0" w:color="auto"/>
                                    <w:left w:val="none" w:sz="0" w:space="0" w:color="auto"/>
                                    <w:bottom w:val="none" w:sz="0" w:space="0" w:color="auto"/>
                                    <w:right w:val="none" w:sz="0" w:space="0" w:color="auto"/>
                                  </w:divBdr>
                                </w:div>
                                <w:div w:id="682973986">
                                  <w:marLeft w:val="0"/>
                                  <w:marRight w:val="0"/>
                                  <w:marTop w:val="0"/>
                                  <w:marBottom w:val="0"/>
                                  <w:divBdr>
                                    <w:top w:val="none" w:sz="0" w:space="0" w:color="auto"/>
                                    <w:left w:val="none" w:sz="0" w:space="0" w:color="auto"/>
                                    <w:bottom w:val="none" w:sz="0" w:space="0" w:color="auto"/>
                                    <w:right w:val="none" w:sz="0" w:space="0" w:color="auto"/>
                                  </w:divBdr>
                                  <w:divsChild>
                                    <w:div w:id="1828133274">
                                      <w:marLeft w:val="0"/>
                                      <w:marRight w:val="0"/>
                                      <w:marTop w:val="0"/>
                                      <w:marBottom w:val="0"/>
                                      <w:divBdr>
                                        <w:top w:val="none" w:sz="0" w:space="0" w:color="auto"/>
                                        <w:left w:val="none" w:sz="0" w:space="0" w:color="auto"/>
                                        <w:bottom w:val="none" w:sz="0" w:space="0" w:color="auto"/>
                                        <w:right w:val="none" w:sz="0" w:space="0" w:color="auto"/>
                                      </w:divBdr>
                                      <w:divsChild>
                                        <w:div w:id="333462804">
                                          <w:marLeft w:val="0"/>
                                          <w:marRight w:val="0"/>
                                          <w:marTop w:val="0"/>
                                          <w:marBottom w:val="0"/>
                                          <w:divBdr>
                                            <w:top w:val="none" w:sz="0" w:space="0" w:color="auto"/>
                                            <w:left w:val="none" w:sz="0" w:space="0" w:color="auto"/>
                                            <w:bottom w:val="none" w:sz="0" w:space="0" w:color="auto"/>
                                            <w:right w:val="none" w:sz="0" w:space="0" w:color="auto"/>
                                          </w:divBdr>
                                        </w:div>
                                        <w:div w:id="615596356">
                                          <w:marLeft w:val="0"/>
                                          <w:marRight w:val="0"/>
                                          <w:marTop w:val="0"/>
                                          <w:marBottom w:val="0"/>
                                          <w:divBdr>
                                            <w:top w:val="none" w:sz="0" w:space="0" w:color="auto"/>
                                            <w:left w:val="none" w:sz="0" w:space="0" w:color="auto"/>
                                            <w:bottom w:val="none" w:sz="0" w:space="0" w:color="auto"/>
                                            <w:right w:val="none" w:sz="0" w:space="0" w:color="auto"/>
                                          </w:divBdr>
                                        </w:div>
                                        <w:div w:id="12199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13014">
                                  <w:marLeft w:val="0"/>
                                  <w:marRight w:val="0"/>
                                  <w:marTop w:val="0"/>
                                  <w:marBottom w:val="0"/>
                                  <w:divBdr>
                                    <w:top w:val="none" w:sz="0" w:space="0" w:color="auto"/>
                                    <w:left w:val="none" w:sz="0" w:space="0" w:color="auto"/>
                                    <w:bottom w:val="none" w:sz="0" w:space="0" w:color="auto"/>
                                    <w:right w:val="none" w:sz="0" w:space="0" w:color="auto"/>
                                  </w:divBdr>
                                </w:div>
                                <w:div w:id="1155992146">
                                  <w:marLeft w:val="0"/>
                                  <w:marRight w:val="0"/>
                                  <w:marTop w:val="0"/>
                                  <w:marBottom w:val="0"/>
                                  <w:divBdr>
                                    <w:top w:val="none" w:sz="0" w:space="0" w:color="auto"/>
                                    <w:left w:val="none" w:sz="0" w:space="0" w:color="auto"/>
                                    <w:bottom w:val="none" w:sz="0" w:space="0" w:color="auto"/>
                                    <w:right w:val="none" w:sz="0" w:space="0" w:color="auto"/>
                                  </w:divBdr>
                                </w:div>
                                <w:div w:id="1534994962">
                                  <w:marLeft w:val="0"/>
                                  <w:marRight w:val="0"/>
                                  <w:marTop w:val="0"/>
                                  <w:marBottom w:val="0"/>
                                  <w:divBdr>
                                    <w:top w:val="none" w:sz="0" w:space="0" w:color="auto"/>
                                    <w:left w:val="none" w:sz="0" w:space="0" w:color="auto"/>
                                    <w:bottom w:val="none" w:sz="0" w:space="0" w:color="auto"/>
                                    <w:right w:val="none" w:sz="0" w:space="0" w:color="auto"/>
                                  </w:divBdr>
                                </w:div>
                                <w:div w:id="2137946861">
                                  <w:marLeft w:val="0"/>
                                  <w:marRight w:val="0"/>
                                  <w:marTop w:val="0"/>
                                  <w:marBottom w:val="0"/>
                                  <w:divBdr>
                                    <w:top w:val="none" w:sz="0" w:space="0" w:color="auto"/>
                                    <w:left w:val="none" w:sz="0" w:space="0" w:color="auto"/>
                                    <w:bottom w:val="none" w:sz="0" w:space="0" w:color="auto"/>
                                    <w:right w:val="none" w:sz="0" w:space="0" w:color="auto"/>
                                  </w:divBdr>
                                </w:div>
                                <w:div w:id="214697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21301">
                          <w:marLeft w:val="0"/>
                          <w:marRight w:val="0"/>
                          <w:marTop w:val="0"/>
                          <w:marBottom w:val="0"/>
                          <w:divBdr>
                            <w:top w:val="none" w:sz="0" w:space="0" w:color="auto"/>
                            <w:left w:val="none" w:sz="0" w:space="0" w:color="auto"/>
                            <w:bottom w:val="none" w:sz="0" w:space="0" w:color="auto"/>
                            <w:right w:val="none" w:sz="0" w:space="0" w:color="auto"/>
                          </w:divBdr>
                          <w:divsChild>
                            <w:div w:id="799567494">
                              <w:marLeft w:val="0"/>
                              <w:marRight w:val="0"/>
                              <w:marTop w:val="0"/>
                              <w:marBottom w:val="0"/>
                              <w:divBdr>
                                <w:top w:val="none" w:sz="0" w:space="0" w:color="auto"/>
                                <w:left w:val="none" w:sz="0" w:space="0" w:color="auto"/>
                                <w:bottom w:val="none" w:sz="0" w:space="0" w:color="auto"/>
                                <w:right w:val="none" w:sz="0" w:space="0" w:color="auto"/>
                              </w:divBdr>
                              <w:divsChild>
                                <w:div w:id="1354767029">
                                  <w:marLeft w:val="0"/>
                                  <w:marRight w:val="0"/>
                                  <w:marTop w:val="0"/>
                                  <w:marBottom w:val="0"/>
                                  <w:divBdr>
                                    <w:top w:val="none" w:sz="0" w:space="0" w:color="auto"/>
                                    <w:left w:val="none" w:sz="0" w:space="0" w:color="auto"/>
                                    <w:bottom w:val="none" w:sz="0" w:space="0" w:color="auto"/>
                                    <w:right w:val="none" w:sz="0" w:space="0" w:color="auto"/>
                                  </w:divBdr>
                                  <w:divsChild>
                                    <w:div w:id="752315365">
                                      <w:marLeft w:val="0"/>
                                      <w:marRight w:val="0"/>
                                      <w:marTop w:val="0"/>
                                      <w:marBottom w:val="0"/>
                                      <w:divBdr>
                                        <w:top w:val="none" w:sz="0" w:space="0" w:color="auto"/>
                                        <w:left w:val="none" w:sz="0" w:space="0" w:color="auto"/>
                                        <w:bottom w:val="none" w:sz="0" w:space="0" w:color="auto"/>
                                        <w:right w:val="none" w:sz="0" w:space="0" w:color="auto"/>
                                      </w:divBdr>
                                      <w:divsChild>
                                        <w:div w:id="2036613843">
                                          <w:marLeft w:val="0"/>
                                          <w:marRight w:val="0"/>
                                          <w:marTop w:val="0"/>
                                          <w:marBottom w:val="0"/>
                                          <w:divBdr>
                                            <w:top w:val="none" w:sz="0" w:space="0" w:color="auto"/>
                                            <w:left w:val="none" w:sz="0" w:space="0" w:color="auto"/>
                                            <w:bottom w:val="none" w:sz="0" w:space="0" w:color="auto"/>
                                            <w:right w:val="none" w:sz="0" w:space="0" w:color="auto"/>
                                          </w:divBdr>
                                          <w:divsChild>
                                            <w:div w:id="1261255547">
                                              <w:marLeft w:val="0"/>
                                              <w:marRight w:val="0"/>
                                              <w:marTop w:val="0"/>
                                              <w:marBottom w:val="0"/>
                                              <w:divBdr>
                                                <w:top w:val="none" w:sz="0" w:space="0" w:color="auto"/>
                                                <w:left w:val="none" w:sz="0" w:space="0" w:color="auto"/>
                                                <w:bottom w:val="none" w:sz="0" w:space="0" w:color="auto"/>
                                                <w:right w:val="none" w:sz="0" w:space="0" w:color="auto"/>
                                              </w:divBdr>
                                              <w:divsChild>
                                                <w:div w:id="1551575608">
                                                  <w:marLeft w:val="0"/>
                                                  <w:marRight w:val="0"/>
                                                  <w:marTop w:val="0"/>
                                                  <w:marBottom w:val="0"/>
                                                  <w:divBdr>
                                                    <w:top w:val="none" w:sz="0" w:space="0" w:color="auto"/>
                                                    <w:left w:val="none" w:sz="0" w:space="0" w:color="auto"/>
                                                    <w:bottom w:val="none" w:sz="0" w:space="0" w:color="auto"/>
                                                    <w:right w:val="none" w:sz="0" w:space="0" w:color="auto"/>
                                                  </w:divBdr>
                                                  <w:divsChild>
                                                    <w:div w:id="1830290071">
                                                      <w:marLeft w:val="0"/>
                                                      <w:marRight w:val="0"/>
                                                      <w:marTop w:val="0"/>
                                                      <w:marBottom w:val="0"/>
                                                      <w:divBdr>
                                                        <w:top w:val="none" w:sz="0" w:space="0" w:color="auto"/>
                                                        <w:left w:val="none" w:sz="0" w:space="0" w:color="auto"/>
                                                        <w:bottom w:val="none" w:sz="0" w:space="0" w:color="auto"/>
                                                        <w:right w:val="none" w:sz="0" w:space="0" w:color="auto"/>
                                                      </w:divBdr>
                                                      <w:divsChild>
                                                        <w:div w:id="1734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787020">
                          <w:marLeft w:val="0"/>
                          <w:marRight w:val="0"/>
                          <w:marTop w:val="0"/>
                          <w:marBottom w:val="0"/>
                          <w:divBdr>
                            <w:top w:val="none" w:sz="0" w:space="0" w:color="auto"/>
                            <w:left w:val="none" w:sz="0" w:space="0" w:color="auto"/>
                            <w:bottom w:val="none" w:sz="0" w:space="0" w:color="auto"/>
                            <w:right w:val="none" w:sz="0" w:space="0" w:color="auto"/>
                          </w:divBdr>
                          <w:divsChild>
                            <w:div w:id="1893536735">
                              <w:marLeft w:val="0"/>
                              <w:marRight w:val="0"/>
                              <w:marTop w:val="0"/>
                              <w:marBottom w:val="0"/>
                              <w:divBdr>
                                <w:top w:val="none" w:sz="0" w:space="0" w:color="auto"/>
                                <w:left w:val="none" w:sz="0" w:space="0" w:color="auto"/>
                                <w:bottom w:val="none" w:sz="0" w:space="0" w:color="auto"/>
                                <w:right w:val="none" w:sz="0" w:space="0" w:color="auto"/>
                              </w:divBdr>
                              <w:divsChild>
                                <w:div w:id="762798296">
                                  <w:marLeft w:val="0"/>
                                  <w:marRight w:val="0"/>
                                  <w:marTop w:val="0"/>
                                  <w:marBottom w:val="0"/>
                                  <w:divBdr>
                                    <w:top w:val="none" w:sz="0" w:space="0" w:color="auto"/>
                                    <w:left w:val="none" w:sz="0" w:space="0" w:color="auto"/>
                                    <w:bottom w:val="none" w:sz="0" w:space="0" w:color="auto"/>
                                    <w:right w:val="none" w:sz="0" w:space="0" w:color="auto"/>
                                  </w:divBdr>
                                  <w:divsChild>
                                    <w:div w:id="741367229">
                                      <w:marLeft w:val="0"/>
                                      <w:marRight w:val="0"/>
                                      <w:marTop w:val="0"/>
                                      <w:marBottom w:val="0"/>
                                      <w:divBdr>
                                        <w:top w:val="none" w:sz="0" w:space="0" w:color="auto"/>
                                        <w:left w:val="none" w:sz="0" w:space="0" w:color="auto"/>
                                        <w:bottom w:val="none" w:sz="0" w:space="0" w:color="auto"/>
                                        <w:right w:val="none" w:sz="0" w:space="0" w:color="auto"/>
                                      </w:divBdr>
                                      <w:divsChild>
                                        <w:div w:id="1258562543">
                                          <w:marLeft w:val="0"/>
                                          <w:marRight w:val="0"/>
                                          <w:marTop w:val="0"/>
                                          <w:marBottom w:val="0"/>
                                          <w:divBdr>
                                            <w:top w:val="none" w:sz="0" w:space="0" w:color="auto"/>
                                            <w:left w:val="none" w:sz="0" w:space="0" w:color="auto"/>
                                            <w:bottom w:val="none" w:sz="0" w:space="0" w:color="auto"/>
                                            <w:right w:val="none" w:sz="0" w:space="0" w:color="auto"/>
                                          </w:divBdr>
                                          <w:divsChild>
                                            <w:div w:id="1084911265">
                                              <w:marLeft w:val="0"/>
                                              <w:marRight w:val="0"/>
                                              <w:marTop w:val="0"/>
                                              <w:marBottom w:val="0"/>
                                              <w:divBdr>
                                                <w:top w:val="none" w:sz="0" w:space="0" w:color="auto"/>
                                                <w:left w:val="none" w:sz="0" w:space="0" w:color="auto"/>
                                                <w:bottom w:val="none" w:sz="0" w:space="0" w:color="auto"/>
                                                <w:right w:val="none" w:sz="0" w:space="0" w:color="auto"/>
                                              </w:divBdr>
                                              <w:divsChild>
                                                <w:div w:id="907619963">
                                                  <w:marLeft w:val="0"/>
                                                  <w:marRight w:val="0"/>
                                                  <w:marTop w:val="0"/>
                                                  <w:marBottom w:val="0"/>
                                                  <w:divBdr>
                                                    <w:top w:val="none" w:sz="0" w:space="0" w:color="auto"/>
                                                    <w:left w:val="none" w:sz="0" w:space="0" w:color="auto"/>
                                                    <w:bottom w:val="none" w:sz="0" w:space="0" w:color="auto"/>
                                                    <w:right w:val="none" w:sz="0" w:space="0" w:color="auto"/>
                                                  </w:divBdr>
                                                  <w:divsChild>
                                                    <w:div w:id="180338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503101">
                      <w:marLeft w:val="0"/>
                      <w:marRight w:val="0"/>
                      <w:marTop w:val="0"/>
                      <w:marBottom w:val="0"/>
                      <w:divBdr>
                        <w:top w:val="none" w:sz="0" w:space="0" w:color="auto"/>
                        <w:left w:val="none" w:sz="0" w:space="0" w:color="auto"/>
                        <w:bottom w:val="none" w:sz="0" w:space="0" w:color="auto"/>
                        <w:right w:val="none" w:sz="0" w:space="0" w:color="auto"/>
                      </w:divBdr>
                      <w:divsChild>
                        <w:div w:id="211675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681811">
          <w:marLeft w:val="0"/>
          <w:marRight w:val="0"/>
          <w:marTop w:val="0"/>
          <w:marBottom w:val="0"/>
          <w:divBdr>
            <w:top w:val="none" w:sz="0" w:space="0" w:color="auto"/>
            <w:left w:val="none" w:sz="0" w:space="0" w:color="auto"/>
            <w:bottom w:val="none" w:sz="0" w:space="0" w:color="auto"/>
            <w:right w:val="none" w:sz="0" w:space="0" w:color="auto"/>
          </w:divBdr>
          <w:divsChild>
            <w:div w:id="222837094">
              <w:marLeft w:val="0"/>
              <w:marRight w:val="0"/>
              <w:marTop w:val="0"/>
              <w:marBottom w:val="0"/>
              <w:divBdr>
                <w:top w:val="none" w:sz="0" w:space="0" w:color="auto"/>
                <w:left w:val="none" w:sz="0" w:space="0" w:color="auto"/>
                <w:bottom w:val="none" w:sz="0" w:space="0" w:color="auto"/>
                <w:right w:val="none" w:sz="0" w:space="0" w:color="auto"/>
              </w:divBdr>
              <w:divsChild>
                <w:div w:id="1269701761">
                  <w:marLeft w:val="0"/>
                  <w:marRight w:val="0"/>
                  <w:marTop w:val="0"/>
                  <w:marBottom w:val="0"/>
                  <w:divBdr>
                    <w:top w:val="none" w:sz="0" w:space="0" w:color="auto"/>
                    <w:left w:val="none" w:sz="0" w:space="0" w:color="auto"/>
                    <w:bottom w:val="none" w:sz="0" w:space="0" w:color="auto"/>
                    <w:right w:val="none" w:sz="0" w:space="0" w:color="auto"/>
                  </w:divBdr>
                  <w:divsChild>
                    <w:div w:id="1511482357">
                      <w:marLeft w:val="0"/>
                      <w:marRight w:val="0"/>
                      <w:marTop w:val="0"/>
                      <w:marBottom w:val="0"/>
                      <w:divBdr>
                        <w:top w:val="none" w:sz="0" w:space="0" w:color="auto"/>
                        <w:left w:val="none" w:sz="0" w:space="0" w:color="auto"/>
                        <w:bottom w:val="none" w:sz="0" w:space="0" w:color="auto"/>
                        <w:right w:val="none" w:sz="0" w:space="0" w:color="auto"/>
                      </w:divBdr>
                      <w:divsChild>
                        <w:div w:id="19690465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583626">
          <w:marLeft w:val="0"/>
          <w:marRight w:val="0"/>
          <w:marTop w:val="0"/>
          <w:marBottom w:val="0"/>
          <w:divBdr>
            <w:top w:val="none" w:sz="0" w:space="0" w:color="auto"/>
            <w:left w:val="none" w:sz="0" w:space="0" w:color="auto"/>
            <w:bottom w:val="none" w:sz="0" w:space="0" w:color="auto"/>
            <w:right w:val="none" w:sz="0" w:space="0" w:color="auto"/>
          </w:divBdr>
          <w:divsChild>
            <w:div w:id="73555246">
              <w:marLeft w:val="0"/>
              <w:marRight w:val="0"/>
              <w:marTop w:val="0"/>
              <w:marBottom w:val="0"/>
              <w:divBdr>
                <w:top w:val="none" w:sz="0" w:space="0" w:color="auto"/>
                <w:left w:val="none" w:sz="0" w:space="0" w:color="auto"/>
                <w:bottom w:val="none" w:sz="0" w:space="0" w:color="auto"/>
                <w:right w:val="none" w:sz="0" w:space="0" w:color="auto"/>
              </w:divBdr>
              <w:divsChild>
                <w:div w:id="20213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8993">
          <w:marLeft w:val="0"/>
          <w:marRight w:val="0"/>
          <w:marTop w:val="0"/>
          <w:marBottom w:val="0"/>
          <w:divBdr>
            <w:top w:val="none" w:sz="0" w:space="0" w:color="auto"/>
            <w:left w:val="none" w:sz="0" w:space="0" w:color="auto"/>
            <w:bottom w:val="none" w:sz="0" w:space="0" w:color="auto"/>
            <w:right w:val="none" w:sz="0" w:space="0" w:color="auto"/>
          </w:divBdr>
          <w:divsChild>
            <w:div w:id="1095515067">
              <w:marLeft w:val="0"/>
              <w:marRight w:val="0"/>
              <w:marTop w:val="0"/>
              <w:marBottom w:val="0"/>
              <w:divBdr>
                <w:top w:val="none" w:sz="0" w:space="0" w:color="auto"/>
                <w:left w:val="none" w:sz="0" w:space="0" w:color="auto"/>
                <w:bottom w:val="none" w:sz="0" w:space="0" w:color="auto"/>
                <w:right w:val="none" w:sz="0" w:space="0" w:color="auto"/>
              </w:divBdr>
              <w:divsChild>
                <w:div w:id="832452403">
                  <w:marLeft w:val="0"/>
                  <w:marRight w:val="0"/>
                  <w:marTop w:val="0"/>
                  <w:marBottom w:val="0"/>
                  <w:divBdr>
                    <w:top w:val="none" w:sz="0" w:space="0" w:color="auto"/>
                    <w:left w:val="none" w:sz="0" w:space="0" w:color="auto"/>
                    <w:bottom w:val="none" w:sz="0" w:space="0" w:color="auto"/>
                    <w:right w:val="none" w:sz="0" w:space="0" w:color="auto"/>
                  </w:divBdr>
                  <w:divsChild>
                    <w:div w:id="81463380">
                      <w:marLeft w:val="0"/>
                      <w:marRight w:val="0"/>
                      <w:marTop w:val="0"/>
                      <w:marBottom w:val="0"/>
                      <w:divBdr>
                        <w:top w:val="none" w:sz="0" w:space="0" w:color="auto"/>
                        <w:left w:val="none" w:sz="0" w:space="0" w:color="auto"/>
                        <w:bottom w:val="none" w:sz="0" w:space="0" w:color="auto"/>
                        <w:right w:val="none" w:sz="0" w:space="0" w:color="auto"/>
                      </w:divBdr>
                    </w:div>
                    <w:div w:id="232665220">
                      <w:marLeft w:val="0"/>
                      <w:marRight w:val="0"/>
                      <w:marTop w:val="0"/>
                      <w:marBottom w:val="0"/>
                      <w:divBdr>
                        <w:top w:val="none" w:sz="0" w:space="0" w:color="auto"/>
                        <w:left w:val="none" w:sz="0" w:space="0" w:color="auto"/>
                        <w:bottom w:val="none" w:sz="0" w:space="0" w:color="auto"/>
                        <w:right w:val="none" w:sz="0" w:space="0" w:color="auto"/>
                      </w:divBdr>
                    </w:div>
                    <w:div w:id="1332487132">
                      <w:marLeft w:val="0"/>
                      <w:marRight w:val="0"/>
                      <w:marTop w:val="0"/>
                      <w:marBottom w:val="0"/>
                      <w:divBdr>
                        <w:top w:val="none" w:sz="0" w:space="0" w:color="auto"/>
                        <w:left w:val="none" w:sz="0" w:space="0" w:color="auto"/>
                        <w:bottom w:val="none" w:sz="0" w:space="0" w:color="auto"/>
                        <w:right w:val="none" w:sz="0" w:space="0" w:color="auto"/>
                      </w:divBdr>
                    </w:div>
                    <w:div w:id="21109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779829">
          <w:marLeft w:val="0"/>
          <w:marRight w:val="0"/>
          <w:marTop w:val="0"/>
          <w:marBottom w:val="0"/>
          <w:divBdr>
            <w:top w:val="none" w:sz="0" w:space="0" w:color="auto"/>
            <w:left w:val="none" w:sz="0" w:space="0" w:color="auto"/>
            <w:bottom w:val="none" w:sz="0" w:space="0" w:color="auto"/>
            <w:right w:val="none" w:sz="0" w:space="0" w:color="auto"/>
          </w:divBdr>
          <w:divsChild>
            <w:div w:id="192303851">
              <w:marLeft w:val="0"/>
              <w:marRight w:val="0"/>
              <w:marTop w:val="0"/>
              <w:marBottom w:val="0"/>
              <w:divBdr>
                <w:top w:val="none" w:sz="0" w:space="0" w:color="auto"/>
                <w:left w:val="none" w:sz="0" w:space="0" w:color="auto"/>
                <w:bottom w:val="none" w:sz="0" w:space="0" w:color="auto"/>
                <w:right w:val="none" w:sz="0" w:space="0" w:color="auto"/>
              </w:divBdr>
              <w:divsChild>
                <w:div w:id="930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58511">
          <w:marLeft w:val="0"/>
          <w:marRight w:val="0"/>
          <w:marTop w:val="0"/>
          <w:marBottom w:val="0"/>
          <w:divBdr>
            <w:top w:val="none" w:sz="0" w:space="0" w:color="auto"/>
            <w:left w:val="none" w:sz="0" w:space="0" w:color="auto"/>
            <w:bottom w:val="none" w:sz="0" w:space="0" w:color="auto"/>
            <w:right w:val="none" w:sz="0" w:space="0" w:color="auto"/>
          </w:divBdr>
          <w:divsChild>
            <w:div w:id="585964410">
              <w:marLeft w:val="0"/>
              <w:marRight w:val="0"/>
              <w:marTop w:val="0"/>
              <w:marBottom w:val="0"/>
              <w:divBdr>
                <w:top w:val="none" w:sz="0" w:space="0" w:color="auto"/>
                <w:left w:val="none" w:sz="0" w:space="0" w:color="auto"/>
                <w:bottom w:val="none" w:sz="0" w:space="0" w:color="auto"/>
                <w:right w:val="none" w:sz="0" w:space="0" w:color="auto"/>
              </w:divBdr>
              <w:divsChild>
                <w:div w:id="1574973287">
                  <w:marLeft w:val="0"/>
                  <w:marRight w:val="0"/>
                  <w:marTop w:val="0"/>
                  <w:marBottom w:val="0"/>
                  <w:divBdr>
                    <w:top w:val="none" w:sz="0" w:space="0" w:color="auto"/>
                    <w:left w:val="none" w:sz="0" w:space="0" w:color="auto"/>
                    <w:bottom w:val="none" w:sz="0" w:space="0" w:color="auto"/>
                    <w:right w:val="none" w:sz="0" w:space="0" w:color="auto"/>
                  </w:divBdr>
                  <w:divsChild>
                    <w:div w:id="1165900903">
                      <w:marLeft w:val="0"/>
                      <w:marRight w:val="0"/>
                      <w:marTop w:val="0"/>
                      <w:marBottom w:val="0"/>
                      <w:divBdr>
                        <w:top w:val="none" w:sz="0" w:space="0" w:color="auto"/>
                        <w:left w:val="none" w:sz="0" w:space="0" w:color="auto"/>
                        <w:bottom w:val="none" w:sz="0" w:space="0" w:color="auto"/>
                        <w:right w:val="none" w:sz="0" w:space="0" w:color="auto"/>
                      </w:divBdr>
                      <w:divsChild>
                        <w:div w:id="1414083339">
                          <w:marLeft w:val="0"/>
                          <w:marRight w:val="0"/>
                          <w:marTop w:val="0"/>
                          <w:marBottom w:val="0"/>
                          <w:divBdr>
                            <w:top w:val="none" w:sz="0" w:space="0" w:color="auto"/>
                            <w:left w:val="none" w:sz="0" w:space="0" w:color="auto"/>
                            <w:bottom w:val="none" w:sz="0" w:space="0" w:color="auto"/>
                            <w:right w:val="none" w:sz="0" w:space="0" w:color="auto"/>
                          </w:divBdr>
                          <w:divsChild>
                            <w:div w:id="110903349">
                              <w:marLeft w:val="0"/>
                              <w:marRight w:val="0"/>
                              <w:marTop w:val="0"/>
                              <w:marBottom w:val="0"/>
                              <w:divBdr>
                                <w:top w:val="none" w:sz="0" w:space="0" w:color="auto"/>
                                <w:left w:val="none" w:sz="0" w:space="0" w:color="auto"/>
                                <w:bottom w:val="none" w:sz="0" w:space="0" w:color="auto"/>
                                <w:right w:val="none" w:sz="0" w:space="0" w:color="auto"/>
                              </w:divBdr>
                            </w:div>
                            <w:div w:id="3760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932328">
                  <w:marLeft w:val="0"/>
                  <w:marRight w:val="0"/>
                  <w:marTop w:val="0"/>
                  <w:marBottom w:val="0"/>
                  <w:divBdr>
                    <w:top w:val="none" w:sz="0" w:space="0" w:color="auto"/>
                    <w:left w:val="none" w:sz="0" w:space="0" w:color="auto"/>
                    <w:bottom w:val="none" w:sz="0" w:space="0" w:color="auto"/>
                    <w:right w:val="none" w:sz="0" w:space="0" w:color="auto"/>
                  </w:divBdr>
                  <w:divsChild>
                    <w:div w:id="2064061916">
                      <w:marLeft w:val="0"/>
                      <w:marRight w:val="0"/>
                      <w:marTop w:val="0"/>
                      <w:marBottom w:val="0"/>
                      <w:divBdr>
                        <w:top w:val="none" w:sz="0" w:space="0" w:color="auto"/>
                        <w:left w:val="none" w:sz="0" w:space="0" w:color="auto"/>
                        <w:bottom w:val="none" w:sz="0" w:space="0" w:color="auto"/>
                        <w:right w:val="none" w:sz="0" w:space="0" w:color="auto"/>
                      </w:divBdr>
                      <w:divsChild>
                        <w:div w:id="192499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666387">
          <w:marLeft w:val="0"/>
          <w:marRight w:val="0"/>
          <w:marTop w:val="0"/>
          <w:marBottom w:val="0"/>
          <w:divBdr>
            <w:top w:val="none" w:sz="0" w:space="0" w:color="auto"/>
            <w:left w:val="none" w:sz="0" w:space="0" w:color="auto"/>
            <w:bottom w:val="none" w:sz="0" w:space="0" w:color="auto"/>
            <w:right w:val="none" w:sz="0" w:space="0" w:color="auto"/>
          </w:divBdr>
          <w:divsChild>
            <w:div w:id="261257170">
              <w:marLeft w:val="0"/>
              <w:marRight w:val="0"/>
              <w:marTop w:val="0"/>
              <w:marBottom w:val="0"/>
              <w:divBdr>
                <w:top w:val="none" w:sz="0" w:space="0" w:color="auto"/>
                <w:left w:val="none" w:sz="0" w:space="0" w:color="auto"/>
                <w:bottom w:val="none" w:sz="0" w:space="0" w:color="auto"/>
                <w:right w:val="none" w:sz="0" w:space="0" w:color="auto"/>
              </w:divBdr>
              <w:divsChild>
                <w:div w:id="1988626269">
                  <w:marLeft w:val="0"/>
                  <w:marRight w:val="0"/>
                  <w:marTop w:val="0"/>
                  <w:marBottom w:val="0"/>
                  <w:divBdr>
                    <w:top w:val="none" w:sz="0" w:space="0" w:color="auto"/>
                    <w:left w:val="none" w:sz="0" w:space="0" w:color="auto"/>
                    <w:bottom w:val="none" w:sz="0" w:space="0" w:color="auto"/>
                    <w:right w:val="none" w:sz="0" w:space="0" w:color="auto"/>
                  </w:divBdr>
                  <w:divsChild>
                    <w:div w:id="1193811413">
                      <w:marLeft w:val="0"/>
                      <w:marRight w:val="0"/>
                      <w:marTop w:val="0"/>
                      <w:marBottom w:val="0"/>
                      <w:divBdr>
                        <w:top w:val="none" w:sz="0" w:space="0" w:color="auto"/>
                        <w:left w:val="none" w:sz="0" w:space="0" w:color="auto"/>
                        <w:bottom w:val="none" w:sz="0" w:space="0" w:color="auto"/>
                        <w:right w:val="none" w:sz="0" w:space="0" w:color="auto"/>
                      </w:divBdr>
                      <w:divsChild>
                        <w:div w:id="1801456849">
                          <w:marLeft w:val="0"/>
                          <w:marRight w:val="0"/>
                          <w:marTop w:val="0"/>
                          <w:marBottom w:val="0"/>
                          <w:divBdr>
                            <w:top w:val="none" w:sz="0" w:space="0" w:color="auto"/>
                            <w:left w:val="none" w:sz="0" w:space="0" w:color="auto"/>
                            <w:bottom w:val="none" w:sz="0" w:space="0" w:color="auto"/>
                            <w:right w:val="none" w:sz="0" w:space="0" w:color="auto"/>
                          </w:divBdr>
                          <w:divsChild>
                            <w:div w:id="135102266">
                              <w:marLeft w:val="0"/>
                              <w:marRight w:val="0"/>
                              <w:marTop w:val="0"/>
                              <w:marBottom w:val="0"/>
                              <w:divBdr>
                                <w:top w:val="none" w:sz="0" w:space="0" w:color="auto"/>
                                <w:left w:val="none" w:sz="0" w:space="0" w:color="auto"/>
                                <w:bottom w:val="none" w:sz="0" w:space="0" w:color="auto"/>
                                <w:right w:val="none" w:sz="0" w:space="0" w:color="auto"/>
                              </w:divBdr>
                            </w:div>
                            <w:div w:id="1849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318">
                  <w:marLeft w:val="0"/>
                  <w:marRight w:val="0"/>
                  <w:marTop w:val="0"/>
                  <w:marBottom w:val="0"/>
                  <w:divBdr>
                    <w:top w:val="none" w:sz="0" w:space="0" w:color="auto"/>
                    <w:left w:val="none" w:sz="0" w:space="0" w:color="auto"/>
                    <w:bottom w:val="none" w:sz="0" w:space="0" w:color="auto"/>
                    <w:right w:val="none" w:sz="0" w:space="0" w:color="auto"/>
                  </w:divBdr>
                  <w:divsChild>
                    <w:div w:id="866794796">
                      <w:marLeft w:val="0"/>
                      <w:marRight w:val="0"/>
                      <w:marTop w:val="0"/>
                      <w:marBottom w:val="0"/>
                      <w:divBdr>
                        <w:top w:val="none" w:sz="0" w:space="0" w:color="auto"/>
                        <w:left w:val="none" w:sz="0" w:space="0" w:color="auto"/>
                        <w:bottom w:val="none" w:sz="0" w:space="0" w:color="auto"/>
                        <w:right w:val="none" w:sz="0" w:space="0" w:color="auto"/>
                      </w:divBdr>
                      <w:divsChild>
                        <w:div w:id="211165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9560">
          <w:marLeft w:val="0"/>
          <w:marRight w:val="0"/>
          <w:marTop w:val="0"/>
          <w:marBottom w:val="0"/>
          <w:divBdr>
            <w:top w:val="none" w:sz="0" w:space="0" w:color="auto"/>
            <w:left w:val="none" w:sz="0" w:space="0" w:color="auto"/>
            <w:bottom w:val="none" w:sz="0" w:space="0" w:color="auto"/>
            <w:right w:val="none" w:sz="0" w:space="0" w:color="auto"/>
          </w:divBdr>
          <w:divsChild>
            <w:div w:id="217670540">
              <w:marLeft w:val="0"/>
              <w:marRight w:val="0"/>
              <w:marTop w:val="0"/>
              <w:marBottom w:val="0"/>
              <w:divBdr>
                <w:top w:val="none" w:sz="0" w:space="0" w:color="auto"/>
                <w:left w:val="none" w:sz="0" w:space="0" w:color="auto"/>
                <w:bottom w:val="none" w:sz="0" w:space="0" w:color="auto"/>
                <w:right w:val="none" w:sz="0" w:space="0" w:color="auto"/>
              </w:divBdr>
              <w:divsChild>
                <w:div w:id="1653674695">
                  <w:marLeft w:val="0"/>
                  <w:marRight w:val="0"/>
                  <w:marTop w:val="0"/>
                  <w:marBottom w:val="0"/>
                  <w:divBdr>
                    <w:top w:val="none" w:sz="0" w:space="0" w:color="auto"/>
                    <w:left w:val="none" w:sz="0" w:space="0" w:color="auto"/>
                    <w:bottom w:val="none" w:sz="0" w:space="0" w:color="auto"/>
                    <w:right w:val="none" w:sz="0" w:space="0" w:color="auto"/>
                  </w:divBdr>
                  <w:divsChild>
                    <w:div w:id="316301151">
                      <w:marLeft w:val="0"/>
                      <w:marRight w:val="0"/>
                      <w:marTop w:val="0"/>
                      <w:marBottom w:val="0"/>
                      <w:divBdr>
                        <w:top w:val="none" w:sz="0" w:space="0" w:color="auto"/>
                        <w:left w:val="none" w:sz="0" w:space="0" w:color="auto"/>
                        <w:bottom w:val="none" w:sz="0" w:space="0" w:color="auto"/>
                        <w:right w:val="none" w:sz="0" w:space="0" w:color="auto"/>
                      </w:divBdr>
                      <w:divsChild>
                        <w:div w:id="20078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41115">
                  <w:marLeft w:val="0"/>
                  <w:marRight w:val="0"/>
                  <w:marTop w:val="0"/>
                  <w:marBottom w:val="0"/>
                  <w:divBdr>
                    <w:top w:val="none" w:sz="0" w:space="0" w:color="auto"/>
                    <w:left w:val="none" w:sz="0" w:space="0" w:color="auto"/>
                    <w:bottom w:val="none" w:sz="0" w:space="0" w:color="auto"/>
                    <w:right w:val="none" w:sz="0" w:space="0" w:color="auto"/>
                  </w:divBdr>
                  <w:divsChild>
                    <w:div w:id="338434529">
                      <w:marLeft w:val="0"/>
                      <w:marRight w:val="0"/>
                      <w:marTop w:val="0"/>
                      <w:marBottom w:val="0"/>
                      <w:divBdr>
                        <w:top w:val="none" w:sz="0" w:space="0" w:color="auto"/>
                        <w:left w:val="none" w:sz="0" w:space="0" w:color="auto"/>
                        <w:bottom w:val="none" w:sz="0" w:space="0" w:color="auto"/>
                        <w:right w:val="none" w:sz="0" w:space="0" w:color="auto"/>
                      </w:divBdr>
                      <w:divsChild>
                        <w:div w:id="1782335263">
                          <w:marLeft w:val="0"/>
                          <w:marRight w:val="0"/>
                          <w:marTop w:val="0"/>
                          <w:marBottom w:val="0"/>
                          <w:divBdr>
                            <w:top w:val="none" w:sz="0" w:space="0" w:color="auto"/>
                            <w:left w:val="none" w:sz="0" w:space="0" w:color="auto"/>
                            <w:bottom w:val="none" w:sz="0" w:space="0" w:color="auto"/>
                            <w:right w:val="none" w:sz="0" w:space="0" w:color="auto"/>
                          </w:divBdr>
                          <w:divsChild>
                            <w:div w:id="1539389500">
                              <w:marLeft w:val="0"/>
                              <w:marRight w:val="0"/>
                              <w:marTop w:val="0"/>
                              <w:marBottom w:val="0"/>
                              <w:divBdr>
                                <w:top w:val="none" w:sz="0" w:space="0" w:color="auto"/>
                                <w:left w:val="none" w:sz="0" w:space="0" w:color="auto"/>
                                <w:bottom w:val="none" w:sz="0" w:space="0" w:color="auto"/>
                                <w:right w:val="none" w:sz="0" w:space="0" w:color="auto"/>
                              </w:divBdr>
                            </w:div>
                            <w:div w:id="190344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69650">
          <w:marLeft w:val="0"/>
          <w:marRight w:val="0"/>
          <w:marTop w:val="0"/>
          <w:marBottom w:val="0"/>
          <w:divBdr>
            <w:top w:val="none" w:sz="0" w:space="0" w:color="auto"/>
            <w:left w:val="none" w:sz="0" w:space="0" w:color="auto"/>
            <w:bottom w:val="none" w:sz="0" w:space="0" w:color="auto"/>
            <w:right w:val="none" w:sz="0" w:space="0" w:color="auto"/>
          </w:divBdr>
          <w:divsChild>
            <w:div w:id="677074166">
              <w:marLeft w:val="0"/>
              <w:marRight w:val="0"/>
              <w:marTop w:val="0"/>
              <w:marBottom w:val="0"/>
              <w:divBdr>
                <w:top w:val="none" w:sz="0" w:space="0" w:color="auto"/>
                <w:left w:val="none" w:sz="0" w:space="0" w:color="auto"/>
                <w:bottom w:val="none" w:sz="0" w:space="0" w:color="auto"/>
                <w:right w:val="none" w:sz="0" w:space="0" w:color="auto"/>
              </w:divBdr>
            </w:div>
          </w:divsChild>
        </w:div>
        <w:div w:id="862287653">
          <w:marLeft w:val="0"/>
          <w:marRight w:val="0"/>
          <w:marTop w:val="0"/>
          <w:marBottom w:val="0"/>
          <w:divBdr>
            <w:top w:val="none" w:sz="0" w:space="0" w:color="auto"/>
            <w:left w:val="none" w:sz="0" w:space="0" w:color="auto"/>
            <w:bottom w:val="none" w:sz="0" w:space="0" w:color="auto"/>
            <w:right w:val="none" w:sz="0" w:space="0" w:color="auto"/>
          </w:divBdr>
          <w:divsChild>
            <w:div w:id="1599172894">
              <w:marLeft w:val="0"/>
              <w:marRight w:val="0"/>
              <w:marTop w:val="0"/>
              <w:marBottom w:val="0"/>
              <w:divBdr>
                <w:top w:val="none" w:sz="0" w:space="0" w:color="auto"/>
                <w:left w:val="none" w:sz="0" w:space="0" w:color="auto"/>
                <w:bottom w:val="none" w:sz="0" w:space="0" w:color="auto"/>
                <w:right w:val="none" w:sz="0" w:space="0" w:color="auto"/>
              </w:divBdr>
              <w:divsChild>
                <w:div w:id="1226719906">
                  <w:marLeft w:val="0"/>
                  <w:marRight w:val="0"/>
                  <w:marTop w:val="0"/>
                  <w:marBottom w:val="0"/>
                  <w:divBdr>
                    <w:top w:val="none" w:sz="0" w:space="0" w:color="auto"/>
                    <w:left w:val="none" w:sz="0" w:space="0" w:color="auto"/>
                    <w:bottom w:val="none" w:sz="0" w:space="0" w:color="auto"/>
                    <w:right w:val="none" w:sz="0" w:space="0" w:color="auto"/>
                  </w:divBdr>
                  <w:divsChild>
                    <w:div w:id="209266349">
                      <w:marLeft w:val="0"/>
                      <w:marRight w:val="0"/>
                      <w:marTop w:val="0"/>
                      <w:marBottom w:val="0"/>
                      <w:divBdr>
                        <w:top w:val="none" w:sz="0" w:space="0" w:color="auto"/>
                        <w:left w:val="none" w:sz="0" w:space="0" w:color="auto"/>
                        <w:bottom w:val="none" w:sz="0" w:space="0" w:color="auto"/>
                        <w:right w:val="none" w:sz="0" w:space="0" w:color="auto"/>
                      </w:divBdr>
                      <w:divsChild>
                        <w:div w:id="1480462197">
                          <w:marLeft w:val="0"/>
                          <w:marRight w:val="0"/>
                          <w:marTop w:val="0"/>
                          <w:marBottom w:val="0"/>
                          <w:divBdr>
                            <w:top w:val="none" w:sz="0" w:space="0" w:color="auto"/>
                            <w:left w:val="none" w:sz="0" w:space="0" w:color="auto"/>
                            <w:bottom w:val="none" w:sz="0" w:space="0" w:color="auto"/>
                            <w:right w:val="none" w:sz="0" w:space="0" w:color="auto"/>
                          </w:divBdr>
                          <w:divsChild>
                            <w:div w:id="523179138">
                              <w:marLeft w:val="0"/>
                              <w:marRight w:val="0"/>
                              <w:marTop w:val="0"/>
                              <w:marBottom w:val="0"/>
                              <w:divBdr>
                                <w:top w:val="none" w:sz="0" w:space="0" w:color="auto"/>
                                <w:left w:val="none" w:sz="0" w:space="0" w:color="auto"/>
                                <w:bottom w:val="none" w:sz="0" w:space="0" w:color="auto"/>
                                <w:right w:val="none" w:sz="0" w:space="0" w:color="auto"/>
                              </w:divBdr>
                              <w:divsChild>
                                <w:div w:id="1701317820">
                                  <w:marLeft w:val="0"/>
                                  <w:marRight w:val="0"/>
                                  <w:marTop w:val="0"/>
                                  <w:marBottom w:val="0"/>
                                  <w:divBdr>
                                    <w:top w:val="none" w:sz="0" w:space="0" w:color="auto"/>
                                    <w:left w:val="none" w:sz="0" w:space="0" w:color="auto"/>
                                    <w:bottom w:val="none" w:sz="0" w:space="0" w:color="auto"/>
                                    <w:right w:val="none" w:sz="0" w:space="0" w:color="auto"/>
                                  </w:divBdr>
                                  <w:divsChild>
                                    <w:div w:id="517736294">
                                      <w:marLeft w:val="0"/>
                                      <w:marRight w:val="0"/>
                                      <w:marTop w:val="0"/>
                                      <w:marBottom w:val="0"/>
                                      <w:divBdr>
                                        <w:top w:val="none" w:sz="0" w:space="0" w:color="auto"/>
                                        <w:left w:val="none" w:sz="0" w:space="0" w:color="auto"/>
                                        <w:bottom w:val="none" w:sz="0" w:space="0" w:color="auto"/>
                                        <w:right w:val="none" w:sz="0" w:space="0" w:color="auto"/>
                                      </w:divBdr>
                                      <w:divsChild>
                                        <w:div w:id="1967849673">
                                          <w:marLeft w:val="0"/>
                                          <w:marRight w:val="0"/>
                                          <w:marTop w:val="0"/>
                                          <w:marBottom w:val="0"/>
                                          <w:divBdr>
                                            <w:top w:val="none" w:sz="0" w:space="0" w:color="auto"/>
                                            <w:left w:val="none" w:sz="0" w:space="0" w:color="auto"/>
                                            <w:bottom w:val="none" w:sz="0" w:space="0" w:color="auto"/>
                                            <w:right w:val="none" w:sz="0" w:space="0" w:color="auto"/>
                                          </w:divBdr>
                                          <w:divsChild>
                                            <w:div w:id="1789470686">
                                              <w:marLeft w:val="0"/>
                                              <w:marRight w:val="0"/>
                                              <w:marTop w:val="0"/>
                                              <w:marBottom w:val="0"/>
                                              <w:divBdr>
                                                <w:top w:val="none" w:sz="0" w:space="0" w:color="auto"/>
                                                <w:left w:val="none" w:sz="0" w:space="0" w:color="auto"/>
                                                <w:bottom w:val="none" w:sz="0" w:space="0" w:color="auto"/>
                                                <w:right w:val="none" w:sz="0" w:space="0" w:color="auto"/>
                                              </w:divBdr>
                                              <w:divsChild>
                                                <w:div w:id="549078520">
                                                  <w:marLeft w:val="0"/>
                                                  <w:marRight w:val="0"/>
                                                  <w:marTop w:val="0"/>
                                                  <w:marBottom w:val="0"/>
                                                  <w:divBdr>
                                                    <w:top w:val="none" w:sz="0" w:space="0" w:color="auto"/>
                                                    <w:left w:val="none" w:sz="0" w:space="0" w:color="auto"/>
                                                    <w:bottom w:val="none" w:sz="0" w:space="0" w:color="auto"/>
                                                    <w:right w:val="none" w:sz="0" w:space="0" w:color="auto"/>
                                                  </w:divBdr>
                                                  <w:divsChild>
                                                    <w:div w:id="29872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6079591">
          <w:marLeft w:val="0"/>
          <w:marRight w:val="0"/>
          <w:marTop w:val="0"/>
          <w:marBottom w:val="0"/>
          <w:divBdr>
            <w:top w:val="none" w:sz="0" w:space="0" w:color="auto"/>
            <w:left w:val="none" w:sz="0" w:space="0" w:color="auto"/>
            <w:bottom w:val="none" w:sz="0" w:space="0" w:color="auto"/>
            <w:right w:val="none" w:sz="0" w:space="0" w:color="auto"/>
          </w:divBdr>
          <w:divsChild>
            <w:div w:id="210390087">
              <w:marLeft w:val="0"/>
              <w:marRight w:val="0"/>
              <w:marTop w:val="0"/>
              <w:marBottom w:val="0"/>
              <w:divBdr>
                <w:top w:val="none" w:sz="0" w:space="0" w:color="auto"/>
                <w:left w:val="none" w:sz="0" w:space="0" w:color="auto"/>
                <w:bottom w:val="none" w:sz="0" w:space="0" w:color="auto"/>
                <w:right w:val="none" w:sz="0" w:space="0" w:color="auto"/>
              </w:divBdr>
              <w:divsChild>
                <w:div w:id="575021635">
                  <w:marLeft w:val="0"/>
                  <w:marRight w:val="0"/>
                  <w:marTop w:val="0"/>
                  <w:marBottom w:val="0"/>
                  <w:divBdr>
                    <w:top w:val="none" w:sz="0" w:space="0" w:color="auto"/>
                    <w:left w:val="none" w:sz="0" w:space="0" w:color="auto"/>
                    <w:bottom w:val="none" w:sz="0" w:space="0" w:color="auto"/>
                    <w:right w:val="none" w:sz="0" w:space="0" w:color="auto"/>
                  </w:divBdr>
                  <w:divsChild>
                    <w:div w:id="436558191">
                      <w:marLeft w:val="0"/>
                      <w:marRight w:val="0"/>
                      <w:marTop w:val="0"/>
                      <w:marBottom w:val="0"/>
                      <w:divBdr>
                        <w:top w:val="none" w:sz="0" w:space="0" w:color="auto"/>
                        <w:left w:val="none" w:sz="0" w:space="0" w:color="auto"/>
                        <w:bottom w:val="none" w:sz="0" w:space="0" w:color="auto"/>
                        <w:right w:val="none" w:sz="0" w:space="0" w:color="auto"/>
                      </w:divBdr>
                      <w:divsChild>
                        <w:div w:id="8846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04705">
                  <w:marLeft w:val="0"/>
                  <w:marRight w:val="0"/>
                  <w:marTop w:val="0"/>
                  <w:marBottom w:val="0"/>
                  <w:divBdr>
                    <w:top w:val="none" w:sz="0" w:space="0" w:color="auto"/>
                    <w:left w:val="none" w:sz="0" w:space="0" w:color="auto"/>
                    <w:bottom w:val="none" w:sz="0" w:space="0" w:color="auto"/>
                    <w:right w:val="none" w:sz="0" w:space="0" w:color="auto"/>
                  </w:divBdr>
                  <w:divsChild>
                    <w:div w:id="1487743114">
                      <w:marLeft w:val="0"/>
                      <w:marRight w:val="0"/>
                      <w:marTop w:val="0"/>
                      <w:marBottom w:val="0"/>
                      <w:divBdr>
                        <w:top w:val="none" w:sz="0" w:space="0" w:color="auto"/>
                        <w:left w:val="none" w:sz="0" w:space="0" w:color="auto"/>
                        <w:bottom w:val="none" w:sz="0" w:space="0" w:color="auto"/>
                        <w:right w:val="none" w:sz="0" w:space="0" w:color="auto"/>
                      </w:divBdr>
                      <w:divsChild>
                        <w:div w:id="720594063">
                          <w:marLeft w:val="0"/>
                          <w:marRight w:val="0"/>
                          <w:marTop w:val="0"/>
                          <w:marBottom w:val="0"/>
                          <w:divBdr>
                            <w:top w:val="none" w:sz="0" w:space="0" w:color="auto"/>
                            <w:left w:val="none" w:sz="0" w:space="0" w:color="auto"/>
                            <w:bottom w:val="none" w:sz="0" w:space="0" w:color="auto"/>
                            <w:right w:val="none" w:sz="0" w:space="0" w:color="auto"/>
                          </w:divBdr>
                          <w:divsChild>
                            <w:div w:id="598876347">
                              <w:marLeft w:val="0"/>
                              <w:marRight w:val="0"/>
                              <w:marTop w:val="0"/>
                              <w:marBottom w:val="0"/>
                              <w:divBdr>
                                <w:top w:val="none" w:sz="0" w:space="0" w:color="auto"/>
                                <w:left w:val="none" w:sz="0" w:space="0" w:color="auto"/>
                                <w:bottom w:val="none" w:sz="0" w:space="0" w:color="auto"/>
                                <w:right w:val="none" w:sz="0" w:space="0" w:color="auto"/>
                              </w:divBdr>
                            </w:div>
                            <w:div w:id="19198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732238">
          <w:marLeft w:val="0"/>
          <w:marRight w:val="0"/>
          <w:marTop w:val="0"/>
          <w:marBottom w:val="0"/>
          <w:divBdr>
            <w:top w:val="none" w:sz="0" w:space="0" w:color="auto"/>
            <w:left w:val="none" w:sz="0" w:space="0" w:color="auto"/>
            <w:bottom w:val="none" w:sz="0" w:space="0" w:color="auto"/>
            <w:right w:val="none" w:sz="0" w:space="0" w:color="auto"/>
          </w:divBdr>
          <w:divsChild>
            <w:div w:id="912736301">
              <w:marLeft w:val="0"/>
              <w:marRight w:val="0"/>
              <w:marTop w:val="0"/>
              <w:marBottom w:val="0"/>
              <w:divBdr>
                <w:top w:val="none" w:sz="0" w:space="0" w:color="auto"/>
                <w:left w:val="none" w:sz="0" w:space="0" w:color="auto"/>
                <w:bottom w:val="none" w:sz="0" w:space="0" w:color="auto"/>
                <w:right w:val="none" w:sz="0" w:space="0" w:color="auto"/>
              </w:divBdr>
            </w:div>
          </w:divsChild>
        </w:div>
        <w:div w:id="285282127">
          <w:marLeft w:val="0"/>
          <w:marRight w:val="0"/>
          <w:marTop w:val="0"/>
          <w:marBottom w:val="0"/>
          <w:divBdr>
            <w:top w:val="none" w:sz="0" w:space="0" w:color="auto"/>
            <w:left w:val="none" w:sz="0" w:space="0" w:color="auto"/>
            <w:bottom w:val="none" w:sz="0" w:space="0" w:color="auto"/>
            <w:right w:val="none" w:sz="0" w:space="0" w:color="auto"/>
          </w:divBdr>
          <w:divsChild>
            <w:div w:id="2033458075">
              <w:marLeft w:val="0"/>
              <w:marRight w:val="0"/>
              <w:marTop w:val="0"/>
              <w:marBottom w:val="0"/>
              <w:divBdr>
                <w:top w:val="none" w:sz="0" w:space="0" w:color="auto"/>
                <w:left w:val="none" w:sz="0" w:space="0" w:color="auto"/>
                <w:bottom w:val="none" w:sz="0" w:space="0" w:color="auto"/>
                <w:right w:val="none" w:sz="0" w:space="0" w:color="auto"/>
              </w:divBdr>
              <w:divsChild>
                <w:div w:id="966080682">
                  <w:marLeft w:val="0"/>
                  <w:marRight w:val="0"/>
                  <w:marTop w:val="0"/>
                  <w:marBottom w:val="0"/>
                  <w:divBdr>
                    <w:top w:val="none" w:sz="0" w:space="0" w:color="auto"/>
                    <w:left w:val="none" w:sz="0" w:space="0" w:color="auto"/>
                    <w:bottom w:val="none" w:sz="0" w:space="0" w:color="auto"/>
                    <w:right w:val="none" w:sz="0" w:space="0" w:color="auto"/>
                  </w:divBdr>
                  <w:divsChild>
                    <w:div w:id="474491214">
                      <w:marLeft w:val="0"/>
                      <w:marRight w:val="0"/>
                      <w:marTop w:val="0"/>
                      <w:marBottom w:val="0"/>
                      <w:divBdr>
                        <w:top w:val="none" w:sz="0" w:space="0" w:color="auto"/>
                        <w:left w:val="none" w:sz="0" w:space="0" w:color="auto"/>
                        <w:bottom w:val="none" w:sz="0" w:space="0" w:color="auto"/>
                        <w:right w:val="none" w:sz="0" w:space="0" w:color="auto"/>
                      </w:divBdr>
                      <w:divsChild>
                        <w:div w:id="643125788">
                          <w:marLeft w:val="0"/>
                          <w:marRight w:val="0"/>
                          <w:marTop w:val="0"/>
                          <w:marBottom w:val="0"/>
                          <w:divBdr>
                            <w:top w:val="none" w:sz="0" w:space="0" w:color="auto"/>
                            <w:left w:val="none" w:sz="0" w:space="0" w:color="auto"/>
                            <w:bottom w:val="none" w:sz="0" w:space="0" w:color="auto"/>
                            <w:right w:val="none" w:sz="0" w:space="0" w:color="auto"/>
                          </w:divBdr>
                          <w:divsChild>
                            <w:div w:id="520170346">
                              <w:marLeft w:val="0"/>
                              <w:marRight w:val="0"/>
                              <w:marTop w:val="0"/>
                              <w:marBottom w:val="0"/>
                              <w:divBdr>
                                <w:top w:val="none" w:sz="0" w:space="0" w:color="auto"/>
                                <w:left w:val="none" w:sz="0" w:space="0" w:color="auto"/>
                                <w:bottom w:val="none" w:sz="0" w:space="0" w:color="auto"/>
                                <w:right w:val="none" w:sz="0" w:space="0" w:color="auto"/>
                              </w:divBdr>
                            </w:div>
                            <w:div w:id="6137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461272">
                  <w:marLeft w:val="0"/>
                  <w:marRight w:val="0"/>
                  <w:marTop w:val="0"/>
                  <w:marBottom w:val="0"/>
                  <w:divBdr>
                    <w:top w:val="none" w:sz="0" w:space="0" w:color="auto"/>
                    <w:left w:val="none" w:sz="0" w:space="0" w:color="auto"/>
                    <w:bottom w:val="none" w:sz="0" w:space="0" w:color="auto"/>
                    <w:right w:val="none" w:sz="0" w:space="0" w:color="auto"/>
                  </w:divBdr>
                  <w:divsChild>
                    <w:div w:id="1727102693">
                      <w:marLeft w:val="0"/>
                      <w:marRight w:val="0"/>
                      <w:marTop w:val="0"/>
                      <w:marBottom w:val="0"/>
                      <w:divBdr>
                        <w:top w:val="none" w:sz="0" w:space="0" w:color="auto"/>
                        <w:left w:val="none" w:sz="0" w:space="0" w:color="auto"/>
                        <w:bottom w:val="none" w:sz="0" w:space="0" w:color="auto"/>
                        <w:right w:val="none" w:sz="0" w:space="0" w:color="auto"/>
                      </w:divBdr>
                      <w:divsChild>
                        <w:div w:id="107886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054901">
          <w:marLeft w:val="0"/>
          <w:marRight w:val="0"/>
          <w:marTop w:val="0"/>
          <w:marBottom w:val="0"/>
          <w:divBdr>
            <w:top w:val="none" w:sz="0" w:space="0" w:color="auto"/>
            <w:left w:val="none" w:sz="0" w:space="0" w:color="auto"/>
            <w:bottom w:val="none" w:sz="0" w:space="0" w:color="auto"/>
            <w:right w:val="none" w:sz="0" w:space="0" w:color="auto"/>
          </w:divBdr>
          <w:divsChild>
            <w:div w:id="1344622529">
              <w:marLeft w:val="0"/>
              <w:marRight w:val="0"/>
              <w:marTop w:val="0"/>
              <w:marBottom w:val="0"/>
              <w:divBdr>
                <w:top w:val="none" w:sz="0" w:space="0" w:color="auto"/>
                <w:left w:val="none" w:sz="0" w:space="0" w:color="auto"/>
                <w:bottom w:val="none" w:sz="0" w:space="0" w:color="auto"/>
                <w:right w:val="none" w:sz="0" w:space="0" w:color="auto"/>
              </w:divBdr>
              <w:divsChild>
                <w:div w:id="628052316">
                  <w:marLeft w:val="0"/>
                  <w:marRight w:val="0"/>
                  <w:marTop w:val="0"/>
                  <w:marBottom w:val="0"/>
                  <w:divBdr>
                    <w:top w:val="none" w:sz="0" w:space="0" w:color="auto"/>
                    <w:left w:val="none" w:sz="0" w:space="0" w:color="auto"/>
                    <w:bottom w:val="none" w:sz="0" w:space="0" w:color="auto"/>
                    <w:right w:val="none" w:sz="0" w:space="0" w:color="auto"/>
                  </w:divBdr>
                  <w:divsChild>
                    <w:div w:id="325131589">
                      <w:marLeft w:val="0"/>
                      <w:marRight w:val="0"/>
                      <w:marTop w:val="0"/>
                      <w:marBottom w:val="0"/>
                      <w:divBdr>
                        <w:top w:val="none" w:sz="0" w:space="0" w:color="auto"/>
                        <w:left w:val="none" w:sz="0" w:space="0" w:color="auto"/>
                        <w:bottom w:val="none" w:sz="0" w:space="0" w:color="auto"/>
                        <w:right w:val="none" w:sz="0" w:space="0" w:color="auto"/>
                      </w:divBdr>
                    </w:div>
                    <w:div w:id="325742667">
                      <w:marLeft w:val="0"/>
                      <w:marRight w:val="0"/>
                      <w:marTop w:val="0"/>
                      <w:marBottom w:val="0"/>
                      <w:divBdr>
                        <w:top w:val="none" w:sz="0" w:space="0" w:color="auto"/>
                        <w:left w:val="none" w:sz="0" w:space="0" w:color="auto"/>
                        <w:bottom w:val="none" w:sz="0" w:space="0" w:color="auto"/>
                        <w:right w:val="none" w:sz="0" w:space="0" w:color="auto"/>
                      </w:divBdr>
                    </w:div>
                    <w:div w:id="18327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679791">
          <w:marLeft w:val="0"/>
          <w:marRight w:val="0"/>
          <w:marTop w:val="0"/>
          <w:marBottom w:val="0"/>
          <w:divBdr>
            <w:top w:val="none" w:sz="0" w:space="0" w:color="auto"/>
            <w:left w:val="none" w:sz="0" w:space="0" w:color="auto"/>
            <w:bottom w:val="none" w:sz="0" w:space="0" w:color="auto"/>
            <w:right w:val="none" w:sz="0" w:space="0" w:color="auto"/>
          </w:divBdr>
          <w:divsChild>
            <w:div w:id="867789546">
              <w:marLeft w:val="0"/>
              <w:marRight w:val="0"/>
              <w:marTop w:val="0"/>
              <w:marBottom w:val="0"/>
              <w:divBdr>
                <w:top w:val="none" w:sz="0" w:space="0" w:color="auto"/>
                <w:left w:val="none" w:sz="0" w:space="0" w:color="auto"/>
                <w:bottom w:val="none" w:sz="0" w:space="0" w:color="auto"/>
                <w:right w:val="none" w:sz="0" w:space="0" w:color="auto"/>
              </w:divBdr>
              <w:divsChild>
                <w:div w:id="879821825">
                  <w:marLeft w:val="0"/>
                  <w:marRight w:val="0"/>
                  <w:marTop w:val="0"/>
                  <w:marBottom w:val="0"/>
                  <w:divBdr>
                    <w:top w:val="none" w:sz="0" w:space="0" w:color="auto"/>
                    <w:left w:val="none" w:sz="0" w:space="0" w:color="auto"/>
                    <w:bottom w:val="none" w:sz="0" w:space="0" w:color="auto"/>
                    <w:right w:val="none" w:sz="0" w:space="0" w:color="auto"/>
                  </w:divBdr>
                  <w:divsChild>
                    <w:div w:id="368190131">
                      <w:marLeft w:val="0"/>
                      <w:marRight w:val="0"/>
                      <w:marTop w:val="0"/>
                      <w:marBottom w:val="0"/>
                      <w:divBdr>
                        <w:top w:val="none" w:sz="0" w:space="0" w:color="auto"/>
                        <w:left w:val="none" w:sz="0" w:space="0" w:color="auto"/>
                        <w:bottom w:val="none" w:sz="0" w:space="0" w:color="auto"/>
                        <w:right w:val="none" w:sz="0" w:space="0" w:color="auto"/>
                      </w:divBdr>
                    </w:div>
                    <w:div w:id="455758034">
                      <w:marLeft w:val="0"/>
                      <w:marRight w:val="0"/>
                      <w:marTop w:val="0"/>
                      <w:marBottom w:val="0"/>
                      <w:divBdr>
                        <w:top w:val="none" w:sz="0" w:space="0" w:color="auto"/>
                        <w:left w:val="none" w:sz="0" w:space="0" w:color="auto"/>
                        <w:bottom w:val="none" w:sz="0" w:space="0" w:color="auto"/>
                        <w:right w:val="none" w:sz="0" w:space="0" w:color="auto"/>
                      </w:divBdr>
                    </w:div>
                    <w:div w:id="1044259658">
                      <w:marLeft w:val="0"/>
                      <w:marRight w:val="0"/>
                      <w:marTop w:val="0"/>
                      <w:marBottom w:val="0"/>
                      <w:divBdr>
                        <w:top w:val="none" w:sz="0" w:space="0" w:color="auto"/>
                        <w:left w:val="none" w:sz="0" w:space="0" w:color="auto"/>
                        <w:bottom w:val="none" w:sz="0" w:space="0" w:color="auto"/>
                        <w:right w:val="none" w:sz="0" w:space="0" w:color="auto"/>
                      </w:divBdr>
                    </w:div>
                    <w:div w:id="1701776673">
                      <w:marLeft w:val="0"/>
                      <w:marRight w:val="0"/>
                      <w:marTop w:val="0"/>
                      <w:marBottom w:val="0"/>
                      <w:divBdr>
                        <w:top w:val="none" w:sz="0" w:space="0" w:color="auto"/>
                        <w:left w:val="none" w:sz="0" w:space="0" w:color="auto"/>
                        <w:bottom w:val="none" w:sz="0" w:space="0" w:color="auto"/>
                        <w:right w:val="none" w:sz="0" w:space="0" w:color="auto"/>
                      </w:divBdr>
                    </w:div>
                    <w:div w:id="18040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772441">
          <w:marLeft w:val="0"/>
          <w:marRight w:val="0"/>
          <w:marTop w:val="0"/>
          <w:marBottom w:val="0"/>
          <w:divBdr>
            <w:top w:val="none" w:sz="0" w:space="0" w:color="auto"/>
            <w:left w:val="none" w:sz="0" w:space="0" w:color="auto"/>
            <w:bottom w:val="none" w:sz="0" w:space="0" w:color="auto"/>
            <w:right w:val="none" w:sz="0" w:space="0" w:color="auto"/>
          </w:divBdr>
          <w:divsChild>
            <w:div w:id="488060267">
              <w:marLeft w:val="0"/>
              <w:marRight w:val="0"/>
              <w:marTop w:val="0"/>
              <w:marBottom w:val="0"/>
              <w:divBdr>
                <w:top w:val="none" w:sz="0" w:space="0" w:color="auto"/>
                <w:left w:val="none" w:sz="0" w:space="0" w:color="auto"/>
                <w:bottom w:val="none" w:sz="0" w:space="0" w:color="auto"/>
                <w:right w:val="none" w:sz="0" w:space="0" w:color="auto"/>
              </w:divBdr>
              <w:divsChild>
                <w:div w:id="872618790">
                  <w:marLeft w:val="0"/>
                  <w:marRight w:val="0"/>
                  <w:marTop w:val="0"/>
                  <w:marBottom w:val="0"/>
                  <w:divBdr>
                    <w:top w:val="none" w:sz="0" w:space="0" w:color="auto"/>
                    <w:left w:val="none" w:sz="0" w:space="0" w:color="auto"/>
                    <w:bottom w:val="none" w:sz="0" w:space="0" w:color="auto"/>
                    <w:right w:val="none" w:sz="0" w:space="0" w:color="auto"/>
                  </w:divBdr>
                  <w:divsChild>
                    <w:div w:id="421538043">
                      <w:marLeft w:val="0"/>
                      <w:marRight w:val="0"/>
                      <w:marTop w:val="0"/>
                      <w:marBottom w:val="0"/>
                      <w:divBdr>
                        <w:top w:val="none" w:sz="0" w:space="0" w:color="auto"/>
                        <w:left w:val="none" w:sz="0" w:space="0" w:color="auto"/>
                        <w:bottom w:val="none" w:sz="0" w:space="0" w:color="auto"/>
                        <w:right w:val="none" w:sz="0" w:space="0" w:color="auto"/>
                      </w:divBdr>
                      <w:divsChild>
                        <w:div w:id="723676071">
                          <w:marLeft w:val="0"/>
                          <w:marRight w:val="0"/>
                          <w:marTop w:val="0"/>
                          <w:marBottom w:val="0"/>
                          <w:divBdr>
                            <w:top w:val="none" w:sz="0" w:space="0" w:color="auto"/>
                            <w:left w:val="none" w:sz="0" w:space="0" w:color="auto"/>
                            <w:bottom w:val="none" w:sz="0" w:space="0" w:color="auto"/>
                            <w:right w:val="none" w:sz="0" w:space="0" w:color="auto"/>
                          </w:divBdr>
                          <w:divsChild>
                            <w:div w:id="512576288">
                              <w:marLeft w:val="0"/>
                              <w:marRight w:val="0"/>
                              <w:marTop w:val="0"/>
                              <w:marBottom w:val="0"/>
                              <w:divBdr>
                                <w:top w:val="none" w:sz="0" w:space="0" w:color="auto"/>
                                <w:left w:val="none" w:sz="0" w:space="0" w:color="auto"/>
                                <w:bottom w:val="none" w:sz="0" w:space="0" w:color="auto"/>
                                <w:right w:val="none" w:sz="0" w:space="0" w:color="auto"/>
                              </w:divBdr>
                              <w:divsChild>
                                <w:div w:id="621570209">
                                  <w:marLeft w:val="0"/>
                                  <w:marRight w:val="0"/>
                                  <w:marTop w:val="0"/>
                                  <w:marBottom w:val="0"/>
                                  <w:divBdr>
                                    <w:top w:val="none" w:sz="0" w:space="0" w:color="auto"/>
                                    <w:left w:val="none" w:sz="0" w:space="0" w:color="auto"/>
                                    <w:bottom w:val="none" w:sz="0" w:space="0" w:color="auto"/>
                                    <w:right w:val="none" w:sz="0" w:space="0" w:color="auto"/>
                                  </w:divBdr>
                                  <w:divsChild>
                                    <w:div w:id="1761636784">
                                      <w:marLeft w:val="0"/>
                                      <w:marRight w:val="0"/>
                                      <w:marTop w:val="0"/>
                                      <w:marBottom w:val="0"/>
                                      <w:divBdr>
                                        <w:top w:val="none" w:sz="0" w:space="0" w:color="auto"/>
                                        <w:left w:val="none" w:sz="0" w:space="0" w:color="auto"/>
                                        <w:bottom w:val="none" w:sz="0" w:space="0" w:color="auto"/>
                                        <w:right w:val="none" w:sz="0" w:space="0" w:color="auto"/>
                                      </w:divBdr>
                                      <w:divsChild>
                                        <w:div w:id="909771515">
                                          <w:marLeft w:val="0"/>
                                          <w:marRight w:val="0"/>
                                          <w:marTop w:val="0"/>
                                          <w:marBottom w:val="0"/>
                                          <w:divBdr>
                                            <w:top w:val="none" w:sz="0" w:space="0" w:color="auto"/>
                                            <w:left w:val="none" w:sz="0" w:space="0" w:color="auto"/>
                                            <w:bottom w:val="none" w:sz="0" w:space="0" w:color="auto"/>
                                            <w:right w:val="none" w:sz="0" w:space="0" w:color="auto"/>
                                          </w:divBdr>
                                          <w:divsChild>
                                            <w:div w:id="1469938698">
                                              <w:marLeft w:val="0"/>
                                              <w:marRight w:val="0"/>
                                              <w:marTop w:val="0"/>
                                              <w:marBottom w:val="0"/>
                                              <w:divBdr>
                                                <w:top w:val="none" w:sz="0" w:space="0" w:color="auto"/>
                                                <w:left w:val="none" w:sz="0" w:space="0" w:color="auto"/>
                                                <w:bottom w:val="none" w:sz="0" w:space="0" w:color="auto"/>
                                                <w:right w:val="none" w:sz="0" w:space="0" w:color="auto"/>
                                              </w:divBdr>
                                              <w:divsChild>
                                                <w:div w:id="1581402523">
                                                  <w:marLeft w:val="0"/>
                                                  <w:marRight w:val="0"/>
                                                  <w:marTop w:val="0"/>
                                                  <w:marBottom w:val="0"/>
                                                  <w:divBdr>
                                                    <w:top w:val="none" w:sz="0" w:space="0" w:color="auto"/>
                                                    <w:left w:val="none" w:sz="0" w:space="0" w:color="auto"/>
                                                    <w:bottom w:val="none" w:sz="0" w:space="0" w:color="auto"/>
                                                    <w:right w:val="none" w:sz="0" w:space="0" w:color="auto"/>
                                                  </w:divBdr>
                                                  <w:divsChild>
                                                    <w:div w:id="52614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495364">
          <w:marLeft w:val="0"/>
          <w:marRight w:val="0"/>
          <w:marTop w:val="0"/>
          <w:marBottom w:val="0"/>
          <w:divBdr>
            <w:top w:val="none" w:sz="0" w:space="0" w:color="auto"/>
            <w:left w:val="none" w:sz="0" w:space="0" w:color="auto"/>
            <w:bottom w:val="none" w:sz="0" w:space="0" w:color="auto"/>
            <w:right w:val="none" w:sz="0" w:space="0" w:color="auto"/>
          </w:divBdr>
          <w:divsChild>
            <w:div w:id="425737291">
              <w:marLeft w:val="0"/>
              <w:marRight w:val="0"/>
              <w:marTop w:val="0"/>
              <w:marBottom w:val="0"/>
              <w:divBdr>
                <w:top w:val="none" w:sz="0" w:space="0" w:color="auto"/>
                <w:left w:val="none" w:sz="0" w:space="0" w:color="auto"/>
                <w:bottom w:val="none" w:sz="0" w:space="0" w:color="auto"/>
                <w:right w:val="none" w:sz="0" w:space="0" w:color="auto"/>
              </w:divBdr>
            </w:div>
          </w:divsChild>
        </w:div>
        <w:div w:id="494607760">
          <w:marLeft w:val="0"/>
          <w:marRight w:val="0"/>
          <w:marTop w:val="0"/>
          <w:marBottom w:val="0"/>
          <w:divBdr>
            <w:top w:val="none" w:sz="0" w:space="0" w:color="auto"/>
            <w:left w:val="none" w:sz="0" w:space="0" w:color="auto"/>
            <w:bottom w:val="none" w:sz="0" w:space="0" w:color="auto"/>
            <w:right w:val="none" w:sz="0" w:space="0" w:color="auto"/>
          </w:divBdr>
          <w:divsChild>
            <w:div w:id="987368550">
              <w:marLeft w:val="0"/>
              <w:marRight w:val="0"/>
              <w:marTop w:val="0"/>
              <w:marBottom w:val="0"/>
              <w:divBdr>
                <w:top w:val="none" w:sz="0" w:space="0" w:color="auto"/>
                <w:left w:val="none" w:sz="0" w:space="0" w:color="auto"/>
                <w:bottom w:val="none" w:sz="0" w:space="0" w:color="auto"/>
                <w:right w:val="none" w:sz="0" w:space="0" w:color="auto"/>
              </w:divBdr>
              <w:divsChild>
                <w:div w:id="599726530">
                  <w:marLeft w:val="0"/>
                  <w:marRight w:val="0"/>
                  <w:marTop w:val="0"/>
                  <w:marBottom w:val="0"/>
                  <w:divBdr>
                    <w:top w:val="none" w:sz="0" w:space="0" w:color="auto"/>
                    <w:left w:val="none" w:sz="0" w:space="0" w:color="auto"/>
                    <w:bottom w:val="none" w:sz="0" w:space="0" w:color="auto"/>
                    <w:right w:val="none" w:sz="0" w:space="0" w:color="auto"/>
                  </w:divBdr>
                  <w:divsChild>
                    <w:div w:id="1198661500">
                      <w:marLeft w:val="0"/>
                      <w:marRight w:val="0"/>
                      <w:marTop w:val="0"/>
                      <w:marBottom w:val="0"/>
                      <w:divBdr>
                        <w:top w:val="none" w:sz="0" w:space="0" w:color="auto"/>
                        <w:left w:val="none" w:sz="0" w:space="0" w:color="auto"/>
                        <w:bottom w:val="none" w:sz="0" w:space="0" w:color="auto"/>
                        <w:right w:val="none" w:sz="0" w:space="0" w:color="auto"/>
                      </w:divBdr>
                    </w:div>
                    <w:div w:id="1277371605">
                      <w:marLeft w:val="0"/>
                      <w:marRight w:val="0"/>
                      <w:marTop w:val="0"/>
                      <w:marBottom w:val="0"/>
                      <w:divBdr>
                        <w:top w:val="none" w:sz="0" w:space="0" w:color="auto"/>
                        <w:left w:val="none" w:sz="0" w:space="0" w:color="auto"/>
                        <w:bottom w:val="none" w:sz="0" w:space="0" w:color="auto"/>
                        <w:right w:val="none" w:sz="0" w:space="0" w:color="auto"/>
                      </w:divBdr>
                    </w:div>
                    <w:div w:id="1311134621">
                      <w:marLeft w:val="0"/>
                      <w:marRight w:val="0"/>
                      <w:marTop w:val="0"/>
                      <w:marBottom w:val="0"/>
                      <w:divBdr>
                        <w:top w:val="none" w:sz="0" w:space="0" w:color="auto"/>
                        <w:left w:val="none" w:sz="0" w:space="0" w:color="auto"/>
                        <w:bottom w:val="none" w:sz="0" w:space="0" w:color="auto"/>
                        <w:right w:val="none" w:sz="0" w:space="0" w:color="auto"/>
                      </w:divBdr>
                    </w:div>
                    <w:div w:id="1609388236">
                      <w:marLeft w:val="0"/>
                      <w:marRight w:val="0"/>
                      <w:marTop w:val="0"/>
                      <w:marBottom w:val="0"/>
                      <w:divBdr>
                        <w:top w:val="none" w:sz="0" w:space="0" w:color="auto"/>
                        <w:left w:val="none" w:sz="0" w:space="0" w:color="auto"/>
                        <w:bottom w:val="none" w:sz="0" w:space="0" w:color="auto"/>
                        <w:right w:val="none" w:sz="0" w:space="0" w:color="auto"/>
                      </w:divBdr>
                    </w:div>
                    <w:div w:id="2057505294">
                      <w:marLeft w:val="0"/>
                      <w:marRight w:val="0"/>
                      <w:marTop w:val="0"/>
                      <w:marBottom w:val="0"/>
                      <w:divBdr>
                        <w:top w:val="none" w:sz="0" w:space="0" w:color="auto"/>
                        <w:left w:val="none" w:sz="0" w:space="0" w:color="auto"/>
                        <w:bottom w:val="none" w:sz="0" w:space="0" w:color="auto"/>
                        <w:right w:val="none" w:sz="0" w:space="0" w:color="auto"/>
                      </w:divBdr>
                    </w:div>
                    <w:div w:id="211166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746990">
          <w:marLeft w:val="0"/>
          <w:marRight w:val="0"/>
          <w:marTop w:val="0"/>
          <w:marBottom w:val="0"/>
          <w:divBdr>
            <w:top w:val="none" w:sz="0" w:space="0" w:color="auto"/>
            <w:left w:val="none" w:sz="0" w:space="0" w:color="auto"/>
            <w:bottom w:val="none" w:sz="0" w:space="0" w:color="auto"/>
            <w:right w:val="none" w:sz="0" w:space="0" w:color="auto"/>
          </w:divBdr>
        </w:div>
        <w:div w:id="1223756337">
          <w:marLeft w:val="0"/>
          <w:marRight w:val="0"/>
          <w:marTop w:val="0"/>
          <w:marBottom w:val="0"/>
          <w:divBdr>
            <w:top w:val="none" w:sz="0" w:space="0" w:color="auto"/>
            <w:left w:val="none" w:sz="0" w:space="0" w:color="auto"/>
            <w:bottom w:val="none" w:sz="0" w:space="0" w:color="auto"/>
            <w:right w:val="none" w:sz="0" w:space="0" w:color="auto"/>
          </w:divBdr>
          <w:divsChild>
            <w:div w:id="671223601">
              <w:marLeft w:val="0"/>
              <w:marRight w:val="0"/>
              <w:marTop w:val="0"/>
              <w:marBottom w:val="0"/>
              <w:divBdr>
                <w:top w:val="none" w:sz="0" w:space="0" w:color="auto"/>
                <w:left w:val="none" w:sz="0" w:space="0" w:color="auto"/>
                <w:bottom w:val="none" w:sz="0" w:space="0" w:color="auto"/>
                <w:right w:val="none" w:sz="0" w:space="0" w:color="auto"/>
              </w:divBdr>
            </w:div>
          </w:divsChild>
        </w:div>
        <w:div w:id="822354038">
          <w:marLeft w:val="0"/>
          <w:marRight w:val="0"/>
          <w:marTop w:val="0"/>
          <w:marBottom w:val="0"/>
          <w:divBdr>
            <w:top w:val="none" w:sz="0" w:space="0" w:color="auto"/>
            <w:left w:val="none" w:sz="0" w:space="0" w:color="auto"/>
            <w:bottom w:val="none" w:sz="0" w:space="0" w:color="auto"/>
            <w:right w:val="none" w:sz="0" w:space="0" w:color="auto"/>
          </w:divBdr>
          <w:divsChild>
            <w:div w:id="709110882">
              <w:marLeft w:val="0"/>
              <w:marRight w:val="0"/>
              <w:marTop w:val="0"/>
              <w:marBottom w:val="0"/>
              <w:divBdr>
                <w:top w:val="none" w:sz="0" w:space="0" w:color="auto"/>
                <w:left w:val="none" w:sz="0" w:space="0" w:color="auto"/>
                <w:bottom w:val="none" w:sz="0" w:space="0" w:color="auto"/>
                <w:right w:val="none" w:sz="0" w:space="0" w:color="auto"/>
              </w:divBdr>
            </w:div>
          </w:divsChild>
        </w:div>
        <w:div w:id="814225903">
          <w:marLeft w:val="0"/>
          <w:marRight w:val="0"/>
          <w:marTop w:val="0"/>
          <w:marBottom w:val="0"/>
          <w:divBdr>
            <w:top w:val="none" w:sz="0" w:space="0" w:color="auto"/>
            <w:left w:val="none" w:sz="0" w:space="0" w:color="auto"/>
            <w:bottom w:val="none" w:sz="0" w:space="0" w:color="auto"/>
            <w:right w:val="none" w:sz="0" w:space="0" w:color="auto"/>
          </w:divBdr>
          <w:divsChild>
            <w:div w:id="132967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1261">
      <w:bodyDiv w:val="1"/>
      <w:marLeft w:val="0"/>
      <w:marRight w:val="0"/>
      <w:marTop w:val="0"/>
      <w:marBottom w:val="0"/>
      <w:divBdr>
        <w:top w:val="none" w:sz="0" w:space="0" w:color="auto"/>
        <w:left w:val="none" w:sz="0" w:space="0" w:color="auto"/>
        <w:bottom w:val="none" w:sz="0" w:space="0" w:color="auto"/>
        <w:right w:val="none" w:sz="0" w:space="0" w:color="auto"/>
      </w:divBdr>
      <w:divsChild>
        <w:div w:id="426847871">
          <w:marLeft w:val="173"/>
          <w:marRight w:val="0"/>
          <w:marTop w:val="160"/>
          <w:marBottom w:val="80"/>
          <w:divBdr>
            <w:top w:val="none" w:sz="0" w:space="0" w:color="auto"/>
            <w:left w:val="none" w:sz="0" w:space="0" w:color="auto"/>
            <w:bottom w:val="none" w:sz="0" w:space="0" w:color="auto"/>
            <w:right w:val="none" w:sz="0" w:space="0" w:color="auto"/>
          </w:divBdr>
        </w:div>
        <w:div w:id="485904289">
          <w:marLeft w:val="173"/>
          <w:marRight w:val="0"/>
          <w:marTop w:val="160"/>
          <w:marBottom w:val="80"/>
          <w:divBdr>
            <w:top w:val="none" w:sz="0" w:space="0" w:color="auto"/>
            <w:left w:val="none" w:sz="0" w:space="0" w:color="auto"/>
            <w:bottom w:val="none" w:sz="0" w:space="0" w:color="auto"/>
            <w:right w:val="none" w:sz="0" w:space="0" w:color="auto"/>
          </w:divBdr>
        </w:div>
        <w:div w:id="512500465">
          <w:marLeft w:val="893"/>
          <w:marRight w:val="0"/>
          <w:marTop w:val="0"/>
          <w:marBottom w:val="100"/>
          <w:divBdr>
            <w:top w:val="none" w:sz="0" w:space="0" w:color="auto"/>
            <w:left w:val="none" w:sz="0" w:space="0" w:color="auto"/>
            <w:bottom w:val="none" w:sz="0" w:space="0" w:color="auto"/>
            <w:right w:val="none" w:sz="0" w:space="0" w:color="auto"/>
          </w:divBdr>
        </w:div>
        <w:div w:id="630020454">
          <w:marLeft w:val="173"/>
          <w:marRight w:val="0"/>
          <w:marTop w:val="160"/>
          <w:marBottom w:val="80"/>
          <w:divBdr>
            <w:top w:val="none" w:sz="0" w:space="0" w:color="auto"/>
            <w:left w:val="none" w:sz="0" w:space="0" w:color="auto"/>
            <w:bottom w:val="none" w:sz="0" w:space="0" w:color="auto"/>
            <w:right w:val="none" w:sz="0" w:space="0" w:color="auto"/>
          </w:divBdr>
        </w:div>
        <w:div w:id="1124035411">
          <w:marLeft w:val="173"/>
          <w:marRight w:val="0"/>
          <w:marTop w:val="160"/>
          <w:marBottom w:val="80"/>
          <w:divBdr>
            <w:top w:val="none" w:sz="0" w:space="0" w:color="auto"/>
            <w:left w:val="none" w:sz="0" w:space="0" w:color="auto"/>
            <w:bottom w:val="none" w:sz="0" w:space="0" w:color="auto"/>
            <w:right w:val="none" w:sz="0" w:space="0" w:color="auto"/>
          </w:divBdr>
        </w:div>
        <w:div w:id="1545174556">
          <w:marLeft w:val="173"/>
          <w:marRight w:val="0"/>
          <w:marTop w:val="160"/>
          <w:marBottom w:val="80"/>
          <w:divBdr>
            <w:top w:val="none" w:sz="0" w:space="0" w:color="auto"/>
            <w:left w:val="none" w:sz="0" w:space="0" w:color="auto"/>
            <w:bottom w:val="none" w:sz="0" w:space="0" w:color="auto"/>
            <w:right w:val="none" w:sz="0" w:space="0" w:color="auto"/>
          </w:divBdr>
        </w:div>
        <w:div w:id="1842498940">
          <w:marLeft w:val="173"/>
          <w:marRight w:val="0"/>
          <w:marTop w:val="160"/>
          <w:marBottom w:val="80"/>
          <w:divBdr>
            <w:top w:val="none" w:sz="0" w:space="0" w:color="auto"/>
            <w:left w:val="none" w:sz="0" w:space="0" w:color="auto"/>
            <w:bottom w:val="none" w:sz="0" w:space="0" w:color="auto"/>
            <w:right w:val="none" w:sz="0" w:space="0" w:color="auto"/>
          </w:divBdr>
        </w:div>
      </w:divsChild>
    </w:div>
    <w:div w:id="84346506">
      <w:bodyDiv w:val="1"/>
      <w:marLeft w:val="0"/>
      <w:marRight w:val="0"/>
      <w:marTop w:val="0"/>
      <w:marBottom w:val="0"/>
      <w:divBdr>
        <w:top w:val="none" w:sz="0" w:space="0" w:color="auto"/>
        <w:left w:val="none" w:sz="0" w:space="0" w:color="auto"/>
        <w:bottom w:val="none" w:sz="0" w:space="0" w:color="auto"/>
        <w:right w:val="none" w:sz="0" w:space="0" w:color="auto"/>
      </w:divBdr>
      <w:divsChild>
        <w:div w:id="1201822315">
          <w:marLeft w:val="0"/>
          <w:marRight w:val="0"/>
          <w:marTop w:val="0"/>
          <w:marBottom w:val="0"/>
          <w:divBdr>
            <w:top w:val="none" w:sz="0" w:space="0" w:color="auto"/>
            <w:left w:val="none" w:sz="0" w:space="0" w:color="auto"/>
            <w:bottom w:val="none" w:sz="0" w:space="0" w:color="auto"/>
            <w:right w:val="none" w:sz="0" w:space="0" w:color="auto"/>
          </w:divBdr>
          <w:divsChild>
            <w:div w:id="1555921513">
              <w:marLeft w:val="0"/>
              <w:marRight w:val="0"/>
              <w:marTop w:val="0"/>
              <w:marBottom w:val="0"/>
              <w:divBdr>
                <w:top w:val="none" w:sz="0" w:space="0" w:color="auto"/>
                <w:left w:val="none" w:sz="0" w:space="0" w:color="auto"/>
                <w:bottom w:val="none" w:sz="0" w:space="0" w:color="auto"/>
                <w:right w:val="none" w:sz="0" w:space="0" w:color="auto"/>
              </w:divBdr>
              <w:divsChild>
                <w:div w:id="115486138">
                  <w:marLeft w:val="0"/>
                  <w:marRight w:val="0"/>
                  <w:marTop w:val="0"/>
                  <w:marBottom w:val="0"/>
                  <w:divBdr>
                    <w:top w:val="none" w:sz="0" w:space="0" w:color="auto"/>
                    <w:left w:val="none" w:sz="0" w:space="0" w:color="auto"/>
                    <w:bottom w:val="none" w:sz="0" w:space="0" w:color="auto"/>
                    <w:right w:val="none" w:sz="0" w:space="0" w:color="auto"/>
                  </w:divBdr>
                  <w:divsChild>
                    <w:div w:id="9793810">
                      <w:marLeft w:val="0"/>
                      <w:marRight w:val="0"/>
                      <w:marTop w:val="0"/>
                      <w:marBottom w:val="0"/>
                      <w:divBdr>
                        <w:top w:val="none" w:sz="0" w:space="0" w:color="auto"/>
                        <w:left w:val="none" w:sz="0" w:space="0" w:color="auto"/>
                        <w:bottom w:val="none" w:sz="0" w:space="0" w:color="auto"/>
                        <w:right w:val="none" w:sz="0" w:space="0" w:color="auto"/>
                      </w:divBdr>
                    </w:div>
                    <w:div w:id="1583639850">
                      <w:marLeft w:val="0"/>
                      <w:marRight w:val="0"/>
                      <w:marTop w:val="0"/>
                      <w:marBottom w:val="0"/>
                      <w:divBdr>
                        <w:top w:val="none" w:sz="0" w:space="0" w:color="auto"/>
                        <w:left w:val="none" w:sz="0" w:space="0" w:color="auto"/>
                        <w:bottom w:val="none" w:sz="0" w:space="0" w:color="auto"/>
                        <w:right w:val="none" w:sz="0" w:space="0" w:color="auto"/>
                      </w:divBdr>
                      <w:divsChild>
                        <w:div w:id="722826270">
                          <w:marLeft w:val="0"/>
                          <w:marRight w:val="0"/>
                          <w:marTop w:val="0"/>
                          <w:marBottom w:val="0"/>
                          <w:divBdr>
                            <w:top w:val="none" w:sz="0" w:space="0" w:color="auto"/>
                            <w:left w:val="none" w:sz="0" w:space="0" w:color="auto"/>
                            <w:bottom w:val="none" w:sz="0" w:space="0" w:color="auto"/>
                            <w:right w:val="none" w:sz="0" w:space="0" w:color="auto"/>
                          </w:divBdr>
                        </w:div>
                        <w:div w:id="1467426802">
                          <w:marLeft w:val="0"/>
                          <w:marRight w:val="0"/>
                          <w:marTop w:val="0"/>
                          <w:marBottom w:val="0"/>
                          <w:divBdr>
                            <w:top w:val="none" w:sz="0" w:space="0" w:color="auto"/>
                            <w:left w:val="none" w:sz="0" w:space="0" w:color="auto"/>
                            <w:bottom w:val="none" w:sz="0" w:space="0" w:color="auto"/>
                            <w:right w:val="none" w:sz="0" w:space="0" w:color="auto"/>
                          </w:divBdr>
                          <w:divsChild>
                            <w:div w:id="162530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429152">
          <w:marLeft w:val="0"/>
          <w:marRight w:val="0"/>
          <w:marTop w:val="0"/>
          <w:marBottom w:val="0"/>
          <w:divBdr>
            <w:top w:val="none" w:sz="0" w:space="0" w:color="auto"/>
            <w:left w:val="none" w:sz="0" w:space="0" w:color="auto"/>
            <w:bottom w:val="none" w:sz="0" w:space="0" w:color="auto"/>
            <w:right w:val="none" w:sz="0" w:space="0" w:color="auto"/>
          </w:divBdr>
          <w:divsChild>
            <w:div w:id="1330401507">
              <w:marLeft w:val="0"/>
              <w:marRight w:val="0"/>
              <w:marTop w:val="0"/>
              <w:marBottom w:val="0"/>
              <w:divBdr>
                <w:top w:val="none" w:sz="0" w:space="0" w:color="auto"/>
                <w:left w:val="none" w:sz="0" w:space="0" w:color="auto"/>
                <w:bottom w:val="none" w:sz="0" w:space="0" w:color="auto"/>
                <w:right w:val="none" w:sz="0" w:space="0" w:color="auto"/>
              </w:divBdr>
              <w:divsChild>
                <w:div w:id="203836720">
                  <w:marLeft w:val="0"/>
                  <w:marRight w:val="0"/>
                  <w:marTop w:val="0"/>
                  <w:marBottom w:val="0"/>
                  <w:divBdr>
                    <w:top w:val="none" w:sz="0" w:space="0" w:color="auto"/>
                    <w:left w:val="none" w:sz="0" w:space="0" w:color="auto"/>
                    <w:bottom w:val="none" w:sz="0" w:space="0" w:color="auto"/>
                    <w:right w:val="none" w:sz="0" w:space="0" w:color="auto"/>
                  </w:divBdr>
                  <w:divsChild>
                    <w:div w:id="114180551">
                      <w:marLeft w:val="0"/>
                      <w:marRight w:val="0"/>
                      <w:marTop w:val="0"/>
                      <w:marBottom w:val="0"/>
                      <w:divBdr>
                        <w:top w:val="none" w:sz="0" w:space="0" w:color="auto"/>
                        <w:left w:val="none" w:sz="0" w:space="0" w:color="auto"/>
                        <w:bottom w:val="none" w:sz="0" w:space="0" w:color="auto"/>
                        <w:right w:val="none" w:sz="0" w:space="0" w:color="auto"/>
                      </w:divBdr>
                      <w:divsChild>
                        <w:div w:id="17439459">
                          <w:marLeft w:val="0"/>
                          <w:marRight w:val="0"/>
                          <w:marTop w:val="0"/>
                          <w:marBottom w:val="0"/>
                          <w:divBdr>
                            <w:top w:val="none" w:sz="0" w:space="0" w:color="auto"/>
                            <w:left w:val="none" w:sz="0" w:space="0" w:color="auto"/>
                            <w:bottom w:val="none" w:sz="0" w:space="0" w:color="auto"/>
                            <w:right w:val="none" w:sz="0" w:space="0" w:color="auto"/>
                          </w:divBdr>
                          <w:divsChild>
                            <w:div w:id="5912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50900">
          <w:marLeft w:val="0"/>
          <w:marRight w:val="0"/>
          <w:marTop w:val="0"/>
          <w:marBottom w:val="0"/>
          <w:divBdr>
            <w:top w:val="none" w:sz="0" w:space="0" w:color="auto"/>
            <w:left w:val="none" w:sz="0" w:space="0" w:color="auto"/>
            <w:bottom w:val="none" w:sz="0" w:space="0" w:color="auto"/>
            <w:right w:val="none" w:sz="0" w:space="0" w:color="auto"/>
          </w:divBdr>
          <w:divsChild>
            <w:div w:id="31343365">
              <w:marLeft w:val="0"/>
              <w:marRight w:val="0"/>
              <w:marTop w:val="0"/>
              <w:marBottom w:val="0"/>
              <w:divBdr>
                <w:top w:val="none" w:sz="0" w:space="0" w:color="auto"/>
                <w:left w:val="none" w:sz="0" w:space="0" w:color="auto"/>
                <w:bottom w:val="none" w:sz="0" w:space="0" w:color="auto"/>
                <w:right w:val="none" w:sz="0" w:space="0" w:color="auto"/>
              </w:divBdr>
              <w:divsChild>
                <w:div w:id="1623458563">
                  <w:marLeft w:val="0"/>
                  <w:marRight w:val="0"/>
                  <w:marTop w:val="0"/>
                  <w:marBottom w:val="0"/>
                  <w:divBdr>
                    <w:top w:val="none" w:sz="0" w:space="0" w:color="auto"/>
                    <w:left w:val="none" w:sz="0" w:space="0" w:color="auto"/>
                    <w:bottom w:val="none" w:sz="0" w:space="0" w:color="auto"/>
                    <w:right w:val="none" w:sz="0" w:space="0" w:color="auto"/>
                  </w:divBdr>
                  <w:divsChild>
                    <w:div w:id="1154948856">
                      <w:marLeft w:val="0"/>
                      <w:marRight w:val="0"/>
                      <w:marTop w:val="0"/>
                      <w:marBottom w:val="0"/>
                      <w:divBdr>
                        <w:top w:val="none" w:sz="0" w:space="0" w:color="auto"/>
                        <w:left w:val="none" w:sz="0" w:space="0" w:color="auto"/>
                        <w:bottom w:val="none" w:sz="0" w:space="0" w:color="auto"/>
                        <w:right w:val="none" w:sz="0" w:space="0" w:color="auto"/>
                      </w:divBdr>
                      <w:divsChild>
                        <w:div w:id="66610048">
                          <w:marLeft w:val="0"/>
                          <w:marRight w:val="0"/>
                          <w:marTop w:val="0"/>
                          <w:marBottom w:val="0"/>
                          <w:divBdr>
                            <w:top w:val="none" w:sz="0" w:space="0" w:color="auto"/>
                            <w:left w:val="none" w:sz="0" w:space="0" w:color="auto"/>
                            <w:bottom w:val="none" w:sz="0" w:space="0" w:color="auto"/>
                            <w:right w:val="none" w:sz="0" w:space="0" w:color="auto"/>
                          </w:divBdr>
                          <w:divsChild>
                            <w:div w:id="10565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10800">
                      <w:marLeft w:val="0"/>
                      <w:marRight w:val="0"/>
                      <w:marTop w:val="0"/>
                      <w:marBottom w:val="0"/>
                      <w:divBdr>
                        <w:top w:val="none" w:sz="0" w:space="0" w:color="auto"/>
                        <w:left w:val="none" w:sz="0" w:space="0" w:color="auto"/>
                        <w:bottom w:val="none" w:sz="0" w:space="0" w:color="auto"/>
                        <w:right w:val="none" w:sz="0" w:space="0" w:color="auto"/>
                      </w:divBdr>
                      <w:divsChild>
                        <w:div w:id="1640957059">
                          <w:marLeft w:val="0"/>
                          <w:marRight w:val="0"/>
                          <w:marTop w:val="0"/>
                          <w:marBottom w:val="0"/>
                          <w:divBdr>
                            <w:top w:val="none" w:sz="0" w:space="0" w:color="auto"/>
                            <w:left w:val="none" w:sz="0" w:space="0" w:color="auto"/>
                            <w:bottom w:val="none" w:sz="0" w:space="0" w:color="auto"/>
                            <w:right w:val="none" w:sz="0" w:space="0" w:color="auto"/>
                          </w:divBdr>
                          <w:divsChild>
                            <w:div w:id="2564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528669">
          <w:marLeft w:val="0"/>
          <w:marRight w:val="0"/>
          <w:marTop w:val="0"/>
          <w:marBottom w:val="0"/>
          <w:divBdr>
            <w:top w:val="none" w:sz="0" w:space="0" w:color="auto"/>
            <w:left w:val="none" w:sz="0" w:space="0" w:color="auto"/>
            <w:bottom w:val="none" w:sz="0" w:space="0" w:color="auto"/>
            <w:right w:val="none" w:sz="0" w:space="0" w:color="auto"/>
          </w:divBdr>
          <w:divsChild>
            <w:div w:id="221526850">
              <w:marLeft w:val="0"/>
              <w:marRight w:val="0"/>
              <w:marTop w:val="0"/>
              <w:marBottom w:val="0"/>
              <w:divBdr>
                <w:top w:val="none" w:sz="0" w:space="0" w:color="auto"/>
                <w:left w:val="none" w:sz="0" w:space="0" w:color="auto"/>
                <w:bottom w:val="none" w:sz="0" w:space="0" w:color="auto"/>
                <w:right w:val="none" w:sz="0" w:space="0" w:color="auto"/>
              </w:divBdr>
              <w:divsChild>
                <w:div w:id="454256340">
                  <w:marLeft w:val="0"/>
                  <w:marRight w:val="0"/>
                  <w:marTop w:val="0"/>
                  <w:marBottom w:val="0"/>
                  <w:divBdr>
                    <w:top w:val="none" w:sz="0" w:space="0" w:color="auto"/>
                    <w:left w:val="none" w:sz="0" w:space="0" w:color="auto"/>
                    <w:bottom w:val="none" w:sz="0" w:space="0" w:color="auto"/>
                    <w:right w:val="none" w:sz="0" w:space="0" w:color="auto"/>
                  </w:divBdr>
                  <w:divsChild>
                    <w:div w:id="46612412">
                      <w:marLeft w:val="0"/>
                      <w:marRight w:val="0"/>
                      <w:marTop w:val="0"/>
                      <w:marBottom w:val="0"/>
                      <w:divBdr>
                        <w:top w:val="none" w:sz="0" w:space="0" w:color="auto"/>
                        <w:left w:val="none" w:sz="0" w:space="0" w:color="auto"/>
                        <w:bottom w:val="none" w:sz="0" w:space="0" w:color="auto"/>
                        <w:right w:val="none" w:sz="0" w:space="0" w:color="auto"/>
                      </w:divBdr>
                      <w:divsChild>
                        <w:div w:id="1289435891">
                          <w:marLeft w:val="0"/>
                          <w:marRight w:val="0"/>
                          <w:marTop w:val="0"/>
                          <w:marBottom w:val="0"/>
                          <w:divBdr>
                            <w:top w:val="none" w:sz="0" w:space="0" w:color="auto"/>
                            <w:left w:val="none" w:sz="0" w:space="0" w:color="auto"/>
                            <w:bottom w:val="none" w:sz="0" w:space="0" w:color="auto"/>
                            <w:right w:val="none" w:sz="0" w:space="0" w:color="auto"/>
                          </w:divBdr>
                          <w:divsChild>
                            <w:div w:id="9654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148303">
                  <w:marLeft w:val="0"/>
                  <w:marRight w:val="0"/>
                  <w:marTop w:val="0"/>
                  <w:marBottom w:val="0"/>
                  <w:divBdr>
                    <w:top w:val="none" w:sz="0" w:space="0" w:color="auto"/>
                    <w:left w:val="none" w:sz="0" w:space="0" w:color="auto"/>
                    <w:bottom w:val="none" w:sz="0" w:space="0" w:color="auto"/>
                    <w:right w:val="none" w:sz="0" w:space="0" w:color="auto"/>
                  </w:divBdr>
                  <w:divsChild>
                    <w:div w:id="2089494377">
                      <w:marLeft w:val="0"/>
                      <w:marRight w:val="0"/>
                      <w:marTop w:val="0"/>
                      <w:marBottom w:val="0"/>
                      <w:divBdr>
                        <w:top w:val="none" w:sz="0" w:space="0" w:color="auto"/>
                        <w:left w:val="none" w:sz="0" w:space="0" w:color="auto"/>
                        <w:bottom w:val="none" w:sz="0" w:space="0" w:color="auto"/>
                        <w:right w:val="none" w:sz="0" w:space="0" w:color="auto"/>
                      </w:divBdr>
                      <w:divsChild>
                        <w:div w:id="951669615">
                          <w:marLeft w:val="0"/>
                          <w:marRight w:val="0"/>
                          <w:marTop w:val="0"/>
                          <w:marBottom w:val="0"/>
                          <w:divBdr>
                            <w:top w:val="none" w:sz="0" w:space="0" w:color="auto"/>
                            <w:left w:val="none" w:sz="0" w:space="0" w:color="auto"/>
                            <w:bottom w:val="none" w:sz="0" w:space="0" w:color="auto"/>
                            <w:right w:val="none" w:sz="0" w:space="0" w:color="auto"/>
                          </w:divBdr>
                          <w:divsChild>
                            <w:div w:id="19143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520704">
          <w:marLeft w:val="0"/>
          <w:marRight w:val="0"/>
          <w:marTop w:val="0"/>
          <w:marBottom w:val="0"/>
          <w:divBdr>
            <w:top w:val="none" w:sz="0" w:space="0" w:color="auto"/>
            <w:left w:val="none" w:sz="0" w:space="0" w:color="auto"/>
            <w:bottom w:val="none" w:sz="0" w:space="0" w:color="auto"/>
            <w:right w:val="none" w:sz="0" w:space="0" w:color="auto"/>
          </w:divBdr>
          <w:divsChild>
            <w:div w:id="72241566">
              <w:marLeft w:val="0"/>
              <w:marRight w:val="0"/>
              <w:marTop w:val="0"/>
              <w:marBottom w:val="0"/>
              <w:divBdr>
                <w:top w:val="none" w:sz="0" w:space="0" w:color="auto"/>
                <w:left w:val="none" w:sz="0" w:space="0" w:color="auto"/>
                <w:bottom w:val="none" w:sz="0" w:space="0" w:color="auto"/>
                <w:right w:val="none" w:sz="0" w:space="0" w:color="auto"/>
              </w:divBdr>
              <w:divsChild>
                <w:div w:id="923805128">
                  <w:marLeft w:val="0"/>
                  <w:marRight w:val="0"/>
                  <w:marTop w:val="0"/>
                  <w:marBottom w:val="0"/>
                  <w:divBdr>
                    <w:top w:val="none" w:sz="0" w:space="0" w:color="auto"/>
                    <w:left w:val="none" w:sz="0" w:space="0" w:color="auto"/>
                    <w:bottom w:val="none" w:sz="0" w:space="0" w:color="auto"/>
                    <w:right w:val="none" w:sz="0" w:space="0" w:color="auto"/>
                  </w:divBdr>
                  <w:divsChild>
                    <w:div w:id="48264729">
                      <w:marLeft w:val="0"/>
                      <w:marRight w:val="0"/>
                      <w:marTop w:val="0"/>
                      <w:marBottom w:val="0"/>
                      <w:divBdr>
                        <w:top w:val="none" w:sz="0" w:space="0" w:color="auto"/>
                        <w:left w:val="none" w:sz="0" w:space="0" w:color="auto"/>
                        <w:bottom w:val="none" w:sz="0" w:space="0" w:color="auto"/>
                        <w:right w:val="none" w:sz="0" w:space="0" w:color="auto"/>
                      </w:divBdr>
                      <w:divsChild>
                        <w:div w:id="1634872956">
                          <w:marLeft w:val="0"/>
                          <w:marRight w:val="0"/>
                          <w:marTop w:val="0"/>
                          <w:marBottom w:val="0"/>
                          <w:divBdr>
                            <w:top w:val="none" w:sz="0" w:space="0" w:color="auto"/>
                            <w:left w:val="none" w:sz="0" w:space="0" w:color="auto"/>
                            <w:bottom w:val="none" w:sz="0" w:space="0" w:color="auto"/>
                            <w:right w:val="none" w:sz="0" w:space="0" w:color="auto"/>
                          </w:divBdr>
                          <w:divsChild>
                            <w:div w:id="531384127">
                              <w:marLeft w:val="0"/>
                              <w:marRight w:val="0"/>
                              <w:marTop w:val="0"/>
                              <w:marBottom w:val="0"/>
                              <w:divBdr>
                                <w:top w:val="none" w:sz="0" w:space="0" w:color="auto"/>
                                <w:left w:val="none" w:sz="0" w:space="0" w:color="auto"/>
                                <w:bottom w:val="none" w:sz="0" w:space="0" w:color="auto"/>
                                <w:right w:val="none" w:sz="0" w:space="0" w:color="auto"/>
                              </w:divBdr>
                            </w:div>
                            <w:div w:id="1478298040">
                              <w:marLeft w:val="0"/>
                              <w:marRight w:val="0"/>
                              <w:marTop w:val="0"/>
                              <w:marBottom w:val="0"/>
                              <w:divBdr>
                                <w:top w:val="none" w:sz="0" w:space="0" w:color="auto"/>
                                <w:left w:val="none" w:sz="0" w:space="0" w:color="auto"/>
                                <w:bottom w:val="none" w:sz="0" w:space="0" w:color="auto"/>
                                <w:right w:val="none" w:sz="0" w:space="0" w:color="auto"/>
                              </w:divBdr>
                            </w:div>
                          </w:divsChild>
                        </w:div>
                        <w:div w:id="1906598639">
                          <w:marLeft w:val="0"/>
                          <w:marRight w:val="0"/>
                          <w:marTop w:val="0"/>
                          <w:marBottom w:val="0"/>
                          <w:divBdr>
                            <w:top w:val="none" w:sz="0" w:space="0" w:color="auto"/>
                            <w:left w:val="none" w:sz="0" w:space="0" w:color="auto"/>
                            <w:bottom w:val="none" w:sz="0" w:space="0" w:color="auto"/>
                            <w:right w:val="none" w:sz="0" w:space="0" w:color="auto"/>
                          </w:divBdr>
                        </w:div>
                      </w:divsChild>
                    </w:div>
                    <w:div w:id="12259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60397">
          <w:marLeft w:val="0"/>
          <w:marRight w:val="0"/>
          <w:marTop w:val="0"/>
          <w:marBottom w:val="0"/>
          <w:divBdr>
            <w:top w:val="none" w:sz="0" w:space="0" w:color="auto"/>
            <w:left w:val="none" w:sz="0" w:space="0" w:color="auto"/>
            <w:bottom w:val="none" w:sz="0" w:space="0" w:color="auto"/>
            <w:right w:val="none" w:sz="0" w:space="0" w:color="auto"/>
          </w:divBdr>
          <w:divsChild>
            <w:div w:id="974065509">
              <w:marLeft w:val="0"/>
              <w:marRight w:val="0"/>
              <w:marTop w:val="0"/>
              <w:marBottom w:val="0"/>
              <w:divBdr>
                <w:top w:val="none" w:sz="0" w:space="0" w:color="auto"/>
                <w:left w:val="none" w:sz="0" w:space="0" w:color="auto"/>
                <w:bottom w:val="none" w:sz="0" w:space="0" w:color="auto"/>
                <w:right w:val="none" w:sz="0" w:space="0" w:color="auto"/>
              </w:divBdr>
              <w:divsChild>
                <w:div w:id="62990757">
                  <w:marLeft w:val="0"/>
                  <w:marRight w:val="0"/>
                  <w:marTop w:val="0"/>
                  <w:marBottom w:val="0"/>
                  <w:divBdr>
                    <w:top w:val="none" w:sz="0" w:space="0" w:color="auto"/>
                    <w:left w:val="none" w:sz="0" w:space="0" w:color="auto"/>
                    <w:bottom w:val="none" w:sz="0" w:space="0" w:color="auto"/>
                    <w:right w:val="none" w:sz="0" w:space="0" w:color="auto"/>
                  </w:divBdr>
                  <w:divsChild>
                    <w:div w:id="818617990">
                      <w:marLeft w:val="0"/>
                      <w:marRight w:val="0"/>
                      <w:marTop w:val="0"/>
                      <w:marBottom w:val="0"/>
                      <w:divBdr>
                        <w:top w:val="none" w:sz="0" w:space="0" w:color="auto"/>
                        <w:left w:val="none" w:sz="0" w:space="0" w:color="auto"/>
                        <w:bottom w:val="none" w:sz="0" w:space="0" w:color="auto"/>
                        <w:right w:val="none" w:sz="0" w:space="0" w:color="auto"/>
                      </w:divBdr>
                      <w:divsChild>
                        <w:div w:id="1726367675">
                          <w:marLeft w:val="0"/>
                          <w:marRight w:val="0"/>
                          <w:marTop w:val="0"/>
                          <w:marBottom w:val="0"/>
                          <w:divBdr>
                            <w:top w:val="none" w:sz="0" w:space="0" w:color="auto"/>
                            <w:left w:val="none" w:sz="0" w:space="0" w:color="auto"/>
                            <w:bottom w:val="none" w:sz="0" w:space="0" w:color="auto"/>
                            <w:right w:val="none" w:sz="0" w:space="0" w:color="auto"/>
                          </w:divBdr>
                          <w:divsChild>
                            <w:div w:id="365564473">
                              <w:marLeft w:val="0"/>
                              <w:marRight w:val="0"/>
                              <w:marTop w:val="0"/>
                              <w:marBottom w:val="0"/>
                              <w:divBdr>
                                <w:top w:val="none" w:sz="0" w:space="0" w:color="auto"/>
                                <w:left w:val="none" w:sz="0" w:space="0" w:color="auto"/>
                                <w:bottom w:val="none" w:sz="0" w:space="0" w:color="auto"/>
                                <w:right w:val="none" w:sz="0" w:space="0" w:color="auto"/>
                              </w:divBdr>
                            </w:div>
                            <w:div w:id="410808330">
                              <w:marLeft w:val="0"/>
                              <w:marRight w:val="0"/>
                              <w:marTop w:val="0"/>
                              <w:marBottom w:val="0"/>
                              <w:divBdr>
                                <w:top w:val="none" w:sz="0" w:space="0" w:color="auto"/>
                                <w:left w:val="none" w:sz="0" w:space="0" w:color="auto"/>
                                <w:bottom w:val="none" w:sz="0" w:space="0" w:color="auto"/>
                                <w:right w:val="none" w:sz="0" w:space="0" w:color="auto"/>
                              </w:divBdr>
                            </w:div>
                          </w:divsChild>
                        </w:div>
                        <w:div w:id="686250465">
                          <w:marLeft w:val="0"/>
                          <w:marRight w:val="0"/>
                          <w:marTop w:val="0"/>
                          <w:marBottom w:val="0"/>
                          <w:divBdr>
                            <w:top w:val="none" w:sz="0" w:space="0" w:color="auto"/>
                            <w:left w:val="none" w:sz="0" w:space="0" w:color="auto"/>
                            <w:bottom w:val="none" w:sz="0" w:space="0" w:color="auto"/>
                            <w:right w:val="none" w:sz="0" w:space="0" w:color="auto"/>
                          </w:divBdr>
                        </w:div>
                      </w:divsChild>
                    </w:div>
                    <w:div w:id="171180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075487">
          <w:marLeft w:val="0"/>
          <w:marRight w:val="0"/>
          <w:marTop w:val="0"/>
          <w:marBottom w:val="0"/>
          <w:divBdr>
            <w:top w:val="none" w:sz="0" w:space="0" w:color="auto"/>
            <w:left w:val="none" w:sz="0" w:space="0" w:color="auto"/>
            <w:bottom w:val="none" w:sz="0" w:space="0" w:color="auto"/>
            <w:right w:val="none" w:sz="0" w:space="0" w:color="auto"/>
          </w:divBdr>
          <w:divsChild>
            <w:div w:id="1195340263">
              <w:marLeft w:val="0"/>
              <w:marRight w:val="0"/>
              <w:marTop w:val="0"/>
              <w:marBottom w:val="0"/>
              <w:divBdr>
                <w:top w:val="none" w:sz="0" w:space="0" w:color="auto"/>
                <w:left w:val="none" w:sz="0" w:space="0" w:color="auto"/>
                <w:bottom w:val="none" w:sz="0" w:space="0" w:color="auto"/>
                <w:right w:val="none" w:sz="0" w:space="0" w:color="auto"/>
              </w:divBdr>
              <w:divsChild>
                <w:div w:id="253247808">
                  <w:marLeft w:val="0"/>
                  <w:marRight w:val="0"/>
                  <w:marTop w:val="0"/>
                  <w:marBottom w:val="0"/>
                  <w:divBdr>
                    <w:top w:val="none" w:sz="0" w:space="0" w:color="auto"/>
                    <w:left w:val="none" w:sz="0" w:space="0" w:color="auto"/>
                    <w:bottom w:val="none" w:sz="0" w:space="0" w:color="auto"/>
                    <w:right w:val="none" w:sz="0" w:space="0" w:color="auto"/>
                  </w:divBdr>
                  <w:divsChild>
                    <w:div w:id="177744209">
                      <w:marLeft w:val="0"/>
                      <w:marRight w:val="0"/>
                      <w:marTop w:val="0"/>
                      <w:marBottom w:val="0"/>
                      <w:divBdr>
                        <w:top w:val="none" w:sz="0" w:space="0" w:color="auto"/>
                        <w:left w:val="none" w:sz="0" w:space="0" w:color="auto"/>
                        <w:bottom w:val="none" w:sz="0" w:space="0" w:color="auto"/>
                        <w:right w:val="none" w:sz="0" w:space="0" w:color="auto"/>
                      </w:divBdr>
                      <w:divsChild>
                        <w:div w:id="570119795">
                          <w:marLeft w:val="0"/>
                          <w:marRight w:val="0"/>
                          <w:marTop w:val="0"/>
                          <w:marBottom w:val="0"/>
                          <w:divBdr>
                            <w:top w:val="none" w:sz="0" w:space="0" w:color="auto"/>
                            <w:left w:val="none" w:sz="0" w:space="0" w:color="auto"/>
                            <w:bottom w:val="none" w:sz="0" w:space="0" w:color="auto"/>
                            <w:right w:val="none" w:sz="0" w:space="0" w:color="auto"/>
                          </w:divBdr>
                          <w:divsChild>
                            <w:div w:id="70202532">
                              <w:marLeft w:val="0"/>
                              <w:marRight w:val="0"/>
                              <w:marTop w:val="0"/>
                              <w:marBottom w:val="0"/>
                              <w:divBdr>
                                <w:top w:val="none" w:sz="0" w:space="0" w:color="auto"/>
                                <w:left w:val="none" w:sz="0" w:space="0" w:color="auto"/>
                                <w:bottom w:val="none" w:sz="0" w:space="0" w:color="auto"/>
                                <w:right w:val="none" w:sz="0" w:space="0" w:color="auto"/>
                              </w:divBdr>
                            </w:div>
                            <w:div w:id="242841969">
                              <w:marLeft w:val="0"/>
                              <w:marRight w:val="0"/>
                              <w:marTop w:val="0"/>
                              <w:marBottom w:val="0"/>
                              <w:divBdr>
                                <w:top w:val="none" w:sz="0" w:space="0" w:color="auto"/>
                                <w:left w:val="none" w:sz="0" w:space="0" w:color="auto"/>
                                <w:bottom w:val="none" w:sz="0" w:space="0" w:color="auto"/>
                                <w:right w:val="none" w:sz="0" w:space="0" w:color="auto"/>
                              </w:divBdr>
                            </w:div>
                          </w:divsChild>
                        </w:div>
                        <w:div w:id="1034429983">
                          <w:marLeft w:val="0"/>
                          <w:marRight w:val="0"/>
                          <w:marTop w:val="0"/>
                          <w:marBottom w:val="0"/>
                          <w:divBdr>
                            <w:top w:val="none" w:sz="0" w:space="0" w:color="auto"/>
                            <w:left w:val="none" w:sz="0" w:space="0" w:color="auto"/>
                            <w:bottom w:val="none" w:sz="0" w:space="0" w:color="auto"/>
                            <w:right w:val="none" w:sz="0" w:space="0" w:color="auto"/>
                          </w:divBdr>
                        </w:div>
                      </w:divsChild>
                    </w:div>
                    <w:div w:id="182963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627576">
          <w:marLeft w:val="0"/>
          <w:marRight w:val="0"/>
          <w:marTop w:val="0"/>
          <w:marBottom w:val="0"/>
          <w:divBdr>
            <w:top w:val="none" w:sz="0" w:space="0" w:color="auto"/>
            <w:left w:val="none" w:sz="0" w:space="0" w:color="auto"/>
            <w:bottom w:val="none" w:sz="0" w:space="0" w:color="auto"/>
            <w:right w:val="none" w:sz="0" w:space="0" w:color="auto"/>
          </w:divBdr>
          <w:divsChild>
            <w:div w:id="1973630080">
              <w:marLeft w:val="0"/>
              <w:marRight w:val="0"/>
              <w:marTop w:val="0"/>
              <w:marBottom w:val="0"/>
              <w:divBdr>
                <w:top w:val="none" w:sz="0" w:space="0" w:color="auto"/>
                <w:left w:val="none" w:sz="0" w:space="0" w:color="auto"/>
                <w:bottom w:val="none" w:sz="0" w:space="0" w:color="auto"/>
                <w:right w:val="none" w:sz="0" w:space="0" w:color="auto"/>
              </w:divBdr>
              <w:divsChild>
                <w:div w:id="1045718249">
                  <w:marLeft w:val="0"/>
                  <w:marRight w:val="0"/>
                  <w:marTop w:val="0"/>
                  <w:marBottom w:val="0"/>
                  <w:divBdr>
                    <w:top w:val="none" w:sz="0" w:space="0" w:color="auto"/>
                    <w:left w:val="none" w:sz="0" w:space="0" w:color="auto"/>
                    <w:bottom w:val="none" w:sz="0" w:space="0" w:color="auto"/>
                    <w:right w:val="none" w:sz="0" w:space="0" w:color="auto"/>
                  </w:divBdr>
                  <w:divsChild>
                    <w:div w:id="518128969">
                      <w:marLeft w:val="0"/>
                      <w:marRight w:val="0"/>
                      <w:marTop w:val="0"/>
                      <w:marBottom w:val="0"/>
                      <w:divBdr>
                        <w:top w:val="none" w:sz="0" w:space="0" w:color="auto"/>
                        <w:left w:val="none" w:sz="0" w:space="0" w:color="auto"/>
                        <w:bottom w:val="none" w:sz="0" w:space="0" w:color="auto"/>
                        <w:right w:val="none" w:sz="0" w:space="0" w:color="auto"/>
                      </w:divBdr>
                      <w:divsChild>
                        <w:div w:id="1039092245">
                          <w:marLeft w:val="0"/>
                          <w:marRight w:val="0"/>
                          <w:marTop w:val="0"/>
                          <w:marBottom w:val="0"/>
                          <w:divBdr>
                            <w:top w:val="none" w:sz="0" w:space="0" w:color="auto"/>
                            <w:left w:val="none" w:sz="0" w:space="0" w:color="auto"/>
                            <w:bottom w:val="none" w:sz="0" w:space="0" w:color="auto"/>
                            <w:right w:val="none" w:sz="0" w:space="0" w:color="auto"/>
                          </w:divBdr>
                          <w:divsChild>
                            <w:div w:id="93017799">
                              <w:marLeft w:val="0"/>
                              <w:marRight w:val="0"/>
                              <w:marTop w:val="0"/>
                              <w:marBottom w:val="0"/>
                              <w:divBdr>
                                <w:top w:val="none" w:sz="0" w:space="0" w:color="auto"/>
                                <w:left w:val="none" w:sz="0" w:space="0" w:color="auto"/>
                                <w:bottom w:val="none" w:sz="0" w:space="0" w:color="auto"/>
                                <w:right w:val="none" w:sz="0" w:space="0" w:color="auto"/>
                              </w:divBdr>
                            </w:div>
                          </w:divsChild>
                        </w:div>
                        <w:div w:id="1622030531">
                          <w:marLeft w:val="0"/>
                          <w:marRight w:val="0"/>
                          <w:marTop w:val="0"/>
                          <w:marBottom w:val="0"/>
                          <w:divBdr>
                            <w:top w:val="none" w:sz="0" w:space="0" w:color="auto"/>
                            <w:left w:val="none" w:sz="0" w:space="0" w:color="auto"/>
                            <w:bottom w:val="none" w:sz="0" w:space="0" w:color="auto"/>
                            <w:right w:val="none" w:sz="0" w:space="0" w:color="auto"/>
                          </w:divBdr>
                        </w:div>
                      </w:divsChild>
                    </w:div>
                    <w:div w:id="7949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39292">
          <w:marLeft w:val="0"/>
          <w:marRight w:val="0"/>
          <w:marTop w:val="0"/>
          <w:marBottom w:val="0"/>
          <w:divBdr>
            <w:top w:val="none" w:sz="0" w:space="0" w:color="auto"/>
            <w:left w:val="none" w:sz="0" w:space="0" w:color="auto"/>
            <w:bottom w:val="none" w:sz="0" w:space="0" w:color="auto"/>
            <w:right w:val="none" w:sz="0" w:space="0" w:color="auto"/>
          </w:divBdr>
          <w:divsChild>
            <w:div w:id="618952693">
              <w:marLeft w:val="0"/>
              <w:marRight w:val="0"/>
              <w:marTop w:val="0"/>
              <w:marBottom w:val="0"/>
              <w:divBdr>
                <w:top w:val="none" w:sz="0" w:space="0" w:color="auto"/>
                <w:left w:val="none" w:sz="0" w:space="0" w:color="auto"/>
                <w:bottom w:val="none" w:sz="0" w:space="0" w:color="auto"/>
                <w:right w:val="none" w:sz="0" w:space="0" w:color="auto"/>
              </w:divBdr>
              <w:divsChild>
                <w:div w:id="1631009603">
                  <w:marLeft w:val="0"/>
                  <w:marRight w:val="0"/>
                  <w:marTop w:val="0"/>
                  <w:marBottom w:val="0"/>
                  <w:divBdr>
                    <w:top w:val="none" w:sz="0" w:space="0" w:color="auto"/>
                    <w:left w:val="none" w:sz="0" w:space="0" w:color="auto"/>
                    <w:bottom w:val="none" w:sz="0" w:space="0" w:color="auto"/>
                    <w:right w:val="none" w:sz="0" w:space="0" w:color="auto"/>
                  </w:divBdr>
                  <w:divsChild>
                    <w:div w:id="103815352">
                      <w:marLeft w:val="0"/>
                      <w:marRight w:val="0"/>
                      <w:marTop w:val="0"/>
                      <w:marBottom w:val="0"/>
                      <w:divBdr>
                        <w:top w:val="none" w:sz="0" w:space="0" w:color="auto"/>
                        <w:left w:val="none" w:sz="0" w:space="0" w:color="auto"/>
                        <w:bottom w:val="none" w:sz="0" w:space="0" w:color="auto"/>
                        <w:right w:val="none" w:sz="0" w:space="0" w:color="auto"/>
                      </w:divBdr>
                      <w:divsChild>
                        <w:div w:id="110756878">
                          <w:marLeft w:val="0"/>
                          <w:marRight w:val="0"/>
                          <w:marTop w:val="0"/>
                          <w:marBottom w:val="0"/>
                          <w:divBdr>
                            <w:top w:val="none" w:sz="0" w:space="0" w:color="auto"/>
                            <w:left w:val="none" w:sz="0" w:space="0" w:color="auto"/>
                            <w:bottom w:val="none" w:sz="0" w:space="0" w:color="auto"/>
                            <w:right w:val="none" w:sz="0" w:space="0" w:color="auto"/>
                          </w:divBdr>
                        </w:div>
                        <w:div w:id="1050151953">
                          <w:marLeft w:val="0"/>
                          <w:marRight w:val="0"/>
                          <w:marTop w:val="0"/>
                          <w:marBottom w:val="0"/>
                          <w:divBdr>
                            <w:top w:val="none" w:sz="0" w:space="0" w:color="auto"/>
                            <w:left w:val="none" w:sz="0" w:space="0" w:color="auto"/>
                            <w:bottom w:val="none" w:sz="0" w:space="0" w:color="auto"/>
                            <w:right w:val="none" w:sz="0" w:space="0" w:color="auto"/>
                          </w:divBdr>
                          <w:divsChild>
                            <w:div w:id="131236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4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90444">
          <w:marLeft w:val="0"/>
          <w:marRight w:val="0"/>
          <w:marTop w:val="0"/>
          <w:marBottom w:val="0"/>
          <w:divBdr>
            <w:top w:val="none" w:sz="0" w:space="0" w:color="auto"/>
            <w:left w:val="none" w:sz="0" w:space="0" w:color="auto"/>
            <w:bottom w:val="none" w:sz="0" w:space="0" w:color="auto"/>
            <w:right w:val="none" w:sz="0" w:space="0" w:color="auto"/>
          </w:divBdr>
          <w:divsChild>
            <w:div w:id="1604387016">
              <w:marLeft w:val="0"/>
              <w:marRight w:val="0"/>
              <w:marTop w:val="0"/>
              <w:marBottom w:val="0"/>
              <w:divBdr>
                <w:top w:val="none" w:sz="0" w:space="0" w:color="auto"/>
                <w:left w:val="none" w:sz="0" w:space="0" w:color="auto"/>
                <w:bottom w:val="none" w:sz="0" w:space="0" w:color="auto"/>
                <w:right w:val="none" w:sz="0" w:space="0" w:color="auto"/>
              </w:divBdr>
              <w:divsChild>
                <w:div w:id="661273483">
                  <w:marLeft w:val="0"/>
                  <w:marRight w:val="0"/>
                  <w:marTop w:val="0"/>
                  <w:marBottom w:val="0"/>
                  <w:divBdr>
                    <w:top w:val="none" w:sz="0" w:space="0" w:color="auto"/>
                    <w:left w:val="none" w:sz="0" w:space="0" w:color="auto"/>
                    <w:bottom w:val="none" w:sz="0" w:space="0" w:color="auto"/>
                    <w:right w:val="none" w:sz="0" w:space="0" w:color="auto"/>
                  </w:divBdr>
                  <w:divsChild>
                    <w:div w:id="731468124">
                      <w:marLeft w:val="0"/>
                      <w:marRight w:val="0"/>
                      <w:marTop w:val="0"/>
                      <w:marBottom w:val="0"/>
                      <w:divBdr>
                        <w:top w:val="none" w:sz="0" w:space="0" w:color="auto"/>
                        <w:left w:val="none" w:sz="0" w:space="0" w:color="auto"/>
                        <w:bottom w:val="none" w:sz="0" w:space="0" w:color="auto"/>
                        <w:right w:val="none" w:sz="0" w:space="0" w:color="auto"/>
                      </w:divBdr>
                    </w:div>
                    <w:div w:id="1427382245">
                      <w:marLeft w:val="0"/>
                      <w:marRight w:val="0"/>
                      <w:marTop w:val="0"/>
                      <w:marBottom w:val="0"/>
                      <w:divBdr>
                        <w:top w:val="none" w:sz="0" w:space="0" w:color="auto"/>
                        <w:left w:val="none" w:sz="0" w:space="0" w:color="auto"/>
                        <w:bottom w:val="none" w:sz="0" w:space="0" w:color="auto"/>
                        <w:right w:val="none" w:sz="0" w:space="0" w:color="auto"/>
                      </w:divBdr>
                      <w:divsChild>
                        <w:div w:id="947196391">
                          <w:marLeft w:val="0"/>
                          <w:marRight w:val="0"/>
                          <w:marTop w:val="0"/>
                          <w:marBottom w:val="0"/>
                          <w:divBdr>
                            <w:top w:val="none" w:sz="0" w:space="0" w:color="auto"/>
                            <w:left w:val="none" w:sz="0" w:space="0" w:color="auto"/>
                            <w:bottom w:val="none" w:sz="0" w:space="0" w:color="auto"/>
                            <w:right w:val="none" w:sz="0" w:space="0" w:color="auto"/>
                          </w:divBdr>
                        </w:div>
                        <w:div w:id="1515193410">
                          <w:marLeft w:val="0"/>
                          <w:marRight w:val="0"/>
                          <w:marTop w:val="0"/>
                          <w:marBottom w:val="0"/>
                          <w:divBdr>
                            <w:top w:val="none" w:sz="0" w:space="0" w:color="auto"/>
                            <w:left w:val="none" w:sz="0" w:space="0" w:color="auto"/>
                            <w:bottom w:val="none" w:sz="0" w:space="0" w:color="auto"/>
                            <w:right w:val="none" w:sz="0" w:space="0" w:color="auto"/>
                          </w:divBdr>
                          <w:divsChild>
                            <w:div w:id="143683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09498">
          <w:marLeft w:val="0"/>
          <w:marRight w:val="0"/>
          <w:marTop w:val="0"/>
          <w:marBottom w:val="0"/>
          <w:divBdr>
            <w:top w:val="none" w:sz="0" w:space="0" w:color="auto"/>
            <w:left w:val="none" w:sz="0" w:space="0" w:color="auto"/>
            <w:bottom w:val="none" w:sz="0" w:space="0" w:color="auto"/>
            <w:right w:val="none" w:sz="0" w:space="0" w:color="auto"/>
          </w:divBdr>
          <w:divsChild>
            <w:div w:id="267930663">
              <w:marLeft w:val="0"/>
              <w:marRight w:val="0"/>
              <w:marTop w:val="0"/>
              <w:marBottom w:val="0"/>
              <w:divBdr>
                <w:top w:val="none" w:sz="0" w:space="0" w:color="auto"/>
                <w:left w:val="none" w:sz="0" w:space="0" w:color="auto"/>
                <w:bottom w:val="none" w:sz="0" w:space="0" w:color="auto"/>
                <w:right w:val="none" w:sz="0" w:space="0" w:color="auto"/>
              </w:divBdr>
              <w:divsChild>
                <w:div w:id="1089279989">
                  <w:marLeft w:val="0"/>
                  <w:marRight w:val="0"/>
                  <w:marTop w:val="0"/>
                  <w:marBottom w:val="0"/>
                  <w:divBdr>
                    <w:top w:val="none" w:sz="0" w:space="0" w:color="auto"/>
                    <w:left w:val="none" w:sz="0" w:space="0" w:color="auto"/>
                    <w:bottom w:val="none" w:sz="0" w:space="0" w:color="auto"/>
                    <w:right w:val="none" w:sz="0" w:space="0" w:color="auto"/>
                  </w:divBdr>
                  <w:divsChild>
                    <w:div w:id="125507945">
                      <w:marLeft w:val="0"/>
                      <w:marRight w:val="0"/>
                      <w:marTop w:val="0"/>
                      <w:marBottom w:val="0"/>
                      <w:divBdr>
                        <w:top w:val="none" w:sz="0" w:space="0" w:color="auto"/>
                        <w:left w:val="none" w:sz="0" w:space="0" w:color="auto"/>
                        <w:bottom w:val="none" w:sz="0" w:space="0" w:color="auto"/>
                        <w:right w:val="none" w:sz="0" w:space="0" w:color="auto"/>
                      </w:divBdr>
                    </w:div>
                    <w:div w:id="392823656">
                      <w:marLeft w:val="0"/>
                      <w:marRight w:val="0"/>
                      <w:marTop w:val="0"/>
                      <w:marBottom w:val="0"/>
                      <w:divBdr>
                        <w:top w:val="none" w:sz="0" w:space="0" w:color="auto"/>
                        <w:left w:val="none" w:sz="0" w:space="0" w:color="auto"/>
                        <w:bottom w:val="none" w:sz="0" w:space="0" w:color="auto"/>
                        <w:right w:val="none" w:sz="0" w:space="0" w:color="auto"/>
                      </w:divBdr>
                      <w:divsChild>
                        <w:div w:id="999842640">
                          <w:marLeft w:val="0"/>
                          <w:marRight w:val="0"/>
                          <w:marTop w:val="0"/>
                          <w:marBottom w:val="0"/>
                          <w:divBdr>
                            <w:top w:val="none" w:sz="0" w:space="0" w:color="auto"/>
                            <w:left w:val="none" w:sz="0" w:space="0" w:color="auto"/>
                            <w:bottom w:val="none" w:sz="0" w:space="0" w:color="auto"/>
                            <w:right w:val="none" w:sz="0" w:space="0" w:color="auto"/>
                          </w:divBdr>
                        </w:div>
                        <w:div w:id="1196499201">
                          <w:marLeft w:val="0"/>
                          <w:marRight w:val="0"/>
                          <w:marTop w:val="0"/>
                          <w:marBottom w:val="0"/>
                          <w:divBdr>
                            <w:top w:val="none" w:sz="0" w:space="0" w:color="auto"/>
                            <w:left w:val="none" w:sz="0" w:space="0" w:color="auto"/>
                            <w:bottom w:val="none" w:sz="0" w:space="0" w:color="auto"/>
                            <w:right w:val="none" w:sz="0" w:space="0" w:color="auto"/>
                          </w:divBdr>
                          <w:divsChild>
                            <w:div w:id="13553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37765">
          <w:marLeft w:val="0"/>
          <w:marRight w:val="0"/>
          <w:marTop w:val="0"/>
          <w:marBottom w:val="0"/>
          <w:divBdr>
            <w:top w:val="none" w:sz="0" w:space="0" w:color="auto"/>
            <w:left w:val="none" w:sz="0" w:space="0" w:color="auto"/>
            <w:bottom w:val="none" w:sz="0" w:space="0" w:color="auto"/>
            <w:right w:val="none" w:sz="0" w:space="0" w:color="auto"/>
          </w:divBdr>
          <w:divsChild>
            <w:div w:id="1894391507">
              <w:marLeft w:val="0"/>
              <w:marRight w:val="0"/>
              <w:marTop w:val="0"/>
              <w:marBottom w:val="0"/>
              <w:divBdr>
                <w:top w:val="none" w:sz="0" w:space="0" w:color="auto"/>
                <w:left w:val="none" w:sz="0" w:space="0" w:color="auto"/>
                <w:bottom w:val="none" w:sz="0" w:space="0" w:color="auto"/>
                <w:right w:val="none" w:sz="0" w:space="0" w:color="auto"/>
              </w:divBdr>
              <w:divsChild>
                <w:div w:id="728068574">
                  <w:marLeft w:val="0"/>
                  <w:marRight w:val="0"/>
                  <w:marTop w:val="0"/>
                  <w:marBottom w:val="0"/>
                  <w:divBdr>
                    <w:top w:val="none" w:sz="0" w:space="0" w:color="auto"/>
                    <w:left w:val="none" w:sz="0" w:space="0" w:color="auto"/>
                    <w:bottom w:val="none" w:sz="0" w:space="0" w:color="auto"/>
                    <w:right w:val="none" w:sz="0" w:space="0" w:color="auto"/>
                  </w:divBdr>
                  <w:divsChild>
                    <w:div w:id="620577564">
                      <w:marLeft w:val="0"/>
                      <w:marRight w:val="0"/>
                      <w:marTop w:val="0"/>
                      <w:marBottom w:val="0"/>
                      <w:divBdr>
                        <w:top w:val="none" w:sz="0" w:space="0" w:color="auto"/>
                        <w:left w:val="none" w:sz="0" w:space="0" w:color="auto"/>
                        <w:bottom w:val="none" w:sz="0" w:space="0" w:color="auto"/>
                        <w:right w:val="none" w:sz="0" w:space="0" w:color="auto"/>
                      </w:divBdr>
                      <w:divsChild>
                        <w:div w:id="1555773723">
                          <w:marLeft w:val="0"/>
                          <w:marRight w:val="0"/>
                          <w:marTop w:val="0"/>
                          <w:marBottom w:val="0"/>
                          <w:divBdr>
                            <w:top w:val="none" w:sz="0" w:space="0" w:color="auto"/>
                            <w:left w:val="none" w:sz="0" w:space="0" w:color="auto"/>
                            <w:bottom w:val="none" w:sz="0" w:space="0" w:color="auto"/>
                            <w:right w:val="none" w:sz="0" w:space="0" w:color="auto"/>
                          </w:divBdr>
                          <w:divsChild>
                            <w:div w:id="881402265">
                              <w:marLeft w:val="0"/>
                              <w:marRight w:val="0"/>
                              <w:marTop w:val="0"/>
                              <w:marBottom w:val="0"/>
                              <w:divBdr>
                                <w:top w:val="none" w:sz="0" w:space="0" w:color="auto"/>
                                <w:left w:val="none" w:sz="0" w:space="0" w:color="auto"/>
                                <w:bottom w:val="none" w:sz="0" w:space="0" w:color="auto"/>
                                <w:right w:val="none" w:sz="0" w:space="0" w:color="auto"/>
                              </w:divBdr>
                            </w:div>
                            <w:div w:id="2051878317">
                              <w:marLeft w:val="0"/>
                              <w:marRight w:val="0"/>
                              <w:marTop w:val="0"/>
                              <w:marBottom w:val="0"/>
                              <w:divBdr>
                                <w:top w:val="none" w:sz="0" w:space="0" w:color="auto"/>
                                <w:left w:val="none" w:sz="0" w:space="0" w:color="auto"/>
                                <w:bottom w:val="none" w:sz="0" w:space="0" w:color="auto"/>
                                <w:right w:val="none" w:sz="0" w:space="0" w:color="auto"/>
                              </w:divBdr>
                            </w:div>
                          </w:divsChild>
                        </w:div>
                        <w:div w:id="1061439490">
                          <w:marLeft w:val="0"/>
                          <w:marRight w:val="0"/>
                          <w:marTop w:val="0"/>
                          <w:marBottom w:val="0"/>
                          <w:divBdr>
                            <w:top w:val="none" w:sz="0" w:space="0" w:color="auto"/>
                            <w:left w:val="none" w:sz="0" w:space="0" w:color="auto"/>
                            <w:bottom w:val="none" w:sz="0" w:space="0" w:color="auto"/>
                            <w:right w:val="none" w:sz="0" w:space="0" w:color="auto"/>
                          </w:divBdr>
                        </w:div>
                      </w:divsChild>
                    </w:div>
                    <w:div w:id="147818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786674">
          <w:marLeft w:val="0"/>
          <w:marRight w:val="0"/>
          <w:marTop w:val="0"/>
          <w:marBottom w:val="0"/>
          <w:divBdr>
            <w:top w:val="none" w:sz="0" w:space="0" w:color="auto"/>
            <w:left w:val="none" w:sz="0" w:space="0" w:color="auto"/>
            <w:bottom w:val="none" w:sz="0" w:space="0" w:color="auto"/>
            <w:right w:val="none" w:sz="0" w:space="0" w:color="auto"/>
          </w:divBdr>
          <w:divsChild>
            <w:div w:id="1585996571">
              <w:marLeft w:val="0"/>
              <w:marRight w:val="0"/>
              <w:marTop w:val="0"/>
              <w:marBottom w:val="0"/>
              <w:divBdr>
                <w:top w:val="none" w:sz="0" w:space="0" w:color="auto"/>
                <w:left w:val="none" w:sz="0" w:space="0" w:color="auto"/>
                <w:bottom w:val="none" w:sz="0" w:space="0" w:color="auto"/>
                <w:right w:val="none" w:sz="0" w:space="0" w:color="auto"/>
              </w:divBdr>
              <w:divsChild>
                <w:div w:id="2104182591">
                  <w:marLeft w:val="0"/>
                  <w:marRight w:val="0"/>
                  <w:marTop w:val="0"/>
                  <w:marBottom w:val="0"/>
                  <w:divBdr>
                    <w:top w:val="none" w:sz="0" w:space="0" w:color="auto"/>
                    <w:left w:val="none" w:sz="0" w:space="0" w:color="auto"/>
                    <w:bottom w:val="none" w:sz="0" w:space="0" w:color="auto"/>
                    <w:right w:val="none" w:sz="0" w:space="0" w:color="auto"/>
                  </w:divBdr>
                  <w:divsChild>
                    <w:div w:id="622545011">
                      <w:marLeft w:val="0"/>
                      <w:marRight w:val="0"/>
                      <w:marTop w:val="0"/>
                      <w:marBottom w:val="0"/>
                      <w:divBdr>
                        <w:top w:val="none" w:sz="0" w:space="0" w:color="auto"/>
                        <w:left w:val="none" w:sz="0" w:space="0" w:color="auto"/>
                        <w:bottom w:val="none" w:sz="0" w:space="0" w:color="auto"/>
                        <w:right w:val="none" w:sz="0" w:space="0" w:color="auto"/>
                      </w:divBdr>
                      <w:divsChild>
                        <w:div w:id="494684701">
                          <w:marLeft w:val="0"/>
                          <w:marRight w:val="0"/>
                          <w:marTop w:val="0"/>
                          <w:marBottom w:val="0"/>
                          <w:divBdr>
                            <w:top w:val="none" w:sz="0" w:space="0" w:color="auto"/>
                            <w:left w:val="none" w:sz="0" w:space="0" w:color="auto"/>
                            <w:bottom w:val="none" w:sz="0" w:space="0" w:color="auto"/>
                            <w:right w:val="none" w:sz="0" w:space="0" w:color="auto"/>
                          </w:divBdr>
                          <w:divsChild>
                            <w:div w:id="138692543">
                              <w:marLeft w:val="0"/>
                              <w:marRight w:val="0"/>
                              <w:marTop w:val="0"/>
                              <w:marBottom w:val="0"/>
                              <w:divBdr>
                                <w:top w:val="none" w:sz="0" w:space="0" w:color="auto"/>
                                <w:left w:val="none" w:sz="0" w:space="0" w:color="auto"/>
                                <w:bottom w:val="none" w:sz="0" w:space="0" w:color="auto"/>
                                <w:right w:val="none" w:sz="0" w:space="0" w:color="auto"/>
                              </w:divBdr>
                            </w:div>
                            <w:div w:id="343284008">
                              <w:marLeft w:val="0"/>
                              <w:marRight w:val="0"/>
                              <w:marTop w:val="0"/>
                              <w:marBottom w:val="0"/>
                              <w:divBdr>
                                <w:top w:val="none" w:sz="0" w:space="0" w:color="auto"/>
                                <w:left w:val="none" w:sz="0" w:space="0" w:color="auto"/>
                                <w:bottom w:val="none" w:sz="0" w:space="0" w:color="auto"/>
                                <w:right w:val="none" w:sz="0" w:space="0" w:color="auto"/>
                              </w:divBdr>
                            </w:div>
                          </w:divsChild>
                        </w:div>
                        <w:div w:id="148787246">
                          <w:marLeft w:val="0"/>
                          <w:marRight w:val="0"/>
                          <w:marTop w:val="0"/>
                          <w:marBottom w:val="0"/>
                          <w:divBdr>
                            <w:top w:val="none" w:sz="0" w:space="0" w:color="auto"/>
                            <w:left w:val="none" w:sz="0" w:space="0" w:color="auto"/>
                            <w:bottom w:val="none" w:sz="0" w:space="0" w:color="auto"/>
                            <w:right w:val="none" w:sz="0" w:space="0" w:color="auto"/>
                          </w:divBdr>
                        </w:div>
                      </w:divsChild>
                    </w:div>
                    <w:div w:id="15339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817261">
          <w:marLeft w:val="0"/>
          <w:marRight w:val="0"/>
          <w:marTop w:val="0"/>
          <w:marBottom w:val="0"/>
          <w:divBdr>
            <w:top w:val="none" w:sz="0" w:space="0" w:color="auto"/>
            <w:left w:val="none" w:sz="0" w:space="0" w:color="auto"/>
            <w:bottom w:val="none" w:sz="0" w:space="0" w:color="auto"/>
            <w:right w:val="none" w:sz="0" w:space="0" w:color="auto"/>
          </w:divBdr>
          <w:divsChild>
            <w:div w:id="2079086693">
              <w:marLeft w:val="0"/>
              <w:marRight w:val="0"/>
              <w:marTop w:val="0"/>
              <w:marBottom w:val="0"/>
              <w:divBdr>
                <w:top w:val="none" w:sz="0" w:space="0" w:color="auto"/>
                <w:left w:val="none" w:sz="0" w:space="0" w:color="auto"/>
                <w:bottom w:val="none" w:sz="0" w:space="0" w:color="auto"/>
                <w:right w:val="none" w:sz="0" w:space="0" w:color="auto"/>
              </w:divBdr>
              <w:divsChild>
                <w:div w:id="220823541">
                  <w:marLeft w:val="0"/>
                  <w:marRight w:val="0"/>
                  <w:marTop w:val="0"/>
                  <w:marBottom w:val="0"/>
                  <w:divBdr>
                    <w:top w:val="none" w:sz="0" w:space="0" w:color="auto"/>
                    <w:left w:val="none" w:sz="0" w:space="0" w:color="auto"/>
                    <w:bottom w:val="none" w:sz="0" w:space="0" w:color="auto"/>
                    <w:right w:val="none" w:sz="0" w:space="0" w:color="auto"/>
                  </w:divBdr>
                  <w:divsChild>
                    <w:div w:id="2086147250">
                      <w:marLeft w:val="0"/>
                      <w:marRight w:val="0"/>
                      <w:marTop w:val="0"/>
                      <w:marBottom w:val="0"/>
                      <w:divBdr>
                        <w:top w:val="none" w:sz="0" w:space="0" w:color="auto"/>
                        <w:left w:val="none" w:sz="0" w:space="0" w:color="auto"/>
                        <w:bottom w:val="none" w:sz="0" w:space="0" w:color="auto"/>
                        <w:right w:val="none" w:sz="0" w:space="0" w:color="auto"/>
                      </w:divBdr>
                      <w:divsChild>
                        <w:div w:id="847478122">
                          <w:marLeft w:val="0"/>
                          <w:marRight w:val="0"/>
                          <w:marTop w:val="0"/>
                          <w:marBottom w:val="0"/>
                          <w:divBdr>
                            <w:top w:val="none" w:sz="0" w:space="0" w:color="auto"/>
                            <w:left w:val="none" w:sz="0" w:space="0" w:color="auto"/>
                            <w:bottom w:val="none" w:sz="0" w:space="0" w:color="auto"/>
                            <w:right w:val="none" w:sz="0" w:space="0" w:color="auto"/>
                          </w:divBdr>
                          <w:divsChild>
                            <w:div w:id="722096675">
                              <w:marLeft w:val="0"/>
                              <w:marRight w:val="0"/>
                              <w:marTop w:val="0"/>
                              <w:marBottom w:val="0"/>
                              <w:divBdr>
                                <w:top w:val="none" w:sz="0" w:space="0" w:color="auto"/>
                                <w:left w:val="none" w:sz="0" w:space="0" w:color="auto"/>
                                <w:bottom w:val="none" w:sz="0" w:space="0" w:color="auto"/>
                                <w:right w:val="none" w:sz="0" w:space="0" w:color="auto"/>
                              </w:divBdr>
                            </w:div>
                          </w:divsChild>
                        </w:div>
                        <w:div w:id="899635052">
                          <w:marLeft w:val="0"/>
                          <w:marRight w:val="0"/>
                          <w:marTop w:val="0"/>
                          <w:marBottom w:val="0"/>
                          <w:divBdr>
                            <w:top w:val="none" w:sz="0" w:space="0" w:color="auto"/>
                            <w:left w:val="none" w:sz="0" w:space="0" w:color="auto"/>
                            <w:bottom w:val="none" w:sz="0" w:space="0" w:color="auto"/>
                            <w:right w:val="none" w:sz="0" w:space="0" w:color="auto"/>
                          </w:divBdr>
                        </w:div>
                      </w:divsChild>
                    </w:div>
                    <w:div w:id="97911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82025">
          <w:marLeft w:val="0"/>
          <w:marRight w:val="0"/>
          <w:marTop w:val="0"/>
          <w:marBottom w:val="0"/>
          <w:divBdr>
            <w:top w:val="none" w:sz="0" w:space="0" w:color="auto"/>
            <w:left w:val="none" w:sz="0" w:space="0" w:color="auto"/>
            <w:bottom w:val="none" w:sz="0" w:space="0" w:color="auto"/>
            <w:right w:val="none" w:sz="0" w:space="0" w:color="auto"/>
          </w:divBdr>
          <w:divsChild>
            <w:div w:id="2009601803">
              <w:marLeft w:val="0"/>
              <w:marRight w:val="0"/>
              <w:marTop w:val="0"/>
              <w:marBottom w:val="0"/>
              <w:divBdr>
                <w:top w:val="none" w:sz="0" w:space="0" w:color="auto"/>
                <w:left w:val="none" w:sz="0" w:space="0" w:color="auto"/>
                <w:bottom w:val="none" w:sz="0" w:space="0" w:color="auto"/>
                <w:right w:val="none" w:sz="0" w:space="0" w:color="auto"/>
              </w:divBdr>
              <w:divsChild>
                <w:div w:id="259799095">
                  <w:marLeft w:val="0"/>
                  <w:marRight w:val="0"/>
                  <w:marTop w:val="0"/>
                  <w:marBottom w:val="0"/>
                  <w:divBdr>
                    <w:top w:val="none" w:sz="0" w:space="0" w:color="auto"/>
                    <w:left w:val="none" w:sz="0" w:space="0" w:color="auto"/>
                    <w:bottom w:val="none" w:sz="0" w:space="0" w:color="auto"/>
                    <w:right w:val="none" w:sz="0" w:space="0" w:color="auto"/>
                  </w:divBdr>
                  <w:divsChild>
                    <w:div w:id="2027175370">
                      <w:marLeft w:val="0"/>
                      <w:marRight w:val="0"/>
                      <w:marTop w:val="0"/>
                      <w:marBottom w:val="0"/>
                      <w:divBdr>
                        <w:top w:val="none" w:sz="0" w:space="0" w:color="auto"/>
                        <w:left w:val="none" w:sz="0" w:space="0" w:color="auto"/>
                        <w:bottom w:val="none" w:sz="0" w:space="0" w:color="auto"/>
                        <w:right w:val="none" w:sz="0" w:space="0" w:color="auto"/>
                      </w:divBdr>
                      <w:divsChild>
                        <w:div w:id="775713086">
                          <w:marLeft w:val="0"/>
                          <w:marRight w:val="0"/>
                          <w:marTop w:val="0"/>
                          <w:marBottom w:val="0"/>
                          <w:divBdr>
                            <w:top w:val="none" w:sz="0" w:space="0" w:color="auto"/>
                            <w:left w:val="none" w:sz="0" w:space="0" w:color="auto"/>
                            <w:bottom w:val="none" w:sz="0" w:space="0" w:color="auto"/>
                            <w:right w:val="none" w:sz="0" w:space="0" w:color="auto"/>
                          </w:divBdr>
                          <w:divsChild>
                            <w:div w:id="1470243630">
                              <w:marLeft w:val="0"/>
                              <w:marRight w:val="0"/>
                              <w:marTop w:val="0"/>
                              <w:marBottom w:val="0"/>
                              <w:divBdr>
                                <w:top w:val="none" w:sz="0" w:space="0" w:color="auto"/>
                                <w:left w:val="none" w:sz="0" w:space="0" w:color="auto"/>
                                <w:bottom w:val="none" w:sz="0" w:space="0" w:color="auto"/>
                                <w:right w:val="none" w:sz="0" w:space="0" w:color="auto"/>
                              </w:divBdr>
                              <w:divsChild>
                                <w:div w:id="825824569">
                                  <w:marLeft w:val="0"/>
                                  <w:marRight w:val="0"/>
                                  <w:marTop w:val="0"/>
                                  <w:marBottom w:val="0"/>
                                  <w:divBdr>
                                    <w:top w:val="none" w:sz="0" w:space="0" w:color="auto"/>
                                    <w:left w:val="none" w:sz="0" w:space="0" w:color="auto"/>
                                    <w:bottom w:val="none" w:sz="0" w:space="0" w:color="auto"/>
                                    <w:right w:val="none" w:sz="0" w:space="0" w:color="auto"/>
                                  </w:divBdr>
                                </w:div>
                                <w:div w:id="12591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893678">
                  <w:marLeft w:val="0"/>
                  <w:marRight w:val="0"/>
                  <w:marTop w:val="0"/>
                  <w:marBottom w:val="0"/>
                  <w:divBdr>
                    <w:top w:val="none" w:sz="0" w:space="0" w:color="auto"/>
                    <w:left w:val="none" w:sz="0" w:space="0" w:color="auto"/>
                    <w:bottom w:val="none" w:sz="0" w:space="0" w:color="auto"/>
                    <w:right w:val="none" w:sz="0" w:space="0" w:color="auto"/>
                  </w:divBdr>
                  <w:divsChild>
                    <w:div w:id="994527443">
                      <w:marLeft w:val="0"/>
                      <w:marRight w:val="0"/>
                      <w:marTop w:val="0"/>
                      <w:marBottom w:val="0"/>
                      <w:divBdr>
                        <w:top w:val="none" w:sz="0" w:space="0" w:color="auto"/>
                        <w:left w:val="none" w:sz="0" w:space="0" w:color="auto"/>
                        <w:bottom w:val="none" w:sz="0" w:space="0" w:color="auto"/>
                        <w:right w:val="none" w:sz="0" w:space="0" w:color="auto"/>
                      </w:divBdr>
                      <w:divsChild>
                        <w:div w:id="2145848559">
                          <w:marLeft w:val="0"/>
                          <w:marRight w:val="0"/>
                          <w:marTop w:val="0"/>
                          <w:marBottom w:val="0"/>
                          <w:divBdr>
                            <w:top w:val="none" w:sz="0" w:space="0" w:color="auto"/>
                            <w:left w:val="none" w:sz="0" w:space="0" w:color="auto"/>
                            <w:bottom w:val="none" w:sz="0" w:space="0" w:color="auto"/>
                            <w:right w:val="none" w:sz="0" w:space="0" w:color="auto"/>
                          </w:divBdr>
                          <w:divsChild>
                            <w:div w:id="889074992">
                              <w:marLeft w:val="0"/>
                              <w:marRight w:val="0"/>
                              <w:marTop w:val="0"/>
                              <w:marBottom w:val="0"/>
                              <w:divBdr>
                                <w:top w:val="none" w:sz="0" w:space="0" w:color="auto"/>
                                <w:left w:val="none" w:sz="0" w:space="0" w:color="auto"/>
                                <w:bottom w:val="none" w:sz="0" w:space="0" w:color="auto"/>
                                <w:right w:val="none" w:sz="0" w:space="0" w:color="auto"/>
                              </w:divBdr>
                              <w:divsChild>
                                <w:div w:id="1919557582">
                                  <w:marLeft w:val="0"/>
                                  <w:marRight w:val="0"/>
                                  <w:marTop w:val="0"/>
                                  <w:marBottom w:val="0"/>
                                  <w:divBdr>
                                    <w:top w:val="none" w:sz="0" w:space="0" w:color="auto"/>
                                    <w:left w:val="none" w:sz="0" w:space="0" w:color="auto"/>
                                    <w:bottom w:val="none" w:sz="0" w:space="0" w:color="auto"/>
                                    <w:right w:val="none" w:sz="0" w:space="0" w:color="auto"/>
                                  </w:divBdr>
                                  <w:divsChild>
                                    <w:div w:id="1852333359">
                                      <w:marLeft w:val="0"/>
                                      <w:marRight w:val="0"/>
                                      <w:marTop w:val="0"/>
                                      <w:marBottom w:val="0"/>
                                      <w:divBdr>
                                        <w:top w:val="none" w:sz="0" w:space="0" w:color="auto"/>
                                        <w:left w:val="none" w:sz="0" w:space="0" w:color="auto"/>
                                        <w:bottom w:val="none" w:sz="0" w:space="0" w:color="auto"/>
                                        <w:right w:val="none" w:sz="0" w:space="0" w:color="auto"/>
                                      </w:divBdr>
                                      <w:divsChild>
                                        <w:div w:id="1504472611">
                                          <w:marLeft w:val="0"/>
                                          <w:marRight w:val="0"/>
                                          <w:marTop w:val="0"/>
                                          <w:marBottom w:val="0"/>
                                          <w:divBdr>
                                            <w:top w:val="none" w:sz="0" w:space="0" w:color="auto"/>
                                            <w:left w:val="none" w:sz="0" w:space="0" w:color="auto"/>
                                            <w:bottom w:val="none" w:sz="0" w:space="0" w:color="auto"/>
                                            <w:right w:val="none" w:sz="0" w:space="0" w:color="auto"/>
                                          </w:divBdr>
                                          <w:divsChild>
                                            <w:div w:id="88437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9979438">
          <w:marLeft w:val="0"/>
          <w:marRight w:val="0"/>
          <w:marTop w:val="0"/>
          <w:marBottom w:val="0"/>
          <w:divBdr>
            <w:top w:val="none" w:sz="0" w:space="0" w:color="auto"/>
            <w:left w:val="none" w:sz="0" w:space="0" w:color="auto"/>
            <w:bottom w:val="none" w:sz="0" w:space="0" w:color="auto"/>
            <w:right w:val="none" w:sz="0" w:space="0" w:color="auto"/>
          </w:divBdr>
          <w:divsChild>
            <w:div w:id="1092165222">
              <w:marLeft w:val="0"/>
              <w:marRight w:val="0"/>
              <w:marTop w:val="0"/>
              <w:marBottom w:val="0"/>
              <w:divBdr>
                <w:top w:val="none" w:sz="0" w:space="0" w:color="auto"/>
                <w:left w:val="none" w:sz="0" w:space="0" w:color="auto"/>
                <w:bottom w:val="none" w:sz="0" w:space="0" w:color="auto"/>
                <w:right w:val="none" w:sz="0" w:space="0" w:color="auto"/>
              </w:divBdr>
              <w:divsChild>
                <w:div w:id="276647459">
                  <w:marLeft w:val="0"/>
                  <w:marRight w:val="0"/>
                  <w:marTop w:val="0"/>
                  <w:marBottom w:val="0"/>
                  <w:divBdr>
                    <w:top w:val="none" w:sz="0" w:space="0" w:color="auto"/>
                    <w:left w:val="none" w:sz="0" w:space="0" w:color="auto"/>
                    <w:bottom w:val="none" w:sz="0" w:space="0" w:color="auto"/>
                    <w:right w:val="none" w:sz="0" w:space="0" w:color="auto"/>
                  </w:divBdr>
                </w:div>
                <w:div w:id="581839538">
                  <w:marLeft w:val="0"/>
                  <w:marRight w:val="0"/>
                  <w:marTop w:val="0"/>
                  <w:marBottom w:val="0"/>
                  <w:divBdr>
                    <w:top w:val="none" w:sz="0" w:space="0" w:color="auto"/>
                    <w:left w:val="none" w:sz="0" w:space="0" w:color="auto"/>
                    <w:bottom w:val="none" w:sz="0" w:space="0" w:color="auto"/>
                    <w:right w:val="none" w:sz="0" w:space="0" w:color="auto"/>
                  </w:divBdr>
                </w:div>
                <w:div w:id="652370727">
                  <w:marLeft w:val="0"/>
                  <w:marRight w:val="0"/>
                  <w:marTop w:val="0"/>
                  <w:marBottom w:val="0"/>
                  <w:divBdr>
                    <w:top w:val="none" w:sz="0" w:space="0" w:color="auto"/>
                    <w:left w:val="none" w:sz="0" w:space="0" w:color="auto"/>
                    <w:bottom w:val="none" w:sz="0" w:space="0" w:color="auto"/>
                    <w:right w:val="none" w:sz="0" w:space="0" w:color="auto"/>
                  </w:divBdr>
                </w:div>
                <w:div w:id="1369067346">
                  <w:marLeft w:val="0"/>
                  <w:marRight w:val="0"/>
                  <w:marTop w:val="0"/>
                  <w:marBottom w:val="0"/>
                  <w:divBdr>
                    <w:top w:val="none" w:sz="0" w:space="0" w:color="auto"/>
                    <w:left w:val="none" w:sz="0" w:space="0" w:color="auto"/>
                    <w:bottom w:val="none" w:sz="0" w:space="0" w:color="auto"/>
                    <w:right w:val="none" w:sz="0" w:space="0" w:color="auto"/>
                  </w:divBdr>
                </w:div>
                <w:div w:id="194368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51557">
          <w:marLeft w:val="0"/>
          <w:marRight w:val="0"/>
          <w:marTop w:val="0"/>
          <w:marBottom w:val="0"/>
          <w:divBdr>
            <w:top w:val="none" w:sz="0" w:space="0" w:color="auto"/>
            <w:left w:val="none" w:sz="0" w:space="0" w:color="auto"/>
            <w:bottom w:val="none" w:sz="0" w:space="0" w:color="auto"/>
            <w:right w:val="none" w:sz="0" w:space="0" w:color="auto"/>
          </w:divBdr>
          <w:divsChild>
            <w:div w:id="905534487">
              <w:marLeft w:val="0"/>
              <w:marRight w:val="0"/>
              <w:marTop w:val="0"/>
              <w:marBottom w:val="0"/>
              <w:divBdr>
                <w:top w:val="none" w:sz="0" w:space="0" w:color="auto"/>
                <w:left w:val="none" w:sz="0" w:space="0" w:color="auto"/>
                <w:bottom w:val="none" w:sz="0" w:space="0" w:color="auto"/>
                <w:right w:val="none" w:sz="0" w:space="0" w:color="auto"/>
              </w:divBdr>
              <w:divsChild>
                <w:div w:id="1931503544">
                  <w:marLeft w:val="0"/>
                  <w:marRight w:val="0"/>
                  <w:marTop w:val="0"/>
                  <w:marBottom w:val="0"/>
                  <w:divBdr>
                    <w:top w:val="none" w:sz="0" w:space="0" w:color="auto"/>
                    <w:left w:val="none" w:sz="0" w:space="0" w:color="auto"/>
                    <w:bottom w:val="none" w:sz="0" w:space="0" w:color="auto"/>
                    <w:right w:val="none" w:sz="0" w:space="0" w:color="auto"/>
                  </w:divBdr>
                  <w:divsChild>
                    <w:div w:id="766928149">
                      <w:marLeft w:val="0"/>
                      <w:marRight w:val="0"/>
                      <w:marTop w:val="0"/>
                      <w:marBottom w:val="0"/>
                      <w:divBdr>
                        <w:top w:val="none" w:sz="0" w:space="0" w:color="auto"/>
                        <w:left w:val="none" w:sz="0" w:space="0" w:color="auto"/>
                        <w:bottom w:val="none" w:sz="0" w:space="0" w:color="auto"/>
                        <w:right w:val="none" w:sz="0" w:space="0" w:color="auto"/>
                      </w:divBdr>
                      <w:divsChild>
                        <w:div w:id="413674488">
                          <w:marLeft w:val="0"/>
                          <w:marRight w:val="0"/>
                          <w:marTop w:val="0"/>
                          <w:marBottom w:val="0"/>
                          <w:divBdr>
                            <w:top w:val="none" w:sz="0" w:space="0" w:color="auto"/>
                            <w:left w:val="none" w:sz="0" w:space="0" w:color="auto"/>
                            <w:bottom w:val="none" w:sz="0" w:space="0" w:color="auto"/>
                            <w:right w:val="none" w:sz="0" w:space="0" w:color="auto"/>
                          </w:divBdr>
                          <w:divsChild>
                            <w:div w:id="292712310">
                              <w:marLeft w:val="0"/>
                              <w:marRight w:val="0"/>
                              <w:marTop w:val="0"/>
                              <w:marBottom w:val="0"/>
                              <w:divBdr>
                                <w:top w:val="none" w:sz="0" w:space="0" w:color="auto"/>
                                <w:left w:val="none" w:sz="0" w:space="0" w:color="auto"/>
                                <w:bottom w:val="none" w:sz="0" w:space="0" w:color="auto"/>
                                <w:right w:val="none" w:sz="0" w:space="0" w:color="auto"/>
                              </w:divBdr>
                            </w:div>
                          </w:divsChild>
                        </w:div>
                        <w:div w:id="563878314">
                          <w:marLeft w:val="0"/>
                          <w:marRight w:val="0"/>
                          <w:marTop w:val="0"/>
                          <w:marBottom w:val="0"/>
                          <w:divBdr>
                            <w:top w:val="none" w:sz="0" w:space="0" w:color="auto"/>
                            <w:left w:val="none" w:sz="0" w:space="0" w:color="auto"/>
                            <w:bottom w:val="none" w:sz="0" w:space="0" w:color="auto"/>
                            <w:right w:val="none" w:sz="0" w:space="0" w:color="auto"/>
                          </w:divBdr>
                        </w:div>
                      </w:divsChild>
                    </w:div>
                    <w:div w:id="17486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535723">
          <w:marLeft w:val="0"/>
          <w:marRight w:val="0"/>
          <w:marTop w:val="0"/>
          <w:marBottom w:val="0"/>
          <w:divBdr>
            <w:top w:val="none" w:sz="0" w:space="0" w:color="auto"/>
            <w:left w:val="none" w:sz="0" w:space="0" w:color="auto"/>
            <w:bottom w:val="none" w:sz="0" w:space="0" w:color="auto"/>
            <w:right w:val="none" w:sz="0" w:space="0" w:color="auto"/>
          </w:divBdr>
          <w:divsChild>
            <w:div w:id="2001276828">
              <w:marLeft w:val="0"/>
              <w:marRight w:val="0"/>
              <w:marTop w:val="0"/>
              <w:marBottom w:val="0"/>
              <w:divBdr>
                <w:top w:val="none" w:sz="0" w:space="0" w:color="auto"/>
                <w:left w:val="none" w:sz="0" w:space="0" w:color="auto"/>
                <w:bottom w:val="none" w:sz="0" w:space="0" w:color="auto"/>
                <w:right w:val="none" w:sz="0" w:space="0" w:color="auto"/>
              </w:divBdr>
              <w:divsChild>
                <w:div w:id="1188372008">
                  <w:marLeft w:val="0"/>
                  <w:marRight w:val="0"/>
                  <w:marTop w:val="0"/>
                  <w:marBottom w:val="0"/>
                  <w:divBdr>
                    <w:top w:val="none" w:sz="0" w:space="0" w:color="auto"/>
                    <w:left w:val="none" w:sz="0" w:space="0" w:color="auto"/>
                    <w:bottom w:val="none" w:sz="0" w:space="0" w:color="auto"/>
                    <w:right w:val="none" w:sz="0" w:space="0" w:color="auto"/>
                  </w:divBdr>
                  <w:divsChild>
                    <w:div w:id="299964172">
                      <w:marLeft w:val="0"/>
                      <w:marRight w:val="0"/>
                      <w:marTop w:val="0"/>
                      <w:marBottom w:val="0"/>
                      <w:divBdr>
                        <w:top w:val="none" w:sz="0" w:space="0" w:color="auto"/>
                        <w:left w:val="none" w:sz="0" w:space="0" w:color="auto"/>
                        <w:bottom w:val="none" w:sz="0" w:space="0" w:color="auto"/>
                        <w:right w:val="none" w:sz="0" w:space="0" w:color="auto"/>
                      </w:divBdr>
                      <w:divsChild>
                        <w:div w:id="422452366">
                          <w:marLeft w:val="0"/>
                          <w:marRight w:val="0"/>
                          <w:marTop w:val="0"/>
                          <w:marBottom w:val="0"/>
                          <w:divBdr>
                            <w:top w:val="none" w:sz="0" w:space="0" w:color="auto"/>
                            <w:left w:val="none" w:sz="0" w:space="0" w:color="auto"/>
                            <w:bottom w:val="none" w:sz="0" w:space="0" w:color="auto"/>
                            <w:right w:val="none" w:sz="0" w:space="0" w:color="auto"/>
                          </w:divBdr>
                        </w:div>
                        <w:div w:id="2104689264">
                          <w:marLeft w:val="0"/>
                          <w:marRight w:val="0"/>
                          <w:marTop w:val="0"/>
                          <w:marBottom w:val="0"/>
                          <w:divBdr>
                            <w:top w:val="none" w:sz="0" w:space="0" w:color="auto"/>
                            <w:left w:val="none" w:sz="0" w:space="0" w:color="auto"/>
                            <w:bottom w:val="none" w:sz="0" w:space="0" w:color="auto"/>
                            <w:right w:val="none" w:sz="0" w:space="0" w:color="auto"/>
                          </w:divBdr>
                          <w:divsChild>
                            <w:div w:id="10133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6019">
          <w:marLeft w:val="0"/>
          <w:marRight w:val="0"/>
          <w:marTop w:val="0"/>
          <w:marBottom w:val="0"/>
          <w:divBdr>
            <w:top w:val="none" w:sz="0" w:space="0" w:color="auto"/>
            <w:left w:val="none" w:sz="0" w:space="0" w:color="auto"/>
            <w:bottom w:val="none" w:sz="0" w:space="0" w:color="auto"/>
            <w:right w:val="none" w:sz="0" w:space="0" w:color="auto"/>
          </w:divBdr>
          <w:divsChild>
            <w:div w:id="315886915">
              <w:marLeft w:val="0"/>
              <w:marRight w:val="0"/>
              <w:marTop w:val="0"/>
              <w:marBottom w:val="0"/>
              <w:divBdr>
                <w:top w:val="none" w:sz="0" w:space="0" w:color="auto"/>
                <w:left w:val="none" w:sz="0" w:space="0" w:color="auto"/>
                <w:bottom w:val="none" w:sz="0" w:space="0" w:color="auto"/>
                <w:right w:val="none" w:sz="0" w:space="0" w:color="auto"/>
              </w:divBdr>
              <w:divsChild>
                <w:div w:id="873466814">
                  <w:marLeft w:val="0"/>
                  <w:marRight w:val="0"/>
                  <w:marTop w:val="0"/>
                  <w:marBottom w:val="0"/>
                  <w:divBdr>
                    <w:top w:val="none" w:sz="0" w:space="0" w:color="auto"/>
                    <w:left w:val="none" w:sz="0" w:space="0" w:color="auto"/>
                    <w:bottom w:val="none" w:sz="0" w:space="0" w:color="auto"/>
                    <w:right w:val="none" w:sz="0" w:space="0" w:color="auto"/>
                  </w:divBdr>
                  <w:divsChild>
                    <w:div w:id="1895655369">
                      <w:marLeft w:val="0"/>
                      <w:marRight w:val="0"/>
                      <w:marTop w:val="0"/>
                      <w:marBottom w:val="0"/>
                      <w:divBdr>
                        <w:top w:val="none" w:sz="0" w:space="0" w:color="auto"/>
                        <w:left w:val="none" w:sz="0" w:space="0" w:color="auto"/>
                        <w:bottom w:val="none" w:sz="0" w:space="0" w:color="auto"/>
                        <w:right w:val="none" w:sz="0" w:space="0" w:color="auto"/>
                      </w:divBdr>
                      <w:divsChild>
                        <w:div w:id="1446148973">
                          <w:marLeft w:val="0"/>
                          <w:marRight w:val="0"/>
                          <w:marTop w:val="0"/>
                          <w:marBottom w:val="0"/>
                          <w:divBdr>
                            <w:top w:val="none" w:sz="0" w:space="0" w:color="auto"/>
                            <w:left w:val="none" w:sz="0" w:space="0" w:color="auto"/>
                            <w:bottom w:val="none" w:sz="0" w:space="0" w:color="auto"/>
                            <w:right w:val="none" w:sz="0" w:space="0" w:color="auto"/>
                          </w:divBdr>
                          <w:divsChild>
                            <w:div w:id="391852399">
                              <w:marLeft w:val="0"/>
                              <w:marRight w:val="0"/>
                              <w:marTop w:val="0"/>
                              <w:marBottom w:val="0"/>
                              <w:divBdr>
                                <w:top w:val="none" w:sz="0" w:space="0" w:color="auto"/>
                                <w:left w:val="none" w:sz="0" w:space="0" w:color="auto"/>
                                <w:bottom w:val="none" w:sz="0" w:space="0" w:color="auto"/>
                                <w:right w:val="none" w:sz="0" w:space="0" w:color="auto"/>
                              </w:divBdr>
                            </w:div>
                            <w:div w:id="1967928799">
                              <w:marLeft w:val="0"/>
                              <w:marRight w:val="0"/>
                              <w:marTop w:val="0"/>
                              <w:marBottom w:val="0"/>
                              <w:divBdr>
                                <w:top w:val="none" w:sz="0" w:space="0" w:color="auto"/>
                                <w:left w:val="none" w:sz="0" w:space="0" w:color="auto"/>
                                <w:bottom w:val="none" w:sz="0" w:space="0" w:color="auto"/>
                                <w:right w:val="none" w:sz="0" w:space="0" w:color="auto"/>
                              </w:divBdr>
                            </w:div>
                          </w:divsChild>
                        </w:div>
                        <w:div w:id="1136995858">
                          <w:marLeft w:val="0"/>
                          <w:marRight w:val="0"/>
                          <w:marTop w:val="0"/>
                          <w:marBottom w:val="0"/>
                          <w:divBdr>
                            <w:top w:val="none" w:sz="0" w:space="0" w:color="auto"/>
                            <w:left w:val="none" w:sz="0" w:space="0" w:color="auto"/>
                            <w:bottom w:val="none" w:sz="0" w:space="0" w:color="auto"/>
                            <w:right w:val="none" w:sz="0" w:space="0" w:color="auto"/>
                          </w:divBdr>
                        </w:div>
                      </w:divsChild>
                    </w:div>
                    <w:div w:id="125810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21851">
          <w:marLeft w:val="0"/>
          <w:marRight w:val="0"/>
          <w:marTop w:val="0"/>
          <w:marBottom w:val="0"/>
          <w:divBdr>
            <w:top w:val="none" w:sz="0" w:space="0" w:color="auto"/>
            <w:left w:val="none" w:sz="0" w:space="0" w:color="auto"/>
            <w:bottom w:val="none" w:sz="0" w:space="0" w:color="auto"/>
            <w:right w:val="none" w:sz="0" w:space="0" w:color="auto"/>
          </w:divBdr>
          <w:divsChild>
            <w:div w:id="1541628932">
              <w:marLeft w:val="0"/>
              <w:marRight w:val="0"/>
              <w:marTop w:val="0"/>
              <w:marBottom w:val="0"/>
              <w:divBdr>
                <w:top w:val="none" w:sz="0" w:space="0" w:color="auto"/>
                <w:left w:val="none" w:sz="0" w:space="0" w:color="auto"/>
                <w:bottom w:val="none" w:sz="0" w:space="0" w:color="auto"/>
                <w:right w:val="none" w:sz="0" w:space="0" w:color="auto"/>
              </w:divBdr>
              <w:divsChild>
                <w:div w:id="1205405969">
                  <w:marLeft w:val="0"/>
                  <w:marRight w:val="0"/>
                  <w:marTop w:val="0"/>
                  <w:marBottom w:val="0"/>
                  <w:divBdr>
                    <w:top w:val="none" w:sz="0" w:space="0" w:color="auto"/>
                    <w:left w:val="none" w:sz="0" w:space="0" w:color="auto"/>
                    <w:bottom w:val="none" w:sz="0" w:space="0" w:color="auto"/>
                    <w:right w:val="none" w:sz="0" w:space="0" w:color="auto"/>
                  </w:divBdr>
                  <w:divsChild>
                    <w:div w:id="644286510">
                      <w:marLeft w:val="0"/>
                      <w:marRight w:val="0"/>
                      <w:marTop w:val="0"/>
                      <w:marBottom w:val="0"/>
                      <w:divBdr>
                        <w:top w:val="none" w:sz="0" w:space="0" w:color="auto"/>
                        <w:left w:val="none" w:sz="0" w:space="0" w:color="auto"/>
                        <w:bottom w:val="none" w:sz="0" w:space="0" w:color="auto"/>
                        <w:right w:val="none" w:sz="0" w:space="0" w:color="auto"/>
                      </w:divBdr>
                      <w:divsChild>
                        <w:div w:id="437406106">
                          <w:marLeft w:val="0"/>
                          <w:marRight w:val="0"/>
                          <w:marTop w:val="0"/>
                          <w:marBottom w:val="0"/>
                          <w:divBdr>
                            <w:top w:val="none" w:sz="0" w:space="0" w:color="auto"/>
                            <w:left w:val="none" w:sz="0" w:space="0" w:color="auto"/>
                            <w:bottom w:val="none" w:sz="0" w:space="0" w:color="auto"/>
                            <w:right w:val="none" w:sz="0" w:space="0" w:color="auto"/>
                          </w:divBdr>
                          <w:divsChild>
                            <w:div w:id="1488865956">
                              <w:marLeft w:val="0"/>
                              <w:marRight w:val="0"/>
                              <w:marTop w:val="0"/>
                              <w:marBottom w:val="0"/>
                              <w:divBdr>
                                <w:top w:val="none" w:sz="0" w:space="0" w:color="auto"/>
                                <w:left w:val="none" w:sz="0" w:space="0" w:color="auto"/>
                                <w:bottom w:val="none" w:sz="0" w:space="0" w:color="auto"/>
                                <w:right w:val="none" w:sz="0" w:space="0" w:color="auto"/>
                              </w:divBdr>
                            </w:div>
                            <w:div w:id="1749615061">
                              <w:marLeft w:val="0"/>
                              <w:marRight w:val="0"/>
                              <w:marTop w:val="0"/>
                              <w:marBottom w:val="0"/>
                              <w:divBdr>
                                <w:top w:val="none" w:sz="0" w:space="0" w:color="auto"/>
                                <w:left w:val="none" w:sz="0" w:space="0" w:color="auto"/>
                                <w:bottom w:val="none" w:sz="0" w:space="0" w:color="auto"/>
                                <w:right w:val="none" w:sz="0" w:space="0" w:color="auto"/>
                              </w:divBdr>
                            </w:div>
                          </w:divsChild>
                        </w:div>
                        <w:div w:id="899678446">
                          <w:marLeft w:val="0"/>
                          <w:marRight w:val="0"/>
                          <w:marTop w:val="0"/>
                          <w:marBottom w:val="0"/>
                          <w:divBdr>
                            <w:top w:val="none" w:sz="0" w:space="0" w:color="auto"/>
                            <w:left w:val="none" w:sz="0" w:space="0" w:color="auto"/>
                            <w:bottom w:val="none" w:sz="0" w:space="0" w:color="auto"/>
                            <w:right w:val="none" w:sz="0" w:space="0" w:color="auto"/>
                          </w:divBdr>
                        </w:div>
                      </w:divsChild>
                    </w:div>
                    <w:div w:id="87091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81310">
          <w:marLeft w:val="0"/>
          <w:marRight w:val="0"/>
          <w:marTop w:val="0"/>
          <w:marBottom w:val="0"/>
          <w:divBdr>
            <w:top w:val="none" w:sz="0" w:space="0" w:color="auto"/>
            <w:left w:val="none" w:sz="0" w:space="0" w:color="auto"/>
            <w:bottom w:val="none" w:sz="0" w:space="0" w:color="auto"/>
            <w:right w:val="none" w:sz="0" w:space="0" w:color="auto"/>
          </w:divBdr>
          <w:divsChild>
            <w:div w:id="1173298091">
              <w:marLeft w:val="0"/>
              <w:marRight w:val="0"/>
              <w:marTop w:val="0"/>
              <w:marBottom w:val="0"/>
              <w:divBdr>
                <w:top w:val="none" w:sz="0" w:space="0" w:color="auto"/>
                <w:left w:val="none" w:sz="0" w:space="0" w:color="auto"/>
                <w:bottom w:val="none" w:sz="0" w:space="0" w:color="auto"/>
                <w:right w:val="none" w:sz="0" w:space="0" w:color="auto"/>
              </w:divBdr>
              <w:divsChild>
                <w:div w:id="1688362543">
                  <w:marLeft w:val="0"/>
                  <w:marRight w:val="0"/>
                  <w:marTop w:val="0"/>
                  <w:marBottom w:val="0"/>
                  <w:divBdr>
                    <w:top w:val="none" w:sz="0" w:space="0" w:color="auto"/>
                    <w:left w:val="none" w:sz="0" w:space="0" w:color="auto"/>
                    <w:bottom w:val="none" w:sz="0" w:space="0" w:color="auto"/>
                    <w:right w:val="none" w:sz="0" w:space="0" w:color="auto"/>
                  </w:divBdr>
                  <w:divsChild>
                    <w:div w:id="1482774323">
                      <w:marLeft w:val="0"/>
                      <w:marRight w:val="0"/>
                      <w:marTop w:val="0"/>
                      <w:marBottom w:val="0"/>
                      <w:divBdr>
                        <w:top w:val="none" w:sz="0" w:space="0" w:color="auto"/>
                        <w:left w:val="none" w:sz="0" w:space="0" w:color="auto"/>
                        <w:bottom w:val="none" w:sz="0" w:space="0" w:color="auto"/>
                        <w:right w:val="none" w:sz="0" w:space="0" w:color="auto"/>
                      </w:divBdr>
                      <w:divsChild>
                        <w:div w:id="875237702">
                          <w:marLeft w:val="0"/>
                          <w:marRight w:val="0"/>
                          <w:marTop w:val="0"/>
                          <w:marBottom w:val="0"/>
                          <w:divBdr>
                            <w:top w:val="none" w:sz="0" w:space="0" w:color="auto"/>
                            <w:left w:val="none" w:sz="0" w:space="0" w:color="auto"/>
                            <w:bottom w:val="none" w:sz="0" w:space="0" w:color="auto"/>
                            <w:right w:val="none" w:sz="0" w:space="0" w:color="auto"/>
                          </w:divBdr>
                          <w:divsChild>
                            <w:div w:id="666051842">
                              <w:marLeft w:val="0"/>
                              <w:marRight w:val="0"/>
                              <w:marTop w:val="0"/>
                              <w:marBottom w:val="0"/>
                              <w:divBdr>
                                <w:top w:val="none" w:sz="0" w:space="0" w:color="auto"/>
                                <w:left w:val="none" w:sz="0" w:space="0" w:color="auto"/>
                                <w:bottom w:val="none" w:sz="0" w:space="0" w:color="auto"/>
                                <w:right w:val="none" w:sz="0" w:space="0" w:color="auto"/>
                              </w:divBdr>
                            </w:div>
                            <w:div w:id="1073502989">
                              <w:marLeft w:val="0"/>
                              <w:marRight w:val="0"/>
                              <w:marTop w:val="0"/>
                              <w:marBottom w:val="0"/>
                              <w:divBdr>
                                <w:top w:val="none" w:sz="0" w:space="0" w:color="auto"/>
                                <w:left w:val="none" w:sz="0" w:space="0" w:color="auto"/>
                                <w:bottom w:val="none" w:sz="0" w:space="0" w:color="auto"/>
                                <w:right w:val="none" w:sz="0" w:space="0" w:color="auto"/>
                              </w:divBdr>
                            </w:div>
                          </w:divsChild>
                        </w:div>
                        <w:div w:id="943997268">
                          <w:marLeft w:val="0"/>
                          <w:marRight w:val="0"/>
                          <w:marTop w:val="0"/>
                          <w:marBottom w:val="0"/>
                          <w:divBdr>
                            <w:top w:val="none" w:sz="0" w:space="0" w:color="auto"/>
                            <w:left w:val="none" w:sz="0" w:space="0" w:color="auto"/>
                            <w:bottom w:val="none" w:sz="0" w:space="0" w:color="auto"/>
                            <w:right w:val="none" w:sz="0" w:space="0" w:color="auto"/>
                          </w:divBdr>
                        </w:div>
                      </w:divsChild>
                    </w:div>
                    <w:div w:id="178823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473243">
          <w:marLeft w:val="0"/>
          <w:marRight w:val="0"/>
          <w:marTop w:val="0"/>
          <w:marBottom w:val="0"/>
          <w:divBdr>
            <w:top w:val="none" w:sz="0" w:space="0" w:color="auto"/>
            <w:left w:val="none" w:sz="0" w:space="0" w:color="auto"/>
            <w:bottom w:val="none" w:sz="0" w:space="0" w:color="auto"/>
            <w:right w:val="none" w:sz="0" w:space="0" w:color="auto"/>
          </w:divBdr>
          <w:divsChild>
            <w:div w:id="762648445">
              <w:marLeft w:val="0"/>
              <w:marRight w:val="0"/>
              <w:marTop w:val="0"/>
              <w:marBottom w:val="0"/>
              <w:divBdr>
                <w:top w:val="none" w:sz="0" w:space="0" w:color="auto"/>
                <w:left w:val="none" w:sz="0" w:space="0" w:color="auto"/>
                <w:bottom w:val="none" w:sz="0" w:space="0" w:color="auto"/>
                <w:right w:val="none" w:sz="0" w:space="0" w:color="auto"/>
              </w:divBdr>
            </w:div>
          </w:divsChild>
        </w:div>
        <w:div w:id="711423679">
          <w:marLeft w:val="0"/>
          <w:marRight w:val="0"/>
          <w:marTop w:val="0"/>
          <w:marBottom w:val="0"/>
          <w:divBdr>
            <w:top w:val="none" w:sz="0" w:space="0" w:color="auto"/>
            <w:left w:val="none" w:sz="0" w:space="0" w:color="auto"/>
            <w:bottom w:val="none" w:sz="0" w:space="0" w:color="auto"/>
            <w:right w:val="none" w:sz="0" w:space="0" w:color="auto"/>
          </w:divBdr>
          <w:divsChild>
            <w:div w:id="1262757852">
              <w:marLeft w:val="0"/>
              <w:marRight w:val="0"/>
              <w:marTop w:val="0"/>
              <w:marBottom w:val="0"/>
              <w:divBdr>
                <w:top w:val="none" w:sz="0" w:space="0" w:color="auto"/>
                <w:left w:val="none" w:sz="0" w:space="0" w:color="auto"/>
                <w:bottom w:val="none" w:sz="0" w:space="0" w:color="auto"/>
                <w:right w:val="none" w:sz="0" w:space="0" w:color="auto"/>
              </w:divBdr>
              <w:divsChild>
                <w:div w:id="1895000731">
                  <w:marLeft w:val="0"/>
                  <w:marRight w:val="0"/>
                  <w:marTop w:val="0"/>
                  <w:marBottom w:val="0"/>
                  <w:divBdr>
                    <w:top w:val="none" w:sz="0" w:space="0" w:color="auto"/>
                    <w:left w:val="none" w:sz="0" w:space="0" w:color="auto"/>
                    <w:bottom w:val="none" w:sz="0" w:space="0" w:color="auto"/>
                    <w:right w:val="none" w:sz="0" w:space="0" w:color="auto"/>
                  </w:divBdr>
                  <w:divsChild>
                    <w:div w:id="710422414">
                      <w:marLeft w:val="0"/>
                      <w:marRight w:val="0"/>
                      <w:marTop w:val="0"/>
                      <w:marBottom w:val="0"/>
                      <w:divBdr>
                        <w:top w:val="none" w:sz="0" w:space="0" w:color="auto"/>
                        <w:left w:val="none" w:sz="0" w:space="0" w:color="auto"/>
                        <w:bottom w:val="none" w:sz="0" w:space="0" w:color="auto"/>
                        <w:right w:val="none" w:sz="0" w:space="0" w:color="auto"/>
                      </w:divBdr>
                      <w:divsChild>
                        <w:div w:id="14202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06760">
                  <w:marLeft w:val="0"/>
                  <w:marRight w:val="0"/>
                  <w:marTop w:val="0"/>
                  <w:marBottom w:val="0"/>
                  <w:divBdr>
                    <w:top w:val="none" w:sz="0" w:space="0" w:color="auto"/>
                    <w:left w:val="none" w:sz="0" w:space="0" w:color="auto"/>
                    <w:bottom w:val="none" w:sz="0" w:space="0" w:color="auto"/>
                    <w:right w:val="none" w:sz="0" w:space="0" w:color="auto"/>
                  </w:divBdr>
                  <w:divsChild>
                    <w:div w:id="1265766050">
                      <w:marLeft w:val="0"/>
                      <w:marRight w:val="0"/>
                      <w:marTop w:val="0"/>
                      <w:marBottom w:val="0"/>
                      <w:divBdr>
                        <w:top w:val="none" w:sz="0" w:space="0" w:color="auto"/>
                        <w:left w:val="none" w:sz="0" w:space="0" w:color="auto"/>
                        <w:bottom w:val="none" w:sz="0" w:space="0" w:color="auto"/>
                        <w:right w:val="none" w:sz="0" w:space="0" w:color="auto"/>
                      </w:divBdr>
                      <w:divsChild>
                        <w:div w:id="1944023930">
                          <w:marLeft w:val="0"/>
                          <w:marRight w:val="0"/>
                          <w:marTop w:val="0"/>
                          <w:marBottom w:val="0"/>
                          <w:divBdr>
                            <w:top w:val="none" w:sz="0" w:space="0" w:color="auto"/>
                            <w:left w:val="none" w:sz="0" w:space="0" w:color="auto"/>
                            <w:bottom w:val="none" w:sz="0" w:space="0" w:color="auto"/>
                            <w:right w:val="none" w:sz="0" w:space="0" w:color="auto"/>
                          </w:divBdr>
                          <w:divsChild>
                            <w:div w:id="189045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4935">
      <w:bodyDiv w:val="1"/>
      <w:marLeft w:val="0"/>
      <w:marRight w:val="0"/>
      <w:marTop w:val="0"/>
      <w:marBottom w:val="0"/>
      <w:divBdr>
        <w:top w:val="none" w:sz="0" w:space="0" w:color="auto"/>
        <w:left w:val="none" w:sz="0" w:space="0" w:color="auto"/>
        <w:bottom w:val="none" w:sz="0" w:space="0" w:color="auto"/>
        <w:right w:val="none" w:sz="0" w:space="0" w:color="auto"/>
      </w:divBdr>
    </w:div>
    <w:div w:id="90712329">
      <w:bodyDiv w:val="1"/>
      <w:marLeft w:val="0"/>
      <w:marRight w:val="0"/>
      <w:marTop w:val="0"/>
      <w:marBottom w:val="0"/>
      <w:divBdr>
        <w:top w:val="none" w:sz="0" w:space="0" w:color="auto"/>
        <w:left w:val="none" w:sz="0" w:space="0" w:color="auto"/>
        <w:bottom w:val="none" w:sz="0" w:space="0" w:color="auto"/>
        <w:right w:val="none" w:sz="0" w:space="0" w:color="auto"/>
      </w:divBdr>
    </w:div>
    <w:div w:id="94332631">
      <w:bodyDiv w:val="1"/>
      <w:marLeft w:val="0"/>
      <w:marRight w:val="0"/>
      <w:marTop w:val="0"/>
      <w:marBottom w:val="0"/>
      <w:divBdr>
        <w:top w:val="none" w:sz="0" w:space="0" w:color="auto"/>
        <w:left w:val="none" w:sz="0" w:space="0" w:color="auto"/>
        <w:bottom w:val="none" w:sz="0" w:space="0" w:color="auto"/>
        <w:right w:val="none" w:sz="0" w:space="0" w:color="auto"/>
      </w:divBdr>
    </w:div>
    <w:div w:id="100154533">
      <w:bodyDiv w:val="1"/>
      <w:marLeft w:val="0"/>
      <w:marRight w:val="0"/>
      <w:marTop w:val="0"/>
      <w:marBottom w:val="0"/>
      <w:divBdr>
        <w:top w:val="none" w:sz="0" w:space="0" w:color="auto"/>
        <w:left w:val="none" w:sz="0" w:space="0" w:color="auto"/>
        <w:bottom w:val="none" w:sz="0" w:space="0" w:color="auto"/>
        <w:right w:val="none" w:sz="0" w:space="0" w:color="auto"/>
      </w:divBdr>
      <w:divsChild>
        <w:div w:id="276371999">
          <w:marLeft w:val="0"/>
          <w:marRight w:val="0"/>
          <w:marTop w:val="0"/>
          <w:marBottom w:val="0"/>
          <w:divBdr>
            <w:top w:val="none" w:sz="0" w:space="0" w:color="auto"/>
            <w:left w:val="none" w:sz="0" w:space="0" w:color="auto"/>
            <w:bottom w:val="none" w:sz="0" w:space="0" w:color="auto"/>
            <w:right w:val="none" w:sz="0" w:space="0" w:color="auto"/>
          </w:divBdr>
        </w:div>
        <w:div w:id="830945888">
          <w:marLeft w:val="0"/>
          <w:marRight w:val="0"/>
          <w:marTop w:val="0"/>
          <w:marBottom w:val="0"/>
          <w:divBdr>
            <w:top w:val="none" w:sz="0" w:space="0" w:color="auto"/>
            <w:left w:val="none" w:sz="0" w:space="0" w:color="auto"/>
            <w:bottom w:val="none" w:sz="0" w:space="0" w:color="auto"/>
            <w:right w:val="none" w:sz="0" w:space="0" w:color="auto"/>
          </w:divBdr>
        </w:div>
      </w:divsChild>
    </w:div>
    <w:div w:id="108743442">
      <w:bodyDiv w:val="1"/>
      <w:marLeft w:val="0"/>
      <w:marRight w:val="0"/>
      <w:marTop w:val="0"/>
      <w:marBottom w:val="0"/>
      <w:divBdr>
        <w:top w:val="none" w:sz="0" w:space="0" w:color="auto"/>
        <w:left w:val="none" w:sz="0" w:space="0" w:color="auto"/>
        <w:bottom w:val="none" w:sz="0" w:space="0" w:color="auto"/>
        <w:right w:val="none" w:sz="0" w:space="0" w:color="auto"/>
      </w:divBdr>
    </w:div>
    <w:div w:id="111948853">
      <w:bodyDiv w:val="1"/>
      <w:marLeft w:val="0"/>
      <w:marRight w:val="0"/>
      <w:marTop w:val="0"/>
      <w:marBottom w:val="0"/>
      <w:divBdr>
        <w:top w:val="none" w:sz="0" w:space="0" w:color="auto"/>
        <w:left w:val="none" w:sz="0" w:space="0" w:color="auto"/>
        <w:bottom w:val="none" w:sz="0" w:space="0" w:color="auto"/>
        <w:right w:val="none" w:sz="0" w:space="0" w:color="auto"/>
      </w:divBdr>
    </w:div>
    <w:div w:id="120923891">
      <w:bodyDiv w:val="1"/>
      <w:marLeft w:val="0"/>
      <w:marRight w:val="0"/>
      <w:marTop w:val="0"/>
      <w:marBottom w:val="0"/>
      <w:divBdr>
        <w:top w:val="none" w:sz="0" w:space="0" w:color="auto"/>
        <w:left w:val="none" w:sz="0" w:space="0" w:color="auto"/>
        <w:bottom w:val="none" w:sz="0" w:space="0" w:color="auto"/>
        <w:right w:val="none" w:sz="0" w:space="0" w:color="auto"/>
      </w:divBdr>
    </w:div>
    <w:div w:id="133135423">
      <w:bodyDiv w:val="1"/>
      <w:marLeft w:val="0"/>
      <w:marRight w:val="0"/>
      <w:marTop w:val="0"/>
      <w:marBottom w:val="0"/>
      <w:divBdr>
        <w:top w:val="none" w:sz="0" w:space="0" w:color="auto"/>
        <w:left w:val="none" w:sz="0" w:space="0" w:color="auto"/>
        <w:bottom w:val="none" w:sz="0" w:space="0" w:color="auto"/>
        <w:right w:val="none" w:sz="0" w:space="0" w:color="auto"/>
      </w:divBdr>
      <w:divsChild>
        <w:div w:id="1112165525">
          <w:marLeft w:val="0"/>
          <w:marRight w:val="0"/>
          <w:marTop w:val="0"/>
          <w:marBottom w:val="0"/>
          <w:divBdr>
            <w:top w:val="none" w:sz="0" w:space="0" w:color="auto"/>
            <w:left w:val="none" w:sz="0" w:space="0" w:color="auto"/>
            <w:bottom w:val="none" w:sz="0" w:space="0" w:color="auto"/>
            <w:right w:val="none" w:sz="0" w:space="0" w:color="auto"/>
          </w:divBdr>
          <w:divsChild>
            <w:div w:id="2146923319">
              <w:marLeft w:val="0"/>
              <w:marRight w:val="0"/>
              <w:marTop w:val="0"/>
              <w:marBottom w:val="0"/>
              <w:divBdr>
                <w:top w:val="none" w:sz="0" w:space="0" w:color="auto"/>
                <w:left w:val="none" w:sz="0" w:space="0" w:color="auto"/>
                <w:bottom w:val="none" w:sz="0" w:space="0" w:color="auto"/>
                <w:right w:val="none" w:sz="0" w:space="0" w:color="auto"/>
              </w:divBdr>
              <w:divsChild>
                <w:div w:id="40129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8011">
      <w:bodyDiv w:val="1"/>
      <w:marLeft w:val="0"/>
      <w:marRight w:val="0"/>
      <w:marTop w:val="0"/>
      <w:marBottom w:val="0"/>
      <w:divBdr>
        <w:top w:val="none" w:sz="0" w:space="0" w:color="auto"/>
        <w:left w:val="none" w:sz="0" w:space="0" w:color="auto"/>
        <w:bottom w:val="none" w:sz="0" w:space="0" w:color="auto"/>
        <w:right w:val="none" w:sz="0" w:space="0" w:color="auto"/>
      </w:divBdr>
      <w:divsChild>
        <w:div w:id="247425465">
          <w:marLeft w:val="0"/>
          <w:marRight w:val="0"/>
          <w:marTop w:val="0"/>
          <w:marBottom w:val="0"/>
          <w:divBdr>
            <w:top w:val="none" w:sz="0" w:space="0" w:color="auto"/>
            <w:left w:val="none" w:sz="0" w:space="0" w:color="auto"/>
            <w:bottom w:val="none" w:sz="0" w:space="0" w:color="auto"/>
            <w:right w:val="none" w:sz="0" w:space="0" w:color="auto"/>
          </w:divBdr>
        </w:div>
        <w:div w:id="2051758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04564">
      <w:bodyDiv w:val="1"/>
      <w:marLeft w:val="0"/>
      <w:marRight w:val="0"/>
      <w:marTop w:val="0"/>
      <w:marBottom w:val="0"/>
      <w:divBdr>
        <w:top w:val="none" w:sz="0" w:space="0" w:color="auto"/>
        <w:left w:val="none" w:sz="0" w:space="0" w:color="auto"/>
        <w:bottom w:val="none" w:sz="0" w:space="0" w:color="auto"/>
        <w:right w:val="none" w:sz="0" w:space="0" w:color="auto"/>
      </w:divBdr>
      <w:divsChild>
        <w:div w:id="1370185247">
          <w:marLeft w:val="0"/>
          <w:marRight w:val="0"/>
          <w:marTop w:val="0"/>
          <w:marBottom w:val="0"/>
          <w:divBdr>
            <w:top w:val="none" w:sz="0" w:space="0" w:color="auto"/>
            <w:left w:val="none" w:sz="0" w:space="0" w:color="auto"/>
            <w:bottom w:val="none" w:sz="0" w:space="0" w:color="auto"/>
            <w:right w:val="none" w:sz="0" w:space="0" w:color="auto"/>
          </w:divBdr>
          <w:divsChild>
            <w:div w:id="549197067">
              <w:marLeft w:val="0"/>
              <w:marRight w:val="0"/>
              <w:marTop w:val="0"/>
              <w:marBottom w:val="0"/>
              <w:divBdr>
                <w:top w:val="none" w:sz="0" w:space="0" w:color="auto"/>
                <w:left w:val="none" w:sz="0" w:space="0" w:color="auto"/>
                <w:bottom w:val="none" w:sz="0" w:space="0" w:color="auto"/>
                <w:right w:val="none" w:sz="0" w:space="0" w:color="auto"/>
              </w:divBdr>
              <w:divsChild>
                <w:div w:id="1371688629">
                  <w:marLeft w:val="0"/>
                  <w:marRight w:val="0"/>
                  <w:marTop w:val="0"/>
                  <w:marBottom w:val="0"/>
                  <w:divBdr>
                    <w:top w:val="none" w:sz="0" w:space="0" w:color="auto"/>
                    <w:left w:val="none" w:sz="0" w:space="0" w:color="auto"/>
                    <w:bottom w:val="none" w:sz="0" w:space="0" w:color="auto"/>
                    <w:right w:val="none" w:sz="0" w:space="0" w:color="auto"/>
                  </w:divBdr>
                  <w:divsChild>
                    <w:div w:id="4065099">
                      <w:marLeft w:val="0"/>
                      <w:marRight w:val="0"/>
                      <w:marTop w:val="0"/>
                      <w:marBottom w:val="0"/>
                      <w:divBdr>
                        <w:top w:val="none" w:sz="0" w:space="0" w:color="auto"/>
                        <w:left w:val="none" w:sz="0" w:space="0" w:color="auto"/>
                        <w:bottom w:val="none" w:sz="0" w:space="0" w:color="auto"/>
                        <w:right w:val="none" w:sz="0" w:space="0" w:color="auto"/>
                      </w:divBdr>
                      <w:divsChild>
                        <w:div w:id="870605841">
                          <w:marLeft w:val="0"/>
                          <w:marRight w:val="0"/>
                          <w:marTop w:val="0"/>
                          <w:marBottom w:val="0"/>
                          <w:divBdr>
                            <w:top w:val="none" w:sz="0" w:space="0" w:color="auto"/>
                            <w:left w:val="none" w:sz="0" w:space="0" w:color="auto"/>
                            <w:bottom w:val="none" w:sz="0" w:space="0" w:color="auto"/>
                            <w:right w:val="none" w:sz="0" w:space="0" w:color="auto"/>
                          </w:divBdr>
                          <w:divsChild>
                            <w:div w:id="161749906">
                              <w:marLeft w:val="0"/>
                              <w:marRight w:val="0"/>
                              <w:marTop w:val="0"/>
                              <w:marBottom w:val="0"/>
                              <w:divBdr>
                                <w:top w:val="none" w:sz="0" w:space="0" w:color="auto"/>
                                <w:left w:val="none" w:sz="0" w:space="0" w:color="auto"/>
                                <w:bottom w:val="none" w:sz="0" w:space="0" w:color="auto"/>
                                <w:right w:val="none" w:sz="0" w:space="0" w:color="auto"/>
                              </w:divBdr>
                            </w:div>
                            <w:div w:id="83449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40355">
                  <w:marLeft w:val="0"/>
                  <w:marRight w:val="0"/>
                  <w:marTop w:val="0"/>
                  <w:marBottom w:val="0"/>
                  <w:divBdr>
                    <w:top w:val="none" w:sz="0" w:space="0" w:color="auto"/>
                    <w:left w:val="none" w:sz="0" w:space="0" w:color="auto"/>
                    <w:bottom w:val="none" w:sz="0" w:space="0" w:color="auto"/>
                    <w:right w:val="none" w:sz="0" w:space="0" w:color="auto"/>
                  </w:divBdr>
                  <w:divsChild>
                    <w:div w:id="384187354">
                      <w:marLeft w:val="0"/>
                      <w:marRight w:val="0"/>
                      <w:marTop w:val="0"/>
                      <w:marBottom w:val="0"/>
                      <w:divBdr>
                        <w:top w:val="none" w:sz="0" w:space="0" w:color="auto"/>
                        <w:left w:val="none" w:sz="0" w:space="0" w:color="auto"/>
                        <w:bottom w:val="none" w:sz="0" w:space="0" w:color="auto"/>
                        <w:right w:val="none" w:sz="0" w:space="0" w:color="auto"/>
                      </w:divBdr>
                      <w:divsChild>
                        <w:div w:id="20849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51870">
          <w:marLeft w:val="0"/>
          <w:marRight w:val="0"/>
          <w:marTop w:val="0"/>
          <w:marBottom w:val="0"/>
          <w:divBdr>
            <w:top w:val="none" w:sz="0" w:space="0" w:color="auto"/>
            <w:left w:val="none" w:sz="0" w:space="0" w:color="auto"/>
            <w:bottom w:val="none" w:sz="0" w:space="0" w:color="auto"/>
            <w:right w:val="none" w:sz="0" w:space="0" w:color="auto"/>
          </w:divBdr>
          <w:divsChild>
            <w:div w:id="5595385">
              <w:marLeft w:val="0"/>
              <w:marRight w:val="0"/>
              <w:marTop w:val="0"/>
              <w:marBottom w:val="0"/>
              <w:divBdr>
                <w:top w:val="none" w:sz="0" w:space="0" w:color="auto"/>
                <w:left w:val="none" w:sz="0" w:space="0" w:color="auto"/>
                <w:bottom w:val="none" w:sz="0" w:space="0" w:color="auto"/>
                <w:right w:val="none" w:sz="0" w:space="0" w:color="auto"/>
              </w:divBdr>
              <w:divsChild>
                <w:div w:id="1930190424">
                  <w:marLeft w:val="0"/>
                  <w:marRight w:val="0"/>
                  <w:marTop w:val="0"/>
                  <w:marBottom w:val="0"/>
                  <w:divBdr>
                    <w:top w:val="none" w:sz="0" w:space="0" w:color="auto"/>
                    <w:left w:val="none" w:sz="0" w:space="0" w:color="auto"/>
                    <w:bottom w:val="none" w:sz="0" w:space="0" w:color="auto"/>
                    <w:right w:val="none" w:sz="0" w:space="0" w:color="auto"/>
                  </w:divBdr>
                  <w:divsChild>
                    <w:div w:id="59250345">
                      <w:marLeft w:val="0"/>
                      <w:marRight w:val="0"/>
                      <w:marTop w:val="0"/>
                      <w:marBottom w:val="0"/>
                      <w:divBdr>
                        <w:top w:val="none" w:sz="0" w:space="0" w:color="auto"/>
                        <w:left w:val="none" w:sz="0" w:space="0" w:color="auto"/>
                        <w:bottom w:val="none" w:sz="0" w:space="0" w:color="auto"/>
                        <w:right w:val="none" w:sz="0" w:space="0" w:color="auto"/>
                      </w:divBdr>
                      <w:divsChild>
                        <w:div w:id="1673217272">
                          <w:marLeft w:val="0"/>
                          <w:marRight w:val="0"/>
                          <w:marTop w:val="0"/>
                          <w:marBottom w:val="0"/>
                          <w:divBdr>
                            <w:top w:val="none" w:sz="0" w:space="0" w:color="auto"/>
                            <w:left w:val="none" w:sz="0" w:space="0" w:color="auto"/>
                            <w:bottom w:val="none" w:sz="0" w:space="0" w:color="auto"/>
                            <w:right w:val="none" w:sz="0" w:space="0" w:color="auto"/>
                          </w:divBdr>
                          <w:divsChild>
                            <w:div w:id="428502952">
                              <w:marLeft w:val="0"/>
                              <w:marRight w:val="0"/>
                              <w:marTop w:val="0"/>
                              <w:marBottom w:val="0"/>
                              <w:divBdr>
                                <w:top w:val="none" w:sz="0" w:space="0" w:color="auto"/>
                                <w:left w:val="none" w:sz="0" w:space="0" w:color="auto"/>
                                <w:bottom w:val="none" w:sz="0" w:space="0" w:color="auto"/>
                                <w:right w:val="none" w:sz="0" w:space="0" w:color="auto"/>
                              </w:divBdr>
                            </w:div>
                            <w:div w:id="49888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447780">
                  <w:marLeft w:val="0"/>
                  <w:marRight w:val="0"/>
                  <w:marTop w:val="0"/>
                  <w:marBottom w:val="0"/>
                  <w:divBdr>
                    <w:top w:val="none" w:sz="0" w:space="0" w:color="auto"/>
                    <w:left w:val="none" w:sz="0" w:space="0" w:color="auto"/>
                    <w:bottom w:val="none" w:sz="0" w:space="0" w:color="auto"/>
                    <w:right w:val="none" w:sz="0" w:space="0" w:color="auto"/>
                  </w:divBdr>
                  <w:divsChild>
                    <w:div w:id="711804733">
                      <w:marLeft w:val="0"/>
                      <w:marRight w:val="0"/>
                      <w:marTop w:val="0"/>
                      <w:marBottom w:val="0"/>
                      <w:divBdr>
                        <w:top w:val="none" w:sz="0" w:space="0" w:color="auto"/>
                        <w:left w:val="none" w:sz="0" w:space="0" w:color="auto"/>
                        <w:bottom w:val="none" w:sz="0" w:space="0" w:color="auto"/>
                        <w:right w:val="none" w:sz="0" w:space="0" w:color="auto"/>
                      </w:divBdr>
                      <w:divsChild>
                        <w:div w:id="16394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110381">
          <w:marLeft w:val="0"/>
          <w:marRight w:val="0"/>
          <w:marTop w:val="0"/>
          <w:marBottom w:val="0"/>
          <w:divBdr>
            <w:top w:val="none" w:sz="0" w:space="0" w:color="auto"/>
            <w:left w:val="none" w:sz="0" w:space="0" w:color="auto"/>
            <w:bottom w:val="none" w:sz="0" w:space="0" w:color="auto"/>
            <w:right w:val="none" w:sz="0" w:space="0" w:color="auto"/>
          </w:divBdr>
          <w:divsChild>
            <w:div w:id="1916040607">
              <w:marLeft w:val="0"/>
              <w:marRight w:val="0"/>
              <w:marTop w:val="0"/>
              <w:marBottom w:val="0"/>
              <w:divBdr>
                <w:top w:val="none" w:sz="0" w:space="0" w:color="auto"/>
                <w:left w:val="none" w:sz="0" w:space="0" w:color="auto"/>
                <w:bottom w:val="none" w:sz="0" w:space="0" w:color="auto"/>
                <w:right w:val="none" w:sz="0" w:space="0" w:color="auto"/>
              </w:divBdr>
              <w:divsChild>
                <w:div w:id="928004089">
                  <w:marLeft w:val="0"/>
                  <w:marRight w:val="0"/>
                  <w:marTop w:val="0"/>
                  <w:marBottom w:val="0"/>
                  <w:divBdr>
                    <w:top w:val="none" w:sz="0" w:space="0" w:color="auto"/>
                    <w:left w:val="none" w:sz="0" w:space="0" w:color="auto"/>
                    <w:bottom w:val="none" w:sz="0" w:space="0" w:color="auto"/>
                    <w:right w:val="none" w:sz="0" w:space="0" w:color="auto"/>
                  </w:divBdr>
                  <w:divsChild>
                    <w:div w:id="6753252">
                      <w:marLeft w:val="0"/>
                      <w:marRight w:val="0"/>
                      <w:marTop w:val="0"/>
                      <w:marBottom w:val="0"/>
                      <w:divBdr>
                        <w:top w:val="none" w:sz="0" w:space="0" w:color="auto"/>
                        <w:left w:val="none" w:sz="0" w:space="0" w:color="auto"/>
                        <w:bottom w:val="none" w:sz="0" w:space="0" w:color="auto"/>
                        <w:right w:val="none" w:sz="0" w:space="0" w:color="auto"/>
                      </w:divBdr>
                      <w:divsChild>
                        <w:div w:id="2611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62065">
                  <w:marLeft w:val="0"/>
                  <w:marRight w:val="0"/>
                  <w:marTop w:val="0"/>
                  <w:marBottom w:val="0"/>
                  <w:divBdr>
                    <w:top w:val="none" w:sz="0" w:space="0" w:color="auto"/>
                    <w:left w:val="none" w:sz="0" w:space="0" w:color="auto"/>
                    <w:bottom w:val="none" w:sz="0" w:space="0" w:color="auto"/>
                    <w:right w:val="none" w:sz="0" w:space="0" w:color="auto"/>
                  </w:divBdr>
                  <w:divsChild>
                    <w:div w:id="1585071241">
                      <w:marLeft w:val="0"/>
                      <w:marRight w:val="0"/>
                      <w:marTop w:val="0"/>
                      <w:marBottom w:val="0"/>
                      <w:divBdr>
                        <w:top w:val="none" w:sz="0" w:space="0" w:color="auto"/>
                        <w:left w:val="none" w:sz="0" w:space="0" w:color="auto"/>
                        <w:bottom w:val="none" w:sz="0" w:space="0" w:color="auto"/>
                        <w:right w:val="none" w:sz="0" w:space="0" w:color="auto"/>
                      </w:divBdr>
                      <w:divsChild>
                        <w:div w:id="436751948">
                          <w:marLeft w:val="0"/>
                          <w:marRight w:val="0"/>
                          <w:marTop w:val="0"/>
                          <w:marBottom w:val="0"/>
                          <w:divBdr>
                            <w:top w:val="none" w:sz="0" w:space="0" w:color="auto"/>
                            <w:left w:val="none" w:sz="0" w:space="0" w:color="auto"/>
                            <w:bottom w:val="none" w:sz="0" w:space="0" w:color="auto"/>
                            <w:right w:val="none" w:sz="0" w:space="0" w:color="auto"/>
                          </w:divBdr>
                          <w:divsChild>
                            <w:div w:id="827524904">
                              <w:marLeft w:val="0"/>
                              <w:marRight w:val="0"/>
                              <w:marTop w:val="0"/>
                              <w:marBottom w:val="0"/>
                              <w:divBdr>
                                <w:top w:val="none" w:sz="0" w:space="0" w:color="auto"/>
                                <w:left w:val="none" w:sz="0" w:space="0" w:color="auto"/>
                                <w:bottom w:val="none" w:sz="0" w:space="0" w:color="auto"/>
                                <w:right w:val="none" w:sz="0" w:space="0" w:color="auto"/>
                              </w:divBdr>
                            </w:div>
                            <w:div w:id="173095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623400">
          <w:marLeft w:val="0"/>
          <w:marRight w:val="0"/>
          <w:marTop w:val="0"/>
          <w:marBottom w:val="0"/>
          <w:divBdr>
            <w:top w:val="none" w:sz="0" w:space="0" w:color="auto"/>
            <w:left w:val="none" w:sz="0" w:space="0" w:color="auto"/>
            <w:bottom w:val="none" w:sz="0" w:space="0" w:color="auto"/>
            <w:right w:val="none" w:sz="0" w:space="0" w:color="auto"/>
          </w:divBdr>
          <w:divsChild>
            <w:div w:id="379670688">
              <w:marLeft w:val="0"/>
              <w:marRight w:val="0"/>
              <w:marTop w:val="0"/>
              <w:marBottom w:val="0"/>
              <w:divBdr>
                <w:top w:val="none" w:sz="0" w:space="0" w:color="auto"/>
                <w:left w:val="none" w:sz="0" w:space="0" w:color="auto"/>
                <w:bottom w:val="none" w:sz="0" w:space="0" w:color="auto"/>
                <w:right w:val="none" w:sz="0" w:space="0" w:color="auto"/>
              </w:divBdr>
              <w:divsChild>
                <w:div w:id="1781561797">
                  <w:marLeft w:val="0"/>
                  <w:marRight w:val="0"/>
                  <w:marTop w:val="0"/>
                  <w:marBottom w:val="0"/>
                  <w:divBdr>
                    <w:top w:val="none" w:sz="0" w:space="0" w:color="auto"/>
                    <w:left w:val="none" w:sz="0" w:space="0" w:color="auto"/>
                    <w:bottom w:val="none" w:sz="0" w:space="0" w:color="auto"/>
                    <w:right w:val="none" w:sz="0" w:space="0" w:color="auto"/>
                  </w:divBdr>
                  <w:divsChild>
                    <w:div w:id="7409010">
                      <w:marLeft w:val="0"/>
                      <w:marRight w:val="0"/>
                      <w:marTop w:val="0"/>
                      <w:marBottom w:val="0"/>
                      <w:divBdr>
                        <w:top w:val="none" w:sz="0" w:space="0" w:color="auto"/>
                        <w:left w:val="none" w:sz="0" w:space="0" w:color="auto"/>
                        <w:bottom w:val="none" w:sz="0" w:space="0" w:color="auto"/>
                        <w:right w:val="none" w:sz="0" w:space="0" w:color="auto"/>
                      </w:divBdr>
                    </w:div>
                    <w:div w:id="365837313">
                      <w:marLeft w:val="0"/>
                      <w:marRight w:val="0"/>
                      <w:marTop w:val="0"/>
                      <w:marBottom w:val="0"/>
                      <w:divBdr>
                        <w:top w:val="none" w:sz="0" w:space="0" w:color="auto"/>
                        <w:left w:val="none" w:sz="0" w:space="0" w:color="auto"/>
                        <w:bottom w:val="none" w:sz="0" w:space="0" w:color="auto"/>
                        <w:right w:val="none" w:sz="0" w:space="0" w:color="auto"/>
                      </w:divBdr>
                    </w:div>
                    <w:div w:id="459109328">
                      <w:marLeft w:val="0"/>
                      <w:marRight w:val="0"/>
                      <w:marTop w:val="0"/>
                      <w:marBottom w:val="0"/>
                      <w:divBdr>
                        <w:top w:val="none" w:sz="0" w:space="0" w:color="auto"/>
                        <w:left w:val="none" w:sz="0" w:space="0" w:color="auto"/>
                        <w:bottom w:val="none" w:sz="0" w:space="0" w:color="auto"/>
                        <w:right w:val="none" w:sz="0" w:space="0" w:color="auto"/>
                      </w:divBdr>
                    </w:div>
                    <w:div w:id="486895431">
                      <w:marLeft w:val="0"/>
                      <w:marRight w:val="0"/>
                      <w:marTop w:val="0"/>
                      <w:marBottom w:val="0"/>
                      <w:divBdr>
                        <w:top w:val="none" w:sz="0" w:space="0" w:color="auto"/>
                        <w:left w:val="none" w:sz="0" w:space="0" w:color="auto"/>
                        <w:bottom w:val="none" w:sz="0" w:space="0" w:color="auto"/>
                        <w:right w:val="none" w:sz="0" w:space="0" w:color="auto"/>
                      </w:divBdr>
                    </w:div>
                    <w:div w:id="514001458">
                      <w:marLeft w:val="0"/>
                      <w:marRight w:val="0"/>
                      <w:marTop w:val="0"/>
                      <w:marBottom w:val="0"/>
                      <w:divBdr>
                        <w:top w:val="none" w:sz="0" w:space="0" w:color="auto"/>
                        <w:left w:val="none" w:sz="0" w:space="0" w:color="auto"/>
                        <w:bottom w:val="none" w:sz="0" w:space="0" w:color="auto"/>
                        <w:right w:val="none" w:sz="0" w:space="0" w:color="auto"/>
                      </w:divBdr>
                    </w:div>
                    <w:div w:id="815028019">
                      <w:marLeft w:val="0"/>
                      <w:marRight w:val="0"/>
                      <w:marTop w:val="0"/>
                      <w:marBottom w:val="0"/>
                      <w:divBdr>
                        <w:top w:val="none" w:sz="0" w:space="0" w:color="auto"/>
                        <w:left w:val="none" w:sz="0" w:space="0" w:color="auto"/>
                        <w:bottom w:val="none" w:sz="0" w:space="0" w:color="auto"/>
                        <w:right w:val="none" w:sz="0" w:space="0" w:color="auto"/>
                      </w:divBdr>
                    </w:div>
                    <w:div w:id="892884017">
                      <w:marLeft w:val="0"/>
                      <w:marRight w:val="0"/>
                      <w:marTop w:val="0"/>
                      <w:marBottom w:val="0"/>
                      <w:divBdr>
                        <w:top w:val="none" w:sz="0" w:space="0" w:color="auto"/>
                        <w:left w:val="none" w:sz="0" w:space="0" w:color="auto"/>
                        <w:bottom w:val="none" w:sz="0" w:space="0" w:color="auto"/>
                        <w:right w:val="none" w:sz="0" w:space="0" w:color="auto"/>
                      </w:divBdr>
                    </w:div>
                    <w:div w:id="17181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819797">
          <w:marLeft w:val="0"/>
          <w:marRight w:val="0"/>
          <w:marTop w:val="0"/>
          <w:marBottom w:val="0"/>
          <w:divBdr>
            <w:top w:val="none" w:sz="0" w:space="0" w:color="auto"/>
            <w:left w:val="none" w:sz="0" w:space="0" w:color="auto"/>
            <w:bottom w:val="none" w:sz="0" w:space="0" w:color="auto"/>
            <w:right w:val="none" w:sz="0" w:space="0" w:color="auto"/>
          </w:divBdr>
          <w:divsChild>
            <w:div w:id="8525585">
              <w:marLeft w:val="0"/>
              <w:marRight w:val="0"/>
              <w:marTop w:val="0"/>
              <w:marBottom w:val="0"/>
              <w:divBdr>
                <w:top w:val="none" w:sz="0" w:space="0" w:color="auto"/>
                <w:left w:val="none" w:sz="0" w:space="0" w:color="auto"/>
                <w:bottom w:val="none" w:sz="0" w:space="0" w:color="auto"/>
                <w:right w:val="none" w:sz="0" w:space="0" w:color="auto"/>
              </w:divBdr>
            </w:div>
          </w:divsChild>
        </w:div>
        <w:div w:id="976764217">
          <w:marLeft w:val="0"/>
          <w:marRight w:val="0"/>
          <w:marTop w:val="0"/>
          <w:marBottom w:val="0"/>
          <w:divBdr>
            <w:top w:val="none" w:sz="0" w:space="0" w:color="auto"/>
            <w:left w:val="none" w:sz="0" w:space="0" w:color="auto"/>
            <w:bottom w:val="none" w:sz="0" w:space="0" w:color="auto"/>
            <w:right w:val="none" w:sz="0" w:space="0" w:color="auto"/>
          </w:divBdr>
          <w:divsChild>
            <w:div w:id="418333392">
              <w:marLeft w:val="0"/>
              <w:marRight w:val="0"/>
              <w:marTop w:val="0"/>
              <w:marBottom w:val="0"/>
              <w:divBdr>
                <w:top w:val="none" w:sz="0" w:space="0" w:color="auto"/>
                <w:left w:val="none" w:sz="0" w:space="0" w:color="auto"/>
                <w:bottom w:val="none" w:sz="0" w:space="0" w:color="auto"/>
                <w:right w:val="none" w:sz="0" w:space="0" w:color="auto"/>
              </w:divBdr>
              <w:divsChild>
                <w:div w:id="2025203118">
                  <w:marLeft w:val="0"/>
                  <w:marRight w:val="0"/>
                  <w:marTop w:val="0"/>
                  <w:marBottom w:val="0"/>
                  <w:divBdr>
                    <w:top w:val="none" w:sz="0" w:space="0" w:color="auto"/>
                    <w:left w:val="none" w:sz="0" w:space="0" w:color="auto"/>
                    <w:bottom w:val="none" w:sz="0" w:space="0" w:color="auto"/>
                    <w:right w:val="none" w:sz="0" w:space="0" w:color="auto"/>
                  </w:divBdr>
                  <w:divsChild>
                    <w:div w:id="14311450">
                      <w:marLeft w:val="0"/>
                      <w:marRight w:val="0"/>
                      <w:marTop w:val="0"/>
                      <w:marBottom w:val="0"/>
                      <w:divBdr>
                        <w:top w:val="none" w:sz="0" w:space="0" w:color="auto"/>
                        <w:left w:val="none" w:sz="0" w:space="0" w:color="auto"/>
                        <w:bottom w:val="none" w:sz="0" w:space="0" w:color="auto"/>
                        <w:right w:val="none" w:sz="0" w:space="0" w:color="auto"/>
                      </w:divBdr>
                      <w:divsChild>
                        <w:div w:id="248663746">
                          <w:marLeft w:val="0"/>
                          <w:marRight w:val="0"/>
                          <w:marTop w:val="0"/>
                          <w:marBottom w:val="0"/>
                          <w:divBdr>
                            <w:top w:val="none" w:sz="0" w:space="0" w:color="auto"/>
                            <w:left w:val="none" w:sz="0" w:space="0" w:color="auto"/>
                            <w:bottom w:val="none" w:sz="0" w:space="0" w:color="auto"/>
                            <w:right w:val="none" w:sz="0" w:space="0" w:color="auto"/>
                          </w:divBdr>
                          <w:divsChild>
                            <w:div w:id="385178697">
                              <w:marLeft w:val="0"/>
                              <w:marRight w:val="0"/>
                              <w:marTop w:val="0"/>
                              <w:marBottom w:val="0"/>
                              <w:divBdr>
                                <w:top w:val="none" w:sz="0" w:space="0" w:color="auto"/>
                                <w:left w:val="none" w:sz="0" w:space="0" w:color="auto"/>
                                <w:bottom w:val="none" w:sz="0" w:space="0" w:color="auto"/>
                                <w:right w:val="none" w:sz="0" w:space="0" w:color="auto"/>
                              </w:divBdr>
                              <w:divsChild>
                                <w:div w:id="1984654975">
                                  <w:marLeft w:val="0"/>
                                  <w:marRight w:val="0"/>
                                  <w:marTop w:val="0"/>
                                  <w:marBottom w:val="0"/>
                                  <w:divBdr>
                                    <w:top w:val="none" w:sz="0" w:space="0" w:color="auto"/>
                                    <w:left w:val="none" w:sz="0" w:space="0" w:color="auto"/>
                                    <w:bottom w:val="none" w:sz="0" w:space="0" w:color="auto"/>
                                    <w:right w:val="none" w:sz="0" w:space="0" w:color="auto"/>
                                  </w:divBdr>
                                  <w:divsChild>
                                    <w:div w:id="1733654813">
                                      <w:marLeft w:val="0"/>
                                      <w:marRight w:val="0"/>
                                      <w:marTop w:val="0"/>
                                      <w:marBottom w:val="0"/>
                                      <w:divBdr>
                                        <w:top w:val="none" w:sz="0" w:space="0" w:color="auto"/>
                                        <w:left w:val="none" w:sz="0" w:space="0" w:color="auto"/>
                                        <w:bottom w:val="none" w:sz="0" w:space="0" w:color="auto"/>
                                        <w:right w:val="none" w:sz="0" w:space="0" w:color="auto"/>
                                      </w:divBdr>
                                      <w:divsChild>
                                        <w:div w:id="594637274">
                                          <w:marLeft w:val="0"/>
                                          <w:marRight w:val="0"/>
                                          <w:marTop w:val="0"/>
                                          <w:marBottom w:val="0"/>
                                          <w:divBdr>
                                            <w:top w:val="none" w:sz="0" w:space="0" w:color="auto"/>
                                            <w:left w:val="none" w:sz="0" w:space="0" w:color="auto"/>
                                            <w:bottom w:val="none" w:sz="0" w:space="0" w:color="auto"/>
                                            <w:right w:val="none" w:sz="0" w:space="0" w:color="auto"/>
                                          </w:divBdr>
                                          <w:divsChild>
                                            <w:div w:id="1109735142">
                                              <w:marLeft w:val="0"/>
                                              <w:marRight w:val="0"/>
                                              <w:marTop w:val="0"/>
                                              <w:marBottom w:val="0"/>
                                              <w:divBdr>
                                                <w:top w:val="none" w:sz="0" w:space="0" w:color="auto"/>
                                                <w:left w:val="none" w:sz="0" w:space="0" w:color="auto"/>
                                                <w:bottom w:val="none" w:sz="0" w:space="0" w:color="auto"/>
                                                <w:right w:val="none" w:sz="0" w:space="0" w:color="auto"/>
                                              </w:divBdr>
                                              <w:divsChild>
                                                <w:div w:id="891618416">
                                                  <w:marLeft w:val="0"/>
                                                  <w:marRight w:val="0"/>
                                                  <w:marTop w:val="0"/>
                                                  <w:marBottom w:val="0"/>
                                                  <w:divBdr>
                                                    <w:top w:val="none" w:sz="0" w:space="0" w:color="auto"/>
                                                    <w:left w:val="none" w:sz="0" w:space="0" w:color="auto"/>
                                                    <w:bottom w:val="none" w:sz="0" w:space="0" w:color="auto"/>
                                                    <w:right w:val="none" w:sz="0" w:space="0" w:color="auto"/>
                                                  </w:divBdr>
                                                  <w:divsChild>
                                                    <w:div w:id="12176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422407">
                          <w:marLeft w:val="0"/>
                          <w:marRight w:val="0"/>
                          <w:marTop w:val="0"/>
                          <w:marBottom w:val="0"/>
                          <w:divBdr>
                            <w:top w:val="none" w:sz="0" w:space="0" w:color="auto"/>
                            <w:left w:val="none" w:sz="0" w:space="0" w:color="auto"/>
                            <w:bottom w:val="none" w:sz="0" w:space="0" w:color="auto"/>
                            <w:right w:val="none" w:sz="0" w:space="0" w:color="auto"/>
                          </w:divBdr>
                          <w:divsChild>
                            <w:div w:id="2065637506">
                              <w:marLeft w:val="0"/>
                              <w:marRight w:val="0"/>
                              <w:marTop w:val="0"/>
                              <w:marBottom w:val="0"/>
                              <w:divBdr>
                                <w:top w:val="none" w:sz="0" w:space="0" w:color="auto"/>
                                <w:left w:val="none" w:sz="0" w:space="0" w:color="auto"/>
                                <w:bottom w:val="none" w:sz="0" w:space="0" w:color="auto"/>
                                <w:right w:val="none" w:sz="0" w:space="0" w:color="auto"/>
                              </w:divBdr>
                              <w:divsChild>
                                <w:div w:id="265190609">
                                  <w:marLeft w:val="0"/>
                                  <w:marRight w:val="0"/>
                                  <w:marTop w:val="0"/>
                                  <w:marBottom w:val="0"/>
                                  <w:divBdr>
                                    <w:top w:val="none" w:sz="0" w:space="0" w:color="auto"/>
                                    <w:left w:val="none" w:sz="0" w:space="0" w:color="auto"/>
                                    <w:bottom w:val="none" w:sz="0" w:space="0" w:color="auto"/>
                                    <w:right w:val="none" w:sz="0" w:space="0" w:color="auto"/>
                                  </w:divBdr>
                                  <w:divsChild>
                                    <w:div w:id="1173641513">
                                      <w:marLeft w:val="0"/>
                                      <w:marRight w:val="0"/>
                                      <w:marTop w:val="0"/>
                                      <w:marBottom w:val="0"/>
                                      <w:divBdr>
                                        <w:top w:val="none" w:sz="0" w:space="0" w:color="auto"/>
                                        <w:left w:val="none" w:sz="0" w:space="0" w:color="auto"/>
                                        <w:bottom w:val="none" w:sz="0" w:space="0" w:color="auto"/>
                                        <w:right w:val="none" w:sz="0" w:space="0" w:color="auto"/>
                                      </w:divBdr>
                                      <w:divsChild>
                                        <w:div w:id="1999460450">
                                          <w:marLeft w:val="0"/>
                                          <w:marRight w:val="0"/>
                                          <w:marTop w:val="0"/>
                                          <w:marBottom w:val="0"/>
                                          <w:divBdr>
                                            <w:top w:val="none" w:sz="0" w:space="0" w:color="auto"/>
                                            <w:left w:val="none" w:sz="0" w:space="0" w:color="auto"/>
                                            <w:bottom w:val="none" w:sz="0" w:space="0" w:color="auto"/>
                                            <w:right w:val="none" w:sz="0" w:space="0" w:color="auto"/>
                                          </w:divBdr>
                                          <w:divsChild>
                                            <w:div w:id="1601258364">
                                              <w:marLeft w:val="0"/>
                                              <w:marRight w:val="0"/>
                                              <w:marTop w:val="0"/>
                                              <w:marBottom w:val="0"/>
                                              <w:divBdr>
                                                <w:top w:val="none" w:sz="0" w:space="0" w:color="auto"/>
                                                <w:left w:val="none" w:sz="0" w:space="0" w:color="auto"/>
                                                <w:bottom w:val="none" w:sz="0" w:space="0" w:color="auto"/>
                                                <w:right w:val="none" w:sz="0" w:space="0" w:color="auto"/>
                                              </w:divBdr>
                                              <w:divsChild>
                                                <w:div w:id="1065684685">
                                                  <w:marLeft w:val="0"/>
                                                  <w:marRight w:val="0"/>
                                                  <w:marTop w:val="0"/>
                                                  <w:marBottom w:val="0"/>
                                                  <w:divBdr>
                                                    <w:top w:val="none" w:sz="0" w:space="0" w:color="auto"/>
                                                    <w:left w:val="none" w:sz="0" w:space="0" w:color="auto"/>
                                                    <w:bottom w:val="none" w:sz="0" w:space="0" w:color="auto"/>
                                                    <w:right w:val="none" w:sz="0" w:space="0" w:color="auto"/>
                                                  </w:divBdr>
                                                  <w:divsChild>
                                                    <w:div w:id="663050027">
                                                      <w:marLeft w:val="0"/>
                                                      <w:marRight w:val="0"/>
                                                      <w:marTop w:val="0"/>
                                                      <w:marBottom w:val="0"/>
                                                      <w:divBdr>
                                                        <w:top w:val="none" w:sz="0" w:space="0" w:color="auto"/>
                                                        <w:left w:val="none" w:sz="0" w:space="0" w:color="auto"/>
                                                        <w:bottom w:val="none" w:sz="0" w:space="0" w:color="auto"/>
                                                        <w:right w:val="none" w:sz="0" w:space="0" w:color="auto"/>
                                                      </w:divBdr>
                                                      <w:divsChild>
                                                        <w:div w:id="13847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7041631">
                          <w:marLeft w:val="0"/>
                          <w:marRight w:val="0"/>
                          <w:marTop w:val="0"/>
                          <w:marBottom w:val="0"/>
                          <w:divBdr>
                            <w:top w:val="none" w:sz="0" w:space="0" w:color="auto"/>
                            <w:left w:val="none" w:sz="0" w:space="0" w:color="auto"/>
                            <w:bottom w:val="none" w:sz="0" w:space="0" w:color="auto"/>
                            <w:right w:val="none" w:sz="0" w:space="0" w:color="auto"/>
                          </w:divBdr>
                          <w:divsChild>
                            <w:div w:id="1024285176">
                              <w:marLeft w:val="0"/>
                              <w:marRight w:val="0"/>
                              <w:marTop w:val="0"/>
                              <w:marBottom w:val="0"/>
                              <w:divBdr>
                                <w:top w:val="none" w:sz="0" w:space="0" w:color="auto"/>
                                <w:left w:val="none" w:sz="0" w:space="0" w:color="auto"/>
                                <w:bottom w:val="none" w:sz="0" w:space="0" w:color="auto"/>
                                <w:right w:val="none" w:sz="0" w:space="0" w:color="auto"/>
                              </w:divBdr>
                              <w:divsChild>
                                <w:div w:id="1434201016">
                                  <w:marLeft w:val="0"/>
                                  <w:marRight w:val="0"/>
                                  <w:marTop w:val="0"/>
                                  <w:marBottom w:val="0"/>
                                  <w:divBdr>
                                    <w:top w:val="none" w:sz="0" w:space="0" w:color="auto"/>
                                    <w:left w:val="none" w:sz="0" w:space="0" w:color="auto"/>
                                    <w:bottom w:val="none" w:sz="0" w:space="0" w:color="auto"/>
                                    <w:right w:val="none" w:sz="0" w:space="0" w:color="auto"/>
                                  </w:divBdr>
                                  <w:divsChild>
                                    <w:div w:id="1226530918">
                                      <w:marLeft w:val="0"/>
                                      <w:marRight w:val="0"/>
                                      <w:marTop w:val="0"/>
                                      <w:marBottom w:val="0"/>
                                      <w:divBdr>
                                        <w:top w:val="none" w:sz="0" w:space="0" w:color="auto"/>
                                        <w:left w:val="none" w:sz="0" w:space="0" w:color="auto"/>
                                        <w:bottom w:val="none" w:sz="0" w:space="0" w:color="auto"/>
                                        <w:right w:val="none" w:sz="0" w:space="0" w:color="auto"/>
                                      </w:divBdr>
                                      <w:divsChild>
                                        <w:div w:id="751122961">
                                          <w:marLeft w:val="0"/>
                                          <w:marRight w:val="0"/>
                                          <w:marTop w:val="0"/>
                                          <w:marBottom w:val="0"/>
                                          <w:divBdr>
                                            <w:top w:val="none" w:sz="0" w:space="0" w:color="auto"/>
                                            <w:left w:val="none" w:sz="0" w:space="0" w:color="auto"/>
                                            <w:bottom w:val="none" w:sz="0" w:space="0" w:color="auto"/>
                                            <w:right w:val="none" w:sz="0" w:space="0" w:color="auto"/>
                                          </w:divBdr>
                                          <w:divsChild>
                                            <w:div w:id="1332681864">
                                              <w:marLeft w:val="0"/>
                                              <w:marRight w:val="0"/>
                                              <w:marTop w:val="0"/>
                                              <w:marBottom w:val="0"/>
                                              <w:divBdr>
                                                <w:top w:val="none" w:sz="0" w:space="0" w:color="auto"/>
                                                <w:left w:val="none" w:sz="0" w:space="0" w:color="auto"/>
                                                <w:bottom w:val="none" w:sz="0" w:space="0" w:color="auto"/>
                                                <w:right w:val="none" w:sz="0" w:space="0" w:color="auto"/>
                                              </w:divBdr>
                                              <w:divsChild>
                                                <w:div w:id="1010333997">
                                                  <w:marLeft w:val="0"/>
                                                  <w:marRight w:val="0"/>
                                                  <w:marTop w:val="0"/>
                                                  <w:marBottom w:val="0"/>
                                                  <w:divBdr>
                                                    <w:top w:val="none" w:sz="0" w:space="0" w:color="auto"/>
                                                    <w:left w:val="none" w:sz="0" w:space="0" w:color="auto"/>
                                                    <w:bottom w:val="none" w:sz="0" w:space="0" w:color="auto"/>
                                                    <w:right w:val="none" w:sz="0" w:space="0" w:color="auto"/>
                                                  </w:divBdr>
                                                  <w:divsChild>
                                                    <w:div w:id="4579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0850453">
          <w:marLeft w:val="0"/>
          <w:marRight w:val="0"/>
          <w:marTop w:val="0"/>
          <w:marBottom w:val="0"/>
          <w:divBdr>
            <w:top w:val="none" w:sz="0" w:space="0" w:color="auto"/>
            <w:left w:val="none" w:sz="0" w:space="0" w:color="auto"/>
            <w:bottom w:val="none" w:sz="0" w:space="0" w:color="auto"/>
            <w:right w:val="none" w:sz="0" w:space="0" w:color="auto"/>
          </w:divBdr>
          <w:divsChild>
            <w:div w:id="14770431">
              <w:marLeft w:val="0"/>
              <w:marRight w:val="0"/>
              <w:marTop w:val="0"/>
              <w:marBottom w:val="0"/>
              <w:divBdr>
                <w:top w:val="none" w:sz="0" w:space="0" w:color="auto"/>
                <w:left w:val="none" w:sz="0" w:space="0" w:color="auto"/>
                <w:bottom w:val="none" w:sz="0" w:space="0" w:color="auto"/>
                <w:right w:val="none" w:sz="0" w:space="0" w:color="auto"/>
              </w:divBdr>
            </w:div>
          </w:divsChild>
        </w:div>
        <w:div w:id="533350482">
          <w:marLeft w:val="0"/>
          <w:marRight w:val="0"/>
          <w:marTop w:val="0"/>
          <w:marBottom w:val="0"/>
          <w:divBdr>
            <w:top w:val="none" w:sz="0" w:space="0" w:color="auto"/>
            <w:left w:val="none" w:sz="0" w:space="0" w:color="auto"/>
            <w:bottom w:val="none" w:sz="0" w:space="0" w:color="auto"/>
            <w:right w:val="none" w:sz="0" w:space="0" w:color="auto"/>
          </w:divBdr>
          <w:divsChild>
            <w:div w:id="1977832448">
              <w:marLeft w:val="0"/>
              <w:marRight w:val="0"/>
              <w:marTop w:val="0"/>
              <w:marBottom w:val="0"/>
              <w:divBdr>
                <w:top w:val="none" w:sz="0" w:space="0" w:color="auto"/>
                <w:left w:val="none" w:sz="0" w:space="0" w:color="auto"/>
                <w:bottom w:val="none" w:sz="0" w:space="0" w:color="auto"/>
                <w:right w:val="none" w:sz="0" w:space="0" w:color="auto"/>
              </w:divBdr>
              <w:divsChild>
                <w:div w:id="1508406200">
                  <w:marLeft w:val="0"/>
                  <w:marRight w:val="0"/>
                  <w:marTop w:val="0"/>
                  <w:marBottom w:val="0"/>
                  <w:divBdr>
                    <w:top w:val="none" w:sz="0" w:space="0" w:color="auto"/>
                    <w:left w:val="none" w:sz="0" w:space="0" w:color="auto"/>
                    <w:bottom w:val="none" w:sz="0" w:space="0" w:color="auto"/>
                    <w:right w:val="none" w:sz="0" w:space="0" w:color="auto"/>
                  </w:divBdr>
                  <w:divsChild>
                    <w:div w:id="1052117869">
                      <w:marLeft w:val="0"/>
                      <w:marRight w:val="0"/>
                      <w:marTop w:val="0"/>
                      <w:marBottom w:val="0"/>
                      <w:divBdr>
                        <w:top w:val="none" w:sz="0" w:space="0" w:color="auto"/>
                        <w:left w:val="none" w:sz="0" w:space="0" w:color="auto"/>
                        <w:bottom w:val="none" w:sz="0" w:space="0" w:color="auto"/>
                        <w:right w:val="none" w:sz="0" w:space="0" w:color="auto"/>
                      </w:divBdr>
                      <w:divsChild>
                        <w:div w:id="912278898">
                          <w:marLeft w:val="0"/>
                          <w:marRight w:val="0"/>
                          <w:marTop w:val="0"/>
                          <w:marBottom w:val="0"/>
                          <w:divBdr>
                            <w:top w:val="none" w:sz="0" w:space="0" w:color="auto"/>
                            <w:left w:val="none" w:sz="0" w:space="0" w:color="auto"/>
                            <w:bottom w:val="none" w:sz="0" w:space="0" w:color="auto"/>
                            <w:right w:val="none" w:sz="0" w:space="0" w:color="auto"/>
                          </w:divBdr>
                          <w:divsChild>
                            <w:div w:id="15081209">
                              <w:marLeft w:val="0"/>
                              <w:marRight w:val="0"/>
                              <w:marTop w:val="0"/>
                              <w:marBottom w:val="0"/>
                              <w:divBdr>
                                <w:top w:val="none" w:sz="0" w:space="0" w:color="auto"/>
                                <w:left w:val="none" w:sz="0" w:space="0" w:color="auto"/>
                                <w:bottom w:val="none" w:sz="0" w:space="0" w:color="auto"/>
                                <w:right w:val="none" w:sz="0" w:space="0" w:color="auto"/>
                              </w:divBdr>
                            </w:div>
                            <w:div w:id="144619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293024">
                  <w:marLeft w:val="0"/>
                  <w:marRight w:val="0"/>
                  <w:marTop w:val="0"/>
                  <w:marBottom w:val="0"/>
                  <w:divBdr>
                    <w:top w:val="none" w:sz="0" w:space="0" w:color="auto"/>
                    <w:left w:val="none" w:sz="0" w:space="0" w:color="auto"/>
                    <w:bottom w:val="none" w:sz="0" w:space="0" w:color="auto"/>
                    <w:right w:val="none" w:sz="0" w:space="0" w:color="auto"/>
                  </w:divBdr>
                  <w:divsChild>
                    <w:div w:id="336008229">
                      <w:marLeft w:val="0"/>
                      <w:marRight w:val="0"/>
                      <w:marTop w:val="0"/>
                      <w:marBottom w:val="0"/>
                      <w:divBdr>
                        <w:top w:val="none" w:sz="0" w:space="0" w:color="auto"/>
                        <w:left w:val="none" w:sz="0" w:space="0" w:color="auto"/>
                        <w:bottom w:val="none" w:sz="0" w:space="0" w:color="auto"/>
                        <w:right w:val="none" w:sz="0" w:space="0" w:color="auto"/>
                      </w:divBdr>
                      <w:divsChild>
                        <w:div w:id="155218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857066">
          <w:marLeft w:val="0"/>
          <w:marRight w:val="0"/>
          <w:marTop w:val="0"/>
          <w:marBottom w:val="0"/>
          <w:divBdr>
            <w:top w:val="none" w:sz="0" w:space="0" w:color="auto"/>
            <w:left w:val="none" w:sz="0" w:space="0" w:color="auto"/>
            <w:bottom w:val="none" w:sz="0" w:space="0" w:color="auto"/>
            <w:right w:val="none" w:sz="0" w:space="0" w:color="auto"/>
          </w:divBdr>
          <w:divsChild>
            <w:div w:id="19403404">
              <w:marLeft w:val="0"/>
              <w:marRight w:val="0"/>
              <w:marTop w:val="0"/>
              <w:marBottom w:val="0"/>
              <w:divBdr>
                <w:top w:val="none" w:sz="0" w:space="0" w:color="auto"/>
                <w:left w:val="none" w:sz="0" w:space="0" w:color="auto"/>
                <w:bottom w:val="none" w:sz="0" w:space="0" w:color="auto"/>
                <w:right w:val="none" w:sz="0" w:space="0" w:color="auto"/>
              </w:divBdr>
              <w:divsChild>
                <w:div w:id="1759591886">
                  <w:marLeft w:val="0"/>
                  <w:marRight w:val="0"/>
                  <w:marTop w:val="0"/>
                  <w:marBottom w:val="0"/>
                  <w:divBdr>
                    <w:top w:val="none" w:sz="0" w:space="0" w:color="auto"/>
                    <w:left w:val="none" w:sz="0" w:space="0" w:color="auto"/>
                    <w:bottom w:val="none" w:sz="0" w:space="0" w:color="auto"/>
                    <w:right w:val="none" w:sz="0" w:space="0" w:color="auto"/>
                  </w:divBdr>
                  <w:divsChild>
                    <w:div w:id="1898054162">
                      <w:marLeft w:val="0"/>
                      <w:marRight w:val="0"/>
                      <w:marTop w:val="0"/>
                      <w:marBottom w:val="0"/>
                      <w:divBdr>
                        <w:top w:val="none" w:sz="0" w:space="0" w:color="auto"/>
                        <w:left w:val="none" w:sz="0" w:space="0" w:color="auto"/>
                        <w:bottom w:val="none" w:sz="0" w:space="0" w:color="auto"/>
                        <w:right w:val="none" w:sz="0" w:space="0" w:color="auto"/>
                      </w:divBdr>
                      <w:divsChild>
                        <w:div w:id="6449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8456">
                  <w:marLeft w:val="0"/>
                  <w:marRight w:val="0"/>
                  <w:marTop w:val="0"/>
                  <w:marBottom w:val="0"/>
                  <w:divBdr>
                    <w:top w:val="none" w:sz="0" w:space="0" w:color="auto"/>
                    <w:left w:val="none" w:sz="0" w:space="0" w:color="auto"/>
                    <w:bottom w:val="none" w:sz="0" w:space="0" w:color="auto"/>
                    <w:right w:val="none" w:sz="0" w:space="0" w:color="auto"/>
                  </w:divBdr>
                  <w:divsChild>
                    <w:div w:id="258219470">
                      <w:marLeft w:val="0"/>
                      <w:marRight w:val="0"/>
                      <w:marTop w:val="0"/>
                      <w:marBottom w:val="0"/>
                      <w:divBdr>
                        <w:top w:val="none" w:sz="0" w:space="0" w:color="auto"/>
                        <w:left w:val="none" w:sz="0" w:space="0" w:color="auto"/>
                        <w:bottom w:val="none" w:sz="0" w:space="0" w:color="auto"/>
                        <w:right w:val="none" w:sz="0" w:space="0" w:color="auto"/>
                      </w:divBdr>
                      <w:divsChild>
                        <w:div w:id="631638180">
                          <w:marLeft w:val="0"/>
                          <w:marRight w:val="0"/>
                          <w:marTop w:val="0"/>
                          <w:marBottom w:val="0"/>
                          <w:divBdr>
                            <w:top w:val="none" w:sz="0" w:space="0" w:color="auto"/>
                            <w:left w:val="none" w:sz="0" w:space="0" w:color="auto"/>
                            <w:bottom w:val="none" w:sz="0" w:space="0" w:color="auto"/>
                            <w:right w:val="none" w:sz="0" w:space="0" w:color="auto"/>
                          </w:divBdr>
                          <w:divsChild>
                            <w:div w:id="786504364">
                              <w:marLeft w:val="0"/>
                              <w:marRight w:val="0"/>
                              <w:marTop w:val="0"/>
                              <w:marBottom w:val="0"/>
                              <w:divBdr>
                                <w:top w:val="none" w:sz="0" w:space="0" w:color="auto"/>
                                <w:left w:val="none" w:sz="0" w:space="0" w:color="auto"/>
                                <w:bottom w:val="none" w:sz="0" w:space="0" w:color="auto"/>
                                <w:right w:val="none" w:sz="0" w:space="0" w:color="auto"/>
                              </w:divBdr>
                            </w:div>
                            <w:div w:id="132273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817326">
          <w:marLeft w:val="0"/>
          <w:marRight w:val="0"/>
          <w:marTop w:val="0"/>
          <w:marBottom w:val="0"/>
          <w:divBdr>
            <w:top w:val="none" w:sz="0" w:space="0" w:color="auto"/>
            <w:left w:val="none" w:sz="0" w:space="0" w:color="auto"/>
            <w:bottom w:val="none" w:sz="0" w:space="0" w:color="auto"/>
            <w:right w:val="none" w:sz="0" w:space="0" w:color="auto"/>
          </w:divBdr>
          <w:divsChild>
            <w:div w:id="1659842293">
              <w:marLeft w:val="0"/>
              <w:marRight w:val="0"/>
              <w:marTop w:val="0"/>
              <w:marBottom w:val="0"/>
              <w:divBdr>
                <w:top w:val="none" w:sz="0" w:space="0" w:color="auto"/>
                <w:left w:val="none" w:sz="0" w:space="0" w:color="auto"/>
                <w:bottom w:val="none" w:sz="0" w:space="0" w:color="auto"/>
                <w:right w:val="none" w:sz="0" w:space="0" w:color="auto"/>
              </w:divBdr>
              <w:divsChild>
                <w:div w:id="2111468661">
                  <w:marLeft w:val="0"/>
                  <w:marRight w:val="0"/>
                  <w:marTop w:val="0"/>
                  <w:marBottom w:val="0"/>
                  <w:divBdr>
                    <w:top w:val="none" w:sz="0" w:space="0" w:color="auto"/>
                    <w:left w:val="none" w:sz="0" w:space="0" w:color="auto"/>
                    <w:bottom w:val="none" w:sz="0" w:space="0" w:color="auto"/>
                    <w:right w:val="none" w:sz="0" w:space="0" w:color="auto"/>
                  </w:divBdr>
                  <w:divsChild>
                    <w:div w:id="630405134">
                      <w:marLeft w:val="0"/>
                      <w:marRight w:val="0"/>
                      <w:marTop w:val="0"/>
                      <w:marBottom w:val="0"/>
                      <w:divBdr>
                        <w:top w:val="none" w:sz="0" w:space="0" w:color="auto"/>
                        <w:left w:val="none" w:sz="0" w:space="0" w:color="auto"/>
                        <w:bottom w:val="none" w:sz="0" w:space="0" w:color="auto"/>
                        <w:right w:val="none" w:sz="0" w:space="0" w:color="auto"/>
                      </w:divBdr>
                      <w:divsChild>
                        <w:div w:id="2003772397">
                          <w:marLeft w:val="0"/>
                          <w:marRight w:val="0"/>
                          <w:marTop w:val="0"/>
                          <w:marBottom w:val="0"/>
                          <w:divBdr>
                            <w:top w:val="none" w:sz="0" w:space="0" w:color="auto"/>
                            <w:left w:val="none" w:sz="0" w:space="0" w:color="auto"/>
                            <w:bottom w:val="none" w:sz="0" w:space="0" w:color="auto"/>
                            <w:right w:val="none" w:sz="0" w:space="0" w:color="auto"/>
                          </w:divBdr>
                          <w:divsChild>
                            <w:div w:id="821239049">
                              <w:marLeft w:val="0"/>
                              <w:marRight w:val="0"/>
                              <w:marTop w:val="0"/>
                              <w:marBottom w:val="0"/>
                              <w:divBdr>
                                <w:top w:val="none" w:sz="0" w:space="0" w:color="auto"/>
                                <w:left w:val="none" w:sz="0" w:space="0" w:color="auto"/>
                                <w:bottom w:val="none" w:sz="0" w:space="0" w:color="auto"/>
                                <w:right w:val="none" w:sz="0" w:space="0" w:color="auto"/>
                              </w:divBdr>
                              <w:divsChild>
                                <w:div w:id="997226459">
                                  <w:marLeft w:val="0"/>
                                  <w:marRight w:val="0"/>
                                  <w:marTop w:val="0"/>
                                  <w:marBottom w:val="0"/>
                                  <w:divBdr>
                                    <w:top w:val="none" w:sz="0" w:space="0" w:color="auto"/>
                                    <w:left w:val="none" w:sz="0" w:space="0" w:color="auto"/>
                                    <w:bottom w:val="none" w:sz="0" w:space="0" w:color="auto"/>
                                    <w:right w:val="none" w:sz="0" w:space="0" w:color="auto"/>
                                  </w:divBdr>
                                  <w:divsChild>
                                    <w:div w:id="19749882">
                                      <w:marLeft w:val="0"/>
                                      <w:marRight w:val="0"/>
                                      <w:marTop w:val="0"/>
                                      <w:marBottom w:val="0"/>
                                      <w:divBdr>
                                        <w:top w:val="none" w:sz="0" w:space="0" w:color="auto"/>
                                        <w:left w:val="none" w:sz="0" w:space="0" w:color="auto"/>
                                        <w:bottom w:val="none" w:sz="0" w:space="0" w:color="auto"/>
                                        <w:right w:val="none" w:sz="0" w:space="0" w:color="auto"/>
                                      </w:divBdr>
                                    </w:div>
                                    <w:div w:id="5690277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9832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69723">
                          <w:marLeft w:val="0"/>
                          <w:marRight w:val="0"/>
                          <w:marTop w:val="0"/>
                          <w:marBottom w:val="0"/>
                          <w:divBdr>
                            <w:top w:val="none" w:sz="0" w:space="0" w:color="auto"/>
                            <w:left w:val="none" w:sz="0" w:space="0" w:color="auto"/>
                            <w:bottom w:val="none" w:sz="0" w:space="0" w:color="auto"/>
                            <w:right w:val="none" w:sz="0" w:space="0" w:color="auto"/>
                          </w:divBdr>
                          <w:divsChild>
                            <w:div w:id="1114058138">
                              <w:marLeft w:val="0"/>
                              <w:marRight w:val="0"/>
                              <w:marTop w:val="0"/>
                              <w:marBottom w:val="0"/>
                              <w:divBdr>
                                <w:top w:val="none" w:sz="0" w:space="0" w:color="auto"/>
                                <w:left w:val="none" w:sz="0" w:space="0" w:color="auto"/>
                                <w:bottom w:val="none" w:sz="0" w:space="0" w:color="auto"/>
                                <w:right w:val="none" w:sz="0" w:space="0" w:color="auto"/>
                              </w:divBdr>
                              <w:divsChild>
                                <w:div w:id="97144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63983">
                          <w:marLeft w:val="0"/>
                          <w:marRight w:val="0"/>
                          <w:marTop w:val="0"/>
                          <w:marBottom w:val="0"/>
                          <w:divBdr>
                            <w:top w:val="none" w:sz="0" w:space="0" w:color="auto"/>
                            <w:left w:val="none" w:sz="0" w:space="0" w:color="auto"/>
                            <w:bottom w:val="none" w:sz="0" w:space="0" w:color="auto"/>
                            <w:right w:val="none" w:sz="0" w:space="0" w:color="auto"/>
                          </w:divBdr>
                          <w:divsChild>
                            <w:div w:id="617377626">
                              <w:marLeft w:val="0"/>
                              <w:marRight w:val="0"/>
                              <w:marTop w:val="0"/>
                              <w:marBottom w:val="0"/>
                              <w:divBdr>
                                <w:top w:val="none" w:sz="0" w:space="0" w:color="auto"/>
                                <w:left w:val="none" w:sz="0" w:space="0" w:color="auto"/>
                                <w:bottom w:val="none" w:sz="0" w:space="0" w:color="auto"/>
                                <w:right w:val="none" w:sz="0" w:space="0" w:color="auto"/>
                              </w:divBdr>
                              <w:divsChild>
                                <w:div w:id="256139653">
                                  <w:marLeft w:val="0"/>
                                  <w:marRight w:val="0"/>
                                  <w:marTop w:val="0"/>
                                  <w:marBottom w:val="0"/>
                                  <w:divBdr>
                                    <w:top w:val="none" w:sz="0" w:space="0" w:color="auto"/>
                                    <w:left w:val="none" w:sz="0" w:space="0" w:color="auto"/>
                                    <w:bottom w:val="none" w:sz="0" w:space="0" w:color="auto"/>
                                    <w:right w:val="none" w:sz="0" w:space="0" w:color="auto"/>
                                  </w:divBdr>
                                </w:div>
                                <w:div w:id="299653887">
                                  <w:marLeft w:val="0"/>
                                  <w:marRight w:val="0"/>
                                  <w:marTop w:val="0"/>
                                  <w:marBottom w:val="0"/>
                                  <w:divBdr>
                                    <w:top w:val="none" w:sz="0" w:space="0" w:color="auto"/>
                                    <w:left w:val="none" w:sz="0" w:space="0" w:color="auto"/>
                                    <w:bottom w:val="none" w:sz="0" w:space="0" w:color="auto"/>
                                    <w:right w:val="none" w:sz="0" w:space="0" w:color="auto"/>
                                  </w:divBdr>
                                </w:div>
                                <w:div w:id="12279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86671">
                          <w:marLeft w:val="0"/>
                          <w:marRight w:val="0"/>
                          <w:marTop w:val="0"/>
                          <w:marBottom w:val="0"/>
                          <w:divBdr>
                            <w:top w:val="none" w:sz="0" w:space="0" w:color="auto"/>
                            <w:left w:val="none" w:sz="0" w:space="0" w:color="auto"/>
                            <w:bottom w:val="none" w:sz="0" w:space="0" w:color="auto"/>
                            <w:right w:val="none" w:sz="0" w:space="0" w:color="auto"/>
                          </w:divBdr>
                          <w:divsChild>
                            <w:div w:id="399601205">
                              <w:marLeft w:val="0"/>
                              <w:marRight w:val="0"/>
                              <w:marTop w:val="0"/>
                              <w:marBottom w:val="0"/>
                              <w:divBdr>
                                <w:top w:val="none" w:sz="0" w:space="0" w:color="auto"/>
                                <w:left w:val="none" w:sz="0" w:space="0" w:color="auto"/>
                                <w:bottom w:val="none" w:sz="0" w:space="0" w:color="auto"/>
                                <w:right w:val="none" w:sz="0" w:space="0" w:color="auto"/>
                              </w:divBdr>
                              <w:divsChild>
                                <w:div w:id="1191915560">
                                  <w:marLeft w:val="0"/>
                                  <w:marRight w:val="0"/>
                                  <w:marTop w:val="0"/>
                                  <w:marBottom w:val="0"/>
                                  <w:divBdr>
                                    <w:top w:val="none" w:sz="0" w:space="0" w:color="auto"/>
                                    <w:left w:val="none" w:sz="0" w:space="0" w:color="auto"/>
                                    <w:bottom w:val="none" w:sz="0" w:space="0" w:color="auto"/>
                                    <w:right w:val="none" w:sz="0" w:space="0" w:color="auto"/>
                                  </w:divBdr>
                                  <w:divsChild>
                                    <w:div w:id="341591007">
                                      <w:marLeft w:val="0"/>
                                      <w:marRight w:val="0"/>
                                      <w:marTop w:val="0"/>
                                      <w:marBottom w:val="0"/>
                                      <w:divBdr>
                                        <w:top w:val="none" w:sz="0" w:space="0" w:color="auto"/>
                                        <w:left w:val="none" w:sz="0" w:space="0" w:color="auto"/>
                                        <w:bottom w:val="none" w:sz="0" w:space="0" w:color="auto"/>
                                        <w:right w:val="none" w:sz="0" w:space="0" w:color="auto"/>
                                      </w:divBdr>
                                    </w:div>
                                    <w:div w:id="128850708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00306698">
                                          <w:marLeft w:val="0"/>
                                          <w:marRight w:val="0"/>
                                          <w:marTop w:val="0"/>
                                          <w:marBottom w:val="0"/>
                                          <w:divBdr>
                                            <w:top w:val="none" w:sz="0" w:space="0" w:color="auto"/>
                                            <w:left w:val="none" w:sz="0" w:space="0" w:color="auto"/>
                                            <w:bottom w:val="none" w:sz="0" w:space="0" w:color="auto"/>
                                            <w:right w:val="none" w:sz="0" w:space="0" w:color="auto"/>
                                          </w:divBdr>
                                        </w:div>
                                      </w:divsChild>
                                    </w:div>
                                    <w:div w:id="190869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22353">
                          <w:marLeft w:val="0"/>
                          <w:marRight w:val="0"/>
                          <w:marTop w:val="0"/>
                          <w:marBottom w:val="0"/>
                          <w:divBdr>
                            <w:top w:val="none" w:sz="0" w:space="0" w:color="auto"/>
                            <w:left w:val="none" w:sz="0" w:space="0" w:color="auto"/>
                            <w:bottom w:val="none" w:sz="0" w:space="0" w:color="auto"/>
                            <w:right w:val="none" w:sz="0" w:space="0" w:color="auto"/>
                          </w:divBdr>
                          <w:divsChild>
                            <w:div w:id="1599485723">
                              <w:marLeft w:val="0"/>
                              <w:marRight w:val="0"/>
                              <w:marTop w:val="0"/>
                              <w:marBottom w:val="0"/>
                              <w:divBdr>
                                <w:top w:val="none" w:sz="0" w:space="0" w:color="auto"/>
                                <w:left w:val="none" w:sz="0" w:space="0" w:color="auto"/>
                                <w:bottom w:val="none" w:sz="0" w:space="0" w:color="auto"/>
                                <w:right w:val="none" w:sz="0" w:space="0" w:color="auto"/>
                              </w:divBdr>
                              <w:divsChild>
                                <w:div w:id="10291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044471">
                      <w:marLeft w:val="0"/>
                      <w:marRight w:val="0"/>
                      <w:marTop w:val="0"/>
                      <w:marBottom w:val="0"/>
                      <w:divBdr>
                        <w:top w:val="none" w:sz="0" w:space="0" w:color="auto"/>
                        <w:left w:val="none" w:sz="0" w:space="0" w:color="auto"/>
                        <w:bottom w:val="none" w:sz="0" w:space="0" w:color="auto"/>
                        <w:right w:val="none" w:sz="0" w:space="0" w:color="auto"/>
                      </w:divBdr>
                      <w:divsChild>
                        <w:div w:id="23805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09468">
          <w:marLeft w:val="0"/>
          <w:marRight w:val="0"/>
          <w:marTop w:val="0"/>
          <w:marBottom w:val="0"/>
          <w:divBdr>
            <w:top w:val="none" w:sz="0" w:space="0" w:color="auto"/>
            <w:left w:val="none" w:sz="0" w:space="0" w:color="auto"/>
            <w:bottom w:val="none" w:sz="0" w:space="0" w:color="auto"/>
            <w:right w:val="none" w:sz="0" w:space="0" w:color="auto"/>
          </w:divBdr>
          <w:divsChild>
            <w:div w:id="1849589058">
              <w:marLeft w:val="0"/>
              <w:marRight w:val="0"/>
              <w:marTop w:val="0"/>
              <w:marBottom w:val="0"/>
              <w:divBdr>
                <w:top w:val="none" w:sz="0" w:space="0" w:color="auto"/>
                <w:left w:val="none" w:sz="0" w:space="0" w:color="auto"/>
                <w:bottom w:val="none" w:sz="0" w:space="0" w:color="auto"/>
                <w:right w:val="none" w:sz="0" w:space="0" w:color="auto"/>
              </w:divBdr>
              <w:divsChild>
                <w:div w:id="20207445">
                  <w:marLeft w:val="0"/>
                  <w:marRight w:val="0"/>
                  <w:marTop w:val="0"/>
                  <w:marBottom w:val="0"/>
                  <w:divBdr>
                    <w:top w:val="none" w:sz="0" w:space="0" w:color="auto"/>
                    <w:left w:val="none" w:sz="0" w:space="0" w:color="auto"/>
                    <w:bottom w:val="none" w:sz="0" w:space="0" w:color="auto"/>
                    <w:right w:val="none" w:sz="0" w:space="0" w:color="auto"/>
                  </w:divBdr>
                  <w:divsChild>
                    <w:div w:id="728187949">
                      <w:marLeft w:val="0"/>
                      <w:marRight w:val="0"/>
                      <w:marTop w:val="0"/>
                      <w:marBottom w:val="0"/>
                      <w:divBdr>
                        <w:top w:val="none" w:sz="0" w:space="0" w:color="auto"/>
                        <w:left w:val="none" w:sz="0" w:space="0" w:color="auto"/>
                        <w:bottom w:val="none" w:sz="0" w:space="0" w:color="auto"/>
                        <w:right w:val="none" w:sz="0" w:space="0" w:color="auto"/>
                      </w:divBdr>
                      <w:divsChild>
                        <w:div w:id="1703358215">
                          <w:marLeft w:val="0"/>
                          <w:marRight w:val="0"/>
                          <w:marTop w:val="0"/>
                          <w:marBottom w:val="0"/>
                          <w:divBdr>
                            <w:top w:val="none" w:sz="0" w:space="0" w:color="auto"/>
                            <w:left w:val="none" w:sz="0" w:space="0" w:color="auto"/>
                            <w:bottom w:val="none" w:sz="0" w:space="0" w:color="auto"/>
                            <w:right w:val="none" w:sz="0" w:space="0" w:color="auto"/>
                          </w:divBdr>
                          <w:divsChild>
                            <w:div w:id="1068922387">
                              <w:marLeft w:val="0"/>
                              <w:marRight w:val="0"/>
                              <w:marTop w:val="0"/>
                              <w:marBottom w:val="0"/>
                              <w:divBdr>
                                <w:top w:val="none" w:sz="0" w:space="0" w:color="auto"/>
                                <w:left w:val="none" w:sz="0" w:space="0" w:color="auto"/>
                                <w:bottom w:val="none" w:sz="0" w:space="0" w:color="auto"/>
                                <w:right w:val="none" w:sz="0" w:space="0" w:color="auto"/>
                              </w:divBdr>
                            </w:div>
                            <w:div w:id="117291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21335">
                  <w:marLeft w:val="0"/>
                  <w:marRight w:val="0"/>
                  <w:marTop w:val="0"/>
                  <w:marBottom w:val="0"/>
                  <w:divBdr>
                    <w:top w:val="none" w:sz="0" w:space="0" w:color="auto"/>
                    <w:left w:val="none" w:sz="0" w:space="0" w:color="auto"/>
                    <w:bottom w:val="none" w:sz="0" w:space="0" w:color="auto"/>
                    <w:right w:val="none" w:sz="0" w:space="0" w:color="auto"/>
                  </w:divBdr>
                  <w:divsChild>
                    <w:div w:id="1073744640">
                      <w:marLeft w:val="0"/>
                      <w:marRight w:val="0"/>
                      <w:marTop w:val="0"/>
                      <w:marBottom w:val="0"/>
                      <w:divBdr>
                        <w:top w:val="none" w:sz="0" w:space="0" w:color="auto"/>
                        <w:left w:val="none" w:sz="0" w:space="0" w:color="auto"/>
                        <w:bottom w:val="none" w:sz="0" w:space="0" w:color="auto"/>
                        <w:right w:val="none" w:sz="0" w:space="0" w:color="auto"/>
                      </w:divBdr>
                      <w:divsChild>
                        <w:div w:id="83133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16395">
          <w:marLeft w:val="0"/>
          <w:marRight w:val="0"/>
          <w:marTop w:val="0"/>
          <w:marBottom w:val="0"/>
          <w:divBdr>
            <w:top w:val="none" w:sz="0" w:space="0" w:color="auto"/>
            <w:left w:val="none" w:sz="0" w:space="0" w:color="auto"/>
            <w:bottom w:val="none" w:sz="0" w:space="0" w:color="auto"/>
            <w:right w:val="none" w:sz="0" w:space="0" w:color="auto"/>
          </w:divBdr>
          <w:divsChild>
            <w:div w:id="1768773928">
              <w:marLeft w:val="0"/>
              <w:marRight w:val="0"/>
              <w:marTop w:val="0"/>
              <w:marBottom w:val="0"/>
              <w:divBdr>
                <w:top w:val="none" w:sz="0" w:space="0" w:color="auto"/>
                <w:left w:val="none" w:sz="0" w:space="0" w:color="auto"/>
                <w:bottom w:val="none" w:sz="0" w:space="0" w:color="auto"/>
                <w:right w:val="none" w:sz="0" w:space="0" w:color="auto"/>
              </w:divBdr>
              <w:divsChild>
                <w:div w:id="1588493480">
                  <w:marLeft w:val="0"/>
                  <w:marRight w:val="0"/>
                  <w:marTop w:val="0"/>
                  <w:marBottom w:val="0"/>
                  <w:divBdr>
                    <w:top w:val="none" w:sz="0" w:space="0" w:color="auto"/>
                    <w:left w:val="none" w:sz="0" w:space="0" w:color="auto"/>
                    <w:bottom w:val="none" w:sz="0" w:space="0" w:color="auto"/>
                    <w:right w:val="none" w:sz="0" w:space="0" w:color="auto"/>
                  </w:divBdr>
                  <w:divsChild>
                    <w:div w:id="609359172">
                      <w:marLeft w:val="0"/>
                      <w:marRight w:val="0"/>
                      <w:marTop w:val="0"/>
                      <w:marBottom w:val="0"/>
                      <w:divBdr>
                        <w:top w:val="none" w:sz="0" w:space="0" w:color="auto"/>
                        <w:left w:val="none" w:sz="0" w:space="0" w:color="auto"/>
                        <w:bottom w:val="none" w:sz="0" w:space="0" w:color="auto"/>
                        <w:right w:val="none" w:sz="0" w:space="0" w:color="auto"/>
                      </w:divBdr>
                      <w:divsChild>
                        <w:div w:id="2101756103">
                          <w:marLeft w:val="0"/>
                          <w:marRight w:val="0"/>
                          <w:marTop w:val="0"/>
                          <w:marBottom w:val="0"/>
                          <w:divBdr>
                            <w:top w:val="none" w:sz="0" w:space="0" w:color="auto"/>
                            <w:left w:val="none" w:sz="0" w:space="0" w:color="auto"/>
                            <w:bottom w:val="none" w:sz="0" w:space="0" w:color="auto"/>
                            <w:right w:val="none" w:sz="0" w:space="0" w:color="auto"/>
                          </w:divBdr>
                          <w:divsChild>
                            <w:div w:id="880941044">
                              <w:marLeft w:val="0"/>
                              <w:marRight w:val="0"/>
                              <w:marTop w:val="0"/>
                              <w:marBottom w:val="0"/>
                              <w:divBdr>
                                <w:top w:val="none" w:sz="0" w:space="0" w:color="auto"/>
                                <w:left w:val="none" w:sz="0" w:space="0" w:color="auto"/>
                                <w:bottom w:val="none" w:sz="0" w:space="0" w:color="auto"/>
                                <w:right w:val="none" w:sz="0" w:space="0" w:color="auto"/>
                              </w:divBdr>
                            </w:div>
                            <w:div w:id="15555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533287">
                  <w:marLeft w:val="0"/>
                  <w:marRight w:val="0"/>
                  <w:marTop w:val="0"/>
                  <w:marBottom w:val="0"/>
                  <w:divBdr>
                    <w:top w:val="none" w:sz="0" w:space="0" w:color="auto"/>
                    <w:left w:val="none" w:sz="0" w:space="0" w:color="auto"/>
                    <w:bottom w:val="none" w:sz="0" w:space="0" w:color="auto"/>
                    <w:right w:val="none" w:sz="0" w:space="0" w:color="auto"/>
                  </w:divBdr>
                  <w:divsChild>
                    <w:div w:id="1674987473">
                      <w:marLeft w:val="0"/>
                      <w:marRight w:val="0"/>
                      <w:marTop w:val="0"/>
                      <w:marBottom w:val="0"/>
                      <w:divBdr>
                        <w:top w:val="none" w:sz="0" w:space="0" w:color="auto"/>
                        <w:left w:val="none" w:sz="0" w:space="0" w:color="auto"/>
                        <w:bottom w:val="none" w:sz="0" w:space="0" w:color="auto"/>
                        <w:right w:val="none" w:sz="0" w:space="0" w:color="auto"/>
                      </w:divBdr>
                      <w:divsChild>
                        <w:div w:id="8388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295887">
          <w:marLeft w:val="0"/>
          <w:marRight w:val="0"/>
          <w:marTop w:val="0"/>
          <w:marBottom w:val="0"/>
          <w:divBdr>
            <w:top w:val="none" w:sz="0" w:space="0" w:color="auto"/>
            <w:left w:val="none" w:sz="0" w:space="0" w:color="auto"/>
            <w:bottom w:val="none" w:sz="0" w:space="0" w:color="auto"/>
            <w:right w:val="none" w:sz="0" w:space="0" w:color="auto"/>
          </w:divBdr>
          <w:divsChild>
            <w:div w:id="1502306287">
              <w:marLeft w:val="0"/>
              <w:marRight w:val="0"/>
              <w:marTop w:val="0"/>
              <w:marBottom w:val="0"/>
              <w:divBdr>
                <w:top w:val="none" w:sz="0" w:space="0" w:color="auto"/>
                <w:left w:val="none" w:sz="0" w:space="0" w:color="auto"/>
                <w:bottom w:val="none" w:sz="0" w:space="0" w:color="auto"/>
                <w:right w:val="none" w:sz="0" w:space="0" w:color="auto"/>
              </w:divBdr>
              <w:divsChild>
                <w:div w:id="1588533058">
                  <w:marLeft w:val="0"/>
                  <w:marRight w:val="0"/>
                  <w:marTop w:val="0"/>
                  <w:marBottom w:val="0"/>
                  <w:divBdr>
                    <w:top w:val="none" w:sz="0" w:space="0" w:color="auto"/>
                    <w:left w:val="none" w:sz="0" w:space="0" w:color="auto"/>
                    <w:bottom w:val="none" w:sz="0" w:space="0" w:color="auto"/>
                    <w:right w:val="none" w:sz="0" w:space="0" w:color="auto"/>
                  </w:divBdr>
                  <w:divsChild>
                    <w:div w:id="181863380">
                      <w:marLeft w:val="0"/>
                      <w:marRight w:val="0"/>
                      <w:marTop w:val="0"/>
                      <w:marBottom w:val="0"/>
                      <w:divBdr>
                        <w:top w:val="none" w:sz="0" w:space="0" w:color="auto"/>
                        <w:left w:val="none" w:sz="0" w:space="0" w:color="auto"/>
                        <w:bottom w:val="none" w:sz="0" w:space="0" w:color="auto"/>
                        <w:right w:val="none" w:sz="0" w:space="0" w:color="auto"/>
                      </w:divBdr>
                      <w:divsChild>
                        <w:div w:id="1424180996">
                          <w:marLeft w:val="0"/>
                          <w:marRight w:val="0"/>
                          <w:marTop w:val="0"/>
                          <w:marBottom w:val="0"/>
                          <w:divBdr>
                            <w:top w:val="none" w:sz="0" w:space="0" w:color="auto"/>
                            <w:left w:val="none" w:sz="0" w:space="0" w:color="auto"/>
                            <w:bottom w:val="none" w:sz="0" w:space="0" w:color="auto"/>
                            <w:right w:val="none" w:sz="0" w:space="0" w:color="auto"/>
                          </w:divBdr>
                          <w:divsChild>
                            <w:div w:id="22363496">
                              <w:marLeft w:val="0"/>
                              <w:marRight w:val="0"/>
                              <w:marTop w:val="0"/>
                              <w:marBottom w:val="0"/>
                              <w:divBdr>
                                <w:top w:val="none" w:sz="0" w:space="0" w:color="auto"/>
                                <w:left w:val="none" w:sz="0" w:space="0" w:color="auto"/>
                                <w:bottom w:val="none" w:sz="0" w:space="0" w:color="auto"/>
                                <w:right w:val="none" w:sz="0" w:space="0" w:color="auto"/>
                              </w:divBdr>
                            </w:div>
                            <w:div w:id="13982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047003">
                  <w:marLeft w:val="0"/>
                  <w:marRight w:val="0"/>
                  <w:marTop w:val="0"/>
                  <w:marBottom w:val="0"/>
                  <w:divBdr>
                    <w:top w:val="none" w:sz="0" w:space="0" w:color="auto"/>
                    <w:left w:val="none" w:sz="0" w:space="0" w:color="auto"/>
                    <w:bottom w:val="none" w:sz="0" w:space="0" w:color="auto"/>
                    <w:right w:val="none" w:sz="0" w:space="0" w:color="auto"/>
                  </w:divBdr>
                  <w:divsChild>
                    <w:div w:id="255793384">
                      <w:marLeft w:val="0"/>
                      <w:marRight w:val="0"/>
                      <w:marTop w:val="0"/>
                      <w:marBottom w:val="0"/>
                      <w:divBdr>
                        <w:top w:val="none" w:sz="0" w:space="0" w:color="auto"/>
                        <w:left w:val="none" w:sz="0" w:space="0" w:color="auto"/>
                        <w:bottom w:val="none" w:sz="0" w:space="0" w:color="auto"/>
                        <w:right w:val="none" w:sz="0" w:space="0" w:color="auto"/>
                      </w:divBdr>
                      <w:divsChild>
                        <w:div w:id="16934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120054">
          <w:marLeft w:val="0"/>
          <w:marRight w:val="0"/>
          <w:marTop w:val="0"/>
          <w:marBottom w:val="0"/>
          <w:divBdr>
            <w:top w:val="none" w:sz="0" w:space="0" w:color="auto"/>
            <w:left w:val="none" w:sz="0" w:space="0" w:color="auto"/>
            <w:bottom w:val="none" w:sz="0" w:space="0" w:color="auto"/>
            <w:right w:val="none" w:sz="0" w:space="0" w:color="auto"/>
          </w:divBdr>
          <w:divsChild>
            <w:div w:id="403454597">
              <w:marLeft w:val="0"/>
              <w:marRight w:val="0"/>
              <w:marTop w:val="0"/>
              <w:marBottom w:val="0"/>
              <w:divBdr>
                <w:top w:val="none" w:sz="0" w:space="0" w:color="auto"/>
                <w:left w:val="none" w:sz="0" w:space="0" w:color="auto"/>
                <w:bottom w:val="none" w:sz="0" w:space="0" w:color="auto"/>
                <w:right w:val="none" w:sz="0" w:space="0" w:color="auto"/>
              </w:divBdr>
              <w:divsChild>
                <w:div w:id="1965966835">
                  <w:marLeft w:val="0"/>
                  <w:marRight w:val="0"/>
                  <w:marTop w:val="0"/>
                  <w:marBottom w:val="0"/>
                  <w:divBdr>
                    <w:top w:val="none" w:sz="0" w:space="0" w:color="auto"/>
                    <w:left w:val="none" w:sz="0" w:space="0" w:color="auto"/>
                    <w:bottom w:val="none" w:sz="0" w:space="0" w:color="auto"/>
                    <w:right w:val="none" w:sz="0" w:space="0" w:color="auto"/>
                  </w:divBdr>
                  <w:divsChild>
                    <w:div w:id="384790832">
                      <w:marLeft w:val="0"/>
                      <w:marRight w:val="0"/>
                      <w:marTop w:val="0"/>
                      <w:marBottom w:val="0"/>
                      <w:divBdr>
                        <w:top w:val="none" w:sz="0" w:space="0" w:color="auto"/>
                        <w:left w:val="none" w:sz="0" w:space="0" w:color="auto"/>
                        <w:bottom w:val="none" w:sz="0" w:space="0" w:color="auto"/>
                        <w:right w:val="none" w:sz="0" w:space="0" w:color="auto"/>
                      </w:divBdr>
                      <w:divsChild>
                        <w:div w:id="219904423">
                          <w:marLeft w:val="0"/>
                          <w:marRight w:val="0"/>
                          <w:marTop w:val="0"/>
                          <w:marBottom w:val="0"/>
                          <w:divBdr>
                            <w:top w:val="none" w:sz="0" w:space="0" w:color="auto"/>
                            <w:left w:val="none" w:sz="0" w:space="0" w:color="auto"/>
                            <w:bottom w:val="none" w:sz="0" w:space="0" w:color="auto"/>
                            <w:right w:val="none" w:sz="0" w:space="0" w:color="auto"/>
                          </w:divBdr>
                          <w:divsChild>
                            <w:div w:id="1415932529">
                              <w:marLeft w:val="0"/>
                              <w:marRight w:val="0"/>
                              <w:marTop w:val="0"/>
                              <w:marBottom w:val="0"/>
                              <w:divBdr>
                                <w:top w:val="none" w:sz="0" w:space="0" w:color="auto"/>
                                <w:left w:val="none" w:sz="0" w:space="0" w:color="auto"/>
                                <w:bottom w:val="none" w:sz="0" w:space="0" w:color="auto"/>
                                <w:right w:val="none" w:sz="0" w:space="0" w:color="auto"/>
                              </w:divBdr>
                              <w:divsChild>
                                <w:div w:id="25639178">
                                  <w:marLeft w:val="0"/>
                                  <w:marRight w:val="0"/>
                                  <w:marTop w:val="0"/>
                                  <w:marBottom w:val="0"/>
                                  <w:divBdr>
                                    <w:top w:val="none" w:sz="0" w:space="0" w:color="auto"/>
                                    <w:left w:val="none" w:sz="0" w:space="0" w:color="auto"/>
                                    <w:bottom w:val="none" w:sz="0" w:space="0" w:color="auto"/>
                                    <w:right w:val="none" w:sz="0" w:space="0" w:color="auto"/>
                                  </w:divBdr>
                                  <w:divsChild>
                                    <w:div w:id="1540512074">
                                      <w:marLeft w:val="0"/>
                                      <w:marRight w:val="0"/>
                                      <w:marTop w:val="0"/>
                                      <w:marBottom w:val="0"/>
                                      <w:divBdr>
                                        <w:top w:val="none" w:sz="0" w:space="0" w:color="auto"/>
                                        <w:left w:val="none" w:sz="0" w:space="0" w:color="auto"/>
                                        <w:bottom w:val="none" w:sz="0" w:space="0" w:color="auto"/>
                                        <w:right w:val="none" w:sz="0" w:space="0" w:color="auto"/>
                                      </w:divBdr>
                                      <w:divsChild>
                                        <w:div w:id="1856462540">
                                          <w:marLeft w:val="0"/>
                                          <w:marRight w:val="0"/>
                                          <w:marTop w:val="0"/>
                                          <w:marBottom w:val="0"/>
                                          <w:divBdr>
                                            <w:top w:val="none" w:sz="0" w:space="0" w:color="auto"/>
                                            <w:left w:val="none" w:sz="0" w:space="0" w:color="auto"/>
                                            <w:bottom w:val="none" w:sz="0" w:space="0" w:color="auto"/>
                                            <w:right w:val="none" w:sz="0" w:space="0" w:color="auto"/>
                                          </w:divBdr>
                                          <w:divsChild>
                                            <w:div w:id="1532035302">
                                              <w:marLeft w:val="0"/>
                                              <w:marRight w:val="0"/>
                                              <w:marTop w:val="0"/>
                                              <w:marBottom w:val="0"/>
                                              <w:divBdr>
                                                <w:top w:val="none" w:sz="0" w:space="0" w:color="auto"/>
                                                <w:left w:val="none" w:sz="0" w:space="0" w:color="auto"/>
                                                <w:bottom w:val="none" w:sz="0" w:space="0" w:color="auto"/>
                                                <w:right w:val="none" w:sz="0" w:space="0" w:color="auto"/>
                                              </w:divBdr>
                                              <w:divsChild>
                                                <w:div w:id="718940162">
                                                  <w:marLeft w:val="0"/>
                                                  <w:marRight w:val="0"/>
                                                  <w:marTop w:val="0"/>
                                                  <w:marBottom w:val="0"/>
                                                  <w:divBdr>
                                                    <w:top w:val="none" w:sz="0" w:space="0" w:color="auto"/>
                                                    <w:left w:val="none" w:sz="0" w:space="0" w:color="auto"/>
                                                    <w:bottom w:val="none" w:sz="0" w:space="0" w:color="auto"/>
                                                    <w:right w:val="none" w:sz="0" w:space="0" w:color="auto"/>
                                                  </w:divBdr>
                                                  <w:divsChild>
                                                    <w:div w:id="984047287">
                                                      <w:marLeft w:val="0"/>
                                                      <w:marRight w:val="0"/>
                                                      <w:marTop w:val="0"/>
                                                      <w:marBottom w:val="0"/>
                                                      <w:divBdr>
                                                        <w:top w:val="none" w:sz="0" w:space="0" w:color="auto"/>
                                                        <w:left w:val="none" w:sz="0" w:space="0" w:color="auto"/>
                                                        <w:bottom w:val="none" w:sz="0" w:space="0" w:color="auto"/>
                                                        <w:right w:val="none" w:sz="0" w:space="0" w:color="auto"/>
                                                      </w:divBdr>
                                                      <w:divsChild>
                                                        <w:div w:id="13752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147674">
                          <w:marLeft w:val="0"/>
                          <w:marRight w:val="0"/>
                          <w:marTop w:val="0"/>
                          <w:marBottom w:val="0"/>
                          <w:divBdr>
                            <w:top w:val="none" w:sz="0" w:space="0" w:color="auto"/>
                            <w:left w:val="none" w:sz="0" w:space="0" w:color="auto"/>
                            <w:bottom w:val="none" w:sz="0" w:space="0" w:color="auto"/>
                            <w:right w:val="none" w:sz="0" w:space="0" w:color="auto"/>
                          </w:divBdr>
                          <w:divsChild>
                            <w:div w:id="1428961745">
                              <w:marLeft w:val="0"/>
                              <w:marRight w:val="0"/>
                              <w:marTop w:val="0"/>
                              <w:marBottom w:val="0"/>
                              <w:divBdr>
                                <w:top w:val="none" w:sz="0" w:space="0" w:color="auto"/>
                                <w:left w:val="none" w:sz="0" w:space="0" w:color="auto"/>
                                <w:bottom w:val="none" w:sz="0" w:space="0" w:color="auto"/>
                                <w:right w:val="none" w:sz="0" w:space="0" w:color="auto"/>
                              </w:divBdr>
                              <w:divsChild>
                                <w:div w:id="1031687025">
                                  <w:marLeft w:val="0"/>
                                  <w:marRight w:val="0"/>
                                  <w:marTop w:val="0"/>
                                  <w:marBottom w:val="0"/>
                                  <w:divBdr>
                                    <w:top w:val="none" w:sz="0" w:space="0" w:color="auto"/>
                                    <w:left w:val="none" w:sz="0" w:space="0" w:color="auto"/>
                                    <w:bottom w:val="none" w:sz="0" w:space="0" w:color="auto"/>
                                    <w:right w:val="none" w:sz="0" w:space="0" w:color="auto"/>
                                  </w:divBdr>
                                  <w:divsChild>
                                    <w:div w:id="629945689">
                                      <w:marLeft w:val="0"/>
                                      <w:marRight w:val="0"/>
                                      <w:marTop w:val="0"/>
                                      <w:marBottom w:val="0"/>
                                      <w:divBdr>
                                        <w:top w:val="none" w:sz="0" w:space="0" w:color="auto"/>
                                        <w:left w:val="none" w:sz="0" w:space="0" w:color="auto"/>
                                        <w:bottom w:val="none" w:sz="0" w:space="0" w:color="auto"/>
                                        <w:right w:val="none" w:sz="0" w:space="0" w:color="auto"/>
                                      </w:divBdr>
                                      <w:divsChild>
                                        <w:div w:id="739979628">
                                          <w:marLeft w:val="0"/>
                                          <w:marRight w:val="0"/>
                                          <w:marTop w:val="0"/>
                                          <w:marBottom w:val="0"/>
                                          <w:divBdr>
                                            <w:top w:val="none" w:sz="0" w:space="0" w:color="auto"/>
                                            <w:left w:val="none" w:sz="0" w:space="0" w:color="auto"/>
                                            <w:bottom w:val="none" w:sz="0" w:space="0" w:color="auto"/>
                                            <w:right w:val="none" w:sz="0" w:space="0" w:color="auto"/>
                                          </w:divBdr>
                                          <w:divsChild>
                                            <w:div w:id="1050226422">
                                              <w:marLeft w:val="0"/>
                                              <w:marRight w:val="0"/>
                                              <w:marTop w:val="0"/>
                                              <w:marBottom w:val="0"/>
                                              <w:divBdr>
                                                <w:top w:val="none" w:sz="0" w:space="0" w:color="auto"/>
                                                <w:left w:val="none" w:sz="0" w:space="0" w:color="auto"/>
                                                <w:bottom w:val="none" w:sz="0" w:space="0" w:color="auto"/>
                                                <w:right w:val="none" w:sz="0" w:space="0" w:color="auto"/>
                                              </w:divBdr>
                                              <w:divsChild>
                                                <w:div w:id="216209685">
                                                  <w:marLeft w:val="0"/>
                                                  <w:marRight w:val="0"/>
                                                  <w:marTop w:val="0"/>
                                                  <w:marBottom w:val="0"/>
                                                  <w:divBdr>
                                                    <w:top w:val="none" w:sz="0" w:space="0" w:color="auto"/>
                                                    <w:left w:val="none" w:sz="0" w:space="0" w:color="auto"/>
                                                    <w:bottom w:val="none" w:sz="0" w:space="0" w:color="auto"/>
                                                    <w:right w:val="none" w:sz="0" w:space="0" w:color="auto"/>
                                                  </w:divBdr>
                                                  <w:divsChild>
                                                    <w:div w:id="8616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991879">
          <w:marLeft w:val="0"/>
          <w:marRight w:val="0"/>
          <w:marTop w:val="0"/>
          <w:marBottom w:val="0"/>
          <w:divBdr>
            <w:top w:val="none" w:sz="0" w:space="0" w:color="auto"/>
            <w:left w:val="none" w:sz="0" w:space="0" w:color="auto"/>
            <w:bottom w:val="none" w:sz="0" w:space="0" w:color="auto"/>
            <w:right w:val="none" w:sz="0" w:space="0" w:color="auto"/>
          </w:divBdr>
          <w:divsChild>
            <w:div w:id="27222594">
              <w:marLeft w:val="0"/>
              <w:marRight w:val="0"/>
              <w:marTop w:val="0"/>
              <w:marBottom w:val="0"/>
              <w:divBdr>
                <w:top w:val="none" w:sz="0" w:space="0" w:color="auto"/>
                <w:left w:val="none" w:sz="0" w:space="0" w:color="auto"/>
                <w:bottom w:val="none" w:sz="0" w:space="0" w:color="auto"/>
                <w:right w:val="none" w:sz="0" w:space="0" w:color="auto"/>
              </w:divBdr>
              <w:divsChild>
                <w:div w:id="2127847280">
                  <w:marLeft w:val="0"/>
                  <w:marRight w:val="0"/>
                  <w:marTop w:val="0"/>
                  <w:marBottom w:val="0"/>
                  <w:divBdr>
                    <w:top w:val="none" w:sz="0" w:space="0" w:color="auto"/>
                    <w:left w:val="none" w:sz="0" w:space="0" w:color="auto"/>
                    <w:bottom w:val="none" w:sz="0" w:space="0" w:color="auto"/>
                    <w:right w:val="none" w:sz="0" w:space="0" w:color="auto"/>
                  </w:divBdr>
                  <w:divsChild>
                    <w:div w:id="602080817">
                      <w:marLeft w:val="0"/>
                      <w:marRight w:val="0"/>
                      <w:marTop w:val="0"/>
                      <w:marBottom w:val="0"/>
                      <w:divBdr>
                        <w:top w:val="none" w:sz="0" w:space="0" w:color="auto"/>
                        <w:left w:val="none" w:sz="0" w:space="0" w:color="auto"/>
                        <w:bottom w:val="none" w:sz="0" w:space="0" w:color="auto"/>
                        <w:right w:val="none" w:sz="0" w:space="0" w:color="auto"/>
                      </w:divBdr>
                      <w:divsChild>
                        <w:div w:id="77215499">
                          <w:marLeft w:val="0"/>
                          <w:marRight w:val="0"/>
                          <w:marTop w:val="0"/>
                          <w:marBottom w:val="0"/>
                          <w:divBdr>
                            <w:top w:val="none" w:sz="0" w:space="0" w:color="auto"/>
                            <w:left w:val="none" w:sz="0" w:space="0" w:color="auto"/>
                            <w:bottom w:val="none" w:sz="0" w:space="0" w:color="auto"/>
                            <w:right w:val="none" w:sz="0" w:space="0" w:color="auto"/>
                          </w:divBdr>
                          <w:divsChild>
                            <w:div w:id="568343800">
                              <w:marLeft w:val="0"/>
                              <w:marRight w:val="0"/>
                              <w:marTop w:val="0"/>
                              <w:marBottom w:val="0"/>
                              <w:divBdr>
                                <w:top w:val="none" w:sz="0" w:space="0" w:color="auto"/>
                                <w:left w:val="none" w:sz="0" w:space="0" w:color="auto"/>
                                <w:bottom w:val="none" w:sz="0" w:space="0" w:color="auto"/>
                                <w:right w:val="none" w:sz="0" w:space="0" w:color="auto"/>
                              </w:divBdr>
                              <w:divsChild>
                                <w:div w:id="1377195592">
                                  <w:marLeft w:val="0"/>
                                  <w:marRight w:val="0"/>
                                  <w:marTop w:val="0"/>
                                  <w:marBottom w:val="0"/>
                                  <w:divBdr>
                                    <w:top w:val="none" w:sz="0" w:space="0" w:color="auto"/>
                                    <w:left w:val="none" w:sz="0" w:space="0" w:color="auto"/>
                                    <w:bottom w:val="none" w:sz="0" w:space="0" w:color="auto"/>
                                    <w:right w:val="none" w:sz="0" w:space="0" w:color="auto"/>
                                  </w:divBdr>
                                  <w:divsChild>
                                    <w:div w:id="591401841">
                                      <w:marLeft w:val="0"/>
                                      <w:marRight w:val="0"/>
                                      <w:marTop w:val="0"/>
                                      <w:marBottom w:val="0"/>
                                      <w:divBdr>
                                        <w:top w:val="none" w:sz="0" w:space="0" w:color="auto"/>
                                        <w:left w:val="none" w:sz="0" w:space="0" w:color="auto"/>
                                        <w:bottom w:val="none" w:sz="0" w:space="0" w:color="auto"/>
                                        <w:right w:val="none" w:sz="0" w:space="0" w:color="auto"/>
                                      </w:divBdr>
                                      <w:divsChild>
                                        <w:div w:id="891959928">
                                          <w:marLeft w:val="0"/>
                                          <w:marRight w:val="0"/>
                                          <w:marTop w:val="0"/>
                                          <w:marBottom w:val="0"/>
                                          <w:divBdr>
                                            <w:top w:val="none" w:sz="0" w:space="0" w:color="auto"/>
                                            <w:left w:val="none" w:sz="0" w:space="0" w:color="auto"/>
                                            <w:bottom w:val="none" w:sz="0" w:space="0" w:color="auto"/>
                                            <w:right w:val="none" w:sz="0" w:space="0" w:color="auto"/>
                                          </w:divBdr>
                                          <w:divsChild>
                                            <w:div w:id="824853730">
                                              <w:marLeft w:val="0"/>
                                              <w:marRight w:val="0"/>
                                              <w:marTop w:val="0"/>
                                              <w:marBottom w:val="0"/>
                                              <w:divBdr>
                                                <w:top w:val="none" w:sz="0" w:space="0" w:color="auto"/>
                                                <w:left w:val="none" w:sz="0" w:space="0" w:color="auto"/>
                                                <w:bottom w:val="none" w:sz="0" w:space="0" w:color="auto"/>
                                                <w:right w:val="none" w:sz="0" w:space="0" w:color="auto"/>
                                              </w:divBdr>
                                              <w:divsChild>
                                                <w:div w:id="171846590">
                                                  <w:marLeft w:val="0"/>
                                                  <w:marRight w:val="0"/>
                                                  <w:marTop w:val="0"/>
                                                  <w:marBottom w:val="0"/>
                                                  <w:divBdr>
                                                    <w:top w:val="none" w:sz="0" w:space="0" w:color="auto"/>
                                                    <w:left w:val="none" w:sz="0" w:space="0" w:color="auto"/>
                                                    <w:bottom w:val="none" w:sz="0" w:space="0" w:color="auto"/>
                                                    <w:right w:val="none" w:sz="0" w:space="0" w:color="auto"/>
                                                  </w:divBdr>
                                                  <w:divsChild>
                                                    <w:div w:id="316308088">
                                                      <w:marLeft w:val="0"/>
                                                      <w:marRight w:val="0"/>
                                                      <w:marTop w:val="0"/>
                                                      <w:marBottom w:val="0"/>
                                                      <w:divBdr>
                                                        <w:top w:val="none" w:sz="0" w:space="0" w:color="auto"/>
                                                        <w:left w:val="none" w:sz="0" w:space="0" w:color="auto"/>
                                                        <w:bottom w:val="none" w:sz="0" w:space="0" w:color="auto"/>
                                                        <w:right w:val="none" w:sz="0" w:space="0" w:color="auto"/>
                                                      </w:divBdr>
                                                      <w:divsChild>
                                                        <w:div w:id="2702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72781">
                          <w:marLeft w:val="0"/>
                          <w:marRight w:val="0"/>
                          <w:marTop w:val="0"/>
                          <w:marBottom w:val="0"/>
                          <w:divBdr>
                            <w:top w:val="none" w:sz="0" w:space="0" w:color="auto"/>
                            <w:left w:val="none" w:sz="0" w:space="0" w:color="auto"/>
                            <w:bottom w:val="none" w:sz="0" w:space="0" w:color="auto"/>
                            <w:right w:val="none" w:sz="0" w:space="0" w:color="auto"/>
                          </w:divBdr>
                          <w:divsChild>
                            <w:div w:id="534386840">
                              <w:marLeft w:val="0"/>
                              <w:marRight w:val="0"/>
                              <w:marTop w:val="0"/>
                              <w:marBottom w:val="0"/>
                              <w:divBdr>
                                <w:top w:val="none" w:sz="0" w:space="0" w:color="auto"/>
                                <w:left w:val="none" w:sz="0" w:space="0" w:color="auto"/>
                                <w:bottom w:val="none" w:sz="0" w:space="0" w:color="auto"/>
                                <w:right w:val="none" w:sz="0" w:space="0" w:color="auto"/>
                              </w:divBdr>
                              <w:divsChild>
                                <w:div w:id="245113275">
                                  <w:marLeft w:val="0"/>
                                  <w:marRight w:val="0"/>
                                  <w:marTop w:val="0"/>
                                  <w:marBottom w:val="0"/>
                                  <w:divBdr>
                                    <w:top w:val="none" w:sz="0" w:space="0" w:color="auto"/>
                                    <w:left w:val="none" w:sz="0" w:space="0" w:color="auto"/>
                                    <w:bottom w:val="none" w:sz="0" w:space="0" w:color="auto"/>
                                    <w:right w:val="none" w:sz="0" w:space="0" w:color="auto"/>
                                  </w:divBdr>
                                  <w:divsChild>
                                    <w:div w:id="192514223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74833730">
                                          <w:marLeft w:val="0"/>
                                          <w:marRight w:val="0"/>
                                          <w:marTop w:val="0"/>
                                          <w:marBottom w:val="0"/>
                                          <w:divBdr>
                                            <w:top w:val="none" w:sz="0" w:space="0" w:color="auto"/>
                                            <w:left w:val="none" w:sz="0" w:space="0" w:color="auto"/>
                                            <w:bottom w:val="none" w:sz="0" w:space="0" w:color="auto"/>
                                            <w:right w:val="none" w:sz="0" w:space="0" w:color="auto"/>
                                          </w:divBdr>
                                          <w:divsChild>
                                            <w:div w:id="111705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68007182">
                                      <w:marLeft w:val="0"/>
                                      <w:marRight w:val="0"/>
                                      <w:marTop w:val="0"/>
                                      <w:marBottom w:val="0"/>
                                      <w:divBdr>
                                        <w:top w:val="none" w:sz="0" w:space="0" w:color="auto"/>
                                        <w:left w:val="none" w:sz="0" w:space="0" w:color="auto"/>
                                        <w:bottom w:val="none" w:sz="0" w:space="0" w:color="auto"/>
                                        <w:right w:val="none" w:sz="0" w:space="0" w:color="auto"/>
                                      </w:divBdr>
                                    </w:div>
                                    <w:div w:id="101183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19196">
                          <w:marLeft w:val="0"/>
                          <w:marRight w:val="0"/>
                          <w:marTop w:val="0"/>
                          <w:marBottom w:val="0"/>
                          <w:divBdr>
                            <w:top w:val="none" w:sz="0" w:space="0" w:color="auto"/>
                            <w:left w:val="none" w:sz="0" w:space="0" w:color="auto"/>
                            <w:bottom w:val="none" w:sz="0" w:space="0" w:color="auto"/>
                            <w:right w:val="none" w:sz="0" w:space="0" w:color="auto"/>
                          </w:divBdr>
                          <w:divsChild>
                            <w:div w:id="277950427">
                              <w:marLeft w:val="0"/>
                              <w:marRight w:val="0"/>
                              <w:marTop w:val="0"/>
                              <w:marBottom w:val="0"/>
                              <w:divBdr>
                                <w:top w:val="none" w:sz="0" w:space="0" w:color="auto"/>
                                <w:left w:val="none" w:sz="0" w:space="0" w:color="auto"/>
                                <w:bottom w:val="none" w:sz="0" w:space="0" w:color="auto"/>
                                <w:right w:val="none" w:sz="0" w:space="0" w:color="auto"/>
                              </w:divBdr>
                              <w:divsChild>
                                <w:div w:id="116216198">
                                  <w:marLeft w:val="0"/>
                                  <w:marRight w:val="0"/>
                                  <w:marTop w:val="0"/>
                                  <w:marBottom w:val="0"/>
                                  <w:divBdr>
                                    <w:top w:val="none" w:sz="0" w:space="0" w:color="auto"/>
                                    <w:left w:val="none" w:sz="0" w:space="0" w:color="auto"/>
                                    <w:bottom w:val="none" w:sz="0" w:space="0" w:color="auto"/>
                                    <w:right w:val="none" w:sz="0" w:space="0" w:color="auto"/>
                                  </w:divBdr>
                                </w:div>
                                <w:div w:id="491484014">
                                  <w:marLeft w:val="0"/>
                                  <w:marRight w:val="0"/>
                                  <w:marTop w:val="0"/>
                                  <w:marBottom w:val="0"/>
                                  <w:divBdr>
                                    <w:top w:val="none" w:sz="0" w:space="0" w:color="auto"/>
                                    <w:left w:val="none" w:sz="0" w:space="0" w:color="auto"/>
                                    <w:bottom w:val="none" w:sz="0" w:space="0" w:color="auto"/>
                                    <w:right w:val="none" w:sz="0" w:space="0" w:color="auto"/>
                                  </w:divBdr>
                                </w:div>
                                <w:div w:id="21426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243305">
                      <w:marLeft w:val="0"/>
                      <w:marRight w:val="0"/>
                      <w:marTop w:val="0"/>
                      <w:marBottom w:val="0"/>
                      <w:divBdr>
                        <w:top w:val="none" w:sz="0" w:space="0" w:color="auto"/>
                        <w:left w:val="none" w:sz="0" w:space="0" w:color="auto"/>
                        <w:bottom w:val="none" w:sz="0" w:space="0" w:color="auto"/>
                        <w:right w:val="none" w:sz="0" w:space="0" w:color="auto"/>
                      </w:divBdr>
                      <w:divsChild>
                        <w:div w:id="12088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480429">
          <w:marLeft w:val="0"/>
          <w:marRight w:val="0"/>
          <w:marTop w:val="0"/>
          <w:marBottom w:val="0"/>
          <w:divBdr>
            <w:top w:val="none" w:sz="0" w:space="0" w:color="auto"/>
            <w:left w:val="none" w:sz="0" w:space="0" w:color="auto"/>
            <w:bottom w:val="none" w:sz="0" w:space="0" w:color="auto"/>
            <w:right w:val="none" w:sz="0" w:space="0" w:color="auto"/>
          </w:divBdr>
          <w:divsChild>
            <w:div w:id="1306355231">
              <w:marLeft w:val="0"/>
              <w:marRight w:val="0"/>
              <w:marTop w:val="0"/>
              <w:marBottom w:val="0"/>
              <w:divBdr>
                <w:top w:val="none" w:sz="0" w:space="0" w:color="auto"/>
                <w:left w:val="none" w:sz="0" w:space="0" w:color="auto"/>
                <w:bottom w:val="none" w:sz="0" w:space="0" w:color="auto"/>
                <w:right w:val="none" w:sz="0" w:space="0" w:color="auto"/>
              </w:divBdr>
              <w:divsChild>
                <w:div w:id="1482235451">
                  <w:marLeft w:val="0"/>
                  <w:marRight w:val="0"/>
                  <w:marTop w:val="0"/>
                  <w:marBottom w:val="0"/>
                  <w:divBdr>
                    <w:top w:val="none" w:sz="0" w:space="0" w:color="auto"/>
                    <w:left w:val="none" w:sz="0" w:space="0" w:color="auto"/>
                    <w:bottom w:val="none" w:sz="0" w:space="0" w:color="auto"/>
                    <w:right w:val="none" w:sz="0" w:space="0" w:color="auto"/>
                  </w:divBdr>
                  <w:divsChild>
                    <w:div w:id="836503601">
                      <w:marLeft w:val="0"/>
                      <w:marRight w:val="0"/>
                      <w:marTop w:val="0"/>
                      <w:marBottom w:val="0"/>
                      <w:divBdr>
                        <w:top w:val="none" w:sz="0" w:space="0" w:color="auto"/>
                        <w:left w:val="none" w:sz="0" w:space="0" w:color="auto"/>
                        <w:bottom w:val="none" w:sz="0" w:space="0" w:color="auto"/>
                        <w:right w:val="none" w:sz="0" w:space="0" w:color="auto"/>
                      </w:divBdr>
                      <w:divsChild>
                        <w:div w:id="1072965769">
                          <w:marLeft w:val="0"/>
                          <w:marRight w:val="0"/>
                          <w:marTop w:val="0"/>
                          <w:marBottom w:val="0"/>
                          <w:divBdr>
                            <w:top w:val="none" w:sz="0" w:space="0" w:color="auto"/>
                            <w:left w:val="none" w:sz="0" w:space="0" w:color="auto"/>
                            <w:bottom w:val="none" w:sz="0" w:space="0" w:color="auto"/>
                            <w:right w:val="none" w:sz="0" w:space="0" w:color="auto"/>
                          </w:divBdr>
                          <w:divsChild>
                            <w:div w:id="27462305">
                              <w:marLeft w:val="0"/>
                              <w:marRight w:val="0"/>
                              <w:marTop w:val="0"/>
                              <w:marBottom w:val="0"/>
                              <w:divBdr>
                                <w:top w:val="none" w:sz="0" w:space="0" w:color="auto"/>
                                <w:left w:val="none" w:sz="0" w:space="0" w:color="auto"/>
                                <w:bottom w:val="none" w:sz="0" w:space="0" w:color="auto"/>
                                <w:right w:val="none" w:sz="0" w:space="0" w:color="auto"/>
                              </w:divBdr>
                            </w:div>
                            <w:div w:id="112107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95724">
                  <w:marLeft w:val="0"/>
                  <w:marRight w:val="0"/>
                  <w:marTop w:val="0"/>
                  <w:marBottom w:val="0"/>
                  <w:divBdr>
                    <w:top w:val="none" w:sz="0" w:space="0" w:color="auto"/>
                    <w:left w:val="none" w:sz="0" w:space="0" w:color="auto"/>
                    <w:bottom w:val="none" w:sz="0" w:space="0" w:color="auto"/>
                    <w:right w:val="none" w:sz="0" w:space="0" w:color="auto"/>
                  </w:divBdr>
                  <w:divsChild>
                    <w:div w:id="1176463167">
                      <w:marLeft w:val="0"/>
                      <w:marRight w:val="0"/>
                      <w:marTop w:val="0"/>
                      <w:marBottom w:val="0"/>
                      <w:divBdr>
                        <w:top w:val="none" w:sz="0" w:space="0" w:color="auto"/>
                        <w:left w:val="none" w:sz="0" w:space="0" w:color="auto"/>
                        <w:bottom w:val="none" w:sz="0" w:space="0" w:color="auto"/>
                        <w:right w:val="none" w:sz="0" w:space="0" w:color="auto"/>
                      </w:divBdr>
                      <w:divsChild>
                        <w:div w:id="18169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68145">
          <w:marLeft w:val="0"/>
          <w:marRight w:val="0"/>
          <w:marTop w:val="0"/>
          <w:marBottom w:val="0"/>
          <w:divBdr>
            <w:top w:val="none" w:sz="0" w:space="0" w:color="auto"/>
            <w:left w:val="none" w:sz="0" w:space="0" w:color="auto"/>
            <w:bottom w:val="none" w:sz="0" w:space="0" w:color="auto"/>
            <w:right w:val="none" w:sz="0" w:space="0" w:color="auto"/>
          </w:divBdr>
          <w:divsChild>
            <w:div w:id="961959139">
              <w:marLeft w:val="0"/>
              <w:marRight w:val="0"/>
              <w:marTop w:val="0"/>
              <w:marBottom w:val="0"/>
              <w:divBdr>
                <w:top w:val="none" w:sz="0" w:space="0" w:color="auto"/>
                <w:left w:val="none" w:sz="0" w:space="0" w:color="auto"/>
                <w:bottom w:val="none" w:sz="0" w:space="0" w:color="auto"/>
                <w:right w:val="none" w:sz="0" w:space="0" w:color="auto"/>
              </w:divBdr>
              <w:divsChild>
                <w:div w:id="112361443">
                  <w:marLeft w:val="0"/>
                  <w:marRight w:val="0"/>
                  <w:marTop w:val="0"/>
                  <w:marBottom w:val="0"/>
                  <w:divBdr>
                    <w:top w:val="none" w:sz="0" w:space="0" w:color="auto"/>
                    <w:left w:val="none" w:sz="0" w:space="0" w:color="auto"/>
                    <w:bottom w:val="none" w:sz="0" w:space="0" w:color="auto"/>
                    <w:right w:val="none" w:sz="0" w:space="0" w:color="auto"/>
                  </w:divBdr>
                  <w:divsChild>
                    <w:div w:id="29645740">
                      <w:marLeft w:val="0"/>
                      <w:marRight w:val="0"/>
                      <w:marTop w:val="0"/>
                      <w:marBottom w:val="0"/>
                      <w:divBdr>
                        <w:top w:val="none" w:sz="0" w:space="0" w:color="auto"/>
                        <w:left w:val="none" w:sz="0" w:space="0" w:color="auto"/>
                        <w:bottom w:val="none" w:sz="0" w:space="0" w:color="auto"/>
                        <w:right w:val="none" w:sz="0" w:space="0" w:color="auto"/>
                      </w:divBdr>
                      <w:divsChild>
                        <w:div w:id="7936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53066">
                  <w:marLeft w:val="0"/>
                  <w:marRight w:val="0"/>
                  <w:marTop w:val="0"/>
                  <w:marBottom w:val="0"/>
                  <w:divBdr>
                    <w:top w:val="none" w:sz="0" w:space="0" w:color="auto"/>
                    <w:left w:val="none" w:sz="0" w:space="0" w:color="auto"/>
                    <w:bottom w:val="none" w:sz="0" w:space="0" w:color="auto"/>
                    <w:right w:val="none" w:sz="0" w:space="0" w:color="auto"/>
                  </w:divBdr>
                  <w:divsChild>
                    <w:div w:id="369961047">
                      <w:marLeft w:val="0"/>
                      <w:marRight w:val="0"/>
                      <w:marTop w:val="0"/>
                      <w:marBottom w:val="0"/>
                      <w:divBdr>
                        <w:top w:val="none" w:sz="0" w:space="0" w:color="auto"/>
                        <w:left w:val="none" w:sz="0" w:space="0" w:color="auto"/>
                        <w:bottom w:val="none" w:sz="0" w:space="0" w:color="auto"/>
                        <w:right w:val="none" w:sz="0" w:space="0" w:color="auto"/>
                      </w:divBdr>
                      <w:divsChild>
                        <w:div w:id="141892941">
                          <w:marLeft w:val="0"/>
                          <w:marRight w:val="0"/>
                          <w:marTop w:val="0"/>
                          <w:marBottom w:val="0"/>
                          <w:divBdr>
                            <w:top w:val="none" w:sz="0" w:space="0" w:color="auto"/>
                            <w:left w:val="none" w:sz="0" w:space="0" w:color="auto"/>
                            <w:bottom w:val="none" w:sz="0" w:space="0" w:color="auto"/>
                            <w:right w:val="none" w:sz="0" w:space="0" w:color="auto"/>
                          </w:divBdr>
                          <w:divsChild>
                            <w:div w:id="1147208927">
                              <w:marLeft w:val="0"/>
                              <w:marRight w:val="0"/>
                              <w:marTop w:val="0"/>
                              <w:marBottom w:val="0"/>
                              <w:divBdr>
                                <w:top w:val="none" w:sz="0" w:space="0" w:color="auto"/>
                                <w:left w:val="none" w:sz="0" w:space="0" w:color="auto"/>
                                <w:bottom w:val="none" w:sz="0" w:space="0" w:color="auto"/>
                                <w:right w:val="none" w:sz="0" w:space="0" w:color="auto"/>
                              </w:divBdr>
                            </w:div>
                            <w:div w:id="17631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469565">
          <w:marLeft w:val="0"/>
          <w:marRight w:val="0"/>
          <w:marTop w:val="0"/>
          <w:marBottom w:val="0"/>
          <w:divBdr>
            <w:top w:val="none" w:sz="0" w:space="0" w:color="auto"/>
            <w:left w:val="none" w:sz="0" w:space="0" w:color="auto"/>
            <w:bottom w:val="none" w:sz="0" w:space="0" w:color="auto"/>
            <w:right w:val="none" w:sz="0" w:space="0" w:color="auto"/>
          </w:divBdr>
          <w:divsChild>
            <w:div w:id="567502391">
              <w:marLeft w:val="0"/>
              <w:marRight w:val="0"/>
              <w:marTop w:val="0"/>
              <w:marBottom w:val="0"/>
              <w:divBdr>
                <w:top w:val="none" w:sz="0" w:space="0" w:color="auto"/>
                <w:left w:val="none" w:sz="0" w:space="0" w:color="auto"/>
                <w:bottom w:val="none" w:sz="0" w:space="0" w:color="auto"/>
                <w:right w:val="none" w:sz="0" w:space="0" w:color="auto"/>
              </w:divBdr>
              <w:divsChild>
                <w:div w:id="1772433782">
                  <w:marLeft w:val="0"/>
                  <w:marRight w:val="0"/>
                  <w:marTop w:val="0"/>
                  <w:marBottom w:val="0"/>
                  <w:divBdr>
                    <w:top w:val="none" w:sz="0" w:space="0" w:color="auto"/>
                    <w:left w:val="none" w:sz="0" w:space="0" w:color="auto"/>
                    <w:bottom w:val="none" w:sz="0" w:space="0" w:color="auto"/>
                    <w:right w:val="none" w:sz="0" w:space="0" w:color="auto"/>
                  </w:divBdr>
                  <w:divsChild>
                    <w:div w:id="345717920">
                      <w:marLeft w:val="0"/>
                      <w:marRight w:val="0"/>
                      <w:marTop w:val="0"/>
                      <w:marBottom w:val="0"/>
                      <w:divBdr>
                        <w:top w:val="none" w:sz="0" w:space="0" w:color="auto"/>
                        <w:left w:val="none" w:sz="0" w:space="0" w:color="auto"/>
                        <w:bottom w:val="none" w:sz="0" w:space="0" w:color="auto"/>
                        <w:right w:val="none" w:sz="0" w:space="0" w:color="auto"/>
                      </w:divBdr>
                      <w:divsChild>
                        <w:div w:id="3292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818162">
          <w:marLeft w:val="0"/>
          <w:marRight w:val="0"/>
          <w:marTop w:val="0"/>
          <w:marBottom w:val="0"/>
          <w:divBdr>
            <w:top w:val="none" w:sz="0" w:space="0" w:color="auto"/>
            <w:left w:val="none" w:sz="0" w:space="0" w:color="auto"/>
            <w:bottom w:val="none" w:sz="0" w:space="0" w:color="auto"/>
            <w:right w:val="none" w:sz="0" w:space="0" w:color="auto"/>
          </w:divBdr>
          <w:divsChild>
            <w:div w:id="1210798215">
              <w:marLeft w:val="0"/>
              <w:marRight w:val="0"/>
              <w:marTop w:val="0"/>
              <w:marBottom w:val="0"/>
              <w:divBdr>
                <w:top w:val="none" w:sz="0" w:space="0" w:color="auto"/>
                <w:left w:val="none" w:sz="0" w:space="0" w:color="auto"/>
                <w:bottom w:val="none" w:sz="0" w:space="0" w:color="auto"/>
                <w:right w:val="none" w:sz="0" w:space="0" w:color="auto"/>
              </w:divBdr>
              <w:divsChild>
                <w:div w:id="600987816">
                  <w:marLeft w:val="0"/>
                  <w:marRight w:val="0"/>
                  <w:marTop w:val="0"/>
                  <w:marBottom w:val="0"/>
                  <w:divBdr>
                    <w:top w:val="none" w:sz="0" w:space="0" w:color="auto"/>
                    <w:left w:val="none" w:sz="0" w:space="0" w:color="auto"/>
                    <w:bottom w:val="none" w:sz="0" w:space="0" w:color="auto"/>
                    <w:right w:val="none" w:sz="0" w:space="0" w:color="auto"/>
                  </w:divBdr>
                  <w:divsChild>
                    <w:div w:id="36206391">
                      <w:marLeft w:val="0"/>
                      <w:marRight w:val="0"/>
                      <w:marTop w:val="0"/>
                      <w:marBottom w:val="0"/>
                      <w:divBdr>
                        <w:top w:val="none" w:sz="0" w:space="0" w:color="auto"/>
                        <w:left w:val="none" w:sz="0" w:space="0" w:color="auto"/>
                        <w:bottom w:val="none" w:sz="0" w:space="0" w:color="auto"/>
                        <w:right w:val="none" w:sz="0" w:space="0" w:color="auto"/>
                      </w:divBdr>
                      <w:divsChild>
                        <w:div w:id="1214345860">
                          <w:marLeft w:val="0"/>
                          <w:marRight w:val="0"/>
                          <w:marTop w:val="0"/>
                          <w:marBottom w:val="0"/>
                          <w:divBdr>
                            <w:top w:val="none" w:sz="0" w:space="0" w:color="auto"/>
                            <w:left w:val="none" w:sz="0" w:space="0" w:color="auto"/>
                            <w:bottom w:val="none" w:sz="0" w:space="0" w:color="auto"/>
                            <w:right w:val="none" w:sz="0" w:space="0" w:color="auto"/>
                          </w:divBdr>
                          <w:divsChild>
                            <w:div w:id="1194421197">
                              <w:marLeft w:val="0"/>
                              <w:marRight w:val="0"/>
                              <w:marTop w:val="0"/>
                              <w:marBottom w:val="0"/>
                              <w:divBdr>
                                <w:top w:val="none" w:sz="0" w:space="0" w:color="auto"/>
                                <w:left w:val="none" w:sz="0" w:space="0" w:color="auto"/>
                                <w:bottom w:val="none" w:sz="0" w:space="0" w:color="auto"/>
                                <w:right w:val="none" w:sz="0" w:space="0" w:color="auto"/>
                              </w:divBdr>
                              <w:divsChild>
                                <w:div w:id="1400590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25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368512">
                          <w:marLeft w:val="0"/>
                          <w:marRight w:val="0"/>
                          <w:marTop w:val="0"/>
                          <w:marBottom w:val="0"/>
                          <w:divBdr>
                            <w:top w:val="none" w:sz="0" w:space="0" w:color="auto"/>
                            <w:left w:val="none" w:sz="0" w:space="0" w:color="auto"/>
                            <w:bottom w:val="none" w:sz="0" w:space="0" w:color="auto"/>
                            <w:right w:val="none" w:sz="0" w:space="0" w:color="auto"/>
                          </w:divBdr>
                          <w:divsChild>
                            <w:div w:id="1309898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22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918515">
          <w:marLeft w:val="0"/>
          <w:marRight w:val="0"/>
          <w:marTop w:val="0"/>
          <w:marBottom w:val="0"/>
          <w:divBdr>
            <w:top w:val="none" w:sz="0" w:space="0" w:color="auto"/>
            <w:left w:val="none" w:sz="0" w:space="0" w:color="auto"/>
            <w:bottom w:val="none" w:sz="0" w:space="0" w:color="auto"/>
            <w:right w:val="none" w:sz="0" w:space="0" w:color="auto"/>
          </w:divBdr>
          <w:divsChild>
            <w:div w:id="561602810">
              <w:marLeft w:val="0"/>
              <w:marRight w:val="0"/>
              <w:marTop w:val="0"/>
              <w:marBottom w:val="0"/>
              <w:divBdr>
                <w:top w:val="none" w:sz="0" w:space="0" w:color="auto"/>
                <w:left w:val="none" w:sz="0" w:space="0" w:color="auto"/>
                <w:bottom w:val="none" w:sz="0" w:space="0" w:color="auto"/>
                <w:right w:val="none" w:sz="0" w:space="0" w:color="auto"/>
              </w:divBdr>
              <w:divsChild>
                <w:div w:id="1550456961">
                  <w:marLeft w:val="0"/>
                  <w:marRight w:val="0"/>
                  <w:marTop w:val="0"/>
                  <w:marBottom w:val="0"/>
                  <w:divBdr>
                    <w:top w:val="none" w:sz="0" w:space="0" w:color="auto"/>
                    <w:left w:val="none" w:sz="0" w:space="0" w:color="auto"/>
                    <w:bottom w:val="none" w:sz="0" w:space="0" w:color="auto"/>
                    <w:right w:val="none" w:sz="0" w:space="0" w:color="auto"/>
                  </w:divBdr>
                  <w:divsChild>
                    <w:div w:id="37123608">
                      <w:marLeft w:val="0"/>
                      <w:marRight w:val="0"/>
                      <w:marTop w:val="0"/>
                      <w:marBottom w:val="0"/>
                      <w:divBdr>
                        <w:top w:val="none" w:sz="0" w:space="0" w:color="auto"/>
                        <w:left w:val="none" w:sz="0" w:space="0" w:color="auto"/>
                        <w:bottom w:val="none" w:sz="0" w:space="0" w:color="auto"/>
                        <w:right w:val="none" w:sz="0" w:space="0" w:color="auto"/>
                      </w:divBdr>
                    </w:div>
                    <w:div w:id="336731493">
                      <w:marLeft w:val="0"/>
                      <w:marRight w:val="0"/>
                      <w:marTop w:val="0"/>
                      <w:marBottom w:val="0"/>
                      <w:divBdr>
                        <w:top w:val="none" w:sz="0" w:space="0" w:color="auto"/>
                        <w:left w:val="none" w:sz="0" w:space="0" w:color="auto"/>
                        <w:bottom w:val="none" w:sz="0" w:space="0" w:color="auto"/>
                        <w:right w:val="none" w:sz="0" w:space="0" w:color="auto"/>
                      </w:divBdr>
                    </w:div>
                    <w:div w:id="507256540">
                      <w:marLeft w:val="0"/>
                      <w:marRight w:val="0"/>
                      <w:marTop w:val="0"/>
                      <w:marBottom w:val="0"/>
                      <w:divBdr>
                        <w:top w:val="none" w:sz="0" w:space="0" w:color="auto"/>
                        <w:left w:val="none" w:sz="0" w:space="0" w:color="auto"/>
                        <w:bottom w:val="none" w:sz="0" w:space="0" w:color="auto"/>
                        <w:right w:val="none" w:sz="0" w:space="0" w:color="auto"/>
                      </w:divBdr>
                    </w:div>
                    <w:div w:id="743067226">
                      <w:marLeft w:val="0"/>
                      <w:marRight w:val="0"/>
                      <w:marTop w:val="0"/>
                      <w:marBottom w:val="0"/>
                      <w:divBdr>
                        <w:top w:val="none" w:sz="0" w:space="0" w:color="auto"/>
                        <w:left w:val="none" w:sz="0" w:space="0" w:color="auto"/>
                        <w:bottom w:val="none" w:sz="0" w:space="0" w:color="auto"/>
                        <w:right w:val="none" w:sz="0" w:space="0" w:color="auto"/>
                      </w:divBdr>
                    </w:div>
                    <w:div w:id="1154682877">
                      <w:marLeft w:val="0"/>
                      <w:marRight w:val="0"/>
                      <w:marTop w:val="0"/>
                      <w:marBottom w:val="0"/>
                      <w:divBdr>
                        <w:top w:val="none" w:sz="0" w:space="0" w:color="auto"/>
                        <w:left w:val="none" w:sz="0" w:space="0" w:color="auto"/>
                        <w:bottom w:val="none" w:sz="0" w:space="0" w:color="auto"/>
                        <w:right w:val="none" w:sz="0" w:space="0" w:color="auto"/>
                      </w:divBdr>
                    </w:div>
                    <w:div w:id="1580016224">
                      <w:marLeft w:val="0"/>
                      <w:marRight w:val="0"/>
                      <w:marTop w:val="0"/>
                      <w:marBottom w:val="0"/>
                      <w:divBdr>
                        <w:top w:val="none" w:sz="0" w:space="0" w:color="auto"/>
                        <w:left w:val="none" w:sz="0" w:space="0" w:color="auto"/>
                        <w:bottom w:val="none" w:sz="0" w:space="0" w:color="auto"/>
                        <w:right w:val="none" w:sz="0" w:space="0" w:color="auto"/>
                      </w:divBdr>
                    </w:div>
                    <w:div w:id="1901476424">
                      <w:marLeft w:val="0"/>
                      <w:marRight w:val="0"/>
                      <w:marTop w:val="0"/>
                      <w:marBottom w:val="0"/>
                      <w:divBdr>
                        <w:top w:val="none" w:sz="0" w:space="0" w:color="auto"/>
                        <w:left w:val="none" w:sz="0" w:space="0" w:color="auto"/>
                        <w:bottom w:val="none" w:sz="0" w:space="0" w:color="auto"/>
                        <w:right w:val="none" w:sz="0" w:space="0" w:color="auto"/>
                      </w:divBdr>
                    </w:div>
                    <w:div w:id="198253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48423">
          <w:marLeft w:val="0"/>
          <w:marRight w:val="0"/>
          <w:marTop w:val="0"/>
          <w:marBottom w:val="0"/>
          <w:divBdr>
            <w:top w:val="none" w:sz="0" w:space="0" w:color="auto"/>
            <w:left w:val="none" w:sz="0" w:space="0" w:color="auto"/>
            <w:bottom w:val="none" w:sz="0" w:space="0" w:color="auto"/>
            <w:right w:val="none" w:sz="0" w:space="0" w:color="auto"/>
          </w:divBdr>
          <w:divsChild>
            <w:div w:id="1354958546">
              <w:marLeft w:val="0"/>
              <w:marRight w:val="0"/>
              <w:marTop w:val="0"/>
              <w:marBottom w:val="0"/>
              <w:divBdr>
                <w:top w:val="none" w:sz="0" w:space="0" w:color="auto"/>
                <w:left w:val="none" w:sz="0" w:space="0" w:color="auto"/>
                <w:bottom w:val="none" w:sz="0" w:space="0" w:color="auto"/>
                <w:right w:val="none" w:sz="0" w:space="0" w:color="auto"/>
              </w:divBdr>
              <w:divsChild>
                <w:div w:id="845755718">
                  <w:marLeft w:val="0"/>
                  <w:marRight w:val="0"/>
                  <w:marTop w:val="0"/>
                  <w:marBottom w:val="0"/>
                  <w:divBdr>
                    <w:top w:val="none" w:sz="0" w:space="0" w:color="auto"/>
                    <w:left w:val="none" w:sz="0" w:space="0" w:color="auto"/>
                    <w:bottom w:val="none" w:sz="0" w:space="0" w:color="auto"/>
                    <w:right w:val="none" w:sz="0" w:space="0" w:color="auto"/>
                  </w:divBdr>
                  <w:divsChild>
                    <w:div w:id="1602369378">
                      <w:marLeft w:val="0"/>
                      <w:marRight w:val="0"/>
                      <w:marTop w:val="0"/>
                      <w:marBottom w:val="0"/>
                      <w:divBdr>
                        <w:top w:val="none" w:sz="0" w:space="0" w:color="auto"/>
                        <w:left w:val="none" w:sz="0" w:space="0" w:color="auto"/>
                        <w:bottom w:val="none" w:sz="0" w:space="0" w:color="auto"/>
                        <w:right w:val="none" w:sz="0" w:space="0" w:color="auto"/>
                      </w:divBdr>
                      <w:divsChild>
                        <w:div w:id="1115948663">
                          <w:marLeft w:val="0"/>
                          <w:marRight w:val="0"/>
                          <w:marTop w:val="0"/>
                          <w:marBottom w:val="0"/>
                          <w:divBdr>
                            <w:top w:val="none" w:sz="0" w:space="0" w:color="auto"/>
                            <w:left w:val="none" w:sz="0" w:space="0" w:color="auto"/>
                            <w:bottom w:val="none" w:sz="0" w:space="0" w:color="auto"/>
                            <w:right w:val="none" w:sz="0" w:space="0" w:color="auto"/>
                          </w:divBdr>
                          <w:divsChild>
                            <w:div w:id="444270377">
                              <w:marLeft w:val="0"/>
                              <w:marRight w:val="0"/>
                              <w:marTop w:val="0"/>
                              <w:marBottom w:val="0"/>
                              <w:divBdr>
                                <w:top w:val="none" w:sz="0" w:space="0" w:color="auto"/>
                                <w:left w:val="none" w:sz="0" w:space="0" w:color="auto"/>
                                <w:bottom w:val="none" w:sz="0" w:space="0" w:color="auto"/>
                                <w:right w:val="none" w:sz="0" w:space="0" w:color="auto"/>
                              </w:divBdr>
                              <w:divsChild>
                                <w:div w:id="1603031313">
                                  <w:marLeft w:val="0"/>
                                  <w:marRight w:val="0"/>
                                  <w:marTop w:val="0"/>
                                  <w:marBottom w:val="0"/>
                                  <w:divBdr>
                                    <w:top w:val="none" w:sz="0" w:space="0" w:color="auto"/>
                                    <w:left w:val="none" w:sz="0" w:space="0" w:color="auto"/>
                                    <w:bottom w:val="none" w:sz="0" w:space="0" w:color="auto"/>
                                    <w:right w:val="none" w:sz="0" w:space="0" w:color="auto"/>
                                  </w:divBdr>
                                  <w:divsChild>
                                    <w:div w:id="37125155">
                                      <w:blockQuote w:val="1"/>
                                      <w:marLeft w:val="96"/>
                                      <w:marRight w:val="0"/>
                                      <w:marTop w:val="0"/>
                                      <w:marBottom w:val="0"/>
                                      <w:divBdr>
                                        <w:top w:val="none" w:sz="0" w:space="0" w:color="auto"/>
                                        <w:left w:val="single" w:sz="6" w:space="6" w:color="CCCCCC"/>
                                        <w:bottom w:val="none" w:sz="0" w:space="0" w:color="auto"/>
                                        <w:right w:val="none" w:sz="0" w:space="0" w:color="auto"/>
                                      </w:divBdr>
                                    </w:div>
                                    <w:div w:id="910508297">
                                      <w:marLeft w:val="0"/>
                                      <w:marRight w:val="0"/>
                                      <w:marTop w:val="0"/>
                                      <w:marBottom w:val="0"/>
                                      <w:divBdr>
                                        <w:top w:val="none" w:sz="0" w:space="0" w:color="auto"/>
                                        <w:left w:val="none" w:sz="0" w:space="0" w:color="auto"/>
                                        <w:bottom w:val="none" w:sz="0" w:space="0" w:color="auto"/>
                                        <w:right w:val="none" w:sz="0" w:space="0" w:color="auto"/>
                                      </w:divBdr>
                                    </w:div>
                                    <w:div w:id="19915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59950">
                          <w:marLeft w:val="0"/>
                          <w:marRight w:val="0"/>
                          <w:marTop w:val="0"/>
                          <w:marBottom w:val="0"/>
                          <w:divBdr>
                            <w:top w:val="none" w:sz="0" w:space="0" w:color="auto"/>
                            <w:left w:val="none" w:sz="0" w:space="0" w:color="auto"/>
                            <w:bottom w:val="none" w:sz="0" w:space="0" w:color="auto"/>
                            <w:right w:val="none" w:sz="0" w:space="0" w:color="auto"/>
                          </w:divBdr>
                          <w:divsChild>
                            <w:div w:id="1488979324">
                              <w:marLeft w:val="0"/>
                              <w:marRight w:val="0"/>
                              <w:marTop w:val="0"/>
                              <w:marBottom w:val="0"/>
                              <w:divBdr>
                                <w:top w:val="none" w:sz="0" w:space="0" w:color="auto"/>
                                <w:left w:val="none" w:sz="0" w:space="0" w:color="auto"/>
                                <w:bottom w:val="none" w:sz="0" w:space="0" w:color="auto"/>
                                <w:right w:val="none" w:sz="0" w:space="0" w:color="auto"/>
                              </w:divBdr>
                              <w:divsChild>
                                <w:div w:id="154953426">
                                  <w:marLeft w:val="0"/>
                                  <w:marRight w:val="0"/>
                                  <w:marTop w:val="0"/>
                                  <w:marBottom w:val="0"/>
                                  <w:divBdr>
                                    <w:top w:val="none" w:sz="0" w:space="0" w:color="auto"/>
                                    <w:left w:val="none" w:sz="0" w:space="0" w:color="auto"/>
                                    <w:bottom w:val="none" w:sz="0" w:space="0" w:color="auto"/>
                                    <w:right w:val="none" w:sz="0" w:space="0" w:color="auto"/>
                                  </w:divBdr>
                                </w:div>
                                <w:div w:id="824315997">
                                  <w:marLeft w:val="0"/>
                                  <w:marRight w:val="0"/>
                                  <w:marTop w:val="0"/>
                                  <w:marBottom w:val="0"/>
                                  <w:divBdr>
                                    <w:top w:val="none" w:sz="0" w:space="0" w:color="auto"/>
                                    <w:left w:val="none" w:sz="0" w:space="0" w:color="auto"/>
                                    <w:bottom w:val="none" w:sz="0" w:space="0" w:color="auto"/>
                                    <w:right w:val="none" w:sz="0" w:space="0" w:color="auto"/>
                                  </w:divBdr>
                                </w:div>
                                <w:div w:id="1192960119">
                                  <w:marLeft w:val="0"/>
                                  <w:marRight w:val="0"/>
                                  <w:marTop w:val="0"/>
                                  <w:marBottom w:val="0"/>
                                  <w:divBdr>
                                    <w:top w:val="none" w:sz="0" w:space="0" w:color="auto"/>
                                    <w:left w:val="none" w:sz="0" w:space="0" w:color="auto"/>
                                    <w:bottom w:val="none" w:sz="0" w:space="0" w:color="auto"/>
                                    <w:right w:val="none" w:sz="0" w:space="0" w:color="auto"/>
                                  </w:divBdr>
                                </w:div>
                                <w:div w:id="2059429588">
                                  <w:marLeft w:val="0"/>
                                  <w:marRight w:val="0"/>
                                  <w:marTop w:val="0"/>
                                  <w:marBottom w:val="0"/>
                                  <w:divBdr>
                                    <w:top w:val="none" w:sz="0" w:space="0" w:color="auto"/>
                                    <w:left w:val="none" w:sz="0" w:space="0" w:color="auto"/>
                                    <w:bottom w:val="none" w:sz="0" w:space="0" w:color="auto"/>
                                    <w:right w:val="none" w:sz="0" w:space="0" w:color="auto"/>
                                  </w:divBdr>
                                </w:div>
                                <w:div w:id="2137677906">
                                  <w:marLeft w:val="0"/>
                                  <w:marRight w:val="0"/>
                                  <w:marTop w:val="0"/>
                                  <w:marBottom w:val="0"/>
                                  <w:divBdr>
                                    <w:top w:val="none" w:sz="0" w:space="0" w:color="auto"/>
                                    <w:left w:val="none" w:sz="0" w:space="0" w:color="auto"/>
                                    <w:bottom w:val="none" w:sz="0" w:space="0" w:color="auto"/>
                                    <w:right w:val="none" w:sz="0" w:space="0" w:color="auto"/>
                                  </w:divBdr>
                                </w:div>
                              </w:divsChild>
                            </w:div>
                            <w:div w:id="458115150">
                              <w:marLeft w:val="0"/>
                              <w:marRight w:val="0"/>
                              <w:marTop w:val="0"/>
                              <w:marBottom w:val="0"/>
                              <w:divBdr>
                                <w:top w:val="none" w:sz="0" w:space="0" w:color="auto"/>
                                <w:left w:val="none" w:sz="0" w:space="0" w:color="auto"/>
                                <w:bottom w:val="none" w:sz="0" w:space="0" w:color="auto"/>
                                <w:right w:val="none" w:sz="0" w:space="0" w:color="auto"/>
                              </w:divBdr>
                              <w:divsChild>
                                <w:div w:id="2002805761">
                                  <w:marLeft w:val="0"/>
                                  <w:marRight w:val="0"/>
                                  <w:marTop w:val="0"/>
                                  <w:marBottom w:val="0"/>
                                  <w:divBdr>
                                    <w:top w:val="none" w:sz="0" w:space="0" w:color="auto"/>
                                    <w:left w:val="none" w:sz="0" w:space="0" w:color="auto"/>
                                    <w:bottom w:val="none" w:sz="0" w:space="0" w:color="auto"/>
                                    <w:right w:val="none" w:sz="0" w:space="0" w:color="auto"/>
                                  </w:divBdr>
                                  <w:divsChild>
                                    <w:div w:id="934170809">
                                      <w:marLeft w:val="0"/>
                                      <w:marRight w:val="0"/>
                                      <w:marTop w:val="0"/>
                                      <w:marBottom w:val="0"/>
                                      <w:divBdr>
                                        <w:top w:val="none" w:sz="0" w:space="0" w:color="auto"/>
                                        <w:left w:val="none" w:sz="0" w:space="0" w:color="auto"/>
                                        <w:bottom w:val="none" w:sz="0" w:space="0" w:color="auto"/>
                                        <w:right w:val="none" w:sz="0" w:space="0" w:color="auto"/>
                                      </w:divBdr>
                                      <w:divsChild>
                                        <w:div w:id="798184285">
                                          <w:marLeft w:val="0"/>
                                          <w:marRight w:val="0"/>
                                          <w:marTop w:val="0"/>
                                          <w:marBottom w:val="0"/>
                                          <w:divBdr>
                                            <w:top w:val="none" w:sz="0" w:space="0" w:color="auto"/>
                                            <w:left w:val="none" w:sz="0" w:space="0" w:color="auto"/>
                                            <w:bottom w:val="none" w:sz="0" w:space="0" w:color="auto"/>
                                            <w:right w:val="none" w:sz="0" w:space="0" w:color="auto"/>
                                          </w:divBdr>
                                          <w:divsChild>
                                            <w:div w:id="1921400013">
                                              <w:marLeft w:val="0"/>
                                              <w:marRight w:val="0"/>
                                              <w:marTop w:val="0"/>
                                              <w:marBottom w:val="0"/>
                                              <w:divBdr>
                                                <w:top w:val="none" w:sz="0" w:space="0" w:color="auto"/>
                                                <w:left w:val="none" w:sz="0" w:space="0" w:color="auto"/>
                                                <w:bottom w:val="none" w:sz="0" w:space="0" w:color="auto"/>
                                                <w:right w:val="none" w:sz="0" w:space="0" w:color="auto"/>
                                              </w:divBdr>
                                              <w:divsChild>
                                                <w:div w:id="12080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12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3514">
                      <w:marLeft w:val="0"/>
                      <w:marRight w:val="0"/>
                      <w:marTop w:val="0"/>
                      <w:marBottom w:val="0"/>
                      <w:divBdr>
                        <w:top w:val="none" w:sz="0" w:space="0" w:color="auto"/>
                        <w:left w:val="none" w:sz="0" w:space="0" w:color="auto"/>
                        <w:bottom w:val="none" w:sz="0" w:space="0" w:color="auto"/>
                        <w:right w:val="none" w:sz="0" w:space="0" w:color="auto"/>
                      </w:divBdr>
                      <w:divsChild>
                        <w:div w:id="36375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44055">
          <w:marLeft w:val="0"/>
          <w:marRight w:val="0"/>
          <w:marTop w:val="0"/>
          <w:marBottom w:val="0"/>
          <w:divBdr>
            <w:top w:val="none" w:sz="0" w:space="0" w:color="auto"/>
            <w:left w:val="none" w:sz="0" w:space="0" w:color="auto"/>
            <w:bottom w:val="none" w:sz="0" w:space="0" w:color="auto"/>
            <w:right w:val="none" w:sz="0" w:space="0" w:color="auto"/>
          </w:divBdr>
          <w:divsChild>
            <w:div w:id="1974553513">
              <w:marLeft w:val="0"/>
              <w:marRight w:val="0"/>
              <w:marTop w:val="0"/>
              <w:marBottom w:val="0"/>
              <w:divBdr>
                <w:top w:val="none" w:sz="0" w:space="0" w:color="auto"/>
                <w:left w:val="none" w:sz="0" w:space="0" w:color="auto"/>
                <w:bottom w:val="none" w:sz="0" w:space="0" w:color="auto"/>
                <w:right w:val="none" w:sz="0" w:space="0" w:color="auto"/>
              </w:divBdr>
              <w:divsChild>
                <w:div w:id="2077361642">
                  <w:marLeft w:val="0"/>
                  <w:marRight w:val="0"/>
                  <w:marTop w:val="0"/>
                  <w:marBottom w:val="0"/>
                  <w:divBdr>
                    <w:top w:val="none" w:sz="0" w:space="0" w:color="auto"/>
                    <w:left w:val="none" w:sz="0" w:space="0" w:color="auto"/>
                    <w:bottom w:val="none" w:sz="0" w:space="0" w:color="auto"/>
                    <w:right w:val="none" w:sz="0" w:space="0" w:color="auto"/>
                  </w:divBdr>
                  <w:divsChild>
                    <w:div w:id="1842621940">
                      <w:marLeft w:val="0"/>
                      <w:marRight w:val="0"/>
                      <w:marTop w:val="0"/>
                      <w:marBottom w:val="0"/>
                      <w:divBdr>
                        <w:top w:val="none" w:sz="0" w:space="0" w:color="auto"/>
                        <w:left w:val="none" w:sz="0" w:space="0" w:color="auto"/>
                        <w:bottom w:val="none" w:sz="0" w:space="0" w:color="auto"/>
                        <w:right w:val="none" w:sz="0" w:space="0" w:color="auto"/>
                      </w:divBdr>
                      <w:divsChild>
                        <w:div w:id="1598319780">
                          <w:marLeft w:val="0"/>
                          <w:marRight w:val="0"/>
                          <w:marTop w:val="0"/>
                          <w:marBottom w:val="0"/>
                          <w:divBdr>
                            <w:top w:val="none" w:sz="0" w:space="0" w:color="auto"/>
                            <w:left w:val="none" w:sz="0" w:space="0" w:color="auto"/>
                            <w:bottom w:val="none" w:sz="0" w:space="0" w:color="auto"/>
                            <w:right w:val="none" w:sz="0" w:space="0" w:color="auto"/>
                          </w:divBdr>
                          <w:divsChild>
                            <w:div w:id="40788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06060">
                          <w:marLeft w:val="0"/>
                          <w:marRight w:val="0"/>
                          <w:marTop w:val="0"/>
                          <w:marBottom w:val="0"/>
                          <w:divBdr>
                            <w:top w:val="none" w:sz="0" w:space="0" w:color="auto"/>
                            <w:left w:val="none" w:sz="0" w:space="0" w:color="auto"/>
                            <w:bottom w:val="none" w:sz="0" w:space="0" w:color="auto"/>
                            <w:right w:val="none" w:sz="0" w:space="0" w:color="auto"/>
                          </w:divBdr>
                          <w:divsChild>
                            <w:div w:id="1582985243">
                              <w:marLeft w:val="0"/>
                              <w:marRight w:val="0"/>
                              <w:marTop w:val="0"/>
                              <w:marBottom w:val="0"/>
                              <w:divBdr>
                                <w:top w:val="none" w:sz="0" w:space="0" w:color="auto"/>
                                <w:left w:val="none" w:sz="0" w:space="0" w:color="auto"/>
                                <w:bottom w:val="none" w:sz="0" w:space="0" w:color="auto"/>
                                <w:right w:val="none" w:sz="0" w:space="0" w:color="auto"/>
                              </w:divBdr>
                              <w:divsChild>
                                <w:div w:id="1543403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200041">
          <w:marLeft w:val="0"/>
          <w:marRight w:val="0"/>
          <w:marTop w:val="0"/>
          <w:marBottom w:val="0"/>
          <w:divBdr>
            <w:top w:val="none" w:sz="0" w:space="0" w:color="auto"/>
            <w:left w:val="none" w:sz="0" w:space="0" w:color="auto"/>
            <w:bottom w:val="none" w:sz="0" w:space="0" w:color="auto"/>
            <w:right w:val="none" w:sz="0" w:space="0" w:color="auto"/>
          </w:divBdr>
          <w:divsChild>
            <w:div w:id="1000045468">
              <w:marLeft w:val="0"/>
              <w:marRight w:val="0"/>
              <w:marTop w:val="0"/>
              <w:marBottom w:val="0"/>
              <w:divBdr>
                <w:top w:val="none" w:sz="0" w:space="0" w:color="auto"/>
                <w:left w:val="none" w:sz="0" w:space="0" w:color="auto"/>
                <w:bottom w:val="none" w:sz="0" w:space="0" w:color="auto"/>
                <w:right w:val="none" w:sz="0" w:space="0" w:color="auto"/>
              </w:divBdr>
              <w:divsChild>
                <w:div w:id="41949934">
                  <w:marLeft w:val="0"/>
                  <w:marRight w:val="0"/>
                  <w:marTop w:val="0"/>
                  <w:marBottom w:val="0"/>
                  <w:divBdr>
                    <w:top w:val="none" w:sz="0" w:space="0" w:color="auto"/>
                    <w:left w:val="none" w:sz="0" w:space="0" w:color="auto"/>
                    <w:bottom w:val="none" w:sz="0" w:space="0" w:color="auto"/>
                    <w:right w:val="none" w:sz="0" w:space="0" w:color="auto"/>
                  </w:divBdr>
                </w:div>
                <w:div w:id="491144360">
                  <w:marLeft w:val="0"/>
                  <w:marRight w:val="0"/>
                  <w:marTop w:val="0"/>
                  <w:marBottom w:val="0"/>
                  <w:divBdr>
                    <w:top w:val="none" w:sz="0" w:space="0" w:color="auto"/>
                    <w:left w:val="none" w:sz="0" w:space="0" w:color="auto"/>
                    <w:bottom w:val="none" w:sz="0" w:space="0" w:color="auto"/>
                    <w:right w:val="none" w:sz="0" w:space="0" w:color="auto"/>
                  </w:divBdr>
                </w:div>
                <w:div w:id="556866650">
                  <w:marLeft w:val="0"/>
                  <w:marRight w:val="0"/>
                  <w:marTop w:val="0"/>
                  <w:marBottom w:val="0"/>
                  <w:divBdr>
                    <w:top w:val="none" w:sz="0" w:space="0" w:color="auto"/>
                    <w:left w:val="none" w:sz="0" w:space="0" w:color="auto"/>
                    <w:bottom w:val="none" w:sz="0" w:space="0" w:color="auto"/>
                    <w:right w:val="none" w:sz="0" w:space="0" w:color="auto"/>
                  </w:divBdr>
                </w:div>
                <w:div w:id="1710641358">
                  <w:marLeft w:val="0"/>
                  <w:marRight w:val="0"/>
                  <w:marTop w:val="0"/>
                  <w:marBottom w:val="0"/>
                  <w:divBdr>
                    <w:top w:val="none" w:sz="0" w:space="0" w:color="auto"/>
                    <w:left w:val="none" w:sz="0" w:space="0" w:color="auto"/>
                    <w:bottom w:val="none" w:sz="0" w:space="0" w:color="auto"/>
                    <w:right w:val="none" w:sz="0" w:space="0" w:color="auto"/>
                  </w:divBdr>
                </w:div>
                <w:div w:id="20524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82113">
          <w:marLeft w:val="0"/>
          <w:marRight w:val="0"/>
          <w:marTop w:val="0"/>
          <w:marBottom w:val="0"/>
          <w:divBdr>
            <w:top w:val="none" w:sz="0" w:space="0" w:color="auto"/>
            <w:left w:val="none" w:sz="0" w:space="0" w:color="auto"/>
            <w:bottom w:val="none" w:sz="0" w:space="0" w:color="auto"/>
            <w:right w:val="none" w:sz="0" w:space="0" w:color="auto"/>
          </w:divBdr>
          <w:divsChild>
            <w:div w:id="949819735">
              <w:marLeft w:val="0"/>
              <w:marRight w:val="0"/>
              <w:marTop w:val="0"/>
              <w:marBottom w:val="0"/>
              <w:divBdr>
                <w:top w:val="none" w:sz="0" w:space="0" w:color="auto"/>
                <w:left w:val="none" w:sz="0" w:space="0" w:color="auto"/>
                <w:bottom w:val="none" w:sz="0" w:space="0" w:color="auto"/>
                <w:right w:val="none" w:sz="0" w:space="0" w:color="auto"/>
              </w:divBdr>
              <w:divsChild>
                <w:div w:id="127171657">
                  <w:marLeft w:val="0"/>
                  <w:marRight w:val="0"/>
                  <w:marTop w:val="0"/>
                  <w:marBottom w:val="0"/>
                  <w:divBdr>
                    <w:top w:val="none" w:sz="0" w:space="0" w:color="auto"/>
                    <w:left w:val="none" w:sz="0" w:space="0" w:color="auto"/>
                    <w:bottom w:val="none" w:sz="0" w:space="0" w:color="auto"/>
                    <w:right w:val="none" w:sz="0" w:space="0" w:color="auto"/>
                  </w:divBdr>
                  <w:divsChild>
                    <w:div w:id="708185162">
                      <w:marLeft w:val="0"/>
                      <w:marRight w:val="0"/>
                      <w:marTop w:val="0"/>
                      <w:marBottom w:val="0"/>
                      <w:divBdr>
                        <w:top w:val="none" w:sz="0" w:space="0" w:color="auto"/>
                        <w:left w:val="none" w:sz="0" w:space="0" w:color="auto"/>
                        <w:bottom w:val="none" w:sz="0" w:space="0" w:color="auto"/>
                        <w:right w:val="none" w:sz="0" w:space="0" w:color="auto"/>
                      </w:divBdr>
                      <w:divsChild>
                        <w:div w:id="951864270">
                          <w:marLeft w:val="0"/>
                          <w:marRight w:val="0"/>
                          <w:marTop w:val="0"/>
                          <w:marBottom w:val="0"/>
                          <w:divBdr>
                            <w:top w:val="none" w:sz="0" w:space="0" w:color="auto"/>
                            <w:left w:val="none" w:sz="0" w:space="0" w:color="auto"/>
                            <w:bottom w:val="none" w:sz="0" w:space="0" w:color="auto"/>
                            <w:right w:val="none" w:sz="0" w:space="0" w:color="auto"/>
                          </w:divBdr>
                          <w:divsChild>
                            <w:div w:id="675233988">
                              <w:marLeft w:val="0"/>
                              <w:marRight w:val="0"/>
                              <w:marTop w:val="0"/>
                              <w:marBottom w:val="0"/>
                              <w:divBdr>
                                <w:top w:val="none" w:sz="0" w:space="0" w:color="auto"/>
                                <w:left w:val="none" w:sz="0" w:space="0" w:color="auto"/>
                                <w:bottom w:val="none" w:sz="0" w:space="0" w:color="auto"/>
                                <w:right w:val="none" w:sz="0" w:space="0" w:color="auto"/>
                              </w:divBdr>
                              <w:divsChild>
                                <w:div w:id="43874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06413732">
                          <w:marLeft w:val="0"/>
                          <w:marRight w:val="0"/>
                          <w:marTop w:val="0"/>
                          <w:marBottom w:val="0"/>
                          <w:divBdr>
                            <w:top w:val="none" w:sz="0" w:space="0" w:color="auto"/>
                            <w:left w:val="none" w:sz="0" w:space="0" w:color="auto"/>
                            <w:bottom w:val="none" w:sz="0" w:space="0" w:color="auto"/>
                            <w:right w:val="none" w:sz="0" w:space="0" w:color="auto"/>
                          </w:divBdr>
                        </w:div>
                        <w:div w:id="729109107">
                          <w:marLeft w:val="0"/>
                          <w:marRight w:val="0"/>
                          <w:marTop w:val="0"/>
                          <w:marBottom w:val="0"/>
                          <w:divBdr>
                            <w:top w:val="none" w:sz="0" w:space="0" w:color="auto"/>
                            <w:left w:val="none" w:sz="0" w:space="0" w:color="auto"/>
                            <w:bottom w:val="none" w:sz="0" w:space="0" w:color="auto"/>
                            <w:right w:val="none" w:sz="0" w:space="0" w:color="auto"/>
                          </w:divBdr>
                        </w:div>
                      </w:divsChild>
                    </w:div>
                    <w:div w:id="163207042">
                      <w:marLeft w:val="0"/>
                      <w:marRight w:val="0"/>
                      <w:marTop w:val="0"/>
                      <w:marBottom w:val="0"/>
                      <w:divBdr>
                        <w:top w:val="none" w:sz="0" w:space="0" w:color="auto"/>
                        <w:left w:val="none" w:sz="0" w:space="0" w:color="auto"/>
                        <w:bottom w:val="none" w:sz="0" w:space="0" w:color="auto"/>
                        <w:right w:val="none" w:sz="0" w:space="0" w:color="auto"/>
                      </w:divBdr>
                      <w:divsChild>
                        <w:div w:id="93181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94343">
          <w:marLeft w:val="0"/>
          <w:marRight w:val="0"/>
          <w:marTop w:val="0"/>
          <w:marBottom w:val="0"/>
          <w:divBdr>
            <w:top w:val="none" w:sz="0" w:space="0" w:color="auto"/>
            <w:left w:val="none" w:sz="0" w:space="0" w:color="auto"/>
            <w:bottom w:val="none" w:sz="0" w:space="0" w:color="auto"/>
            <w:right w:val="none" w:sz="0" w:space="0" w:color="auto"/>
          </w:divBdr>
          <w:divsChild>
            <w:div w:id="1098871666">
              <w:marLeft w:val="0"/>
              <w:marRight w:val="0"/>
              <w:marTop w:val="0"/>
              <w:marBottom w:val="0"/>
              <w:divBdr>
                <w:top w:val="none" w:sz="0" w:space="0" w:color="auto"/>
                <w:left w:val="none" w:sz="0" w:space="0" w:color="auto"/>
                <w:bottom w:val="none" w:sz="0" w:space="0" w:color="auto"/>
                <w:right w:val="none" w:sz="0" w:space="0" w:color="auto"/>
              </w:divBdr>
            </w:div>
          </w:divsChild>
        </w:div>
        <w:div w:id="372969275">
          <w:marLeft w:val="0"/>
          <w:marRight w:val="0"/>
          <w:marTop w:val="0"/>
          <w:marBottom w:val="0"/>
          <w:divBdr>
            <w:top w:val="none" w:sz="0" w:space="0" w:color="auto"/>
            <w:left w:val="none" w:sz="0" w:space="0" w:color="auto"/>
            <w:bottom w:val="none" w:sz="0" w:space="0" w:color="auto"/>
            <w:right w:val="none" w:sz="0" w:space="0" w:color="auto"/>
          </w:divBdr>
          <w:divsChild>
            <w:div w:id="1118061550">
              <w:marLeft w:val="0"/>
              <w:marRight w:val="0"/>
              <w:marTop w:val="0"/>
              <w:marBottom w:val="0"/>
              <w:divBdr>
                <w:top w:val="none" w:sz="0" w:space="0" w:color="auto"/>
                <w:left w:val="none" w:sz="0" w:space="0" w:color="auto"/>
                <w:bottom w:val="none" w:sz="0" w:space="0" w:color="auto"/>
                <w:right w:val="none" w:sz="0" w:space="0" w:color="auto"/>
              </w:divBdr>
              <w:divsChild>
                <w:div w:id="1597513725">
                  <w:marLeft w:val="0"/>
                  <w:marRight w:val="0"/>
                  <w:marTop w:val="0"/>
                  <w:marBottom w:val="0"/>
                  <w:divBdr>
                    <w:top w:val="none" w:sz="0" w:space="0" w:color="auto"/>
                    <w:left w:val="none" w:sz="0" w:space="0" w:color="auto"/>
                    <w:bottom w:val="none" w:sz="0" w:space="0" w:color="auto"/>
                    <w:right w:val="none" w:sz="0" w:space="0" w:color="auto"/>
                  </w:divBdr>
                  <w:divsChild>
                    <w:div w:id="62288051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53537540">
                          <w:marLeft w:val="0"/>
                          <w:marRight w:val="0"/>
                          <w:marTop w:val="0"/>
                          <w:marBottom w:val="0"/>
                          <w:divBdr>
                            <w:top w:val="none" w:sz="0" w:space="0" w:color="auto"/>
                            <w:left w:val="none" w:sz="0" w:space="0" w:color="auto"/>
                            <w:bottom w:val="none" w:sz="0" w:space="0" w:color="auto"/>
                            <w:right w:val="none" w:sz="0" w:space="0" w:color="auto"/>
                          </w:divBdr>
                          <w:divsChild>
                            <w:div w:id="1428504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428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4744582">
                                      <w:marLeft w:val="0"/>
                                      <w:marRight w:val="0"/>
                                      <w:marTop w:val="0"/>
                                      <w:marBottom w:val="0"/>
                                      <w:divBdr>
                                        <w:top w:val="none" w:sz="0" w:space="0" w:color="auto"/>
                                        <w:left w:val="none" w:sz="0" w:space="0" w:color="auto"/>
                                        <w:bottom w:val="none" w:sz="0" w:space="0" w:color="auto"/>
                                        <w:right w:val="none" w:sz="0" w:space="0" w:color="auto"/>
                                      </w:divBdr>
                                    </w:div>
                                    <w:div w:id="548341289">
                                      <w:marLeft w:val="0"/>
                                      <w:marRight w:val="0"/>
                                      <w:marTop w:val="0"/>
                                      <w:marBottom w:val="0"/>
                                      <w:divBdr>
                                        <w:top w:val="none" w:sz="0" w:space="0" w:color="auto"/>
                                        <w:left w:val="none" w:sz="0" w:space="0" w:color="auto"/>
                                        <w:bottom w:val="none" w:sz="0" w:space="0" w:color="auto"/>
                                        <w:right w:val="none" w:sz="0" w:space="0" w:color="auto"/>
                                      </w:divBdr>
                                    </w:div>
                                    <w:div w:id="662509663">
                                      <w:marLeft w:val="0"/>
                                      <w:marRight w:val="0"/>
                                      <w:marTop w:val="0"/>
                                      <w:marBottom w:val="0"/>
                                      <w:divBdr>
                                        <w:top w:val="none" w:sz="0" w:space="0" w:color="auto"/>
                                        <w:left w:val="none" w:sz="0" w:space="0" w:color="auto"/>
                                        <w:bottom w:val="none" w:sz="0" w:space="0" w:color="auto"/>
                                        <w:right w:val="none" w:sz="0" w:space="0" w:color="auto"/>
                                      </w:divBdr>
                                    </w:div>
                                    <w:div w:id="1300572836">
                                      <w:marLeft w:val="0"/>
                                      <w:marRight w:val="0"/>
                                      <w:marTop w:val="0"/>
                                      <w:marBottom w:val="0"/>
                                      <w:divBdr>
                                        <w:top w:val="none" w:sz="0" w:space="0" w:color="auto"/>
                                        <w:left w:val="none" w:sz="0" w:space="0" w:color="auto"/>
                                        <w:bottom w:val="none" w:sz="0" w:space="0" w:color="auto"/>
                                        <w:right w:val="none" w:sz="0" w:space="0" w:color="auto"/>
                                      </w:divBdr>
                                    </w:div>
                                    <w:div w:id="1569001493">
                                      <w:marLeft w:val="0"/>
                                      <w:marRight w:val="0"/>
                                      <w:marTop w:val="0"/>
                                      <w:marBottom w:val="0"/>
                                      <w:divBdr>
                                        <w:top w:val="none" w:sz="0" w:space="0" w:color="auto"/>
                                        <w:left w:val="none" w:sz="0" w:space="0" w:color="auto"/>
                                        <w:bottom w:val="none" w:sz="0" w:space="0" w:color="auto"/>
                                        <w:right w:val="none" w:sz="0" w:space="0" w:color="auto"/>
                                      </w:divBdr>
                                    </w:div>
                                    <w:div w:id="1626690413">
                                      <w:marLeft w:val="0"/>
                                      <w:marRight w:val="0"/>
                                      <w:marTop w:val="0"/>
                                      <w:marBottom w:val="0"/>
                                      <w:divBdr>
                                        <w:top w:val="none" w:sz="0" w:space="0" w:color="auto"/>
                                        <w:left w:val="none" w:sz="0" w:space="0" w:color="auto"/>
                                        <w:bottom w:val="none" w:sz="0" w:space="0" w:color="auto"/>
                                        <w:right w:val="none" w:sz="0" w:space="0" w:color="auto"/>
                                      </w:divBdr>
                                    </w:div>
                                    <w:div w:id="1726104874">
                                      <w:marLeft w:val="0"/>
                                      <w:marRight w:val="0"/>
                                      <w:marTop w:val="0"/>
                                      <w:marBottom w:val="0"/>
                                      <w:divBdr>
                                        <w:top w:val="none" w:sz="0" w:space="0" w:color="auto"/>
                                        <w:left w:val="none" w:sz="0" w:space="0" w:color="auto"/>
                                        <w:bottom w:val="none" w:sz="0" w:space="0" w:color="auto"/>
                                        <w:right w:val="none" w:sz="0" w:space="0" w:color="auto"/>
                                      </w:divBdr>
                                    </w:div>
                                    <w:div w:id="1969778953">
                                      <w:marLeft w:val="0"/>
                                      <w:marRight w:val="0"/>
                                      <w:marTop w:val="0"/>
                                      <w:marBottom w:val="0"/>
                                      <w:divBdr>
                                        <w:top w:val="none" w:sz="0" w:space="0" w:color="auto"/>
                                        <w:left w:val="none" w:sz="0" w:space="0" w:color="auto"/>
                                        <w:bottom w:val="none" w:sz="0" w:space="0" w:color="auto"/>
                                        <w:right w:val="none" w:sz="0" w:space="0" w:color="auto"/>
                                      </w:divBdr>
                                    </w:div>
                                    <w:div w:id="2027247431">
                                      <w:marLeft w:val="0"/>
                                      <w:marRight w:val="0"/>
                                      <w:marTop w:val="0"/>
                                      <w:marBottom w:val="0"/>
                                      <w:divBdr>
                                        <w:top w:val="none" w:sz="0" w:space="0" w:color="auto"/>
                                        <w:left w:val="none" w:sz="0" w:space="0" w:color="auto"/>
                                        <w:bottom w:val="none" w:sz="0" w:space="0" w:color="auto"/>
                                        <w:right w:val="none" w:sz="0" w:space="0" w:color="auto"/>
                                      </w:divBdr>
                                    </w:div>
                                    <w:div w:id="211937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8963">
                          <w:marLeft w:val="0"/>
                          <w:marRight w:val="0"/>
                          <w:marTop w:val="0"/>
                          <w:marBottom w:val="0"/>
                          <w:divBdr>
                            <w:top w:val="none" w:sz="0" w:space="0" w:color="auto"/>
                            <w:left w:val="none" w:sz="0" w:space="0" w:color="auto"/>
                            <w:bottom w:val="none" w:sz="0" w:space="0" w:color="auto"/>
                            <w:right w:val="none" w:sz="0" w:space="0" w:color="auto"/>
                          </w:divBdr>
                          <w:divsChild>
                            <w:div w:id="1451388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4338">
                                  <w:marLeft w:val="0"/>
                                  <w:marRight w:val="0"/>
                                  <w:marTop w:val="0"/>
                                  <w:marBottom w:val="0"/>
                                  <w:divBdr>
                                    <w:top w:val="none" w:sz="0" w:space="0" w:color="auto"/>
                                    <w:left w:val="none" w:sz="0" w:space="0" w:color="auto"/>
                                    <w:bottom w:val="none" w:sz="0" w:space="0" w:color="auto"/>
                                    <w:right w:val="none" w:sz="0" w:space="0" w:color="auto"/>
                                  </w:divBdr>
                                </w:div>
                                <w:div w:id="162815729">
                                  <w:marLeft w:val="0"/>
                                  <w:marRight w:val="0"/>
                                  <w:marTop w:val="0"/>
                                  <w:marBottom w:val="0"/>
                                  <w:divBdr>
                                    <w:top w:val="none" w:sz="0" w:space="0" w:color="auto"/>
                                    <w:left w:val="none" w:sz="0" w:space="0" w:color="auto"/>
                                    <w:bottom w:val="none" w:sz="0" w:space="0" w:color="auto"/>
                                    <w:right w:val="none" w:sz="0" w:space="0" w:color="auto"/>
                                  </w:divBdr>
                                </w:div>
                                <w:div w:id="338508551">
                                  <w:marLeft w:val="0"/>
                                  <w:marRight w:val="0"/>
                                  <w:marTop w:val="0"/>
                                  <w:marBottom w:val="0"/>
                                  <w:divBdr>
                                    <w:top w:val="none" w:sz="0" w:space="0" w:color="auto"/>
                                    <w:left w:val="none" w:sz="0" w:space="0" w:color="auto"/>
                                    <w:bottom w:val="none" w:sz="0" w:space="0" w:color="auto"/>
                                    <w:right w:val="none" w:sz="0" w:space="0" w:color="auto"/>
                                  </w:divBdr>
                                </w:div>
                                <w:div w:id="450974720">
                                  <w:marLeft w:val="0"/>
                                  <w:marRight w:val="0"/>
                                  <w:marTop w:val="0"/>
                                  <w:marBottom w:val="0"/>
                                  <w:divBdr>
                                    <w:top w:val="none" w:sz="0" w:space="0" w:color="auto"/>
                                    <w:left w:val="none" w:sz="0" w:space="0" w:color="auto"/>
                                    <w:bottom w:val="none" w:sz="0" w:space="0" w:color="auto"/>
                                    <w:right w:val="none" w:sz="0" w:space="0" w:color="auto"/>
                                  </w:divBdr>
                                </w:div>
                                <w:div w:id="887490813">
                                  <w:marLeft w:val="0"/>
                                  <w:marRight w:val="0"/>
                                  <w:marTop w:val="0"/>
                                  <w:marBottom w:val="0"/>
                                  <w:divBdr>
                                    <w:top w:val="none" w:sz="0" w:space="0" w:color="auto"/>
                                    <w:left w:val="none" w:sz="0" w:space="0" w:color="auto"/>
                                    <w:bottom w:val="none" w:sz="0" w:space="0" w:color="auto"/>
                                    <w:right w:val="none" w:sz="0" w:space="0" w:color="auto"/>
                                  </w:divBdr>
                                </w:div>
                                <w:div w:id="1373725483">
                                  <w:marLeft w:val="0"/>
                                  <w:marRight w:val="0"/>
                                  <w:marTop w:val="0"/>
                                  <w:marBottom w:val="0"/>
                                  <w:divBdr>
                                    <w:top w:val="none" w:sz="0" w:space="0" w:color="auto"/>
                                    <w:left w:val="none" w:sz="0" w:space="0" w:color="auto"/>
                                    <w:bottom w:val="none" w:sz="0" w:space="0" w:color="auto"/>
                                    <w:right w:val="none" w:sz="0" w:space="0" w:color="auto"/>
                                  </w:divBdr>
                                </w:div>
                                <w:div w:id="1522739887">
                                  <w:marLeft w:val="0"/>
                                  <w:marRight w:val="0"/>
                                  <w:marTop w:val="0"/>
                                  <w:marBottom w:val="0"/>
                                  <w:divBdr>
                                    <w:top w:val="none" w:sz="0" w:space="0" w:color="auto"/>
                                    <w:left w:val="none" w:sz="0" w:space="0" w:color="auto"/>
                                    <w:bottom w:val="none" w:sz="0" w:space="0" w:color="auto"/>
                                    <w:right w:val="none" w:sz="0" w:space="0" w:color="auto"/>
                                  </w:divBdr>
                                </w:div>
                                <w:div w:id="2048140992">
                                  <w:marLeft w:val="0"/>
                                  <w:marRight w:val="0"/>
                                  <w:marTop w:val="0"/>
                                  <w:marBottom w:val="0"/>
                                  <w:divBdr>
                                    <w:top w:val="none" w:sz="0" w:space="0" w:color="auto"/>
                                    <w:left w:val="none" w:sz="0" w:space="0" w:color="auto"/>
                                    <w:bottom w:val="none" w:sz="0" w:space="0" w:color="auto"/>
                                    <w:right w:val="none" w:sz="0" w:space="0" w:color="auto"/>
                                  </w:divBdr>
                                </w:div>
                              </w:divsChild>
                            </w:div>
                            <w:div w:id="848834446">
                              <w:marLeft w:val="0"/>
                              <w:marRight w:val="0"/>
                              <w:marTop w:val="0"/>
                              <w:marBottom w:val="0"/>
                              <w:divBdr>
                                <w:top w:val="none" w:sz="0" w:space="0" w:color="auto"/>
                                <w:left w:val="none" w:sz="0" w:space="0" w:color="auto"/>
                                <w:bottom w:val="none" w:sz="0" w:space="0" w:color="auto"/>
                                <w:right w:val="none" w:sz="0" w:space="0" w:color="auto"/>
                              </w:divBdr>
                            </w:div>
                            <w:div w:id="1173566427">
                              <w:marLeft w:val="0"/>
                              <w:marRight w:val="0"/>
                              <w:marTop w:val="0"/>
                              <w:marBottom w:val="0"/>
                              <w:divBdr>
                                <w:top w:val="none" w:sz="0" w:space="0" w:color="auto"/>
                                <w:left w:val="none" w:sz="0" w:space="0" w:color="auto"/>
                                <w:bottom w:val="none" w:sz="0" w:space="0" w:color="auto"/>
                                <w:right w:val="none" w:sz="0" w:space="0" w:color="auto"/>
                              </w:divBdr>
                            </w:div>
                            <w:div w:id="1705130975">
                              <w:marLeft w:val="0"/>
                              <w:marRight w:val="0"/>
                              <w:marTop w:val="0"/>
                              <w:marBottom w:val="0"/>
                              <w:divBdr>
                                <w:top w:val="none" w:sz="0" w:space="0" w:color="auto"/>
                                <w:left w:val="none" w:sz="0" w:space="0" w:color="auto"/>
                                <w:bottom w:val="none" w:sz="0" w:space="0" w:color="auto"/>
                                <w:right w:val="none" w:sz="0" w:space="0" w:color="auto"/>
                              </w:divBdr>
                            </w:div>
                            <w:div w:id="1922444783">
                              <w:marLeft w:val="0"/>
                              <w:marRight w:val="0"/>
                              <w:marTop w:val="0"/>
                              <w:marBottom w:val="0"/>
                              <w:divBdr>
                                <w:top w:val="none" w:sz="0" w:space="0" w:color="auto"/>
                                <w:left w:val="none" w:sz="0" w:space="0" w:color="auto"/>
                                <w:bottom w:val="none" w:sz="0" w:space="0" w:color="auto"/>
                                <w:right w:val="none" w:sz="0" w:space="0" w:color="auto"/>
                              </w:divBdr>
                            </w:div>
                          </w:divsChild>
                        </w:div>
                        <w:div w:id="1493447939">
                          <w:marLeft w:val="0"/>
                          <w:marRight w:val="0"/>
                          <w:marTop w:val="0"/>
                          <w:marBottom w:val="0"/>
                          <w:divBdr>
                            <w:top w:val="none" w:sz="0" w:space="0" w:color="auto"/>
                            <w:left w:val="none" w:sz="0" w:space="0" w:color="auto"/>
                            <w:bottom w:val="none" w:sz="0" w:space="0" w:color="auto"/>
                            <w:right w:val="none" w:sz="0" w:space="0" w:color="auto"/>
                          </w:divBdr>
                          <w:divsChild>
                            <w:div w:id="17487248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0495199">
                                  <w:marLeft w:val="0"/>
                                  <w:marRight w:val="0"/>
                                  <w:marTop w:val="0"/>
                                  <w:marBottom w:val="0"/>
                                  <w:divBdr>
                                    <w:top w:val="none" w:sz="0" w:space="0" w:color="auto"/>
                                    <w:left w:val="none" w:sz="0" w:space="0" w:color="auto"/>
                                    <w:bottom w:val="none" w:sz="0" w:space="0" w:color="auto"/>
                                    <w:right w:val="none" w:sz="0" w:space="0" w:color="auto"/>
                                  </w:divBdr>
                                </w:div>
                                <w:div w:id="108529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17703">
              <w:marLeft w:val="0"/>
              <w:marRight w:val="0"/>
              <w:marTop w:val="0"/>
              <w:marBottom w:val="0"/>
              <w:divBdr>
                <w:top w:val="none" w:sz="0" w:space="0" w:color="auto"/>
                <w:left w:val="none" w:sz="0" w:space="0" w:color="auto"/>
                <w:bottom w:val="none" w:sz="0" w:space="0" w:color="auto"/>
                <w:right w:val="none" w:sz="0" w:space="0" w:color="auto"/>
              </w:divBdr>
              <w:divsChild>
                <w:div w:id="147005038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440100418">
                      <w:marLeft w:val="0"/>
                      <w:marRight w:val="0"/>
                      <w:marTop w:val="0"/>
                      <w:marBottom w:val="0"/>
                      <w:divBdr>
                        <w:top w:val="none" w:sz="0" w:space="0" w:color="auto"/>
                        <w:left w:val="none" w:sz="0" w:space="0" w:color="auto"/>
                        <w:bottom w:val="none" w:sz="0" w:space="0" w:color="auto"/>
                        <w:right w:val="none" w:sz="0" w:space="0" w:color="auto"/>
                      </w:divBdr>
                      <w:divsChild>
                        <w:div w:id="119773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8914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0483329">
              <w:marLeft w:val="0"/>
              <w:marRight w:val="0"/>
              <w:marTop w:val="0"/>
              <w:marBottom w:val="0"/>
              <w:divBdr>
                <w:top w:val="none" w:sz="0" w:space="0" w:color="auto"/>
                <w:left w:val="none" w:sz="0" w:space="0" w:color="auto"/>
                <w:bottom w:val="none" w:sz="0" w:space="0" w:color="auto"/>
                <w:right w:val="none" w:sz="0" w:space="0" w:color="auto"/>
              </w:divBdr>
            </w:div>
            <w:div w:id="216669027">
              <w:marLeft w:val="0"/>
              <w:marRight w:val="0"/>
              <w:marTop w:val="0"/>
              <w:marBottom w:val="0"/>
              <w:divBdr>
                <w:top w:val="none" w:sz="0" w:space="0" w:color="auto"/>
                <w:left w:val="none" w:sz="0" w:space="0" w:color="auto"/>
                <w:bottom w:val="none" w:sz="0" w:space="0" w:color="auto"/>
                <w:right w:val="none" w:sz="0" w:space="0" w:color="auto"/>
              </w:divBdr>
            </w:div>
            <w:div w:id="1482387443">
              <w:marLeft w:val="0"/>
              <w:marRight w:val="0"/>
              <w:marTop w:val="0"/>
              <w:marBottom w:val="0"/>
              <w:divBdr>
                <w:top w:val="none" w:sz="0" w:space="0" w:color="auto"/>
                <w:left w:val="none" w:sz="0" w:space="0" w:color="auto"/>
                <w:bottom w:val="none" w:sz="0" w:space="0" w:color="auto"/>
                <w:right w:val="none" w:sz="0" w:space="0" w:color="auto"/>
              </w:divBdr>
              <w:divsChild>
                <w:div w:id="698552800">
                  <w:marLeft w:val="0"/>
                  <w:marRight w:val="0"/>
                  <w:marTop w:val="0"/>
                  <w:marBottom w:val="0"/>
                  <w:divBdr>
                    <w:top w:val="none" w:sz="0" w:space="0" w:color="auto"/>
                    <w:left w:val="none" w:sz="0" w:space="0" w:color="auto"/>
                    <w:bottom w:val="none" w:sz="0" w:space="0" w:color="auto"/>
                    <w:right w:val="none" w:sz="0" w:space="0" w:color="auto"/>
                  </w:divBdr>
                  <w:divsChild>
                    <w:div w:id="153230116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50354355">
                          <w:marLeft w:val="0"/>
                          <w:marRight w:val="0"/>
                          <w:marTop w:val="0"/>
                          <w:marBottom w:val="0"/>
                          <w:divBdr>
                            <w:top w:val="none" w:sz="0" w:space="0" w:color="auto"/>
                            <w:left w:val="none" w:sz="0" w:space="0" w:color="auto"/>
                            <w:bottom w:val="none" w:sz="0" w:space="0" w:color="auto"/>
                            <w:right w:val="none" w:sz="0" w:space="0" w:color="auto"/>
                          </w:divBdr>
                          <w:divsChild>
                            <w:div w:id="1497186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9401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13454733">
              <w:marLeft w:val="0"/>
              <w:marRight w:val="0"/>
              <w:marTop w:val="0"/>
              <w:marBottom w:val="0"/>
              <w:divBdr>
                <w:top w:val="none" w:sz="0" w:space="0" w:color="auto"/>
                <w:left w:val="none" w:sz="0" w:space="0" w:color="auto"/>
                <w:bottom w:val="none" w:sz="0" w:space="0" w:color="auto"/>
                <w:right w:val="none" w:sz="0" w:space="0" w:color="auto"/>
              </w:divBdr>
              <w:divsChild>
                <w:div w:id="763115753">
                  <w:marLeft w:val="0"/>
                  <w:marRight w:val="0"/>
                  <w:marTop w:val="0"/>
                  <w:marBottom w:val="0"/>
                  <w:divBdr>
                    <w:top w:val="none" w:sz="0" w:space="0" w:color="auto"/>
                    <w:left w:val="none" w:sz="0" w:space="0" w:color="auto"/>
                    <w:bottom w:val="none" w:sz="0" w:space="0" w:color="auto"/>
                    <w:right w:val="none" w:sz="0" w:space="0" w:color="auto"/>
                  </w:divBdr>
                  <w:divsChild>
                    <w:div w:id="6800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650183">
          <w:marLeft w:val="0"/>
          <w:marRight w:val="0"/>
          <w:marTop w:val="0"/>
          <w:marBottom w:val="0"/>
          <w:divBdr>
            <w:top w:val="none" w:sz="0" w:space="0" w:color="auto"/>
            <w:left w:val="none" w:sz="0" w:space="0" w:color="auto"/>
            <w:bottom w:val="none" w:sz="0" w:space="0" w:color="auto"/>
            <w:right w:val="none" w:sz="0" w:space="0" w:color="auto"/>
          </w:divBdr>
          <w:divsChild>
            <w:div w:id="1952084926">
              <w:marLeft w:val="0"/>
              <w:marRight w:val="0"/>
              <w:marTop w:val="0"/>
              <w:marBottom w:val="0"/>
              <w:divBdr>
                <w:top w:val="none" w:sz="0" w:space="0" w:color="auto"/>
                <w:left w:val="none" w:sz="0" w:space="0" w:color="auto"/>
                <w:bottom w:val="none" w:sz="0" w:space="0" w:color="auto"/>
                <w:right w:val="none" w:sz="0" w:space="0" w:color="auto"/>
              </w:divBdr>
              <w:divsChild>
                <w:div w:id="894968040">
                  <w:marLeft w:val="0"/>
                  <w:marRight w:val="0"/>
                  <w:marTop w:val="0"/>
                  <w:marBottom w:val="0"/>
                  <w:divBdr>
                    <w:top w:val="none" w:sz="0" w:space="0" w:color="auto"/>
                    <w:left w:val="none" w:sz="0" w:space="0" w:color="auto"/>
                    <w:bottom w:val="none" w:sz="0" w:space="0" w:color="auto"/>
                    <w:right w:val="none" w:sz="0" w:space="0" w:color="auto"/>
                  </w:divBdr>
                  <w:divsChild>
                    <w:div w:id="66462493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54403612">
                          <w:marLeft w:val="0"/>
                          <w:marRight w:val="0"/>
                          <w:marTop w:val="0"/>
                          <w:marBottom w:val="0"/>
                          <w:divBdr>
                            <w:top w:val="none" w:sz="0" w:space="0" w:color="auto"/>
                            <w:left w:val="none" w:sz="0" w:space="0" w:color="auto"/>
                            <w:bottom w:val="none" w:sz="0" w:space="0" w:color="auto"/>
                            <w:right w:val="none" w:sz="0" w:space="0" w:color="auto"/>
                          </w:divBdr>
                          <w:divsChild>
                            <w:div w:id="323944932">
                              <w:marLeft w:val="0"/>
                              <w:marRight w:val="0"/>
                              <w:marTop w:val="0"/>
                              <w:marBottom w:val="0"/>
                              <w:divBdr>
                                <w:top w:val="none" w:sz="0" w:space="0" w:color="auto"/>
                                <w:left w:val="none" w:sz="0" w:space="0" w:color="auto"/>
                                <w:bottom w:val="none" w:sz="0" w:space="0" w:color="auto"/>
                                <w:right w:val="none" w:sz="0" w:space="0" w:color="auto"/>
                              </w:divBdr>
                              <w:divsChild>
                                <w:div w:id="7943003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9888">
                                      <w:marLeft w:val="0"/>
                                      <w:marRight w:val="0"/>
                                      <w:marTop w:val="0"/>
                                      <w:marBottom w:val="0"/>
                                      <w:divBdr>
                                        <w:top w:val="none" w:sz="0" w:space="0" w:color="auto"/>
                                        <w:left w:val="none" w:sz="0" w:space="0" w:color="auto"/>
                                        <w:bottom w:val="none" w:sz="0" w:space="0" w:color="auto"/>
                                        <w:right w:val="none" w:sz="0" w:space="0" w:color="auto"/>
                                      </w:divBdr>
                                      <w:divsChild>
                                        <w:div w:id="197887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936913">
                          <w:marLeft w:val="0"/>
                          <w:marRight w:val="0"/>
                          <w:marTop w:val="0"/>
                          <w:marBottom w:val="0"/>
                          <w:divBdr>
                            <w:top w:val="none" w:sz="0" w:space="0" w:color="auto"/>
                            <w:left w:val="none" w:sz="0" w:space="0" w:color="auto"/>
                            <w:bottom w:val="none" w:sz="0" w:space="0" w:color="auto"/>
                            <w:right w:val="none" w:sz="0" w:space="0" w:color="auto"/>
                          </w:divBdr>
                          <w:divsChild>
                            <w:div w:id="1419910765">
                              <w:marLeft w:val="0"/>
                              <w:marRight w:val="0"/>
                              <w:marTop w:val="0"/>
                              <w:marBottom w:val="0"/>
                              <w:divBdr>
                                <w:top w:val="none" w:sz="0" w:space="0" w:color="auto"/>
                                <w:left w:val="none" w:sz="0" w:space="0" w:color="auto"/>
                                <w:bottom w:val="none" w:sz="0" w:space="0" w:color="auto"/>
                                <w:right w:val="none" w:sz="0" w:space="0" w:color="auto"/>
                              </w:divBdr>
                              <w:divsChild>
                                <w:div w:id="1392538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38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61859">
              <w:marLeft w:val="0"/>
              <w:marRight w:val="0"/>
              <w:marTop w:val="0"/>
              <w:marBottom w:val="0"/>
              <w:divBdr>
                <w:top w:val="none" w:sz="0" w:space="0" w:color="auto"/>
                <w:left w:val="none" w:sz="0" w:space="0" w:color="auto"/>
                <w:bottom w:val="none" w:sz="0" w:space="0" w:color="auto"/>
                <w:right w:val="none" w:sz="0" w:space="0" w:color="auto"/>
              </w:divBdr>
            </w:div>
            <w:div w:id="944113712">
              <w:marLeft w:val="0"/>
              <w:marRight w:val="0"/>
              <w:marTop w:val="0"/>
              <w:marBottom w:val="0"/>
              <w:divBdr>
                <w:top w:val="none" w:sz="0" w:space="0" w:color="auto"/>
                <w:left w:val="none" w:sz="0" w:space="0" w:color="auto"/>
                <w:bottom w:val="none" w:sz="0" w:space="0" w:color="auto"/>
                <w:right w:val="none" w:sz="0" w:space="0" w:color="auto"/>
              </w:divBdr>
              <w:divsChild>
                <w:div w:id="93940816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39818987">
                      <w:marLeft w:val="0"/>
                      <w:marRight w:val="0"/>
                      <w:marTop w:val="0"/>
                      <w:marBottom w:val="0"/>
                      <w:divBdr>
                        <w:top w:val="none" w:sz="0" w:space="0" w:color="auto"/>
                        <w:left w:val="none" w:sz="0" w:space="0" w:color="auto"/>
                        <w:bottom w:val="none" w:sz="0" w:space="0" w:color="auto"/>
                        <w:right w:val="none" w:sz="0" w:space="0" w:color="auto"/>
                      </w:divBdr>
                      <w:divsChild>
                        <w:div w:id="489761463">
                          <w:marLeft w:val="0"/>
                          <w:marRight w:val="0"/>
                          <w:marTop w:val="0"/>
                          <w:marBottom w:val="0"/>
                          <w:divBdr>
                            <w:top w:val="none" w:sz="0" w:space="0" w:color="auto"/>
                            <w:left w:val="none" w:sz="0" w:space="0" w:color="auto"/>
                            <w:bottom w:val="none" w:sz="0" w:space="0" w:color="auto"/>
                            <w:right w:val="none" w:sz="0" w:space="0" w:color="auto"/>
                          </w:divBdr>
                        </w:div>
                        <w:div w:id="2123567733">
                          <w:marLeft w:val="0"/>
                          <w:marRight w:val="0"/>
                          <w:marTop w:val="0"/>
                          <w:marBottom w:val="0"/>
                          <w:divBdr>
                            <w:top w:val="none" w:sz="0" w:space="0" w:color="auto"/>
                            <w:left w:val="none" w:sz="0" w:space="0" w:color="auto"/>
                            <w:bottom w:val="none" w:sz="0" w:space="0" w:color="auto"/>
                            <w:right w:val="none" w:sz="0" w:space="0" w:color="auto"/>
                          </w:divBdr>
                          <w:divsChild>
                            <w:div w:id="14855071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310536">
                                  <w:marLeft w:val="0"/>
                                  <w:marRight w:val="0"/>
                                  <w:marTop w:val="0"/>
                                  <w:marBottom w:val="0"/>
                                  <w:divBdr>
                                    <w:top w:val="none" w:sz="0" w:space="0" w:color="auto"/>
                                    <w:left w:val="none" w:sz="0" w:space="0" w:color="auto"/>
                                    <w:bottom w:val="none" w:sz="0" w:space="0" w:color="auto"/>
                                    <w:right w:val="none" w:sz="0" w:space="0" w:color="auto"/>
                                  </w:divBdr>
                                  <w:divsChild>
                                    <w:div w:id="200504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291617">
              <w:marLeft w:val="0"/>
              <w:marRight w:val="0"/>
              <w:marTop w:val="0"/>
              <w:marBottom w:val="0"/>
              <w:divBdr>
                <w:top w:val="none" w:sz="0" w:space="0" w:color="auto"/>
                <w:left w:val="none" w:sz="0" w:space="0" w:color="auto"/>
                <w:bottom w:val="none" w:sz="0" w:space="0" w:color="auto"/>
                <w:right w:val="none" w:sz="0" w:space="0" w:color="auto"/>
              </w:divBdr>
            </w:div>
            <w:div w:id="716126509">
              <w:marLeft w:val="0"/>
              <w:marRight w:val="0"/>
              <w:marTop w:val="0"/>
              <w:marBottom w:val="0"/>
              <w:divBdr>
                <w:top w:val="none" w:sz="0" w:space="0" w:color="auto"/>
                <w:left w:val="none" w:sz="0" w:space="0" w:color="auto"/>
                <w:bottom w:val="none" w:sz="0" w:space="0" w:color="auto"/>
                <w:right w:val="none" w:sz="0" w:space="0" w:color="auto"/>
              </w:divBdr>
            </w:div>
            <w:div w:id="885333069">
              <w:marLeft w:val="0"/>
              <w:marRight w:val="0"/>
              <w:marTop w:val="0"/>
              <w:marBottom w:val="0"/>
              <w:divBdr>
                <w:top w:val="none" w:sz="0" w:space="0" w:color="auto"/>
                <w:left w:val="none" w:sz="0" w:space="0" w:color="auto"/>
                <w:bottom w:val="none" w:sz="0" w:space="0" w:color="auto"/>
                <w:right w:val="none" w:sz="0" w:space="0" w:color="auto"/>
              </w:divBdr>
            </w:div>
            <w:div w:id="1016226138">
              <w:marLeft w:val="0"/>
              <w:marRight w:val="0"/>
              <w:marTop w:val="0"/>
              <w:marBottom w:val="0"/>
              <w:divBdr>
                <w:top w:val="none" w:sz="0" w:space="0" w:color="auto"/>
                <w:left w:val="none" w:sz="0" w:space="0" w:color="auto"/>
                <w:bottom w:val="none" w:sz="0" w:space="0" w:color="auto"/>
                <w:right w:val="none" w:sz="0" w:space="0" w:color="auto"/>
              </w:divBdr>
            </w:div>
            <w:div w:id="1098451046">
              <w:marLeft w:val="0"/>
              <w:marRight w:val="0"/>
              <w:marTop w:val="0"/>
              <w:marBottom w:val="0"/>
              <w:divBdr>
                <w:top w:val="none" w:sz="0" w:space="0" w:color="auto"/>
                <w:left w:val="none" w:sz="0" w:space="0" w:color="auto"/>
                <w:bottom w:val="none" w:sz="0" w:space="0" w:color="auto"/>
                <w:right w:val="none" w:sz="0" w:space="0" w:color="auto"/>
              </w:divBdr>
            </w:div>
            <w:div w:id="1129785225">
              <w:marLeft w:val="0"/>
              <w:marRight w:val="0"/>
              <w:marTop w:val="0"/>
              <w:marBottom w:val="0"/>
              <w:divBdr>
                <w:top w:val="none" w:sz="0" w:space="0" w:color="auto"/>
                <w:left w:val="none" w:sz="0" w:space="0" w:color="auto"/>
                <w:bottom w:val="none" w:sz="0" w:space="0" w:color="auto"/>
                <w:right w:val="none" w:sz="0" w:space="0" w:color="auto"/>
              </w:divBdr>
            </w:div>
            <w:div w:id="1274362466">
              <w:marLeft w:val="0"/>
              <w:marRight w:val="0"/>
              <w:marTop w:val="0"/>
              <w:marBottom w:val="0"/>
              <w:divBdr>
                <w:top w:val="none" w:sz="0" w:space="0" w:color="auto"/>
                <w:left w:val="none" w:sz="0" w:space="0" w:color="auto"/>
                <w:bottom w:val="none" w:sz="0" w:space="0" w:color="auto"/>
                <w:right w:val="none" w:sz="0" w:space="0" w:color="auto"/>
              </w:divBdr>
            </w:div>
            <w:div w:id="1403522257">
              <w:marLeft w:val="0"/>
              <w:marRight w:val="0"/>
              <w:marTop w:val="0"/>
              <w:marBottom w:val="0"/>
              <w:divBdr>
                <w:top w:val="none" w:sz="0" w:space="0" w:color="auto"/>
                <w:left w:val="none" w:sz="0" w:space="0" w:color="auto"/>
                <w:bottom w:val="none" w:sz="0" w:space="0" w:color="auto"/>
                <w:right w:val="none" w:sz="0" w:space="0" w:color="auto"/>
              </w:divBdr>
            </w:div>
            <w:div w:id="1516577855">
              <w:marLeft w:val="0"/>
              <w:marRight w:val="0"/>
              <w:marTop w:val="0"/>
              <w:marBottom w:val="0"/>
              <w:divBdr>
                <w:top w:val="none" w:sz="0" w:space="0" w:color="auto"/>
                <w:left w:val="none" w:sz="0" w:space="0" w:color="auto"/>
                <w:bottom w:val="none" w:sz="0" w:space="0" w:color="auto"/>
                <w:right w:val="none" w:sz="0" w:space="0" w:color="auto"/>
              </w:divBdr>
              <w:divsChild>
                <w:div w:id="1408651278">
                  <w:marLeft w:val="0"/>
                  <w:marRight w:val="0"/>
                  <w:marTop w:val="0"/>
                  <w:marBottom w:val="0"/>
                  <w:divBdr>
                    <w:top w:val="none" w:sz="0" w:space="0" w:color="auto"/>
                    <w:left w:val="none" w:sz="0" w:space="0" w:color="auto"/>
                    <w:bottom w:val="none" w:sz="0" w:space="0" w:color="auto"/>
                    <w:right w:val="none" w:sz="0" w:space="0" w:color="auto"/>
                  </w:divBdr>
                </w:div>
              </w:divsChild>
            </w:div>
            <w:div w:id="1437947418">
              <w:marLeft w:val="0"/>
              <w:marRight w:val="0"/>
              <w:marTop w:val="0"/>
              <w:marBottom w:val="0"/>
              <w:divBdr>
                <w:top w:val="none" w:sz="0" w:space="0" w:color="auto"/>
                <w:left w:val="none" w:sz="0" w:space="0" w:color="auto"/>
                <w:bottom w:val="none" w:sz="0" w:space="0" w:color="auto"/>
                <w:right w:val="none" w:sz="0" w:space="0" w:color="auto"/>
              </w:divBdr>
            </w:div>
            <w:div w:id="1708798257">
              <w:marLeft w:val="0"/>
              <w:marRight w:val="0"/>
              <w:marTop w:val="0"/>
              <w:marBottom w:val="0"/>
              <w:divBdr>
                <w:top w:val="none" w:sz="0" w:space="0" w:color="auto"/>
                <w:left w:val="none" w:sz="0" w:space="0" w:color="auto"/>
                <w:bottom w:val="none" w:sz="0" w:space="0" w:color="auto"/>
                <w:right w:val="none" w:sz="0" w:space="0" w:color="auto"/>
              </w:divBdr>
            </w:div>
            <w:div w:id="1732725272">
              <w:marLeft w:val="0"/>
              <w:marRight w:val="0"/>
              <w:marTop w:val="0"/>
              <w:marBottom w:val="0"/>
              <w:divBdr>
                <w:top w:val="none" w:sz="0" w:space="0" w:color="auto"/>
                <w:left w:val="none" w:sz="0" w:space="0" w:color="auto"/>
                <w:bottom w:val="none" w:sz="0" w:space="0" w:color="auto"/>
                <w:right w:val="none" w:sz="0" w:space="0" w:color="auto"/>
              </w:divBdr>
            </w:div>
            <w:div w:id="2132894883">
              <w:marLeft w:val="0"/>
              <w:marRight w:val="0"/>
              <w:marTop w:val="0"/>
              <w:marBottom w:val="0"/>
              <w:divBdr>
                <w:top w:val="none" w:sz="0" w:space="0" w:color="auto"/>
                <w:left w:val="none" w:sz="0" w:space="0" w:color="auto"/>
                <w:bottom w:val="none" w:sz="0" w:space="0" w:color="auto"/>
                <w:right w:val="none" w:sz="0" w:space="0" w:color="auto"/>
              </w:divBdr>
            </w:div>
          </w:divsChild>
        </w:div>
        <w:div w:id="1636912627">
          <w:marLeft w:val="0"/>
          <w:marRight w:val="0"/>
          <w:marTop w:val="0"/>
          <w:marBottom w:val="0"/>
          <w:divBdr>
            <w:top w:val="none" w:sz="0" w:space="0" w:color="auto"/>
            <w:left w:val="none" w:sz="0" w:space="0" w:color="auto"/>
            <w:bottom w:val="none" w:sz="0" w:space="0" w:color="auto"/>
            <w:right w:val="none" w:sz="0" w:space="0" w:color="auto"/>
          </w:divBdr>
          <w:divsChild>
            <w:div w:id="55397220">
              <w:marLeft w:val="0"/>
              <w:marRight w:val="0"/>
              <w:marTop w:val="0"/>
              <w:marBottom w:val="0"/>
              <w:divBdr>
                <w:top w:val="none" w:sz="0" w:space="0" w:color="auto"/>
                <w:left w:val="none" w:sz="0" w:space="0" w:color="auto"/>
                <w:bottom w:val="none" w:sz="0" w:space="0" w:color="auto"/>
                <w:right w:val="none" w:sz="0" w:space="0" w:color="auto"/>
              </w:divBdr>
            </w:div>
          </w:divsChild>
        </w:div>
        <w:div w:id="1026904236">
          <w:marLeft w:val="0"/>
          <w:marRight w:val="0"/>
          <w:marTop w:val="0"/>
          <w:marBottom w:val="0"/>
          <w:divBdr>
            <w:top w:val="none" w:sz="0" w:space="0" w:color="auto"/>
            <w:left w:val="none" w:sz="0" w:space="0" w:color="auto"/>
            <w:bottom w:val="none" w:sz="0" w:space="0" w:color="auto"/>
            <w:right w:val="none" w:sz="0" w:space="0" w:color="auto"/>
          </w:divBdr>
          <w:divsChild>
            <w:div w:id="1389062640">
              <w:marLeft w:val="0"/>
              <w:marRight w:val="0"/>
              <w:marTop w:val="0"/>
              <w:marBottom w:val="0"/>
              <w:divBdr>
                <w:top w:val="none" w:sz="0" w:space="0" w:color="auto"/>
                <w:left w:val="none" w:sz="0" w:space="0" w:color="auto"/>
                <w:bottom w:val="none" w:sz="0" w:space="0" w:color="auto"/>
                <w:right w:val="none" w:sz="0" w:space="0" w:color="auto"/>
              </w:divBdr>
              <w:divsChild>
                <w:div w:id="1358114254">
                  <w:marLeft w:val="0"/>
                  <w:marRight w:val="0"/>
                  <w:marTop w:val="0"/>
                  <w:marBottom w:val="0"/>
                  <w:divBdr>
                    <w:top w:val="none" w:sz="0" w:space="0" w:color="auto"/>
                    <w:left w:val="none" w:sz="0" w:space="0" w:color="auto"/>
                    <w:bottom w:val="none" w:sz="0" w:space="0" w:color="auto"/>
                    <w:right w:val="none" w:sz="0" w:space="0" w:color="auto"/>
                  </w:divBdr>
                  <w:divsChild>
                    <w:div w:id="56708617">
                      <w:marLeft w:val="0"/>
                      <w:marRight w:val="0"/>
                      <w:marTop w:val="0"/>
                      <w:marBottom w:val="0"/>
                      <w:divBdr>
                        <w:top w:val="none" w:sz="0" w:space="0" w:color="auto"/>
                        <w:left w:val="none" w:sz="0" w:space="0" w:color="auto"/>
                        <w:bottom w:val="none" w:sz="0" w:space="0" w:color="auto"/>
                        <w:right w:val="none" w:sz="0" w:space="0" w:color="auto"/>
                      </w:divBdr>
                      <w:divsChild>
                        <w:div w:id="1104765278">
                          <w:marLeft w:val="0"/>
                          <w:marRight w:val="0"/>
                          <w:marTop w:val="0"/>
                          <w:marBottom w:val="0"/>
                          <w:divBdr>
                            <w:top w:val="none" w:sz="0" w:space="0" w:color="auto"/>
                            <w:left w:val="none" w:sz="0" w:space="0" w:color="auto"/>
                            <w:bottom w:val="none" w:sz="0" w:space="0" w:color="auto"/>
                            <w:right w:val="none" w:sz="0" w:space="0" w:color="auto"/>
                          </w:divBdr>
                          <w:divsChild>
                            <w:div w:id="1927373739">
                              <w:marLeft w:val="0"/>
                              <w:marRight w:val="0"/>
                              <w:marTop w:val="0"/>
                              <w:marBottom w:val="0"/>
                              <w:divBdr>
                                <w:top w:val="none" w:sz="0" w:space="0" w:color="auto"/>
                                <w:left w:val="none" w:sz="0" w:space="0" w:color="auto"/>
                                <w:bottom w:val="none" w:sz="0" w:space="0" w:color="auto"/>
                                <w:right w:val="none" w:sz="0" w:space="0" w:color="auto"/>
                              </w:divBdr>
                              <w:divsChild>
                                <w:div w:id="140392735">
                                  <w:marLeft w:val="0"/>
                                  <w:marRight w:val="0"/>
                                  <w:marTop w:val="0"/>
                                  <w:marBottom w:val="0"/>
                                  <w:divBdr>
                                    <w:top w:val="none" w:sz="0" w:space="0" w:color="auto"/>
                                    <w:left w:val="none" w:sz="0" w:space="0" w:color="auto"/>
                                    <w:bottom w:val="none" w:sz="0" w:space="0" w:color="auto"/>
                                    <w:right w:val="none" w:sz="0" w:space="0" w:color="auto"/>
                                  </w:divBdr>
                                  <w:divsChild>
                                    <w:div w:id="17533585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621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23559">
          <w:marLeft w:val="0"/>
          <w:marRight w:val="0"/>
          <w:marTop w:val="0"/>
          <w:marBottom w:val="0"/>
          <w:divBdr>
            <w:top w:val="none" w:sz="0" w:space="0" w:color="auto"/>
            <w:left w:val="none" w:sz="0" w:space="0" w:color="auto"/>
            <w:bottom w:val="none" w:sz="0" w:space="0" w:color="auto"/>
            <w:right w:val="none" w:sz="0" w:space="0" w:color="auto"/>
          </w:divBdr>
          <w:divsChild>
            <w:div w:id="56712415">
              <w:marLeft w:val="0"/>
              <w:marRight w:val="0"/>
              <w:marTop w:val="0"/>
              <w:marBottom w:val="0"/>
              <w:divBdr>
                <w:top w:val="none" w:sz="0" w:space="0" w:color="auto"/>
                <w:left w:val="none" w:sz="0" w:space="0" w:color="auto"/>
                <w:bottom w:val="none" w:sz="0" w:space="0" w:color="auto"/>
                <w:right w:val="none" w:sz="0" w:space="0" w:color="auto"/>
              </w:divBdr>
              <w:divsChild>
                <w:div w:id="1119420549">
                  <w:marLeft w:val="0"/>
                  <w:marRight w:val="0"/>
                  <w:marTop w:val="0"/>
                  <w:marBottom w:val="0"/>
                  <w:divBdr>
                    <w:top w:val="none" w:sz="0" w:space="0" w:color="auto"/>
                    <w:left w:val="none" w:sz="0" w:space="0" w:color="auto"/>
                    <w:bottom w:val="none" w:sz="0" w:space="0" w:color="auto"/>
                    <w:right w:val="none" w:sz="0" w:space="0" w:color="auto"/>
                  </w:divBdr>
                  <w:divsChild>
                    <w:div w:id="991255497">
                      <w:marLeft w:val="0"/>
                      <w:marRight w:val="0"/>
                      <w:marTop w:val="0"/>
                      <w:marBottom w:val="0"/>
                      <w:divBdr>
                        <w:top w:val="none" w:sz="0" w:space="0" w:color="auto"/>
                        <w:left w:val="none" w:sz="0" w:space="0" w:color="auto"/>
                        <w:bottom w:val="none" w:sz="0" w:space="0" w:color="auto"/>
                        <w:right w:val="none" w:sz="0" w:space="0" w:color="auto"/>
                      </w:divBdr>
                      <w:divsChild>
                        <w:div w:id="1976370631">
                          <w:marLeft w:val="0"/>
                          <w:marRight w:val="0"/>
                          <w:marTop w:val="0"/>
                          <w:marBottom w:val="0"/>
                          <w:divBdr>
                            <w:top w:val="none" w:sz="0" w:space="0" w:color="auto"/>
                            <w:left w:val="none" w:sz="0" w:space="0" w:color="auto"/>
                            <w:bottom w:val="none" w:sz="0" w:space="0" w:color="auto"/>
                            <w:right w:val="none" w:sz="0" w:space="0" w:color="auto"/>
                          </w:divBdr>
                          <w:divsChild>
                            <w:div w:id="1766851093">
                              <w:marLeft w:val="0"/>
                              <w:marRight w:val="0"/>
                              <w:marTop w:val="0"/>
                              <w:marBottom w:val="0"/>
                              <w:divBdr>
                                <w:top w:val="none" w:sz="0" w:space="0" w:color="auto"/>
                                <w:left w:val="none" w:sz="0" w:space="0" w:color="auto"/>
                                <w:bottom w:val="none" w:sz="0" w:space="0" w:color="auto"/>
                                <w:right w:val="none" w:sz="0" w:space="0" w:color="auto"/>
                              </w:divBdr>
                              <w:divsChild>
                                <w:div w:id="2101951692">
                                  <w:marLeft w:val="0"/>
                                  <w:marRight w:val="0"/>
                                  <w:marTop w:val="0"/>
                                  <w:marBottom w:val="0"/>
                                  <w:divBdr>
                                    <w:top w:val="none" w:sz="0" w:space="0" w:color="auto"/>
                                    <w:left w:val="none" w:sz="0" w:space="0" w:color="auto"/>
                                    <w:bottom w:val="none" w:sz="0" w:space="0" w:color="auto"/>
                                    <w:right w:val="none" w:sz="0" w:space="0" w:color="auto"/>
                                  </w:divBdr>
                                  <w:divsChild>
                                    <w:div w:id="1973828358">
                                      <w:marLeft w:val="0"/>
                                      <w:marRight w:val="0"/>
                                      <w:marTop w:val="0"/>
                                      <w:marBottom w:val="0"/>
                                      <w:divBdr>
                                        <w:top w:val="none" w:sz="0" w:space="0" w:color="auto"/>
                                        <w:left w:val="none" w:sz="0" w:space="0" w:color="auto"/>
                                        <w:bottom w:val="none" w:sz="0" w:space="0" w:color="auto"/>
                                        <w:right w:val="none" w:sz="0" w:space="0" w:color="auto"/>
                                      </w:divBdr>
                                      <w:divsChild>
                                        <w:div w:id="266930226">
                                          <w:marLeft w:val="0"/>
                                          <w:marRight w:val="0"/>
                                          <w:marTop w:val="0"/>
                                          <w:marBottom w:val="0"/>
                                          <w:divBdr>
                                            <w:top w:val="none" w:sz="0" w:space="0" w:color="auto"/>
                                            <w:left w:val="none" w:sz="0" w:space="0" w:color="auto"/>
                                            <w:bottom w:val="none" w:sz="0" w:space="0" w:color="auto"/>
                                            <w:right w:val="none" w:sz="0" w:space="0" w:color="auto"/>
                                          </w:divBdr>
                                          <w:divsChild>
                                            <w:div w:id="89446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07366">
                          <w:marLeft w:val="0"/>
                          <w:marRight w:val="0"/>
                          <w:marTop w:val="0"/>
                          <w:marBottom w:val="0"/>
                          <w:divBdr>
                            <w:top w:val="none" w:sz="0" w:space="0" w:color="auto"/>
                            <w:left w:val="none" w:sz="0" w:space="0" w:color="auto"/>
                            <w:bottom w:val="none" w:sz="0" w:space="0" w:color="auto"/>
                            <w:right w:val="none" w:sz="0" w:space="0" w:color="auto"/>
                          </w:divBdr>
                          <w:divsChild>
                            <w:div w:id="277951987">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 w:id="142757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54791">
          <w:marLeft w:val="0"/>
          <w:marRight w:val="0"/>
          <w:marTop w:val="0"/>
          <w:marBottom w:val="0"/>
          <w:divBdr>
            <w:top w:val="none" w:sz="0" w:space="0" w:color="auto"/>
            <w:left w:val="none" w:sz="0" w:space="0" w:color="auto"/>
            <w:bottom w:val="none" w:sz="0" w:space="0" w:color="auto"/>
            <w:right w:val="none" w:sz="0" w:space="0" w:color="auto"/>
          </w:divBdr>
          <w:divsChild>
            <w:div w:id="1019281571">
              <w:marLeft w:val="0"/>
              <w:marRight w:val="0"/>
              <w:marTop w:val="0"/>
              <w:marBottom w:val="0"/>
              <w:divBdr>
                <w:top w:val="none" w:sz="0" w:space="0" w:color="auto"/>
                <w:left w:val="none" w:sz="0" w:space="0" w:color="auto"/>
                <w:bottom w:val="none" w:sz="0" w:space="0" w:color="auto"/>
                <w:right w:val="none" w:sz="0" w:space="0" w:color="auto"/>
              </w:divBdr>
              <w:divsChild>
                <w:div w:id="1941327696">
                  <w:marLeft w:val="0"/>
                  <w:marRight w:val="0"/>
                  <w:marTop w:val="0"/>
                  <w:marBottom w:val="0"/>
                  <w:divBdr>
                    <w:top w:val="none" w:sz="0" w:space="0" w:color="auto"/>
                    <w:left w:val="none" w:sz="0" w:space="0" w:color="auto"/>
                    <w:bottom w:val="none" w:sz="0" w:space="0" w:color="auto"/>
                    <w:right w:val="none" w:sz="0" w:space="0" w:color="auto"/>
                  </w:divBdr>
                  <w:divsChild>
                    <w:div w:id="876896456">
                      <w:marLeft w:val="0"/>
                      <w:marRight w:val="0"/>
                      <w:marTop w:val="0"/>
                      <w:marBottom w:val="0"/>
                      <w:divBdr>
                        <w:top w:val="none" w:sz="0" w:space="0" w:color="auto"/>
                        <w:left w:val="none" w:sz="0" w:space="0" w:color="auto"/>
                        <w:bottom w:val="none" w:sz="0" w:space="0" w:color="auto"/>
                        <w:right w:val="none" w:sz="0" w:space="0" w:color="auto"/>
                      </w:divBdr>
                      <w:divsChild>
                        <w:div w:id="262345494">
                          <w:marLeft w:val="0"/>
                          <w:marRight w:val="0"/>
                          <w:marTop w:val="0"/>
                          <w:marBottom w:val="0"/>
                          <w:divBdr>
                            <w:top w:val="none" w:sz="0" w:space="0" w:color="auto"/>
                            <w:left w:val="none" w:sz="0" w:space="0" w:color="auto"/>
                            <w:bottom w:val="none" w:sz="0" w:space="0" w:color="auto"/>
                            <w:right w:val="none" w:sz="0" w:space="0" w:color="auto"/>
                          </w:divBdr>
                          <w:divsChild>
                            <w:div w:id="57287309">
                              <w:marLeft w:val="0"/>
                              <w:marRight w:val="0"/>
                              <w:marTop w:val="0"/>
                              <w:marBottom w:val="0"/>
                              <w:divBdr>
                                <w:top w:val="none" w:sz="0" w:space="0" w:color="auto"/>
                                <w:left w:val="none" w:sz="0" w:space="0" w:color="auto"/>
                                <w:bottom w:val="none" w:sz="0" w:space="0" w:color="auto"/>
                                <w:right w:val="none" w:sz="0" w:space="0" w:color="auto"/>
                              </w:divBdr>
                            </w:div>
                            <w:div w:id="53550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266713">
                  <w:marLeft w:val="0"/>
                  <w:marRight w:val="0"/>
                  <w:marTop w:val="0"/>
                  <w:marBottom w:val="0"/>
                  <w:divBdr>
                    <w:top w:val="none" w:sz="0" w:space="0" w:color="auto"/>
                    <w:left w:val="none" w:sz="0" w:space="0" w:color="auto"/>
                    <w:bottom w:val="none" w:sz="0" w:space="0" w:color="auto"/>
                    <w:right w:val="none" w:sz="0" w:space="0" w:color="auto"/>
                  </w:divBdr>
                  <w:divsChild>
                    <w:div w:id="1839491404">
                      <w:marLeft w:val="0"/>
                      <w:marRight w:val="0"/>
                      <w:marTop w:val="0"/>
                      <w:marBottom w:val="0"/>
                      <w:divBdr>
                        <w:top w:val="none" w:sz="0" w:space="0" w:color="auto"/>
                        <w:left w:val="none" w:sz="0" w:space="0" w:color="auto"/>
                        <w:bottom w:val="none" w:sz="0" w:space="0" w:color="auto"/>
                        <w:right w:val="none" w:sz="0" w:space="0" w:color="auto"/>
                      </w:divBdr>
                      <w:divsChild>
                        <w:div w:id="1505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704795">
          <w:marLeft w:val="0"/>
          <w:marRight w:val="0"/>
          <w:marTop w:val="0"/>
          <w:marBottom w:val="0"/>
          <w:divBdr>
            <w:top w:val="none" w:sz="0" w:space="0" w:color="auto"/>
            <w:left w:val="none" w:sz="0" w:space="0" w:color="auto"/>
            <w:bottom w:val="none" w:sz="0" w:space="0" w:color="auto"/>
            <w:right w:val="none" w:sz="0" w:space="0" w:color="auto"/>
          </w:divBdr>
          <w:divsChild>
            <w:div w:id="1230847482">
              <w:marLeft w:val="0"/>
              <w:marRight w:val="0"/>
              <w:marTop w:val="0"/>
              <w:marBottom w:val="0"/>
              <w:divBdr>
                <w:top w:val="none" w:sz="0" w:space="0" w:color="auto"/>
                <w:left w:val="none" w:sz="0" w:space="0" w:color="auto"/>
                <w:bottom w:val="none" w:sz="0" w:space="0" w:color="auto"/>
                <w:right w:val="none" w:sz="0" w:space="0" w:color="auto"/>
              </w:divBdr>
              <w:divsChild>
                <w:div w:id="2021004344">
                  <w:marLeft w:val="0"/>
                  <w:marRight w:val="0"/>
                  <w:marTop w:val="0"/>
                  <w:marBottom w:val="0"/>
                  <w:divBdr>
                    <w:top w:val="none" w:sz="0" w:space="0" w:color="auto"/>
                    <w:left w:val="none" w:sz="0" w:space="0" w:color="auto"/>
                    <w:bottom w:val="none" w:sz="0" w:space="0" w:color="auto"/>
                    <w:right w:val="none" w:sz="0" w:space="0" w:color="auto"/>
                  </w:divBdr>
                  <w:divsChild>
                    <w:div w:id="1240677286">
                      <w:marLeft w:val="0"/>
                      <w:marRight w:val="0"/>
                      <w:marTop w:val="0"/>
                      <w:marBottom w:val="0"/>
                      <w:divBdr>
                        <w:top w:val="none" w:sz="0" w:space="0" w:color="auto"/>
                        <w:left w:val="none" w:sz="0" w:space="0" w:color="auto"/>
                        <w:bottom w:val="none" w:sz="0" w:space="0" w:color="auto"/>
                        <w:right w:val="none" w:sz="0" w:space="0" w:color="auto"/>
                      </w:divBdr>
                      <w:divsChild>
                        <w:div w:id="61106335">
                          <w:marLeft w:val="0"/>
                          <w:marRight w:val="0"/>
                          <w:marTop w:val="0"/>
                          <w:marBottom w:val="0"/>
                          <w:divBdr>
                            <w:top w:val="none" w:sz="0" w:space="0" w:color="auto"/>
                            <w:left w:val="none" w:sz="0" w:space="0" w:color="auto"/>
                            <w:bottom w:val="none" w:sz="0" w:space="0" w:color="auto"/>
                            <w:right w:val="none" w:sz="0" w:space="0" w:color="auto"/>
                          </w:divBdr>
                        </w:div>
                        <w:div w:id="1297881723">
                          <w:marLeft w:val="0"/>
                          <w:marRight w:val="0"/>
                          <w:marTop w:val="0"/>
                          <w:marBottom w:val="0"/>
                          <w:divBdr>
                            <w:top w:val="none" w:sz="0" w:space="0" w:color="auto"/>
                            <w:left w:val="none" w:sz="0" w:space="0" w:color="auto"/>
                            <w:bottom w:val="none" w:sz="0" w:space="0" w:color="auto"/>
                            <w:right w:val="none" w:sz="0" w:space="0" w:color="auto"/>
                          </w:divBdr>
                          <w:divsChild>
                            <w:div w:id="316112143">
                              <w:marLeft w:val="0"/>
                              <w:marRight w:val="0"/>
                              <w:marTop w:val="0"/>
                              <w:marBottom w:val="0"/>
                              <w:divBdr>
                                <w:top w:val="none" w:sz="0" w:space="0" w:color="auto"/>
                                <w:left w:val="none" w:sz="0" w:space="0" w:color="auto"/>
                                <w:bottom w:val="none" w:sz="0" w:space="0" w:color="auto"/>
                                <w:right w:val="none" w:sz="0" w:space="0" w:color="auto"/>
                              </w:divBdr>
                              <w:divsChild>
                                <w:div w:id="2013332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982296">
                                      <w:marLeft w:val="0"/>
                                      <w:marRight w:val="0"/>
                                      <w:marTop w:val="0"/>
                                      <w:marBottom w:val="0"/>
                                      <w:divBdr>
                                        <w:top w:val="none" w:sz="0" w:space="0" w:color="auto"/>
                                        <w:left w:val="none" w:sz="0" w:space="0" w:color="auto"/>
                                        <w:bottom w:val="none" w:sz="0" w:space="0" w:color="auto"/>
                                        <w:right w:val="none" w:sz="0" w:space="0" w:color="auto"/>
                                      </w:divBdr>
                                      <w:divsChild>
                                        <w:div w:id="184752603">
                                          <w:marLeft w:val="0"/>
                                          <w:marRight w:val="0"/>
                                          <w:marTop w:val="0"/>
                                          <w:marBottom w:val="0"/>
                                          <w:divBdr>
                                            <w:top w:val="none" w:sz="0" w:space="0" w:color="auto"/>
                                            <w:left w:val="none" w:sz="0" w:space="0" w:color="auto"/>
                                            <w:bottom w:val="none" w:sz="0" w:space="0" w:color="auto"/>
                                            <w:right w:val="none" w:sz="0" w:space="0" w:color="auto"/>
                                          </w:divBdr>
                                        </w:div>
                                        <w:div w:id="470171770">
                                          <w:marLeft w:val="0"/>
                                          <w:marRight w:val="0"/>
                                          <w:marTop w:val="0"/>
                                          <w:marBottom w:val="0"/>
                                          <w:divBdr>
                                            <w:top w:val="none" w:sz="0" w:space="0" w:color="auto"/>
                                            <w:left w:val="none" w:sz="0" w:space="0" w:color="auto"/>
                                            <w:bottom w:val="none" w:sz="0" w:space="0" w:color="auto"/>
                                            <w:right w:val="none" w:sz="0" w:space="0" w:color="auto"/>
                                          </w:divBdr>
                                        </w:div>
                                        <w:div w:id="6398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831257">
                          <w:marLeft w:val="0"/>
                          <w:marRight w:val="0"/>
                          <w:marTop w:val="0"/>
                          <w:marBottom w:val="0"/>
                          <w:divBdr>
                            <w:top w:val="none" w:sz="0" w:space="0" w:color="auto"/>
                            <w:left w:val="none" w:sz="0" w:space="0" w:color="auto"/>
                            <w:bottom w:val="none" w:sz="0" w:space="0" w:color="auto"/>
                            <w:right w:val="none" w:sz="0" w:space="0" w:color="auto"/>
                          </w:divBdr>
                          <w:divsChild>
                            <w:div w:id="7046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10980">
                      <w:marLeft w:val="0"/>
                      <w:marRight w:val="0"/>
                      <w:marTop w:val="0"/>
                      <w:marBottom w:val="0"/>
                      <w:divBdr>
                        <w:top w:val="none" w:sz="0" w:space="0" w:color="auto"/>
                        <w:left w:val="none" w:sz="0" w:space="0" w:color="auto"/>
                        <w:bottom w:val="none" w:sz="0" w:space="0" w:color="auto"/>
                        <w:right w:val="none" w:sz="0" w:space="0" w:color="auto"/>
                      </w:divBdr>
                      <w:divsChild>
                        <w:div w:id="3301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36810">
          <w:marLeft w:val="0"/>
          <w:marRight w:val="0"/>
          <w:marTop w:val="0"/>
          <w:marBottom w:val="0"/>
          <w:divBdr>
            <w:top w:val="none" w:sz="0" w:space="0" w:color="auto"/>
            <w:left w:val="none" w:sz="0" w:space="0" w:color="auto"/>
            <w:bottom w:val="none" w:sz="0" w:space="0" w:color="auto"/>
            <w:right w:val="none" w:sz="0" w:space="0" w:color="auto"/>
          </w:divBdr>
          <w:divsChild>
            <w:div w:id="1846892919">
              <w:marLeft w:val="0"/>
              <w:marRight w:val="0"/>
              <w:marTop w:val="0"/>
              <w:marBottom w:val="0"/>
              <w:divBdr>
                <w:top w:val="none" w:sz="0" w:space="0" w:color="auto"/>
                <w:left w:val="none" w:sz="0" w:space="0" w:color="auto"/>
                <w:bottom w:val="none" w:sz="0" w:space="0" w:color="auto"/>
                <w:right w:val="none" w:sz="0" w:space="0" w:color="auto"/>
              </w:divBdr>
              <w:divsChild>
                <w:div w:id="101918198">
                  <w:marLeft w:val="0"/>
                  <w:marRight w:val="0"/>
                  <w:marTop w:val="0"/>
                  <w:marBottom w:val="0"/>
                  <w:divBdr>
                    <w:top w:val="none" w:sz="0" w:space="0" w:color="auto"/>
                    <w:left w:val="none" w:sz="0" w:space="0" w:color="auto"/>
                    <w:bottom w:val="none" w:sz="0" w:space="0" w:color="auto"/>
                    <w:right w:val="none" w:sz="0" w:space="0" w:color="auto"/>
                  </w:divBdr>
                  <w:divsChild>
                    <w:div w:id="63258705">
                      <w:marLeft w:val="0"/>
                      <w:marRight w:val="0"/>
                      <w:marTop w:val="0"/>
                      <w:marBottom w:val="0"/>
                      <w:divBdr>
                        <w:top w:val="none" w:sz="0" w:space="0" w:color="auto"/>
                        <w:left w:val="none" w:sz="0" w:space="0" w:color="auto"/>
                        <w:bottom w:val="none" w:sz="0" w:space="0" w:color="auto"/>
                        <w:right w:val="none" w:sz="0" w:space="0" w:color="auto"/>
                      </w:divBdr>
                      <w:divsChild>
                        <w:div w:id="1760833232">
                          <w:marLeft w:val="0"/>
                          <w:marRight w:val="0"/>
                          <w:marTop w:val="0"/>
                          <w:marBottom w:val="0"/>
                          <w:divBdr>
                            <w:top w:val="none" w:sz="0" w:space="0" w:color="auto"/>
                            <w:left w:val="none" w:sz="0" w:space="0" w:color="auto"/>
                            <w:bottom w:val="none" w:sz="0" w:space="0" w:color="auto"/>
                            <w:right w:val="none" w:sz="0" w:space="0" w:color="auto"/>
                          </w:divBdr>
                          <w:divsChild>
                            <w:div w:id="1069037364">
                              <w:marLeft w:val="0"/>
                              <w:marRight w:val="0"/>
                              <w:marTop w:val="0"/>
                              <w:marBottom w:val="0"/>
                              <w:divBdr>
                                <w:top w:val="none" w:sz="0" w:space="0" w:color="auto"/>
                                <w:left w:val="none" w:sz="0" w:space="0" w:color="auto"/>
                                <w:bottom w:val="none" w:sz="0" w:space="0" w:color="auto"/>
                                <w:right w:val="none" w:sz="0" w:space="0" w:color="auto"/>
                              </w:divBdr>
                              <w:divsChild>
                                <w:div w:id="393436291">
                                  <w:marLeft w:val="0"/>
                                  <w:marRight w:val="0"/>
                                  <w:marTop w:val="0"/>
                                  <w:marBottom w:val="0"/>
                                  <w:divBdr>
                                    <w:top w:val="none" w:sz="0" w:space="0" w:color="auto"/>
                                    <w:left w:val="none" w:sz="0" w:space="0" w:color="auto"/>
                                    <w:bottom w:val="none" w:sz="0" w:space="0" w:color="auto"/>
                                    <w:right w:val="none" w:sz="0" w:space="0" w:color="auto"/>
                                  </w:divBdr>
                                  <w:divsChild>
                                    <w:div w:id="393043935">
                                      <w:marLeft w:val="0"/>
                                      <w:marRight w:val="0"/>
                                      <w:marTop w:val="0"/>
                                      <w:marBottom w:val="0"/>
                                      <w:divBdr>
                                        <w:top w:val="none" w:sz="0" w:space="0" w:color="auto"/>
                                        <w:left w:val="none" w:sz="0" w:space="0" w:color="auto"/>
                                        <w:bottom w:val="none" w:sz="0" w:space="0" w:color="auto"/>
                                        <w:right w:val="none" w:sz="0" w:space="0" w:color="auto"/>
                                      </w:divBdr>
                                      <w:divsChild>
                                        <w:div w:id="1932734918">
                                          <w:marLeft w:val="0"/>
                                          <w:marRight w:val="0"/>
                                          <w:marTop w:val="0"/>
                                          <w:marBottom w:val="0"/>
                                          <w:divBdr>
                                            <w:top w:val="none" w:sz="0" w:space="0" w:color="auto"/>
                                            <w:left w:val="none" w:sz="0" w:space="0" w:color="auto"/>
                                            <w:bottom w:val="none" w:sz="0" w:space="0" w:color="auto"/>
                                            <w:right w:val="none" w:sz="0" w:space="0" w:color="auto"/>
                                          </w:divBdr>
                                          <w:divsChild>
                                            <w:div w:id="162365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495704">
          <w:marLeft w:val="0"/>
          <w:marRight w:val="0"/>
          <w:marTop w:val="0"/>
          <w:marBottom w:val="0"/>
          <w:divBdr>
            <w:top w:val="none" w:sz="0" w:space="0" w:color="auto"/>
            <w:left w:val="none" w:sz="0" w:space="0" w:color="auto"/>
            <w:bottom w:val="none" w:sz="0" w:space="0" w:color="auto"/>
            <w:right w:val="none" w:sz="0" w:space="0" w:color="auto"/>
          </w:divBdr>
          <w:divsChild>
            <w:div w:id="455637584">
              <w:marLeft w:val="0"/>
              <w:marRight w:val="0"/>
              <w:marTop w:val="0"/>
              <w:marBottom w:val="0"/>
              <w:divBdr>
                <w:top w:val="none" w:sz="0" w:space="0" w:color="auto"/>
                <w:left w:val="none" w:sz="0" w:space="0" w:color="auto"/>
                <w:bottom w:val="none" w:sz="0" w:space="0" w:color="auto"/>
                <w:right w:val="none" w:sz="0" w:space="0" w:color="auto"/>
              </w:divBdr>
              <w:divsChild>
                <w:div w:id="1436942480">
                  <w:marLeft w:val="0"/>
                  <w:marRight w:val="0"/>
                  <w:marTop w:val="0"/>
                  <w:marBottom w:val="0"/>
                  <w:divBdr>
                    <w:top w:val="none" w:sz="0" w:space="0" w:color="auto"/>
                    <w:left w:val="none" w:sz="0" w:space="0" w:color="auto"/>
                    <w:bottom w:val="none" w:sz="0" w:space="0" w:color="auto"/>
                    <w:right w:val="none" w:sz="0" w:space="0" w:color="auto"/>
                  </w:divBdr>
                  <w:divsChild>
                    <w:div w:id="116224987">
                      <w:marLeft w:val="0"/>
                      <w:marRight w:val="0"/>
                      <w:marTop w:val="0"/>
                      <w:marBottom w:val="0"/>
                      <w:divBdr>
                        <w:top w:val="none" w:sz="0" w:space="0" w:color="auto"/>
                        <w:left w:val="none" w:sz="0" w:space="0" w:color="auto"/>
                        <w:bottom w:val="none" w:sz="0" w:space="0" w:color="auto"/>
                        <w:right w:val="none" w:sz="0" w:space="0" w:color="auto"/>
                      </w:divBdr>
                      <w:divsChild>
                        <w:div w:id="16667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4454">
                  <w:marLeft w:val="0"/>
                  <w:marRight w:val="0"/>
                  <w:marTop w:val="0"/>
                  <w:marBottom w:val="0"/>
                  <w:divBdr>
                    <w:top w:val="none" w:sz="0" w:space="0" w:color="auto"/>
                    <w:left w:val="none" w:sz="0" w:space="0" w:color="auto"/>
                    <w:bottom w:val="none" w:sz="0" w:space="0" w:color="auto"/>
                    <w:right w:val="none" w:sz="0" w:space="0" w:color="auto"/>
                  </w:divBdr>
                  <w:divsChild>
                    <w:div w:id="984941042">
                      <w:marLeft w:val="0"/>
                      <w:marRight w:val="0"/>
                      <w:marTop w:val="0"/>
                      <w:marBottom w:val="0"/>
                      <w:divBdr>
                        <w:top w:val="none" w:sz="0" w:space="0" w:color="auto"/>
                        <w:left w:val="none" w:sz="0" w:space="0" w:color="auto"/>
                        <w:bottom w:val="none" w:sz="0" w:space="0" w:color="auto"/>
                        <w:right w:val="none" w:sz="0" w:space="0" w:color="auto"/>
                      </w:divBdr>
                      <w:divsChild>
                        <w:div w:id="530456423">
                          <w:marLeft w:val="0"/>
                          <w:marRight w:val="0"/>
                          <w:marTop w:val="0"/>
                          <w:marBottom w:val="0"/>
                          <w:divBdr>
                            <w:top w:val="none" w:sz="0" w:space="0" w:color="auto"/>
                            <w:left w:val="none" w:sz="0" w:space="0" w:color="auto"/>
                            <w:bottom w:val="none" w:sz="0" w:space="0" w:color="auto"/>
                            <w:right w:val="none" w:sz="0" w:space="0" w:color="auto"/>
                          </w:divBdr>
                          <w:divsChild>
                            <w:div w:id="145172156">
                              <w:marLeft w:val="0"/>
                              <w:marRight w:val="0"/>
                              <w:marTop w:val="0"/>
                              <w:marBottom w:val="0"/>
                              <w:divBdr>
                                <w:top w:val="none" w:sz="0" w:space="0" w:color="auto"/>
                                <w:left w:val="none" w:sz="0" w:space="0" w:color="auto"/>
                                <w:bottom w:val="none" w:sz="0" w:space="0" w:color="auto"/>
                                <w:right w:val="none" w:sz="0" w:space="0" w:color="auto"/>
                              </w:divBdr>
                            </w:div>
                            <w:div w:id="1740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00184">
          <w:marLeft w:val="0"/>
          <w:marRight w:val="0"/>
          <w:marTop w:val="0"/>
          <w:marBottom w:val="0"/>
          <w:divBdr>
            <w:top w:val="none" w:sz="0" w:space="0" w:color="auto"/>
            <w:left w:val="none" w:sz="0" w:space="0" w:color="auto"/>
            <w:bottom w:val="none" w:sz="0" w:space="0" w:color="auto"/>
            <w:right w:val="none" w:sz="0" w:space="0" w:color="auto"/>
          </w:divBdr>
          <w:divsChild>
            <w:div w:id="916134660">
              <w:marLeft w:val="0"/>
              <w:marRight w:val="0"/>
              <w:marTop w:val="0"/>
              <w:marBottom w:val="0"/>
              <w:divBdr>
                <w:top w:val="none" w:sz="0" w:space="0" w:color="auto"/>
                <w:left w:val="none" w:sz="0" w:space="0" w:color="auto"/>
                <w:bottom w:val="none" w:sz="0" w:space="0" w:color="auto"/>
                <w:right w:val="none" w:sz="0" w:space="0" w:color="auto"/>
              </w:divBdr>
              <w:divsChild>
                <w:div w:id="588346861">
                  <w:marLeft w:val="0"/>
                  <w:marRight w:val="0"/>
                  <w:marTop w:val="0"/>
                  <w:marBottom w:val="0"/>
                  <w:divBdr>
                    <w:top w:val="none" w:sz="0" w:space="0" w:color="auto"/>
                    <w:left w:val="none" w:sz="0" w:space="0" w:color="auto"/>
                    <w:bottom w:val="none" w:sz="0" w:space="0" w:color="auto"/>
                    <w:right w:val="none" w:sz="0" w:space="0" w:color="auto"/>
                  </w:divBdr>
                  <w:divsChild>
                    <w:div w:id="295108722">
                      <w:marLeft w:val="0"/>
                      <w:marRight w:val="0"/>
                      <w:marTop w:val="0"/>
                      <w:marBottom w:val="0"/>
                      <w:divBdr>
                        <w:top w:val="none" w:sz="0" w:space="0" w:color="auto"/>
                        <w:left w:val="none" w:sz="0" w:space="0" w:color="auto"/>
                        <w:bottom w:val="none" w:sz="0" w:space="0" w:color="auto"/>
                        <w:right w:val="none" w:sz="0" w:space="0" w:color="auto"/>
                      </w:divBdr>
                      <w:divsChild>
                        <w:div w:id="1122698684">
                          <w:marLeft w:val="0"/>
                          <w:marRight w:val="0"/>
                          <w:marTop w:val="0"/>
                          <w:marBottom w:val="0"/>
                          <w:divBdr>
                            <w:top w:val="none" w:sz="0" w:space="0" w:color="auto"/>
                            <w:left w:val="none" w:sz="0" w:space="0" w:color="auto"/>
                            <w:bottom w:val="none" w:sz="0" w:space="0" w:color="auto"/>
                            <w:right w:val="none" w:sz="0" w:space="0" w:color="auto"/>
                          </w:divBdr>
                          <w:divsChild>
                            <w:div w:id="672924954">
                              <w:marLeft w:val="0"/>
                              <w:marRight w:val="0"/>
                              <w:marTop w:val="0"/>
                              <w:marBottom w:val="0"/>
                              <w:divBdr>
                                <w:top w:val="none" w:sz="0" w:space="0" w:color="auto"/>
                                <w:left w:val="none" w:sz="0" w:space="0" w:color="auto"/>
                                <w:bottom w:val="none" w:sz="0" w:space="0" w:color="auto"/>
                                <w:right w:val="none" w:sz="0" w:space="0" w:color="auto"/>
                              </w:divBdr>
                              <w:divsChild>
                                <w:div w:id="131485541">
                                  <w:marLeft w:val="0"/>
                                  <w:marRight w:val="0"/>
                                  <w:marTop w:val="0"/>
                                  <w:marBottom w:val="0"/>
                                  <w:divBdr>
                                    <w:top w:val="none" w:sz="0" w:space="0" w:color="auto"/>
                                    <w:left w:val="none" w:sz="0" w:space="0" w:color="auto"/>
                                    <w:bottom w:val="none" w:sz="0" w:space="0" w:color="auto"/>
                                    <w:right w:val="none" w:sz="0" w:space="0" w:color="auto"/>
                                  </w:divBdr>
                                </w:div>
                                <w:div w:id="133451237">
                                  <w:marLeft w:val="0"/>
                                  <w:marRight w:val="0"/>
                                  <w:marTop w:val="0"/>
                                  <w:marBottom w:val="0"/>
                                  <w:divBdr>
                                    <w:top w:val="none" w:sz="0" w:space="0" w:color="auto"/>
                                    <w:left w:val="none" w:sz="0" w:space="0" w:color="auto"/>
                                    <w:bottom w:val="none" w:sz="0" w:space="0" w:color="auto"/>
                                    <w:right w:val="none" w:sz="0" w:space="0" w:color="auto"/>
                                  </w:divBdr>
                                </w:div>
                                <w:div w:id="875698638">
                                  <w:marLeft w:val="0"/>
                                  <w:marRight w:val="0"/>
                                  <w:marTop w:val="0"/>
                                  <w:marBottom w:val="0"/>
                                  <w:divBdr>
                                    <w:top w:val="none" w:sz="0" w:space="0" w:color="auto"/>
                                    <w:left w:val="none" w:sz="0" w:space="0" w:color="auto"/>
                                    <w:bottom w:val="none" w:sz="0" w:space="0" w:color="auto"/>
                                    <w:right w:val="none" w:sz="0" w:space="0" w:color="auto"/>
                                  </w:divBdr>
                                </w:div>
                                <w:div w:id="1075740026">
                                  <w:marLeft w:val="0"/>
                                  <w:marRight w:val="0"/>
                                  <w:marTop w:val="0"/>
                                  <w:marBottom w:val="0"/>
                                  <w:divBdr>
                                    <w:top w:val="none" w:sz="0" w:space="0" w:color="auto"/>
                                    <w:left w:val="none" w:sz="0" w:space="0" w:color="auto"/>
                                    <w:bottom w:val="none" w:sz="0" w:space="0" w:color="auto"/>
                                    <w:right w:val="none" w:sz="0" w:space="0" w:color="auto"/>
                                  </w:divBdr>
                                </w:div>
                                <w:div w:id="1411343465">
                                  <w:marLeft w:val="0"/>
                                  <w:marRight w:val="0"/>
                                  <w:marTop w:val="0"/>
                                  <w:marBottom w:val="0"/>
                                  <w:divBdr>
                                    <w:top w:val="none" w:sz="0" w:space="0" w:color="auto"/>
                                    <w:left w:val="none" w:sz="0" w:space="0" w:color="auto"/>
                                    <w:bottom w:val="none" w:sz="0" w:space="0" w:color="auto"/>
                                    <w:right w:val="none" w:sz="0" w:space="0" w:color="auto"/>
                                  </w:divBdr>
                                </w:div>
                                <w:div w:id="1588995002">
                                  <w:marLeft w:val="0"/>
                                  <w:marRight w:val="0"/>
                                  <w:marTop w:val="0"/>
                                  <w:marBottom w:val="0"/>
                                  <w:divBdr>
                                    <w:top w:val="none" w:sz="0" w:space="0" w:color="auto"/>
                                    <w:left w:val="none" w:sz="0" w:space="0" w:color="auto"/>
                                    <w:bottom w:val="none" w:sz="0" w:space="0" w:color="auto"/>
                                    <w:right w:val="none" w:sz="0" w:space="0" w:color="auto"/>
                                  </w:divBdr>
                                </w:div>
                                <w:div w:id="20887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186741">
          <w:marLeft w:val="0"/>
          <w:marRight w:val="0"/>
          <w:marTop w:val="0"/>
          <w:marBottom w:val="0"/>
          <w:divBdr>
            <w:top w:val="none" w:sz="0" w:space="0" w:color="auto"/>
            <w:left w:val="none" w:sz="0" w:space="0" w:color="auto"/>
            <w:bottom w:val="none" w:sz="0" w:space="0" w:color="auto"/>
            <w:right w:val="none" w:sz="0" w:space="0" w:color="auto"/>
          </w:divBdr>
          <w:divsChild>
            <w:div w:id="1533424739">
              <w:marLeft w:val="0"/>
              <w:marRight w:val="0"/>
              <w:marTop w:val="0"/>
              <w:marBottom w:val="0"/>
              <w:divBdr>
                <w:top w:val="none" w:sz="0" w:space="0" w:color="auto"/>
                <w:left w:val="none" w:sz="0" w:space="0" w:color="auto"/>
                <w:bottom w:val="none" w:sz="0" w:space="0" w:color="auto"/>
                <w:right w:val="none" w:sz="0" w:space="0" w:color="auto"/>
              </w:divBdr>
              <w:divsChild>
                <w:div w:id="1987852561">
                  <w:marLeft w:val="0"/>
                  <w:marRight w:val="0"/>
                  <w:marTop w:val="0"/>
                  <w:marBottom w:val="0"/>
                  <w:divBdr>
                    <w:top w:val="none" w:sz="0" w:space="0" w:color="auto"/>
                    <w:left w:val="none" w:sz="0" w:space="0" w:color="auto"/>
                    <w:bottom w:val="none" w:sz="0" w:space="0" w:color="auto"/>
                    <w:right w:val="none" w:sz="0" w:space="0" w:color="auto"/>
                  </w:divBdr>
                  <w:divsChild>
                    <w:div w:id="963383937">
                      <w:marLeft w:val="0"/>
                      <w:marRight w:val="0"/>
                      <w:marTop w:val="0"/>
                      <w:marBottom w:val="0"/>
                      <w:divBdr>
                        <w:top w:val="none" w:sz="0" w:space="0" w:color="auto"/>
                        <w:left w:val="none" w:sz="0" w:space="0" w:color="auto"/>
                        <w:bottom w:val="none" w:sz="0" w:space="0" w:color="auto"/>
                        <w:right w:val="none" w:sz="0" w:space="0" w:color="auto"/>
                      </w:divBdr>
                      <w:divsChild>
                        <w:div w:id="76021770">
                          <w:marLeft w:val="0"/>
                          <w:marRight w:val="0"/>
                          <w:marTop w:val="0"/>
                          <w:marBottom w:val="0"/>
                          <w:divBdr>
                            <w:top w:val="none" w:sz="0" w:space="0" w:color="auto"/>
                            <w:left w:val="none" w:sz="0" w:space="0" w:color="auto"/>
                            <w:bottom w:val="none" w:sz="0" w:space="0" w:color="auto"/>
                            <w:right w:val="none" w:sz="0" w:space="0" w:color="auto"/>
                          </w:divBdr>
                        </w:div>
                        <w:div w:id="86119969">
                          <w:marLeft w:val="0"/>
                          <w:marRight w:val="0"/>
                          <w:marTop w:val="0"/>
                          <w:marBottom w:val="0"/>
                          <w:divBdr>
                            <w:top w:val="none" w:sz="0" w:space="0" w:color="auto"/>
                            <w:left w:val="none" w:sz="0" w:space="0" w:color="auto"/>
                            <w:bottom w:val="none" w:sz="0" w:space="0" w:color="auto"/>
                            <w:right w:val="none" w:sz="0" w:space="0" w:color="auto"/>
                          </w:divBdr>
                        </w:div>
                        <w:div w:id="171797825">
                          <w:marLeft w:val="0"/>
                          <w:marRight w:val="0"/>
                          <w:marTop w:val="0"/>
                          <w:marBottom w:val="0"/>
                          <w:divBdr>
                            <w:top w:val="none" w:sz="0" w:space="0" w:color="auto"/>
                            <w:left w:val="none" w:sz="0" w:space="0" w:color="auto"/>
                            <w:bottom w:val="none" w:sz="0" w:space="0" w:color="auto"/>
                            <w:right w:val="none" w:sz="0" w:space="0" w:color="auto"/>
                          </w:divBdr>
                        </w:div>
                        <w:div w:id="218984232">
                          <w:marLeft w:val="0"/>
                          <w:marRight w:val="0"/>
                          <w:marTop w:val="0"/>
                          <w:marBottom w:val="0"/>
                          <w:divBdr>
                            <w:top w:val="none" w:sz="0" w:space="0" w:color="auto"/>
                            <w:left w:val="none" w:sz="0" w:space="0" w:color="auto"/>
                            <w:bottom w:val="none" w:sz="0" w:space="0" w:color="auto"/>
                            <w:right w:val="none" w:sz="0" w:space="0" w:color="auto"/>
                          </w:divBdr>
                        </w:div>
                        <w:div w:id="269820868">
                          <w:marLeft w:val="0"/>
                          <w:marRight w:val="0"/>
                          <w:marTop w:val="0"/>
                          <w:marBottom w:val="0"/>
                          <w:divBdr>
                            <w:top w:val="none" w:sz="0" w:space="0" w:color="auto"/>
                            <w:left w:val="none" w:sz="0" w:space="0" w:color="auto"/>
                            <w:bottom w:val="none" w:sz="0" w:space="0" w:color="auto"/>
                            <w:right w:val="none" w:sz="0" w:space="0" w:color="auto"/>
                          </w:divBdr>
                        </w:div>
                        <w:div w:id="283854686">
                          <w:marLeft w:val="0"/>
                          <w:marRight w:val="0"/>
                          <w:marTop w:val="0"/>
                          <w:marBottom w:val="0"/>
                          <w:divBdr>
                            <w:top w:val="none" w:sz="0" w:space="0" w:color="auto"/>
                            <w:left w:val="none" w:sz="0" w:space="0" w:color="auto"/>
                            <w:bottom w:val="none" w:sz="0" w:space="0" w:color="auto"/>
                            <w:right w:val="none" w:sz="0" w:space="0" w:color="auto"/>
                          </w:divBdr>
                        </w:div>
                        <w:div w:id="743377304">
                          <w:marLeft w:val="0"/>
                          <w:marRight w:val="0"/>
                          <w:marTop w:val="0"/>
                          <w:marBottom w:val="0"/>
                          <w:divBdr>
                            <w:top w:val="none" w:sz="0" w:space="0" w:color="auto"/>
                            <w:left w:val="none" w:sz="0" w:space="0" w:color="auto"/>
                            <w:bottom w:val="none" w:sz="0" w:space="0" w:color="auto"/>
                            <w:right w:val="none" w:sz="0" w:space="0" w:color="auto"/>
                          </w:divBdr>
                        </w:div>
                        <w:div w:id="1479299209">
                          <w:marLeft w:val="0"/>
                          <w:marRight w:val="0"/>
                          <w:marTop w:val="0"/>
                          <w:marBottom w:val="0"/>
                          <w:divBdr>
                            <w:top w:val="none" w:sz="0" w:space="0" w:color="auto"/>
                            <w:left w:val="none" w:sz="0" w:space="0" w:color="auto"/>
                            <w:bottom w:val="none" w:sz="0" w:space="0" w:color="auto"/>
                            <w:right w:val="none" w:sz="0" w:space="0" w:color="auto"/>
                          </w:divBdr>
                        </w:div>
                        <w:div w:id="2011373879">
                          <w:marLeft w:val="0"/>
                          <w:marRight w:val="0"/>
                          <w:marTop w:val="0"/>
                          <w:marBottom w:val="0"/>
                          <w:divBdr>
                            <w:top w:val="none" w:sz="0" w:space="0" w:color="auto"/>
                            <w:left w:val="none" w:sz="0" w:space="0" w:color="auto"/>
                            <w:bottom w:val="none" w:sz="0" w:space="0" w:color="auto"/>
                            <w:right w:val="none" w:sz="0" w:space="0" w:color="auto"/>
                          </w:divBdr>
                        </w:div>
                        <w:div w:id="2111123746">
                          <w:marLeft w:val="0"/>
                          <w:marRight w:val="0"/>
                          <w:marTop w:val="0"/>
                          <w:marBottom w:val="0"/>
                          <w:divBdr>
                            <w:top w:val="none" w:sz="0" w:space="0" w:color="auto"/>
                            <w:left w:val="none" w:sz="0" w:space="0" w:color="auto"/>
                            <w:bottom w:val="none" w:sz="0" w:space="0" w:color="auto"/>
                            <w:right w:val="none" w:sz="0" w:space="0" w:color="auto"/>
                          </w:divBdr>
                        </w:div>
                      </w:divsChild>
                    </w:div>
                    <w:div w:id="1675717212">
                      <w:marLeft w:val="0"/>
                      <w:marRight w:val="0"/>
                      <w:marTop w:val="0"/>
                      <w:marBottom w:val="0"/>
                      <w:divBdr>
                        <w:top w:val="none" w:sz="0" w:space="0" w:color="auto"/>
                        <w:left w:val="none" w:sz="0" w:space="0" w:color="auto"/>
                        <w:bottom w:val="none" w:sz="0" w:space="0" w:color="auto"/>
                        <w:right w:val="none" w:sz="0" w:space="0" w:color="auto"/>
                      </w:divBdr>
                      <w:divsChild>
                        <w:div w:id="34193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426978">
          <w:marLeft w:val="0"/>
          <w:marRight w:val="0"/>
          <w:marTop w:val="0"/>
          <w:marBottom w:val="0"/>
          <w:divBdr>
            <w:top w:val="none" w:sz="0" w:space="0" w:color="auto"/>
            <w:left w:val="none" w:sz="0" w:space="0" w:color="auto"/>
            <w:bottom w:val="none" w:sz="0" w:space="0" w:color="auto"/>
            <w:right w:val="none" w:sz="0" w:space="0" w:color="auto"/>
          </w:divBdr>
          <w:divsChild>
            <w:div w:id="768550858">
              <w:marLeft w:val="0"/>
              <w:marRight w:val="0"/>
              <w:marTop w:val="0"/>
              <w:marBottom w:val="0"/>
              <w:divBdr>
                <w:top w:val="none" w:sz="0" w:space="0" w:color="auto"/>
                <w:left w:val="none" w:sz="0" w:space="0" w:color="auto"/>
                <w:bottom w:val="none" w:sz="0" w:space="0" w:color="auto"/>
                <w:right w:val="none" w:sz="0" w:space="0" w:color="auto"/>
              </w:divBdr>
              <w:divsChild>
                <w:div w:id="1315452893">
                  <w:marLeft w:val="0"/>
                  <w:marRight w:val="0"/>
                  <w:marTop w:val="0"/>
                  <w:marBottom w:val="0"/>
                  <w:divBdr>
                    <w:top w:val="none" w:sz="0" w:space="0" w:color="auto"/>
                    <w:left w:val="none" w:sz="0" w:space="0" w:color="auto"/>
                    <w:bottom w:val="none" w:sz="0" w:space="0" w:color="auto"/>
                    <w:right w:val="none" w:sz="0" w:space="0" w:color="auto"/>
                  </w:divBdr>
                  <w:divsChild>
                    <w:div w:id="824055041">
                      <w:marLeft w:val="0"/>
                      <w:marRight w:val="0"/>
                      <w:marTop w:val="0"/>
                      <w:marBottom w:val="0"/>
                      <w:divBdr>
                        <w:top w:val="none" w:sz="0" w:space="0" w:color="auto"/>
                        <w:left w:val="none" w:sz="0" w:space="0" w:color="auto"/>
                        <w:bottom w:val="none" w:sz="0" w:space="0" w:color="auto"/>
                        <w:right w:val="none" w:sz="0" w:space="0" w:color="auto"/>
                      </w:divBdr>
                      <w:divsChild>
                        <w:div w:id="401294999">
                          <w:marLeft w:val="0"/>
                          <w:marRight w:val="0"/>
                          <w:marTop w:val="0"/>
                          <w:marBottom w:val="0"/>
                          <w:divBdr>
                            <w:top w:val="none" w:sz="0" w:space="0" w:color="auto"/>
                            <w:left w:val="none" w:sz="0" w:space="0" w:color="auto"/>
                            <w:bottom w:val="none" w:sz="0" w:space="0" w:color="auto"/>
                            <w:right w:val="none" w:sz="0" w:space="0" w:color="auto"/>
                          </w:divBdr>
                          <w:divsChild>
                            <w:div w:id="77678294">
                              <w:marLeft w:val="0"/>
                              <w:marRight w:val="0"/>
                              <w:marTop w:val="0"/>
                              <w:marBottom w:val="0"/>
                              <w:divBdr>
                                <w:top w:val="none" w:sz="0" w:space="0" w:color="auto"/>
                                <w:left w:val="none" w:sz="0" w:space="0" w:color="auto"/>
                                <w:bottom w:val="none" w:sz="0" w:space="0" w:color="auto"/>
                                <w:right w:val="none" w:sz="0" w:space="0" w:color="auto"/>
                              </w:divBdr>
                            </w:div>
                            <w:div w:id="160283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229153">
                  <w:marLeft w:val="0"/>
                  <w:marRight w:val="0"/>
                  <w:marTop w:val="0"/>
                  <w:marBottom w:val="0"/>
                  <w:divBdr>
                    <w:top w:val="none" w:sz="0" w:space="0" w:color="auto"/>
                    <w:left w:val="none" w:sz="0" w:space="0" w:color="auto"/>
                    <w:bottom w:val="none" w:sz="0" w:space="0" w:color="auto"/>
                    <w:right w:val="none" w:sz="0" w:space="0" w:color="auto"/>
                  </w:divBdr>
                  <w:divsChild>
                    <w:div w:id="1060400244">
                      <w:marLeft w:val="0"/>
                      <w:marRight w:val="0"/>
                      <w:marTop w:val="0"/>
                      <w:marBottom w:val="0"/>
                      <w:divBdr>
                        <w:top w:val="none" w:sz="0" w:space="0" w:color="auto"/>
                        <w:left w:val="none" w:sz="0" w:space="0" w:color="auto"/>
                        <w:bottom w:val="none" w:sz="0" w:space="0" w:color="auto"/>
                        <w:right w:val="none" w:sz="0" w:space="0" w:color="auto"/>
                      </w:divBdr>
                      <w:divsChild>
                        <w:div w:id="17060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309735">
          <w:marLeft w:val="0"/>
          <w:marRight w:val="0"/>
          <w:marTop w:val="0"/>
          <w:marBottom w:val="0"/>
          <w:divBdr>
            <w:top w:val="none" w:sz="0" w:space="0" w:color="auto"/>
            <w:left w:val="none" w:sz="0" w:space="0" w:color="auto"/>
            <w:bottom w:val="none" w:sz="0" w:space="0" w:color="auto"/>
            <w:right w:val="none" w:sz="0" w:space="0" w:color="auto"/>
          </w:divBdr>
          <w:divsChild>
            <w:div w:id="1567717287">
              <w:marLeft w:val="0"/>
              <w:marRight w:val="0"/>
              <w:marTop w:val="0"/>
              <w:marBottom w:val="0"/>
              <w:divBdr>
                <w:top w:val="none" w:sz="0" w:space="0" w:color="auto"/>
                <w:left w:val="none" w:sz="0" w:space="0" w:color="auto"/>
                <w:bottom w:val="none" w:sz="0" w:space="0" w:color="auto"/>
                <w:right w:val="none" w:sz="0" w:space="0" w:color="auto"/>
              </w:divBdr>
              <w:divsChild>
                <w:div w:id="1627350632">
                  <w:marLeft w:val="0"/>
                  <w:marRight w:val="0"/>
                  <w:marTop w:val="0"/>
                  <w:marBottom w:val="0"/>
                  <w:divBdr>
                    <w:top w:val="none" w:sz="0" w:space="0" w:color="auto"/>
                    <w:left w:val="none" w:sz="0" w:space="0" w:color="auto"/>
                    <w:bottom w:val="none" w:sz="0" w:space="0" w:color="auto"/>
                    <w:right w:val="none" w:sz="0" w:space="0" w:color="auto"/>
                  </w:divBdr>
                  <w:divsChild>
                    <w:div w:id="991105755">
                      <w:marLeft w:val="0"/>
                      <w:marRight w:val="0"/>
                      <w:marTop w:val="0"/>
                      <w:marBottom w:val="0"/>
                      <w:divBdr>
                        <w:top w:val="none" w:sz="0" w:space="0" w:color="auto"/>
                        <w:left w:val="none" w:sz="0" w:space="0" w:color="auto"/>
                        <w:bottom w:val="none" w:sz="0" w:space="0" w:color="auto"/>
                        <w:right w:val="none" w:sz="0" w:space="0" w:color="auto"/>
                      </w:divBdr>
                      <w:divsChild>
                        <w:div w:id="2043896384">
                          <w:marLeft w:val="0"/>
                          <w:marRight w:val="0"/>
                          <w:marTop w:val="0"/>
                          <w:marBottom w:val="0"/>
                          <w:divBdr>
                            <w:top w:val="none" w:sz="0" w:space="0" w:color="auto"/>
                            <w:left w:val="none" w:sz="0" w:space="0" w:color="auto"/>
                            <w:bottom w:val="none" w:sz="0" w:space="0" w:color="auto"/>
                            <w:right w:val="none" w:sz="0" w:space="0" w:color="auto"/>
                          </w:divBdr>
                          <w:divsChild>
                            <w:div w:id="286157054">
                              <w:marLeft w:val="0"/>
                              <w:marRight w:val="0"/>
                              <w:marTop w:val="0"/>
                              <w:marBottom w:val="0"/>
                              <w:divBdr>
                                <w:top w:val="none" w:sz="0" w:space="0" w:color="auto"/>
                                <w:left w:val="none" w:sz="0" w:space="0" w:color="auto"/>
                                <w:bottom w:val="none" w:sz="0" w:space="0" w:color="auto"/>
                                <w:right w:val="none" w:sz="0" w:space="0" w:color="auto"/>
                              </w:divBdr>
                              <w:divsChild>
                                <w:div w:id="79644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91575717">
                          <w:marLeft w:val="0"/>
                          <w:marRight w:val="0"/>
                          <w:marTop w:val="0"/>
                          <w:marBottom w:val="0"/>
                          <w:divBdr>
                            <w:top w:val="none" w:sz="0" w:space="0" w:color="auto"/>
                            <w:left w:val="none" w:sz="0" w:space="0" w:color="auto"/>
                            <w:bottom w:val="none" w:sz="0" w:space="0" w:color="auto"/>
                            <w:right w:val="none" w:sz="0" w:space="0" w:color="auto"/>
                          </w:divBdr>
                        </w:div>
                        <w:div w:id="1508985541">
                          <w:marLeft w:val="0"/>
                          <w:marRight w:val="0"/>
                          <w:marTop w:val="0"/>
                          <w:marBottom w:val="0"/>
                          <w:divBdr>
                            <w:top w:val="none" w:sz="0" w:space="0" w:color="auto"/>
                            <w:left w:val="none" w:sz="0" w:space="0" w:color="auto"/>
                            <w:bottom w:val="none" w:sz="0" w:space="0" w:color="auto"/>
                            <w:right w:val="none" w:sz="0" w:space="0" w:color="auto"/>
                          </w:divBdr>
                        </w:div>
                      </w:divsChild>
                    </w:div>
                    <w:div w:id="1270048584">
                      <w:marLeft w:val="0"/>
                      <w:marRight w:val="0"/>
                      <w:marTop w:val="0"/>
                      <w:marBottom w:val="0"/>
                      <w:divBdr>
                        <w:top w:val="none" w:sz="0" w:space="0" w:color="auto"/>
                        <w:left w:val="none" w:sz="0" w:space="0" w:color="auto"/>
                        <w:bottom w:val="none" w:sz="0" w:space="0" w:color="auto"/>
                        <w:right w:val="none" w:sz="0" w:space="0" w:color="auto"/>
                      </w:divBdr>
                      <w:divsChild>
                        <w:div w:id="12663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8554">
          <w:marLeft w:val="0"/>
          <w:marRight w:val="0"/>
          <w:marTop w:val="0"/>
          <w:marBottom w:val="0"/>
          <w:divBdr>
            <w:top w:val="none" w:sz="0" w:space="0" w:color="auto"/>
            <w:left w:val="none" w:sz="0" w:space="0" w:color="auto"/>
            <w:bottom w:val="none" w:sz="0" w:space="0" w:color="auto"/>
            <w:right w:val="none" w:sz="0" w:space="0" w:color="auto"/>
          </w:divBdr>
          <w:divsChild>
            <w:div w:id="80566981">
              <w:marLeft w:val="0"/>
              <w:marRight w:val="0"/>
              <w:marTop w:val="0"/>
              <w:marBottom w:val="0"/>
              <w:divBdr>
                <w:top w:val="none" w:sz="0" w:space="0" w:color="auto"/>
                <w:left w:val="none" w:sz="0" w:space="0" w:color="auto"/>
                <w:bottom w:val="none" w:sz="0" w:space="0" w:color="auto"/>
                <w:right w:val="none" w:sz="0" w:space="0" w:color="auto"/>
              </w:divBdr>
              <w:divsChild>
                <w:div w:id="1478570390">
                  <w:marLeft w:val="0"/>
                  <w:marRight w:val="0"/>
                  <w:marTop w:val="0"/>
                  <w:marBottom w:val="0"/>
                  <w:divBdr>
                    <w:top w:val="none" w:sz="0" w:space="0" w:color="auto"/>
                    <w:left w:val="none" w:sz="0" w:space="0" w:color="auto"/>
                    <w:bottom w:val="none" w:sz="0" w:space="0" w:color="auto"/>
                    <w:right w:val="none" w:sz="0" w:space="0" w:color="auto"/>
                  </w:divBdr>
                  <w:divsChild>
                    <w:div w:id="1332950786">
                      <w:marLeft w:val="0"/>
                      <w:marRight w:val="0"/>
                      <w:marTop w:val="0"/>
                      <w:marBottom w:val="0"/>
                      <w:divBdr>
                        <w:top w:val="none" w:sz="0" w:space="0" w:color="auto"/>
                        <w:left w:val="none" w:sz="0" w:space="0" w:color="auto"/>
                        <w:bottom w:val="none" w:sz="0" w:space="0" w:color="auto"/>
                        <w:right w:val="none" w:sz="0" w:space="0" w:color="auto"/>
                      </w:divBdr>
                      <w:divsChild>
                        <w:div w:id="12150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7331">
                  <w:marLeft w:val="0"/>
                  <w:marRight w:val="0"/>
                  <w:marTop w:val="0"/>
                  <w:marBottom w:val="0"/>
                  <w:divBdr>
                    <w:top w:val="none" w:sz="0" w:space="0" w:color="auto"/>
                    <w:left w:val="none" w:sz="0" w:space="0" w:color="auto"/>
                    <w:bottom w:val="none" w:sz="0" w:space="0" w:color="auto"/>
                    <w:right w:val="none" w:sz="0" w:space="0" w:color="auto"/>
                  </w:divBdr>
                  <w:divsChild>
                    <w:div w:id="175996113">
                      <w:marLeft w:val="0"/>
                      <w:marRight w:val="0"/>
                      <w:marTop w:val="0"/>
                      <w:marBottom w:val="0"/>
                      <w:divBdr>
                        <w:top w:val="none" w:sz="0" w:space="0" w:color="auto"/>
                        <w:left w:val="none" w:sz="0" w:space="0" w:color="auto"/>
                        <w:bottom w:val="none" w:sz="0" w:space="0" w:color="auto"/>
                        <w:right w:val="none" w:sz="0" w:space="0" w:color="auto"/>
                      </w:divBdr>
                      <w:divsChild>
                        <w:div w:id="748969287">
                          <w:marLeft w:val="0"/>
                          <w:marRight w:val="0"/>
                          <w:marTop w:val="0"/>
                          <w:marBottom w:val="0"/>
                          <w:divBdr>
                            <w:top w:val="none" w:sz="0" w:space="0" w:color="auto"/>
                            <w:left w:val="none" w:sz="0" w:space="0" w:color="auto"/>
                            <w:bottom w:val="none" w:sz="0" w:space="0" w:color="auto"/>
                            <w:right w:val="none" w:sz="0" w:space="0" w:color="auto"/>
                          </w:divBdr>
                          <w:divsChild>
                            <w:div w:id="1228495336">
                              <w:marLeft w:val="0"/>
                              <w:marRight w:val="0"/>
                              <w:marTop w:val="0"/>
                              <w:marBottom w:val="0"/>
                              <w:divBdr>
                                <w:top w:val="none" w:sz="0" w:space="0" w:color="auto"/>
                                <w:left w:val="none" w:sz="0" w:space="0" w:color="auto"/>
                                <w:bottom w:val="none" w:sz="0" w:space="0" w:color="auto"/>
                                <w:right w:val="none" w:sz="0" w:space="0" w:color="auto"/>
                              </w:divBdr>
                            </w:div>
                            <w:div w:id="144207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076341">
          <w:marLeft w:val="0"/>
          <w:marRight w:val="0"/>
          <w:marTop w:val="0"/>
          <w:marBottom w:val="0"/>
          <w:divBdr>
            <w:top w:val="none" w:sz="0" w:space="0" w:color="auto"/>
            <w:left w:val="none" w:sz="0" w:space="0" w:color="auto"/>
            <w:bottom w:val="none" w:sz="0" w:space="0" w:color="auto"/>
            <w:right w:val="none" w:sz="0" w:space="0" w:color="auto"/>
          </w:divBdr>
          <w:divsChild>
            <w:div w:id="1146513080">
              <w:marLeft w:val="0"/>
              <w:marRight w:val="0"/>
              <w:marTop w:val="0"/>
              <w:marBottom w:val="0"/>
              <w:divBdr>
                <w:top w:val="none" w:sz="0" w:space="0" w:color="auto"/>
                <w:left w:val="none" w:sz="0" w:space="0" w:color="auto"/>
                <w:bottom w:val="none" w:sz="0" w:space="0" w:color="auto"/>
                <w:right w:val="none" w:sz="0" w:space="0" w:color="auto"/>
              </w:divBdr>
              <w:divsChild>
                <w:div w:id="1994917099">
                  <w:marLeft w:val="0"/>
                  <w:marRight w:val="0"/>
                  <w:marTop w:val="0"/>
                  <w:marBottom w:val="0"/>
                  <w:divBdr>
                    <w:top w:val="none" w:sz="0" w:space="0" w:color="auto"/>
                    <w:left w:val="none" w:sz="0" w:space="0" w:color="auto"/>
                    <w:bottom w:val="none" w:sz="0" w:space="0" w:color="auto"/>
                    <w:right w:val="none" w:sz="0" w:space="0" w:color="auto"/>
                  </w:divBdr>
                  <w:divsChild>
                    <w:div w:id="81267169">
                      <w:marLeft w:val="0"/>
                      <w:marRight w:val="0"/>
                      <w:marTop w:val="0"/>
                      <w:marBottom w:val="0"/>
                      <w:divBdr>
                        <w:top w:val="none" w:sz="0" w:space="0" w:color="auto"/>
                        <w:left w:val="none" w:sz="0" w:space="0" w:color="auto"/>
                        <w:bottom w:val="none" w:sz="0" w:space="0" w:color="auto"/>
                        <w:right w:val="none" w:sz="0" w:space="0" w:color="auto"/>
                      </w:divBdr>
                      <w:divsChild>
                        <w:div w:id="1235429856">
                          <w:marLeft w:val="0"/>
                          <w:marRight w:val="0"/>
                          <w:marTop w:val="0"/>
                          <w:marBottom w:val="0"/>
                          <w:divBdr>
                            <w:top w:val="none" w:sz="0" w:space="0" w:color="auto"/>
                            <w:left w:val="none" w:sz="0" w:space="0" w:color="auto"/>
                            <w:bottom w:val="none" w:sz="0" w:space="0" w:color="auto"/>
                            <w:right w:val="none" w:sz="0" w:space="0" w:color="auto"/>
                          </w:divBdr>
                          <w:divsChild>
                            <w:div w:id="1717973175">
                              <w:marLeft w:val="0"/>
                              <w:marRight w:val="0"/>
                              <w:marTop w:val="0"/>
                              <w:marBottom w:val="0"/>
                              <w:divBdr>
                                <w:top w:val="none" w:sz="0" w:space="0" w:color="auto"/>
                                <w:left w:val="none" w:sz="0" w:space="0" w:color="auto"/>
                                <w:bottom w:val="none" w:sz="0" w:space="0" w:color="auto"/>
                                <w:right w:val="none" w:sz="0" w:space="0" w:color="auto"/>
                              </w:divBdr>
                            </w:div>
                            <w:div w:id="176765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973434">
                  <w:marLeft w:val="0"/>
                  <w:marRight w:val="0"/>
                  <w:marTop w:val="0"/>
                  <w:marBottom w:val="0"/>
                  <w:divBdr>
                    <w:top w:val="none" w:sz="0" w:space="0" w:color="auto"/>
                    <w:left w:val="none" w:sz="0" w:space="0" w:color="auto"/>
                    <w:bottom w:val="none" w:sz="0" w:space="0" w:color="auto"/>
                    <w:right w:val="none" w:sz="0" w:space="0" w:color="auto"/>
                  </w:divBdr>
                  <w:divsChild>
                    <w:div w:id="2020496191">
                      <w:marLeft w:val="0"/>
                      <w:marRight w:val="0"/>
                      <w:marTop w:val="0"/>
                      <w:marBottom w:val="0"/>
                      <w:divBdr>
                        <w:top w:val="none" w:sz="0" w:space="0" w:color="auto"/>
                        <w:left w:val="none" w:sz="0" w:space="0" w:color="auto"/>
                        <w:bottom w:val="none" w:sz="0" w:space="0" w:color="auto"/>
                        <w:right w:val="none" w:sz="0" w:space="0" w:color="auto"/>
                      </w:divBdr>
                      <w:divsChild>
                        <w:div w:id="13900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151440">
          <w:marLeft w:val="0"/>
          <w:marRight w:val="0"/>
          <w:marTop w:val="0"/>
          <w:marBottom w:val="0"/>
          <w:divBdr>
            <w:top w:val="none" w:sz="0" w:space="0" w:color="auto"/>
            <w:left w:val="none" w:sz="0" w:space="0" w:color="auto"/>
            <w:bottom w:val="none" w:sz="0" w:space="0" w:color="auto"/>
            <w:right w:val="none" w:sz="0" w:space="0" w:color="auto"/>
          </w:divBdr>
          <w:divsChild>
            <w:div w:id="310210899">
              <w:marLeft w:val="0"/>
              <w:marRight w:val="0"/>
              <w:marTop w:val="0"/>
              <w:marBottom w:val="0"/>
              <w:divBdr>
                <w:top w:val="none" w:sz="0" w:space="0" w:color="auto"/>
                <w:left w:val="none" w:sz="0" w:space="0" w:color="auto"/>
                <w:bottom w:val="none" w:sz="0" w:space="0" w:color="auto"/>
                <w:right w:val="none" w:sz="0" w:space="0" w:color="auto"/>
              </w:divBdr>
              <w:divsChild>
                <w:div w:id="84303772">
                  <w:marLeft w:val="0"/>
                  <w:marRight w:val="0"/>
                  <w:marTop w:val="0"/>
                  <w:marBottom w:val="0"/>
                  <w:divBdr>
                    <w:top w:val="none" w:sz="0" w:space="0" w:color="auto"/>
                    <w:left w:val="none" w:sz="0" w:space="0" w:color="auto"/>
                    <w:bottom w:val="none" w:sz="0" w:space="0" w:color="auto"/>
                    <w:right w:val="none" w:sz="0" w:space="0" w:color="auto"/>
                  </w:divBdr>
                  <w:divsChild>
                    <w:div w:id="2067559309">
                      <w:marLeft w:val="0"/>
                      <w:marRight w:val="0"/>
                      <w:marTop w:val="0"/>
                      <w:marBottom w:val="0"/>
                      <w:divBdr>
                        <w:top w:val="none" w:sz="0" w:space="0" w:color="auto"/>
                        <w:left w:val="none" w:sz="0" w:space="0" w:color="auto"/>
                        <w:bottom w:val="none" w:sz="0" w:space="0" w:color="auto"/>
                        <w:right w:val="none" w:sz="0" w:space="0" w:color="auto"/>
                      </w:divBdr>
                      <w:divsChild>
                        <w:div w:id="424031973">
                          <w:marLeft w:val="0"/>
                          <w:marRight w:val="0"/>
                          <w:marTop w:val="0"/>
                          <w:marBottom w:val="0"/>
                          <w:divBdr>
                            <w:top w:val="none" w:sz="0" w:space="0" w:color="auto"/>
                            <w:left w:val="none" w:sz="0" w:space="0" w:color="auto"/>
                            <w:bottom w:val="none" w:sz="0" w:space="0" w:color="auto"/>
                            <w:right w:val="none" w:sz="0" w:space="0" w:color="auto"/>
                          </w:divBdr>
                          <w:divsChild>
                            <w:div w:id="217711577">
                              <w:marLeft w:val="0"/>
                              <w:marRight w:val="0"/>
                              <w:marTop w:val="0"/>
                              <w:marBottom w:val="0"/>
                              <w:divBdr>
                                <w:top w:val="none" w:sz="0" w:space="0" w:color="auto"/>
                                <w:left w:val="none" w:sz="0" w:space="0" w:color="auto"/>
                                <w:bottom w:val="none" w:sz="0" w:space="0" w:color="auto"/>
                                <w:right w:val="none" w:sz="0" w:space="0" w:color="auto"/>
                              </w:divBdr>
                              <w:divsChild>
                                <w:div w:id="1206603191">
                                  <w:marLeft w:val="0"/>
                                  <w:marRight w:val="0"/>
                                  <w:marTop w:val="0"/>
                                  <w:marBottom w:val="0"/>
                                  <w:divBdr>
                                    <w:top w:val="none" w:sz="0" w:space="0" w:color="auto"/>
                                    <w:left w:val="none" w:sz="0" w:space="0" w:color="auto"/>
                                    <w:bottom w:val="none" w:sz="0" w:space="0" w:color="auto"/>
                                    <w:right w:val="none" w:sz="0" w:space="0" w:color="auto"/>
                                  </w:divBdr>
                                  <w:divsChild>
                                    <w:div w:id="208034384">
                                      <w:marLeft w:val="0"/>
                                      <w:marRight w:val="0"/>
                                      <w:marTop w:val="0"/>
                                      <w:marBottom w:val="0"/>
                                      <w:divBdr>
                                        <w:top w:val="none" w:sz="0" w:space="0" w:color="auto"/>
                                        <w:left w:val="none" w:sz="0" w:space="0" w:color="auto"/>
                                        <w:bottom w:val="none" w:sz="0" w:space="0" w:color="auto"/>
                                        <w:right w:val="none" w:sz="0" w:space="0" w:color="auto"/>
                                      </w:divBdr>
                                      <w:divsChild>
                                        <w:div w:id="1866170057">
                                          <w:marLeft w:val="0"/>
                                          <w:marRight w:val="0"/>
                                          <w:marTop w:val="0"/>
                                          <w:marBottom w:val="0"/>
                                          <w:divBdr>
                                            <w:top w:val="none" w:sz="0" w:space="0" w:color="auto"/>
                                            <w:left w:val="none" w:sz="0" w:space="0" w:color="auto"/>
                                            <w:bottom w:val="none" w:sz="0" w:space="0" w:color="auto"/>
                                            <w:right w:val="none" w:sz="0" w:space="0" w:color="auto"/>
                                          </w:divBdr>
                                          <w:divsChild>
                                            <w:div w:id="12922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908678">
                          <w:marLeft w:val="0"/>
                          <w:marRight w:val="0"/>
                          <w:marTop w:val="0"/>
                          <w:marBottom w:val="0"/>
                          <w:divBdr>
                            <w:top w:val="none" w:sz="0" w:space="0" w:color="auto"/>
                            <w:left w:val="none" w:sz="0" w:space="0" w:color="auto"/>
                            <w:bottom w:val="none" w:sz="0" w:space="0" w:color="auto"/>
                            <w:right w:val="none" w:sz="0" w:space="0" w:color="auto"/>
                          </w:divBdr>
                          <w:divsChild>
                            <w:div w:id="1698190586">
                              <w:marLeft w:val="0"/>
                              <w:marRight w:val="0"/>
                              <w:marTop w:val="0"/>
                              <w:marBottom w:val="0"/>
                              <w:divBdr>
                                <w:top w:val="none" w:sz="0" w:space="0" w:color="auto"/>
                                <w:left w:val="none" w:sz="0" w:space="0" w:color="auto"/>
                                <w:bottom w:val="none" w:sz="0" w:space="0" w:color="auto"/>
                                <w:right w:val="none" w:sz="0" w:space="0" w:color="auto"/>
                              </w:divBdr>
                              <w:divsChild>
                                <w:div w:id="653728285">
                                  <w:marLeft w:val="0"/>
                                  <w:marRight w:val="0"/>
                                  <w:marTop w:val="0"/>
                                  <w:marBottom w:val="0"/>
                                  <w:divBdr>
                                    <w:top w:val="none" w:sz="0" w:space="0" w:color="auto"/>
                                    <w:left w:val="none" w:sz="0" w:space="0" w:color="auto"/>
                                    <w:bottom w:val="none" w:sz="0" w:space="0" w:color="auto"/>
                                    <w:right w:val="none" w:sz="0" w:space="0" w:color="auto"/>
                                  </w:divBdr>
                                  <w:divsChild>
                                    <w:div w:id="697510649">
                                      <w:marLeft w:val="0"/>
                                      <w:marRight w:val="0"/>
                                      <w:marTop w:val="0"/>
                                      <w:marBottom w:val="0"/>
                                      <w:divBdr>
                                        <w:top w:val="none" w:sz="0" w:space="0" w:color="auto"/>
                                        <w:left w:val="none" w:sz="0" w:space="0" w:color="auto"/>
                                        <w:bottom w:val="none" w:sz="0" w:space="0" w:color="auto"/>
                                        <w:right w:val="none" w:sz="0" w:space="0" w:color="auto"/>
                                      </w:divBdr>
                                      <w:divsChild>
                                        <w:div w:id="330984877">
                                          <w:marLeft w:val="0"/>
                                          <w:marRight w:val="0"/>
                                          <w:marTop w:val="0"/>
                                          <w:marBottom w:val="0"/>
                                          <w:divBdr>
                                            <w:top w:val="none" w:sz="0" w:space="0" w:color="auto"/>
                                            <w:left w:val="none" w:sz="0" w:space="0" w:color="auto"/>
                                            <w:bottom w:val="none" w:sz="0" w:space="0" w:color="auto"/>
                                            <w:right w:val="none" w:sz="0" w:space="0" w:color="auto"/>
                                          </w:divBdr>
                                          <w:divsChild>
                                            <w:div w:id="1232814789">
                                              <w:marLeft w:val="0"/>
                                              <w:marRight w:val="0"/>
                                              <w:marTop w:val="0"/>
                                              <w:marBottom w:val="0"/>
                                              <w:divBdr>
                                                <w:top w:val="none" w:sz="0" w:space="0" w:color="auto"/>
                                                <w:left w:val="none" w:sz="0" w:space="0" w:color="auto"/>
                                                <w:bottom w:val="none" w:sz="0" w:space="0" w:color="auto"/>
                                                <w:right w:val="none" w:sz="0" w:space="0" w:color="auto"/>
                                              </w:divBdr>
                                              <w:divsChild>
                                                <w:div w:id="17318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6073812">
          <w:marLeft w:val="0"/>
          <w:marRight w:val="0"/>
          <w:marTop w:val="0"/>
          <w:marBottom w:val="0"/>
          <w:divBdr>
            <w:top w:val="none" w:sz="0" w:space="0" w:color="auto"/>
            <w:left w:val="none" w:sz="0" w:space="0" w:color="auto"/>
            <w:bottom w:val="none" w:sz="0" w:space="0" w:color="auto"/>
            <w:right w:val="none" w:sz="0" w:space="0" w:color="auto"/>
          </w:divBdr>
          <w:divsChild>
            <w:div w:id="1266962277">
              <w:marLeft w:val="0"/>
              <w:marRight w:val="0"/>
              <w:marTop w:val="0"/>
              <w:marBottom w:val="0"/>
              <w:divBdr>
                <w:top w:val="none" w:sz="0" w:space="0" w:color="auto"/>
                <w:left w:val="none" w:sz="0" w:space="0" w:color="auto"/>
                <w:bottom w:val="none" w:sz="0" w:space="0" w:color="auto"/>
                <w:right w:val="none" w:sz="0" w:space="0" w:color="auto"/>
              </w:divBdr>
              <w:divsChild>
                <w:div w:id="262302583">
                  <w:marLeft w:val="0"/>
                  <w:marRight w:val="0"/>
                  <w:marTop w:val="0"/>
                  <w:marBottom w:val="0"/>
                  <w:divBdr>
                    <w:top w:val="none" w:sz="0" w:space="0" w:color="auto"/>
                    <w:left w:val="none" w:sz="0" w:space="0" w:color="auto"/>
                    <w:bottom w:val="none" w:sz="0" w:space="0" w:color="auto"/>
                    <w:right w:val="none" w:sz="0" w:space="0" w:color="auto"/>
                  </w:divBdr>
                  <w:divsChild>
                    <w:div w:id="675154998">
                      <w:marLeft w:val="0"/>
                      <w:marRight w:val="0"/>
                      <w:marTop w:val="0"/>
                      <w:marBottom w:val="0"/>
                      <w:divBdr>
                        <w:top w:val="none" w:sz="0" w:space="0" w:color="auto"/>
                        <w:left w:val="none" w:sz="0" w:space="0" w:color="auto"/>
                        <w:bottom w:val="none" w:sz="0" w:space="0" w:color="auto"/>
                        <w:right w:val="none" w:sz="0" w:space="0" w:color="auto"/>
                      </w:divBdr>
                      <w:divsChild>
                        <w:div w:id="84502743">
                          <w:marLeft w:val="0"/>
                          <w:marRight w:val="0"/>
                          <w:marTop w:val="0"/>
                          <w:marBottom w:val="0"/>
                          <w:divBdr>
                            <w:top w:val="none" w:sz="0" w:space="0" w:color="auto"/>
                            <w:left w:val="none" w:sz="0" w:space="0" w:color="auto"/>
                            <w:bottom w:val="none" w:sz="0" w:space="0" w:color="auto"/>
                            <w:right w:val="none" w:sz="0" w:space="0" w:color="auto"/>
                          </w:divBdr>
                          <w:divsChild>
                            <w:div w:id="1748335277">
                              <w:marLeft w:val="0"/>
                              <w:marRight w:val="0"/>
                              <w:marTop w:val="0"/>
                              <w:marBottom w:val="0"/>
                              <w:divBdr>
                                <w:top w:val="none" w:sz="0" w:space="0" w:color="auto"/>
                                <w:left w:val="none" w:sz="0" w:space="0" w:color="auto"/>
                                <w:bottom w:val="none" w:sz="0" w:space="0" w:color="auto"/>
                                <w:right w:val="none" w:sz="0" w:space="0" w:color="auto"/>
                              </w:divBdr>
                            </w:div>
                            <w:div w:id="206513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18887">
                  <w:marLeft w:val="0"/>
                  <w:marRight w:val="0"/>
                  <w:marTop w:val="0"/>
                  <w:marBottom w:val="0"/>
                  <w:divBdr>
                    <w:top w:val="none" w:sz="0" w:space="0" w:color="auto"/>
                    <w:left w:val="none" w:sz="0" w:space="0" w:color="auto"/>
                    <w:bottom w:val="none" w:sz="0" w:space="0" w:color="auto"/>
                    <w:right w:val="none" w:sz="0" w:space="0" w:color="auto"/>
                  </w:divBdr>
                  <w:divsChild>
                    <w:div w:id="183591726">
                      <w:marLeft w:val="0"/>
                      <w:marRight w:val="0"/>
                      <w:marTop w:val="0"/>
                      <w:marBottom w:val="0"/>
                      <w:divBdr>
                        <w:top w:val="none" w:sz="0" w:space="0" w:color="auto"/>
                        <w:left w:val="none" w:sz="0" w:space="0" w:color="auto"/>
                        <w:bottom w:val="none" w:sz="0" w:space="0" w:color="auto"/>
                        <w:right w:val="none" w:sz="0" w:space="0" w:color="auto"/>
                      </w:divBdr>
                      <w:divsChild>
                        <w:div w:id="20631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602504">
          <w:marLeft w:val="0"/>
          <w:marRight w:val="0"/>
          <w:marTop w:val="0"/>
          <w:marBottom w:val="0"/>
          <w:divBdr>
            <w:top w:val="none" w:sz="0" w:space="0" w:color="auto"/>
            <w:left w:val="none" w:sz="0" w:space="0" w:color="auto"/>
            <w:bottom w:val="none" w:sz="0" w:space="0" w:color="auto"/>
            <w:right w:val="none" w:sz="0" w:space="0" w:color="auto"/>
          </w:divBdr>
          <w:divsChild>
            <w:div w:id="659962643">
              <w:marLeft w:val="0"/>
              <w:marRight w:val="0"/>
              <w:marTop w:val="0"/>
              <w:marBottom w:val="0"/>
              <w:divBdr>
                <w:top w:val="none" w:sz="0" w:space="0" w:color="auto"/>
                <w:left w:val="none" w:sz="0" w:space="0" w:color="auto"/>
                <w:bottom w:val="none" w:sz="0" w:space="0" w:color="auto"/>
                <w:right w:val="none" w:sz="0" w:space="0" w:color="auto"/>
              </w:divBdr>
              <w:divsChild>
                <w:div w:id="92170689">
                  <w:marLeft w:val="0"/>
                  <w:marRight w:val="0"/>
                  <w:marTop w:val="0"/>
                  <w:marBottom w:val="0"/>
                  <w:divBdr>
                    <w:top w:val="none" w:sz="0" w:space="0" w:color="auto"/>
                    <w:left w:val="none" w:sz="0" w:space="0" w:color="auto"/>
                    <w:bottom w:val="none" w:sz="0" w:space="0" w:color="auto"/>
                    <w:right w:val="none" w:sz="0" w:space="0" w:color="auto"/>
                  </w:divBdr>
                  <w:divsChild>
                    <w:div w:id="89275249">
                      <w:marLeft w:val="0"/>
                      <w:marRight w:val="0"/>
                      <w:marTop w:val="0"/>
                      <w:marBottom w:val="0"/>
                      <w:divBdr>
                        <w:top w:val="none" w:sz="0" w:space="0" w:color="auto"/>
                        <w:left w:val="none" w:sz="0" w:space="0" w:color="auto"/>
                        <w:bottom w:val="none" w:sz="0" w:space="0" w:color="auto"/>
                        <w:right w:val="none" w:sz="0" w:space="0" w:color="auto"/>
                      </w:divBdr>
                      <w:divsChild>
                        <w:div w:id="1149715598">
                          <w:marLeft w:val="0"/>
                          <w:marRight w:val="0"/>
                          <w:marTop w:val="0"/>
                          <w:marBottom w:val="0"/>
                          <w:divBdr>
                            <w:top w:val="none" w:sz="0" w:space="0" w:color="auto"/>
                            <w:left w:val="none" w:sz="0" w:space="0" w:color="auto"/>
                            <w:bottom w:val="none" w:sz="0" w:space="0" w:color="auto"/>
                            <w:right w:val="none" w:sz="0" w:space="0" w:color="auto"/>
                          </w:divBdr>
                          <w:divsChild>
                            <w:div w:id="1476095396">
                              <w:marLeft w:val="0"/>
                              <w:marRight w:val="0"/>
                              <w:marTop w:val="0"/>
                              <w:marBottom w:val="0"/>
                              <w:divBdr>
                                <w:top w:val="none" w:sz="0" w:space="0" w:color="auto"/>
                                <w:left w:val="none" w:sz="0" w:space="0" w:color="auto"/>
                                <w:bottom w:val="none" w:sz="0" w:space="0" w:color="auto"/>
                                <w:right w:val="none" w:sz="0" w:space="0" w:color="auto"/>
                              </w:divBdr>
                            </w:div>
                            <w:div w:id="16342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340640">
                  <w:marLeft w:val="0"/>
                  <w:marRight w:val="0"/>
                  <w:marTop w:val="0"/>
                  <w:marBottom w:val="0"/>
                  <w:divBdr>
                    <w:top w:val="none" w:sz="0" w:space="0" w:color="auto"/>
                    <w:left w:val="none" w:sz="0" w:space="0" w:color="auto"/>
                    <w:bottom w:val="none" w:sz="0" w:space="0" w:color="auto"/>
                    <w:right w:val="none" w:sz="0" w:space="0" w:color="auto"/>
                  </w:divBdr>
                  <w:divsChild>
                    <w:div w:id="881360595">
                      <w:marLeft w:val="0"/>
                      <w:marRight w:val="0"/>
                      <w:marTop w:val="0"/>
                      <w:marBottom w:val="0"/>
                      <w:divBdr>
                        <w:top w:val="none" w:sz="0" w:space="0" w:color="auto"/>
                        <w:left w:val="none" w:sz="0" w:space="0" w:color="auto"/>
                        <w:bottom w:val="none" w:sz="0" w:space="0" w:color="auto"/>
                        <w:right w:val="none" w:sz="0" w:space="0" w:color="auto"/>
                      </w:divBdr>
                      <w:divsChild>
                        <w:div w:id="143524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783073">
          <w:marLeft w:val="0"/>
          <w:marRight w:val="0"/>
          <w:marTop w:val="0"/>
          <w:marBottom w:val="0"/>
          <w:divBdr>
            <w:top w:val="none" w:sz="0" w:space="0" w:color="auto"/>
            <w:left w:val="none" w:sz="0" w:space="0" w:color="auto"/>
            <w:bottom w:val="none" w:sz="0" w:space="0" w:color="auto"/>
            <w:right w:val="none" w:sz="0" w:space="0" w:color="auto"/>
          </w:divBdr>
          <w:divsChild>
            <w:div w:id="1103962932">
              <w:marLeft w:val="0"/>
              <w:marRight w:val="0"/>
              <w:marTop w:val="0"/>
              <w:marBottom w:val="0"/>
              <w:divBdr>
                <w:top w:val="none" w:sz="0" w:space="0" w:color="auto"/>
                <w:left w:val="none" w:sz="0" w:space="0" w:color="auto"/>
                <w:bottom w:val="none" w:sz="0" w:space="0" w:color="auto"/>
                <w:right w:val="none" w:sz="0" w:space="0" w:color="auto"/>
              </w:divBdr>
              <w:divsChild>
                <w:div w:id="90779806">
                  <w:marLeft w:val="0"/>
                  <w:marRight w:val="0"/>
                  <w:marTop w:val="0"/>
                  <w:marBottom w:val="0"/>
                  <w:divBdr>
                    <w:top w:val="none" w:sz="0" w:space="0" w:color="auto"/>
                    <w:left w:val="none" w:sz="0" w:space="0" w:color="auto"/>
                    <w:bottom w:val="none" w:sz="0" w:space="0" w:color="auto"/>
                    <w:right w:val="none" w:sz="0" w:space="0" w:color="auto"/>
                  </w:divBdr>
                  <w:divsChild>
                    <w:div w:id="1810173476">
                      <w:marLeft w:val="0"/>
                      <w:marRight w:val="0"/>
                      <w:marTop w:val="0"/>
                      <w:marBottom w:val="0"/>
                      <w:divBdr>
                        <w:top w:val="none" w:sz="0" w:space="0" w:color="auto"/>
                        <w:left w:val="none" w:sz="0" w:space="0" w:color="auto"/>
                        <w:bottom w:val="none" w:sz="0" w:space="0" w:color="auto"/>
                        <w:right w:val="none" w:sz="0" w:space="0" w:color="auto"/>
                      </w:divBdr>
                      <w:divsChild>
                        <w:div w:id="1401947853">
                          <w:marLeft w:val="0"/>
                          <w:marRight w:val="0"/>
                          <w:marTop w:val="0"/>
                          <w:marBottom w:val="0"/>
                          <w:divBdr>
                            <w:top w:val="none" w:sz="0" w:space="0" w:color="auto"/>
                            <w:left w:val="none" w:sz="0" w:space="0" w:color="auto"/>
                            <w:bottom w:val="none" w:sz="0" w:space="0" w:color="auto"/>
                            <w:right w:val="none" w:sz="0" w:space="0" w:color="auto"/>
                          </w:divBdr>
                          <w:divsChild>
                            <w:div w:id="1145731983">
                              <w:marLeft w:val="0"/>
                              <w:marRight w:val="0"/>
                              <w:marTop w:val="0"/>
                              <w:marBottom w:val="0"/>
                              <w:divBdr>
                                <w:top w:val="none" w:sz="0" w:space="0" w:color="auto"/>
                                <w:left w:val="none" w:sz="0" w:space="0" w:color="auto"/>
                                <w:bottom w:val="none" w:sz="0" w:space="0" w:color="auto"/>
                                <w:right w:val="none" w:sz="0" w:space="0" w:color="auto"/>
                              </w:divBdr>
                              <w:divsChild>
                                <w:div w:id="527908857">
                                  <w:marLeft w:val="0"/>
                                  <w:marRight w:val="0"/>
                                  <w:marTop w:val="0"/>
                                  <w:marBottom w:val="0"/>
                                  <w:divBdr>
                                    <w:top w:val="none" w:sz="0" w:space="0" w:color="auto"/>
                                    <w:left w:val="none" w:sz="0" w:space="0" w:color="auto"/>
                                    <w:bottom w:val="none" w:sz="0" w:space="0" w:color="auto"/>
                                    <w:right w:val="none" w:sz="0" w:space="0" w:color="auto"/>
                                  </w:divBdr>
                                  <w:divsChild>
                                    <w:div w:id="594436167">
                                      <w:marLeft w:val="0"/>
                                      <w:marRight w:val="0"/>
                                      <w:marTop w:val="0"/>
                                      <w:marBottom w:val="0"/>
                                      <w:divBdr>
                                        <w:top w:val="none" w:sz="0" w:space="0" w:color="auto"/>
                                        <w:left w:val="none" w:sz="0" w:space="0" w:color="auto"/>
                                        <w:bottom w:val="none" w:sz="0" w:space="0" w:color="auto"/>
                                        <w:right w:val="none" w:sz="0" w:space="0" w:color="auto"/>
                                      </w:divBdr>
                                      <w:divsChild>
                                        <w:div w:id="1566532305">
                                          <w:marLeft w:val="0"/>
                                          <w:marRight w:val="0"/>
                                          <w:marTop w:val="0"/>
                                          <w:marBottom w:val="0"/>
                                          <w:divBdr>
                                            <w:top w:val="none" w:sz="0" w:space="0" w:color="auto"/>
                                            <w:left w:val="none" w:sz="0" w:space="0" w:color="auto"/>
                                            <w:bottom w:val="none" w:sz="0" w:space="0" w:color="auto"/>
                                            <w:right w:val="none" w:sz="0" w:space="0" w:color="auto"/>
                                          </w:divBdr>
                                          <w:divsChild>
                                            <w:div w:id="13654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4210187">
          <w:marLeft w:val="0"/>
          <w:marRight w:val="0"/>
          <w:marTop w:val="0"/>
          <w:marBottom w:val="0"/>
          <w:divBdr>
            <w:top w:val="none" w:sz="0" w:space="0" w:color="auto"/>
            <w:left w:val="none" w:sz="0" w:space="0" w:color="auto"/>
            <w:bottom w:val="none" w:sz="0" w:space="0" w:color="auto"/>
            <w:right w:val="none" w:sz="0" w:space="0" w:color="auto"/>
          </w:divBdr>
          <w:divsChild>
            <w:div w:id="627008621">
              <w:marLeft w:val="0"/>
              <w:marRight w:val="0"/>
              <w:marTop w:val="0"/>
              <w:marBottom w:val="0"/>
              <w:divBdr>
                <w:top w:val="none" w:sz="0" w:space="0" w:color="auto"/>
                <w:left w:val="none" w:sz="0" w:space="0" w:color="auto"/>
                <w:bottom w:val="none" w:sz="0" w:space="0" w:color="auto"/>
                <w:right w:val="none" w:sz="0" w:space="0" w:color="auto"/>
              </w:divBdr>
              <w:divsChild>
                <w:div w:id="688917235">
                  <w:marLeft w:val="0"/>
                  <w:marRight w:val="0"/>
                  <w:marTop w:val="0"/>
                  <w:marBottom w:val="0"/>
                  <w:divBdr>
                    <w:top w:val="none" w:sz="0" w:space="0" w:color="auto"/>
                    <w:left w:val="none" w:sz="0" w:space="0" w:color="auto"/>
                    <w:bottom w:val="none" w:sz="0" w:space="0" w:color="auto"/>
                    <w:right w:val="none" w:sz="0" w:space="0" w:color="auto"/>
                  </w:divBdr>
                  <w:divsChild>
                    <w:div w:id="283659857">
                      <w:marLeft w:val="0"/>
                      <w:marRight w:val="0"/>
                      <w:marTop w:val="0"/>
                      <w:marBottom w:val="0"/>
                      <w:divBdr>
                        <w:top w:val="none" w:sz="0" w:space="0" w:color="auto"/>
                        <w:left w:val="none" w:sz="0" w:space="0" w:color="auto"/>
                        <w:bottom w:val="none" w:sz="0" w:space="0" w:color="auto"/>
                        <w:right w:val="none" w:sz="0" w:space="0" w:color="auto"/>
                      </w:divBdr>
                      <w:divsChild>
                        <w:div w:id="1718121453">
                          <w:marLeft w:val="0"/>
                          <w:marRight w:val="0"/>
                          <w:marTop w:val="0"/>
                          <w:marBottom w:val="0"/>
                          <w:divBdr>
                            <w:top w:val="none" w:sz="0" w:space="0" w:color="auto"/>
                            <w:left w:val="none" w:sz="0" w:space="0" w:color="auto"/>
                            <w:bottom w:val="none" w:sz="0" w:space="0" w:color="auto"/>
                            <w:right w:val="none" w:sz="0" w:space="0" w:color="auto"/>
                          </w:divBdr>
                          <w:divsChild>
                            <w:div w:id="629868530">
                              <w:marLeft w:val="0"/>
                              <w:marRight w:val="0"/>
                              <w:marTop w:val="0"/>
                              <w:marBottom w:val="0"/>
                              <w:divBdr>
                                <w:top w:val="none" w:sz="0" w:space="0" w:color="auto"/>
                                <w:left w:val="none" w:sz="0" w:space="0" w:color="auto"/>
                                <w:bottom w:val="none" w:sz="0" w:space="0" w:color="auto"/>
                                <w:right w:val="none" w:sz="0" w:space="0" w:color="auto"/>
                              </w:divBdr>
                              <w:divsChild>
                                <w:div w:id="92672773">
                                  <w:marLeft w:val="0"/>
                                  <w:marRight w:val="0"/>
                                  <w:marTop w:val="0"/>
                                  <w:marBottom w:val="0"/>
                                  <w:divBdr>
                                    <w:top w:val="none" w:sz="0" w:space="0" w:color="auto"/>
                                    <w:left w:val="none" w:sz="0" w:space="0" w:color="auto"/>
                                    <w:bottom w:val="none" w:sz="0" w:space="0" w:color="auto"/>
                                    <w:right w:val="none" w:sz="0" w:space="0" w:color="auto"/>
                                  </w:divBdr>
                                  <w:divsChild>
                                    <w:div w:id="745609446">
                                      <w:blockQuote w:val="1"/>
                                      <w:marLeft w:val="96"/>
                                      <w:marRight w:val="0"/>
                                      <w:marTop w:val="0"/>
                                      <w:marBottom w:val="0"/>
                                      <w:divBdr>
                                        <w:top w:val="none" w:sz="0" w:space="0" w:color="auto"/>
                                        <w:left w:val="single" w:sz="6" w:space="6" w:color="CCCCCC"/>
                                        <w:bottom w:val="none" w:sz="0" w:space="0" w:color="auto"/>
                                        <w:right w:val="none" w:sz="0" w:space="0" w:color="auto"/>
                                      </w:divBdr>
                                    </w:div>
                                    <w:div w:id="11438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826031">
                          <w:marLeft w:val="0"/>
                          <w:marRight w:val="0"/>
                          <w:marTop w:val="0"/>
                          <w:marBottom w:val="0"/>
                          <w:divBdr>
                            <w:top w:val="none" w:sz="0" w:space="0" w:color="auto"/>
                            <w:left w:val="none" w:sz="0" w:space="0" w:color="auto"/>
                            <w:bottom w:val="none" w:sz="0" w:space="0" w:color="auto"/>
                            <w:right w:val="none" w:sz="0" w:space="0" w:color="auto"/>
                          </w:divBdr>
                          <w:divsChild>
                            <w:div w:id="184831989">
                              <w:marLeft w:val="0"/>
                              <w:marRight w:val="0"/>
                              <w:marTop w:val="0"/>
                              <w:marBottom w:val="0"/>
                              <w:divBdr>
                                <w:top w:val="none" w:sz="0" w:space="0" w:color="auto"/>
                                <w:left w:val="none" w:sz="0" w:space="0" w:color="auto"/>
                                <w:bottom w:val="none" w:sz="0" w:space="0" w:color="auto"/>
                                <w:right w:val="none" w:sz="0" w:space="0" w:color="auto"/>
                              </w:divBdr>
                              <w:divsChild>
                                <w:div w:id="139782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92549">
                          <w:marLeft w:val="0"/>
                          <w:marRight w:val="0"/>
                          <w:marTop w:val="0"/>
                          <w:marBottom w:val="0"/>
                          <w:divBdr>
                            <w:top w:val="none" w:sz="0" w:space="0" w:color="auto"/>
                            <w:left w:val="none" w:sz="0" w:space="0" w:color="auto"/>
                            <w:bottom w:val="none" w:sz="0" w:space="0" w:color="auto"/>
                            <w:right w:val="none" w:sz="0" w:space="0" w:color="auto"/>
                          </w:divBdr>
                          <w:divsChild>
                            <w:div w:id="2072076651">
                              <w:marLeft w:val="0"/>
                              <w:marRight w:val="0"/>
                              <w:marTop w:val="0"/>
                              <w:marBottom w:val="0"/>
                              <w:divBdr>
                                <w:top w:val="none" w:sz="0" w:space="0" w:color="auto"/>
                                <w:left w:val="none" w:sz="0" w:space="0" w:color="auto"/>
                                <w:bottom w:val="none" w:sz="0" w:space="0" w:color="auto"/>
                                <w:right w:val="none" w:sz="0" w:space="0" w:color="auto"/>
                              </w:divBdr>
                              <w:divsChild>
                                <w:div w:id="359549201">
                                  <w:marLeft w:val="0"/>
                                  <w:marRight w:val="0"/>
                                  <w:marTop w:val="0"/>
                                  <w:marBottom w:val="0"/>
                                  <w:divBdr>
                                    <w:top w:val="none" w:sz="0" w:space="0" w:color="auto"/>
                                    <w:left w:val="none" w:sz="0" w:space="0" w:color="auto"/>
                                    <w:bottom w:val="none" w:sz="0" w:space="0" w:color="auto"/>
                                    <w:right w:val="none" w:sz="0" w:space="0" w:color="auto"/>
                                  </w:divBdr>
                                </w:div>
                                <w:div w:id="640505095">
                                  <w:marLeft w:val="0"/>
                                  <w:marRight w:val="0"/>
                                  <w:marTop w:val="0"/>
                                  <w:marBottom w:val="0"/>
                                  <w:divBdr>
                                    <w:top w:val="none" w:sz="0" w:space="0" w:color="auto"/>
                                    <w:left w:val="none" w:sz="0" w:space="0" w:color="auto"/>
                                    <w:bottom w:val="none" w:sz="0" w:space="0" w:color="auto"/>
                                    <w:right w:val="none" w:sz="0" w:space="0" w:color="auto"/>
                                  </w:divBdr>
                                </w:div>
                                <w:div w:id="1012952801">
                                  <w:marLeft w:val="0"/>
                                  <w:marRight w:val="0"/>
                                  <w:marTop w:val="0"/>
                                  <w:marBottom w:val="0"/>
                                  <w:divBdr>
                                    <w:top w:val="none" w:sz="0" w:space="0" w:color="auto"/>
                                    <w:left w:val="none" w:sz="0" w:space="0" w:color="auto"/>
                                    <w:bottom w:val="none" w:sz="0" w:space="0" w:color="auto"/>
                                    <w:right w:val="none" w:sz="0" w:space="0" w:color="auto"/>
                                  </w:divBdr>
                                </w:div>
                                <w:div w:id="1385133275">
                                  <w:blockQuote w:val="1"/>
                                  <w:marLeft w:val="96"/>
                                  <w:marRight w:val="0"/>
                                  <w:marTop w:val="0"/>
                                  <w:marBottom w:val="0"/>
                                  <w:divBdr>
                                    <w:top w:val="none" w:sz="0" w:space="0" w:color="auto"/>
                                    <w:left w:val="single" w:sz="6" w:space="6" w:color="CCCCCC"/>
                                    <w:bottom w:val="none" w:sz="0" w:space="0" w:color="auto"/>
                                    <w:right w:val="none" w:sz="0" w:space="0" w:color="auto"/>
                                  </w:divBdr>
                                </w:div>
                                <w:div w:id="1862278521">
                                  <w:marLeft w:val="0"/>
                                  <w:marRight w:val="0"/>
                                  <w:marTop w:val="0"/>
                                  <w:marBottom w:val="0"/>
                                  <w:divBdr>
                                    <w:top w:val="none" w:sz="0" w:space="0" w:color="auto"/>
                                    <w:left w:val="none" w:sz="0" w:space="0" w:color="auto"/>
                                    <w:bottom w:val="none" w:sz="0" w:space="0" w:color="auto"/>
                                    <w:right w:val="none" w:sz="0" w:space="0" w:color="auto"/>
                                  </w:divBdr>
                                </w:div>
                                <w:div w:id="213182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348784">
                      <w:marLeft w:val="0"/>
                      <w:marRight w:val="0"/>
                      <w:marTop w:val="0"/>
                      <w:marBottom w:val="0"/>
                      <w:divBdr>
                        <w:top w:val="none" w:sz="0" w:space="0" w:color="auto"/>
                        <w:left w:val="none" w:sz="0" w:space="0" w:color="auto"/>
                        <w:bottom w:val="none" w:sz="0" w:space="0" w:color="auto"/>
                        <w:right w:val="none" w:sz="0" w:space="0" w:color="auto"/>
                      </w:divBdr>
                      <w:divsChild>
                        <w:div w:id="86830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8232">
          <w:marLeft w:val="0"/>
          <w:marRight w:val="0"/>
          <w:marTop w:val="0"/>
          <w:marBottom w:val="0"/>
          <w:divBdr>
            <w:top w:val="none" w:sz="0" w:space="0" w:color="auto"/>
            <w:left w:val="none" w:sz="0" w:space="0" w:color="auto"/>
            <w:bottom w:val="none" w:sz="0" w:space="0" w:color="auto"/>
            <w:right w:val="none" w:sz="0" w:space="0" w:color="auto"/>
          </w:divBdr>
          <w:divsChild>
            <w:div w:id="95518222">
              <w:marLeft w:val="0"/>
              <w:marRight w:val="0"/>
              <w:marTop w:val="0"/>
              <w:marBottom w:val="0"/>
              <w:divBdr>
                <w:top w:val="none" w:sz="0" w:space="0" w:color="auto"/>
                <w:left w:val="none" w:sz="0" w:space="0" w:color="auto"/>
                <w:bottom w:val="none" w:sz="0" w:space="0" w:color="auto"/>
                <w:right w:val="none" w:sz="0" w:space="0" w:color="auto"/>
              </w:divBdr>
            </w:div>
          </w:divsChild>
        </w:div>
        <w:div w:id="97257367">
          <w:marLeft w:val="0"/>
          <w:marRight w:val="0"/>
          <w:marTop w:val="0"/>
          <w:marBottom w:val="0"/>
          <w:divBdr>
            <w:top w:val="none" w:sz="0" w:space="0" w:color="auto"/>
            <w:left w:val="none" w:sz="0" w:space="0" w:color="auto"/>
            <w:bottom w:val="none" w:sz="0" w:space="0" w:color="auto"/>
            <w:right w:val="none" w:sz="0" w:space="0" w:color="auto"/>
          </w:divBdr>
          <w:divsChild>
            <w:div w:id="883522786">
              <w:marLeft w:val="0"/>
              <w:marRight w:val="0"/>
              <w:marTop w:val="0"/>
              <w:marBottom w:val="0"/>
              <w:divBdr>
                <w:top w:val="none" w:sz="0" w:space="0" w:color="auto"/>
                <w:left w:val="none" w:sz="0" w:space="0" w:color="auto"/>
                <w:bottom w:val="none" w:sz="0" w:space="0" w:color="auto"/>
                <w:right w:val="none" w:sz="0" w:space="0" w:color="auto"/>
              </w:divBdr>
            </w:div>
          </w:divsChild>
        </w:div>
        <w:div w:id="1762675004">
          <w:marLeft w:val="0"/>
          <w:marRight w:val="0"/>
          <w:marTop w:val="0"/>
          <w:marBottom w:val="0"/>
          <w:divBdr>
            <w:top w:val="none" w:sz="0" w:space="0" w:color="auto"/>
            <w:left w:val="none" w:sz="0" w:space="0" w:color="auto"/>
            <w:bottom w:val="none" w:sz="0" w:space="0" w:color="auto"/>
            <w:right w:val="none" w:sz="0" w:space="0" w:color="auto"/>
          </w:divBdr>
          <w:divsChild>
            <w:div w:id="1668897337">
              <w:marLeft w:val="0"/>
              <w:marRight w:val="0"/>
              <w:marTop w:val="0"/>
              <w:marBottom w:val="0"/>
              <w:divBdr>
                <w:top w:val="none" w:sz="0" w:space="0" w:color="auto"/>
                <w:left w:val="none" w:sz="0" w:space="0" w:color="auto"/>
                <w:bottom w:val="none" w:sz="0" w:space="0" w:color="auto"/>
                <w:right w:val="none" w:sz="0" w:space="0" w:color="auto"/>
              </w:divBdr>
              <w:divsChild>
                <w:div w:id="98991589">
                  <w:marLeft w:val="0"/>
                  <w:marRight w:val="0"/>
                  <w:marTop w:val="0"/>
                  <w:marBottom w:val="0"/>
                  <w:divBdr>
                    <w:top w:val="none" w:sz="0" w:space="0" w:color="auto"/>
                    <w:left w:val="none" w:sz="0" w:space="0" w:color="auto"/>
                    <w:bottom w:val="none" w:sz="0" w:space="0" w:color="auto"/>
                    <w:right w:val="none" w:sz="0" w:space="0" w:color="auto"/>
                  </w:divBdr>
                </w:div>
                <w:div w:id="1411196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0322824">
                      <w:marLeft w:val="0"/>
                      <w:marRight w:val="0"/>
                      <w:marTop w:val="0"/>
                      <w:marBottom w:val="0"/>
                      <w:divBdr>
                        <w:top w:val="none" w:sz="0" w:space="0" w:color="auto"/>
                        <w:left w:val="none" w:sz="0" w:space="0" w:color="auto"/>
                        <w:bottom w:val="none" w:sz="0" w:space="0" w:color="auto"/>
                        <w:right w:val="none" w:sz="0" w:space="0" w:color="auto"/>
                      </w:divBdr>
                    </w:div>
                  </w:divsChild>
                </w:div>
                <w:div w:id="1524974729">
                  <w:marLeft w:val="0"/>
                  <w:marRight w:val="0"/>
                  <w:marTop w:val="0"/>
                  <w:marBottom w:val="0"/>
                  <w:divBdr>
                    <w:top w:val="none" w:sz="0" w:space="0" w:color="auto"/>
                    <w:left w:val="none" w:sz="0" w:space="0" w:color="auto"/>
                    <w:bottom w:val="none" w:sz="0" w:space="0" w:color="auto"/>
                    <w:right w:val="none" w:sz="0" w:space="0" w:color="auto"/>
                  </w:divBdr>
                  <w:divsChild>
                    <w:div w:id="1579900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92698489">
          <w:marLeft w:val="0"/>
          <w:marRight w:val="0"/>
          <w:marTop w:val="0"/>
          <w:marBottom w:val="0"/>
          <w:divBdr>
            <w:top w:val="none" w:sz="0" w:space="0" w:color="auto"/>
            <w:left w:val="none" w:sz="0" w:space="0" w:color="auto"/>
            <w:bottom w:val="none" w:sz="0" w:space="0" w:color="auto"/>
            <w:right w:val="none" w:sz="0" w:space="0" w:color="auto"/>
          </w:divBdr>
          <w:divsChild>
            <w:div w:id="145364586">
              <w:marLeft w:val="0"/>
              <w:marRight w:val="0"/>
              <w:marTop w:val="0"/>
              <w:marBottom w:val="0"/>
              <w:divBdr>
                <w:top w:val="none" w:sz="0" w:space="0" w:color="auto"/>
                <w:left w:val="none" w:sz="0" w:space="0" w:color="auto"/>
                <w:bottom w:val="none" w:sz="0" w:space="0" w:color="auto"/>
                <w:right w:val="none" w:sz="0" w:space="0" w:color="auto"/>
              </w:divBdr>
              <w:divsChild>
                <w:div w:id="100534960">
                  <w:marLeft w:val="0"/>
                  <w:marRight w:val="0"/>
                  <w:marTop w:val="0"/>
                  <w:marBottom w:val="0"/>
                  <w:divBdr>
                    <w:top w:val="none" w:sz="0" w:space="0" w:color="auto"/>
                    <w:left w:val="none" w:sz="0" w:space="0" w:color="auto"/>
                    <w:bottom w:val="none" w:sz="0" w:space="0" w:color="auto"/>
                    <w:right w:val="none" w:sz="0" w:space="0" w:color="auto"/>
                  </w:divBdr>
                  <w:divsChild>
                    <w:div w:id="1914585923">
                      <w:marLeft w:val="0"/>
                      <w:marRight w:val="0"/>
                      <w:marTop w:val="0"/>
                      <w:marBottom w:val="0"/>
                      <w:divBdr>
                        <w:top w:val="none" w:sz="0" w:space="0" w:color="auto"/>
                        <w:left w:val="none" w:sz="0" w:space="0" w:color="auto"/>
                        <w:bottom w:val="none" w:sz="0" w:space="0" w:color="auto"/>
                        <w:right w:val="none" w:sz="0" w:space="0" w:color="auto"/>
                      </w:divBdr>
                      <w:divsChild>
                        <w:div w:id="1794861160">
                          <w:marLeft w:val="0"/>
                          <w:marRight w:val="0"/>
                          <w:marTop w:val="0"/>
                          <w:marBottom w:val="0"/>
                          <w:divBdr>
                            <w:top w:val="none" w:sz="0" w:space="0" w:color="auto"/>
                            <w:left w:val="none" w:sz="0" w:space="0" w:color="auto"/>
                            <w:bottom w:val="none" w:sz="0" w:space="0" w:color="auto"/>
                            <w:right w:val="none" w:sz="0" w:space="0" w:color="auto"/>
                          </w:divBdr>
                          <w:divsChild>
                            <w:div w:id="2086492156">
                              <w:marLeft w:val="0"/>
                              <w:marRight w:val="0"/>
                              <w:marTop w:val="0"/>
                              <w:marBottom w:val="0"/>
                              <w:divBdr>
                                <w:top w:val="none" w:sz="0" w:space="0" w:color="auto"/>
                                <w:left w:val="none" w:sz="0" w:space="0" w:color="auto"/>
                                <w:bottom w:val="none" w:sz="0" w:space="0" w:color="auto"/>
                                <w:right w:val="none" w:sz="0" w:space="0" w:color="auto"/>
                              </w:divBdr>
                            </w:div>
                            <w:div w:id="211782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100290">
                  <w:marLeft w:val="0"/>
                  <w:marRight w:val="0"/>
                  <w:marTop w:val="0"/>
                  <w:marBottom w:val="0"/>
                  <w:divBdr>
                    <w:top w:val="none" w:sz="0" w:space="0" w:color="auto"/>
                    <w:left w:val="none" w:sz="0" w:space="0" w:color="auto"/>
                    <w:bottom w:val="none" w:sz="0" w:space="0" w:color="auto"/>
                    <w:right w:val="none" w:sz="0" w:space="0" w:color="auto"/>
                  </w:divBdr>
                  <w:divsChild>
                    <w:div w:id="1645894065">
                      <w:marLeft w:val="0"/>
                      <w:marRight w:val="0"/>
                      <w:marTop w:val="0"/>
                      <w:marBottom w:val="0"/>
                      <w:divBdr>
                        <w:top w:val="none" w:sz="0" w:space="0" w:color="auto"/>
                        <w:left w:val="none" w:sz="0" w:space="0" w:color="auto"/>
                        <w:bottom w:val="none" w:sz="0" w:space="0" w:color="auto"/>
                        <w:right w:val="none" w:sz="0" w:space="0" w:color="auto"/>
                      </w:divBdr>
                      <w:divsChild>
                        <w:div w:id="114381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628708">
          <w:marLeft w:val="0"/>
          <w:marRight w:val="0"/>
          <w:marTop w:val="0"/>
          <w:marBottom w:val="0"/>
          <w:divBdr>
            <w:top w:val="none" w:sz="0" w:space="0" w:color="auto"/>
            <w:left w:val="none" w:sz="0" w:space="0" w:color="auto"/>
            <w:bottom w:val="none" w:sz="0" w:space="0" w:color="auto"/>
            <w:right w:val="none" w:sz="0" w:space="0" w:color="auto"/>
          </w:divBdr>
          <w:divsChild>
            <w:div w:id="994383565">
              <w:marLeft w:val="0"/>
              <w:marRight w:val="0"/>
              <w:marTop w:val="0"/>
              <w:marBottom w:val="0"/>
              <w:divBdr>
                <w:top w:val="none" w:sz="0" w:space="0" w:color="auto"/>
                <w:left w:val="none" w:sz="0" w:space="0" w:color="auto"/>
                <w:bottom w:val="none" w:sz="0" w:space="0" w:color="auto"/>
                <w:right w:val="none" w:sz="0" w:space="0" w:color="auto"/>
              </w:divBdr>
              <w:divsChild>
                <w:div w:id="101998399">
                  <w:marLeft w:val="0"/>
                  <w:marRight w:val="0"/>
                  <w:marTop w:val="0"/>
                  <w:marBottom w:val="0"/>
                  <w:divBdr>
                    <w:top w:val="none" w:sz="0" w:space="0" w:color="auto"/>
                    <w:left w:val="none" w:sz="0" w:space="0" w:color="auto"/>
                    <w:bottom w:val="none" w:sz="0" w:space="0" w:color="auto"/>
                    <w:right w:val="none" w:sz="0" w:space="0" w:color="auto"/>
                  </w:divBdr>
                </w:div>
                <w:div w:id="1792897280">
                  <w:marLeft w:val="0"/>
                  <w:marRight w:val="0"/>
                  <w:marTop w:val="0"/>
                  <w:marBottom w:val="0"/>
                  <w:divBdr>
                    <w:top w:val="none" w:sz="0" w:space="0" w:color="auto"/>
                    <w:left w:val="none" w:sz="0" w:space="0" w:color="auto"/>
                    <w:bottom w:val="none" w:sz="0" w:space="0" w:color="auto"/>
                    <w:right w:val="none" w:sz="0" w:space="0" w:color="auto"/>
                  </w:divBdr>
                  <w:divsChild>
                    <w:div w:id="152725701">
                      <w:marLeft w:val="0"/>
                      <w:marRight w:val="0"/>
                      <w:marTop w:val="0"/>
                      <w:marBottom w:val="0"/>
                      <w:divBdr>
                        <w:top w:val="none" w:sz="0" w:space="0" w:color="auto"/>
                        <w:left w:val="none" w:sz="0" w:space="0" w:color="auto"/>
                        <w:bottom w:val="none" w:sz="0" w:space="0" w:color="auto"/>
                        <w:right w:val="none" w:sz="0" w:space="0" w:color="auto"/>
                      </w:divBdr>
                    </w:div>
                  </w:divsChild>
                </w:div>
                <w:div w:id="388115202">
                  <w:marLeft w:val="0"/>
                  <w:marRight w:val="0"/>
                  <w:marTop w:val="0"/>
                  <w:marBottom w:val="0"/>
                  <w:divBdr>
                    <w:top w:val="none" w:sz="0" w:space="0" w:color="auto"/>
                    <w:left w:val="none" w:sz="0" w:space="0" w:color="auto"/>
                    <w:bottom w:val="none" w:sz="0" w:space="0" w:color="auto"/>
                    <w:right w:val="none" w:sz="0" w:space="0" w:color="auto"/>
                  </w:divBdr>
                </w:div>
                <w:div w:id="4366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47172">
          <w:marLeft w:val="0"/>
          <w:marRight w:val="0"/>
          <w:marTop w:val="0"/>
          <w:marBottom w:val="0"/>
          <w:divBdr>
            <w:top w:val="none" w:sz="0" w:space="0" w:color="auto"/>
            <w:left w:val="none" w:sz="0" w:space="0" w:color="auto"/>
            <w:bottom w:val="none" w:sz="0" w:space="0" w:color="auto"/>
            <w:right w:val="none" w:sz="0" w:space="0" w:color="auto"/>
          </w:divBdr>
          <w:divsChild>
            <w:div w:id="292448779">
              <w:marLeft w:val="0"/>
              <w:marRight w:val="0"/>
              <w:marTop w:val="0"/>
              <w:marBottom w:val="0"/>
              <w:divBdr>
                <w:top w:val="none" w:sz="0" w:space="0" w:color="auto"/>
                <w:left w:val="none" w:sz="0" w:space="0" w:color="auto"/>
                <w:bottom w:val="none" w:sz="0" w:space="0" w:color="auto"/>
                <w:right w:val="none" w:sz="0" w:space="0" w:color="auto"/>
              </w:divBdr>
              <w:divsChild>
                <w:div w:id="105276550">
                  <w:marLeft w:val="0"/>
                  <w:marRight w:val="0"/>
                  <w:marTop w:val="0"/>
                  <w:marBottom w:val="0"/>
                  <w:divBdr>
                    <w:top w:val="none" w:sz="0" w:space="0" w:color="auto"/>
                    <w:left w:val="none" w:sz="0" w:space="0" w:color="auto"/>
                    <w:bottom w:val="none" w:sz="0" w:space="0" w:color="auto"/>
                    <w:right w:val="none" w:sz="0" w:space="0" w:color="auto"/>
                  </w:divBdr>
                  <w:divsChild>
                    <w:div w:id="1994524479">
                      <w:marLeft w:val="0"/>
                      <w:marRight w:val="0"/>
                      <w:marTop w:val="0"/>
                      <w:marBottom w:val="0"/>
                      <w:divBdr>
                        <w:top w:val="none" w:sz="0" w:space="0" w:color="auto"/>
                        <w:left w:val="none" w:sz="0" w:space="0" w:color="auto"/>
                        <w:bottom w:val="none" w:sz="0" w:space="0" w:color="auto"/>
                        <w:right w:val="none" w:sz="0" w:space="0" w:color="auto"/>
                      </w:divBdr>
                      <w:divsChild>
                        <w:div w:id="1396775377">
                          <w:marLeft w:val="0"/>
                          <w:marRight w:val="0"/>
                          <w:marTop w:val="0"/>
                          <w:marBottom w:val="0"/>
                          <w:divBdr>
                            <w:top w:val="none" w:sz="0" w:space="0" w:color="auto"/>
                            <w:left w:val="none" w:sz="0" w:space="0" w:color="auto"/>
                            <w:bottom w:val="none" w:sz="0" w:space="0" w:color="auto"/>
                            <w:right w:val="none" w:sz="0" w:space="0" w:color="auto"/>
                          </w:divBdr>
                          <w:divsChild>
                            <w:div w:id="588655898">
                              <w:marLeft w:val="0"/>
                              <w:marRight w:val="0"/>
                              <w:marTop w:val="0"/>
                              <w:marBottom w:val="0"/>
                              <w:divBdr>
                                <w:top w:val="none" w:sz="0" w:space="0" w:color="auto"/>
                                <w:left w:val="none" w:sz="0" w:space="0" w:color="auto"/>
                                <w:bottom w:val="none" w:sz="0" w:space="0" w:color="auto"/>
                                <w:right w:val="none" w:sz="0" w:space="0" w:color="auto"/>
                              </w:divBdr>
                              <w:divsChild>
                                <w:div w:id="1712027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12582837">
                          <w:marLeft w:val="0"/>
                          <w:marRight w:val="0"/>
                          <w:marTop w:val="0"/>
                          <w:marBottom w:val="0"/>
                          <w:divBdr>
                            <w:top w:val="none" w:sz="0" w:space="0" w:color="auto"/>
                            <w:left w:val="none" w:sz="0" w:space="0" w:color="auto"/>
                            <w:bottom w:val="none" w:sz="0" w:space="0" w:color="auto"/>
                            <w:right w:val="none" w:sz="0" w:space="0" w:color="auto"/>
                          </w:divBdr>
                          <w:divsChild>
                            <w:div w:id="1988632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34641411">
          <w:marLeft w:val="0"/>
          <w:marRight w:val="0"/>
          <w:marTop w:val="0"/>
          <w:marBottom w:val="0"/>
          <w:divBdr>
            <w:top w:val="none" w:sz="0" w:space="0" w:color="auto"/>
            <w:left w:val="none" w:sz="0" w:space="0" w:color="auto"/>
            <w:bottom w:val="none" w:sz="0" w:space="0" w:color="auto"/>
            <w:right w:val="none" w:sz="0" w:space="0" w:color="auto"/>
          </w:divBdr>
          <w:divsChild>
            <w:div w:id="678117117">
              <w:marLeft w:val="0"/>
              <w:marRight w:val="0"/>
              <w:marTop w:val="0"/>
              <w:marBottom w:val="0"/>
              <w:divBdr>
                <w:top w:val="none" w:sz="0" w:space="0" w:color="auto"/>
                <w:left w:val="none" w:sz="0" w:space="0" w:color="auto"/>
                <w:bottom w:val="none" w:sz="0" w:space="0" w:color="auto"/>
                <w:right w:val="none" w:sz="0" w:space="0" w:color="auto"/>
              </w:divBdr>
              <w:divsChild>
                <w:div w:id="109324739">
                  <w:marLeft w:val="0"/>
                  <w:marRight w:val="0"/>
                  <w:marTop w:val="0"/>
                  <w:marBottom w:val="0"/>
                  <w:divBdr>
                    <w:top w:val="none" w:sz="0" w:space="0" w:color="auto"/>
                    <w:left w:val="none" w:sz="0" w:space="0" w:color="auto"/>
                    <w:bottom w:val="none" w:sz="0" w:space="0" w:color="auto"/>
                    <w:right w:val="none" w:sz="0" w:space="0" w:color="auto"/>
                  </w:divBdr>
                  <w:divsChild>
                    <w:div w:id="765536149">
                      <w:marLeft w:val="0"/>
                      <w:marRight w:val="0"/>
                      <w:marTop w:val="0"/>
                      <w:marBottom w:val="0"/>
                      <w:divBdr>
                        <w:top w:val="none" w:sz="0" w:space="0" w:color="auto"/>
                        <w:left w:val="none" w:sz="0" w:space="0" w:color="auto"/>
                        <w:bottom w:val="none" w:sz="0" w:space="0" w:color="auto"/>
                        <w:right w:val="none" w:sz="0" w:space="0" w:color="auto"/>
                      </w:divBdr>
                      <w:divsChild>
                        <w:div w:id="15435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7320">
                  <w:marLeft w:val="0"/>
                  <w:marRight w:val="0"/>
                  <w:marTop w:val="0"/>
                  <w:marBottom w:val="0"/>
                  <w:divBdr>
                    <w:top w:val="none" w:sz="0" w:space="0" w:color="auto"/>
                    <w:left w:val="none" w:sz="0" w:space="0" w:color="auto"/>
                    <w:bottom w:val="none" w:sz="0" w:space="0" w:color="auto"/>
                    <w:right w:val="none" w:sz="0" w:space="0" w:color="auto"/>
                  </w:divBdr>
                  <w:divsChild>
                    <w:div w:id="1803771373">
                      <w:marLeft w:val="0"/>
                      <w:marRight w:val="0"/>
                      <w:marTop w:val="0"/>
                      <w:marBottom w:val="0"/>
                      <w:divBdr>
                        <w:top w:val="none" w:sz="0" w:space="0" w:color="auto"/>
                        <w:left w:val="none" w:sz="0" w:space="0" w:color="auto"/>
                        <w:bottom w:val="none" w:sz="0" w:space="0" w:color="auto"/>
                        <w:right w:val="none" w:sz="0" w:space="0" w:color="auto"/>
                      </w:divBdr>
                      <w:divsChild>
                        <w:div w:id="1248735125">
                          <w:marLeft w:val="0"/>
                          <w:marRight w:val="0"/>
                          <w:marTop w:val="0"/>
                          <w:marBottom w:val="0"/>
                          <w:divBdr>
                            <w:top w:val="none" w:sz="0" w:space="0" w:color="auto"/>
                            <w:left w:val="none" w:sz="0" w:space="0" w:color="auto"/>
                            <w:bottom w:val="none" w:sz="0" w:space="0" w:color="auto"/>
                            <w:right w:val="none" w:sz="0" w:space="0" w:color="auto"/>
                          </w:divBdr>
                          <w:divsChild>
                            <w:div w:id="572012933">
                              <w:marLeft w:val="0"/>
                              <w:marRight w:val="0"/>
                              <w:marTop w:val="0"/>
                              <w:marBottom w:val="0"/>
                              <w:divBdr>
                                <w:top w:val="none" w:sz="0" w:space="0" w:color="auto"/>
                                <w:left w:val="none" w:sz="0" w:space="0" w:color="auto"/>
                                <w:bottom w:val="none" w:sz="0" w:space="0" w:color="auto"/>
                                <w:right w:val="none" w:sz="0" w:space="0" w:color="auto"/>
                              </w:divBdr>
                            </w:div>
                            <w:div w:id="73528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622267">
          <w:marLeft w:val="0"/>
          <w:marRight w:val="0"/>
          <w:marTop w:val="0"/>
          <w:marBottom w:val="0"/>
          <w:divBdr>
            <w:top w:val="none" w:sz="0" w:space="0" w:color="auto"/>
            <w:left w:val="none" w:sz="0" w:space="0" w:color="auto"/>
            <w:bottom w:val="none" w:sz="0" w:space="0" w:color="auto"/>
            <w:right w:val="none" w:sz="0" w:space="0" w:color="auto"/>
          </w:divBdr>
          <w:divsChild>
            <w:div w:id="111024561">
              <w:marLeft w:val="0"/>
              <w:marRight w:val="0"/>
              <w:marTop w:val="0"/>
              <w:marBottom w:val="0"/>
              <w:divBdr>
                <w:top w:val="none" w:sz="0" w:space="0" w:color="auto"/>
                <w:left w:val="none" w:sz="0" w:space="0" w:color="auto"/>
                <w:bottom w:val="none" w:sz="0" w:space="0" w:color="auto"/>
                <w:right w:val="none" w:sz="0" w:space="0" w:color="auto"/>
              </w:divBdr>
            </w:div>
            <w:div w:id="834028063">
              <w:marLeft w:val="0"/>
              <w:marRight w:val="0"/>
              <w:marTop w:val="0"/>
              <w:marBottom w:val="0"/>
              <w:divBdr>
                <w:top w:val="none" w:sz="0" w:space="0" w:color="auto"/>
                <w:left w:val="none" w:sz="0" w:space="0" w:color="auto"/>
                <w:bottom w:val="none" w:sz="0" w:space="0" w:color="auto"/>
                <w:right w:val="none" w:sz="0" w:space="0" w:color="auto"/>
              </w:divBdr>
              <w:divsChild>
                <w:div w:id="760373222">
                  <w:marLeft w:val="0"/>
                  <w:marRight w:val="0"/>
                  <w:marTop w:val="0"/>
                  <w:marBottom w:val="0"/>
                  <w:divBdr>
                    <w:top w:val="none" w:sz="0" w:space="0" w:color="auto"/>
                    <w:left w:val="none" w:sz="0" w:space="0" w:color="auto"/>
                    <w:bottom w:val="none" w:sz="0" w:space="0" w:color="auto"/>
                    <w:right w:val="none" w:sz="0" w:space="0" w:color="auto"/>
                  </w:divBdr>
                  <w:divsChild>
                    <w:div w:id="158657521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19635708">
                          <w:marLeft w:val="0"/>
                          <w:marRight w:val="0"/>
                          <w:marTop w:val="0"/>
                          <w:marBottom w:val="0"/>
                          <w:divBdr>
                            <w:top w:val="none" w:sz="0" w:space="0" w:color="auto"/>
                            <w:left w:val="none" w:sz="0" w:space="0" w:color="auto"/>
                            <w:bottom w:val="none" w:sz="0" w:space="0" w:color="auto"/>
                            <w:right w:val="none" w:sz="0" w:space="0" w:color="auto"/>
                          </w:divBdr>
                          <w:divsChild>
                            <w:div w:id="784735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6054557">
                                  <w:marLeft w:val="0"/>
                                  <w:marRight w:val="0"/>
                                  <w:marTop w:val="0"/>
                                  <w:marBottom w:val="0"/>
                                  <w:divBdr>
                                    <w:top w:val="none" w:sz="0" w:space="0" w:color="auto"/>
                                    <w:left w:val="none" w:sz="0" w:space="0" w:color="auto"/>
                                    <w:bottom w:val="none" w:sz="0" w:space="0" w:color="auto"/>
                                    <w:right w:val="none" w:sz="0" w:space="0" w:color="auto"/>
                                  </w:divBdr>
                                  <w:divsChild>
                                    <w:div w:id="218252372">
                                      <w:marLeft w:val="0"/>
                                      <w:marRight w:val="0"/>
                                      <w:marTop w:val="0"/>
                                      <w:marBottom w:val="0"/>
                                      <w:divBdr>
                                        <w:top w:val="none" w:sz="0" w:space="0" w:color="auto"/>
                                        <w:left w:val="none" w:sz="0" w:space="0" w:color="auto"/>
                                        <w:bottom w:val="none" w:sz="0" w:space="0" w:color="auto"/>
                                        <w:right w:val="none" w:sz="0" w:space="0" w:color="auto"/>
                                      </w:divBdr>
                                      <w:divsChild>
                                        <w:div w:id="1558317344">
                                          <w:marLeft w:val="0"/>
                                          <w:marRight w:val="0"/>
                                          <w:marTop w:val="0"/>
                                          <w:marBottom w:val="0"/>
                                          <w:divBdr>
                                            <w:top w:val="none" w:sz="0" w:space="0" w:color="auto"/>
                                            <w:left w:val="none" w:sz="0" w:space="0" w:color="auto"/>
                                            <w:bottom w:val="none" w:sz="0" w:space="0" w:color="auto"/>
                                            <w:right w:val="none" w:sz="0" w:space="0" w:color="auto"/>
                                          </w:divBdr>
                                        </w:div>
                                        <w:div w:id="1636252362">
                                          <w:marLeft w:val="0"/>
                                          <w:marRight w:val="0"/>
                                          <w:marTop w:val="0"/>
                                          <w:marBottom w:val="0"/>
                                          <w:divBdr>
                                            <w:top w:val="none" w:sz="0" w:space="0" w:color="auto"/>
                                            <w:left w:val="none" w:sz="0" w:space="0" w:color="auto"/>
                                            <w:bottom w:val="none" w:sz="0" w:space="0" w:color="auto"/>
                                            <w:right w:val="none" w:sz="0" w:space="0" w:color="auto"/>
                                          </w:divBdr>
                                        </w:div>
                                        <w:div w:id="207650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619615">
              <w:marLeft w:val="0"/>
              <w:marRight w:val="0"/>
              <w:marTop w:val="0"/>
              <w:marBottom w:val="0"/>
              <w:divBdr>
                <w:top w:val="none" w:sz="0" w:space="0" w:color="auto"/>
                <w:left w:val="none" w:sz="0" w:space="0" w:color="auto"/>
                <w:bottom w:val="none" w:sz="0" w:space="0" w:color="auto"/>
                <w:right w:val="none" w:sz="0" w:space="0" w:color="auto"/>
              </w:divBdr>
              <w:divsChild>
                <w:div w:id="476610421">
                  <w:marLeft w:val="0"/>
                  <w:marRight w:val="0"/>
                  <w:marTop w:val="0"/>
                  <w:marBottom w:val="0"/>
                  <w:divBdr>
                    <w:top w:val="none" w:sz="0" w:space="0" w:color="auto"/>
                    <w:left w:val="none" w:sz="0" w:space="0" w:color="auto"/>
                    <w:bottom w:val="none" w:sz="0" w:space="0" w:color="auto"/>
                    <w:right w:val="none" w:sz="0" w:space="0" w:color="auto"/>
                  </w:divBdr>
                  <w:divsChild>
                    <w:div w:id="177589743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839347891">
                          <w:marLeft w:val="0"/>
                          <w:marRight w:val="0"/>
                          <w:marTop w:val="0"/>
                          <w:marBottom w:val="0"/>
                          <w:divBdr>
                            <w:top w:val="none" w:sz="0" w:space="0" w:color="auto"/>
                            <w:left w:val="none" w:sz="0" w:space="0" w:color="auto"/>
                            <w:bottom w:val="none" w:sz="0" w:space="0" w:color="auto"/>
                            <w:right w:val="none" w:sz="0" w:space="0" w:color="auto"/>
                          </w:divBdr>
                          <w:divsChild>
                            <w:div w:id="8960138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9642936">
                                  <w:marLeft w:val="0"/>
                                  <w:marRight w:val="0"/>
                                  <w:marTop w:val="0"/>
                                  <w:marBottom w:val="0"/>
                                  <w:divBdr>
                                    <w:top w:val="none" w:sz="0" w:space="0" w:color="auto"/>
                                    <w:left w:val="none" w:sz="0" w:space="0" w:color="auto"/>
                                    <w:bottom w:val="none" w:sz="0" w:space="0" w:color="auto"/>
                                    <w:right w:val="none" w:sz="0" w:space="0" w:color="auto"/>
                                  </w:divBdr>
                                  <w:divsChild>
                                    <w:div w:id="236281140">
                                      <w:marLeft w:val="0"/>
                                      <w:marRight w:val="0"/>
                                      <w:marTop w:val="0"/>
                                      <w:marBottom w:val="0"/>
                                      <w:divBdr>
                                        <w:top w:val="none" w:sz="0" w:space="0" w:color="auto"/>
                                        <w:left w:val="none" w:sz="0" w:space="0" w:color="auto"/>
                                        <w:bottom w:val="none" w:sz="0" w:space="0" w:color="auto"/>
                                        <w:right w:val="none" w:sz="0" w:space="0" w:color="auto"/>
                                      </w:divBdr>
                                    </w:div>
                                    <w:div w:id="875846165">
                                      <w:marLeft w:val="0"/>
                                      <w:marRight w:val="0"/>
                                      <w:marTop w:val="0"/>
                                      <w:marBottom w:val="0"/>
                                      <w:divBdr>
                                        <w:top w:val="none" w:sz="0" w:space="0" w:color="auto"/>
                                        <w:left w:val="none" w:sz="0" w:space="0" w:color="auto"/>
                                        <w:bottom w:val="none" w:sz="0" w:space="0" w:color="auto"/>
                                        <w:right w:val="none" w:sz="0" w:space="0" w:color="auto"/>
                                      </w:divBdr>
                                    </w:div>
                                    <w:div w:id="1704163745">
                                      <w:marLeft w:val="0"/>
                                      <w:marRight w:val="0"/>
                                      <w:marTop w:val="0"/>
                                      <w:marBottom w:val="0"/>
                                      <w:divBdr>
                                        <w:top w:val="none" w:sz="0" w:space="0" w:color="auto"/>
                                        <w:left w:val="none" w:sz="0" w:space="0" w:color="auto"/>
                                        <w:bottom w:val="none" w:sz="0" w:space="0" w:color="auto"/>
                                        <w:right w:val="none" w:sz="0" w:space="0" w:color="auto"/>
                                      </w:divBdr>
                                    </w:div>
                                    <w:div w:id="20226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252986">
              <w:marLeft w:val="0"/>
              <w:marRight w:val="0"/>
              <w:marTop w:val="0"/>
              <w:marBottom w:val="0"/>
              <w:divBdr>
                <w:top w:val="none" w:sz="0" w:space="0" w:color="auto"/>
                <w:left w:val="none" w:sz="0" w:space="0" w:color="auto"/>
                <w:bottom w:val="none" w:sz="0" w:space="0" w:color="auto"/>
                <w:right w:val="none" w:sz="0" w:space="0" w:color="auto"/>
              </w:divBdr>
              <w:divsChild>
                <w:div w:id="298803936">
                  <w:marLeft w:val="0"/>
                  <w:marRight w:val="0"/>
                  <w:marTop w:val="0"/>
                  <w:marBottom w:val="0"/>
                  <w:divBdr>
                    <w:top w:val="none" w:sz="0" w:space="0" w:color="auto"/>
                    <w:left w:val="none" w:sz="0" w:space="0" w:color="auto"/>
                    <w:bottom w:val="none" w:sz="0" w:space="0" w:color="auto"/>
                    <w:right w:val="none" w:sz="0" w:space="0" w:color="auto"/>
                  </w:divBdr>
                  <w:divsChild>
                    <w:div w:id="57324697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66629960">
                          <w:marLeft w:val="0"/>
                          <w:marRight w:val="0"/>
                          <w:marTop w:val="0"/>
                          <w:marBottom w:val="0"/>
                          <w:divBdr>
                            <w:top w:val="none" w:sz="0" w:space="0" w:color="auto"/>
                            <w:left w:val="none" w:sz="0" w:space="0" w:color="auto"/>
                            <w:bottom w:val="none" w:sz="0" w:space="0" w:color="auto"/>
                            <w:right w:val="none" w:sz="0" w:space="0" w:color="auto"/>
                          </w:divBdr>
                          <w:divsChild>
                            <w:div w:id="13472905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933341">
                                  <w:marLeft w:val="0"/>
                                  <w:marRight w:val="0"/>
                                  <w:marTop w:val="0"/>
                                  <w:marBottom w:val="0"/>
                                  <w:divBdr>
                                    <w:top w:val="none" w:sz="0" w:space="0" w:color="auto"/>
                                    <w:left w:val="none" w:sz="0" w:space="0" w:color="auto"/>
                                    <w:bottom w:val="none" w:sz="0" w:space="0" w:color="auto"/>
                                    <w:right w:val="none" w:sz="0" w:space="0" w:color="auto"/>
                                  </w:divBdr>
                                  <w:divsChild>
                                    <w:div w:id="1344165689">
                                      <w:marLeft w:val="0"/>
                                      <w:marRight w:val="0"/>
                                      <w:marTop w:val="0"/>
                                      <w:marBottom w:val="0"/>
                                      <w:divBdr>
                                        <w:top w:val="none" w:sz="0" w:space="0" w:color="auto"/>
                                        <w:left w:val="none" w:sz="0" w:space="0" w:color="auto"/>
                                        <w:bottom w:val="none" w:sz="0" w:space="0" w:color="auto"/>
                                        <w:right w:val="none" w:sz="0" w:space="0" w:color="auto"/>
                                      </w:divBdr>
                                      <w:divsChild>
                                        <w:div w:id="2108232931">
                                          <w:marLeft w:val="0"/>
                                          <w:marRight w:val="0"/>
                                          <w:marTop w:val="0"/>
                                          <w:marBottom w:val="0"/>
                                          <w:divBdr>
                                            <w:top w:val="none" w:sz="0" w:space="0" w:color="auto"/>
                                            <w:left w:val="none" w:sz="0" w:space="0" w:color="auto"/>
                                            <w:bottom w:val="none" w:sz="0" w:space="0" w:color="auto"/>
                                            <w:right w:val="none" w:sz="0" w:space="0" w:color="auto"/>
                                          </w:divBdr>
                                          <w:divsChild>
                                            <w:div w:id="1759255000">
                                              <w:marLeft w:val="0"/>
                                              <w:marRight w:val="0"/>
                                              <w:marTop w:val="0"/>
                                              <w:marBottom w:val="0"/>
                                              <w:divBdr>
                                                <w:top w:val="none" w:sz="0" w:space="0" w:color="auto"/>
                                                <w:left w:val="none" w:sz="0" w:space="0" w:color="auto"/>
                                                <w:bottom w:val="none" w:sz="0" w:space="0" w:color="auto"/>
                                                <w:right w:val="none" w:sz="0" w:space="0" w:color="auto"/>
                                              </w:divBdr>
                                              <w:divsChild>
                                                <w:div w:id="1234242667">
                                                  <w:marLeft w:val="0"/>
                                                  <w:marRight w:val="0"/>
                                                  <w:marTop w:val="0"/>
                                                  <w:marBottom w:val="0"/>
                                                  <w:divBdr>
                                                    <w:top w:val="none" w:sz="0" w:space="0" w:color="auto"/>
                                                    <w:left w:val="none" w:sz="0" w:space="0" w:color="auto"/>
                                                    <w:bottom w:val="none" w:sz="0" w:space="0" w:color="auto"/>
                                                    <w:right w:val="none" w:sz="0" w:space="0" w:color="auto"/>
                                                  </w:divBdr>
                                                  <w:divsChild>
                                                    <w:div w:id="125424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3944527">
              <w:marLeft w:val="0"/>
              <w:marRight w:val="0"/>
              <w:marTop w:val="0"/>
              <w:marBottom w:val="0"/>
              <w:divBdr>
                <w:top w:val="none" w:sz="0" w:space="0" w:color="auto"/>
                <w:left w:val="none" w:sz="0" w:space="0" w:color="auto"/>
                <w:bottom w:val="none" w:sz="0" w:space="0" w:color="auto"/>
                <w:right w:val="none" w:sz="0" w:space="0" w:color="auto"/>
              </w:divBdr>
            </w:div>
            <w:div w:id="330529983">
              <w:marLeft w:val="0"/>
              <w:marRight w:val="0"/>
              <w:marTop w:val="0"/>
              <w:marBottom w:val="0"/>
              <w:divBdr>
                <w:top w:val="none" w:sz="0" w:space="0" w:color="auto"/>
                <w:left w:val="none" w:sz="0" w:space="0" w:color="auto"/>
                <w:bottom w:val="none" w:sz="0" w:space="0" w:color="auto"/>
                <w:right w:val="none" w:sz="0" w:space="0" w:color="auto"/>
              </w:divBdr>
            </w:div>
            <w:div w:id="511797587">
              <w:marLeft w:val="0"/>
              <w:marRight w:val="0"/>
              <w:marTop w:val="0"/>
              <w:marBottom w:val="0"/>
              <w:divBdr>
                <w:top w:val="none" w:sz="0" w:space="0" w:color="auto"/>
                <w:left w:val="none" w:sz="0" w:space="0" w:color="auto"/>
                <w:bottom w:val="none" w:sz="0" w:space="0" w:color="auto"/>
                <w:right w:val="none" w:sz="0" w:space="0" w:color="auto"/>
              </w:divBdr>
            </w:div>
            <w:div w:id="1885288214">
              <w:marLeft w:val="0"/>
              <w:marRight w:val="0"/>
              <w:marTop w:val="0"/>
              <w:marBottom w:val="0"/>
              <w:divBdr>
                <w:top w:val="none" w:sz="0" w:space="0" w:color="auto"/>
                <w:left w:val="none" w:sz="0" w:space="0" w:color="auto"/>
                <w:bottom w:val="none" w:sz="0" w:space="0" w:color="auto"/>
                <w:right w:val="none" w:sz="0" w:space="0" w:color="auto"/>
              </w:divBdr>
              <w:divsChild>
                <w:div w:id="2101639493">
                  <w:marLeft w:val="0"/>
                  <w:marRight w:val="0"/>
                  <w:marTop w:val="0"/>
                  <w:marBottom w:val="0"/>
                  <w:divBdr>
                    <w:top w:val="none" w:sz="0" w:space="0" w:color="auto"/>
                    <w:left w:val="none" w:sz="0" w:space="0" w:color="auto"/>
                    <w:bottom w:val="none" w:sz="0" w:space="0" w:color="auto"/>
                    <w:right w:val="none" w:sz="0" w:space="0" w:color="auto"/>
                  </w:divBdr>
                  <w:divsChild>
                    <w:div w:id="162695994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51618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825676">
              <w:marLeft w:val="0"/>
              <w:marRight w:val="0"/>
              <w:marTop w:val="0"/>
              <w:marBottom w:val="0"/>
              <w:divBdr>
                <w:top w:val="none" w:sz="0" w:space="0" w:color="auto"/>
                <w:left w:val="none" w:sz="0" w:space="0" w:color="auto"/>
                <w:bottom w:val="none" w:sz="0" w:space="0" w:color="auto"/>
                <w:right w:val="none" w:sz="0" w:space="0" w:color="auto"/>
              </w:divBdr>
              <w:divsChild>
                <w:div w:id="753286825">
                  <w:marLeft w:val="0"/>
                  <w:marRight w:val="0"/>
                  <w:marTop w:val="0"/>
                  <w:marBottom w:val="0"/>
                  <w:divBdr>
                    <w:top w:val="none" w:sz="0" w:space="0" w:color="auto"/>
                    <w:left w:val="none" w:sz="0" w:space="0" w:color="auto"/>
                    <w:bottom w:val="none" w:sz="0" w:space="0" w:color="auto"/>
                    <w:right w:val="none" w:sz="0" w:space="0" w:color="auto"/>
                  </w:divBdr>
                  <w:divsChild>
                    <w:div w:id="20975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30187">
              <w:marLeft w:val="0"/>
              <w:marRight w:val="0"/>
              <w:marTop w:val="0"/>
              <w:marBottom w:val="0"/>
              <w:divBdr>
                <w:top w:val="none" w:sz="0" w:space="0" w:color="auto"/>
                <w:left w:val="none" w:sz="0" w:space="0" w:color="auto"/>
                <w:bottom w:val="none" w:sz="0" w:space="0" w:color="auto"/>
                <w:right w:val="none" w:sz="0" w:space="0" w:color="auto"/>
              </w:divBdr>
            </w:div>
            <w:div w:id="1185897058">
              <w:marLeft w:val="0"/>
              <w:marRight w:val="0"/>
              <w:marTop w:val="0"/>
              <w:marBottom w:val="0"/>
              <w:divBdr>
                <w:top w:val="none" w:sz="0" w:space="0" w:color="auto"/>
                <w:left w:val="none" w:sz="0" w:space="0" w:color="auto"/>
                <w:bottom w:val="none" w:sz="0" w:space="0" w:color="auto"/>
                <w:right w:val="none" w:sz="0" w:space="0" w:color="auto"/>
              </w:divBdr>
            </w:div>
            <w:div w:id="1709601594">
              <w:marLeft w:val="0"/>
              <w:marRight w:val="0"/>
              <w:marTop w:val="0"/>
              <w:marBottom w:val="0"/>
              <w:divBdr>
                <w:top w:val="none" w:sz="0" w:space="0" w:color="auto"/>
                <w:left w:val="none" w:sz="0" w:space="0" w:color="auto"/>
                <w:bottom w:val="none" w:sz="0" w:space="0" w:color="auto"/>
                <w:right w:val="none" w:sz="0" w:space="0" w:color="auto"/>
              </w:divBdr>
            </w:div>
            <w:div w:id="2047440227">
              <w:marLeft w:val="0"/>
              <w:marRight w:val="0"/>
              <w:marTop w:val="0"/>
              <w:marBottom w:val="0"/>
              <w:divBdr>
                <w:top w:val="none" w:sz="0" w:space="0" w:color="auto"/>
                <w:left w:val="none" w:sz="0" w:space="0" w:color="auto"/>
                <w:bottom w:val="none" w:sz="0" w:space="0" w:color="auto"/>
                <w:right w:val="none" w:sz="0" w:space="0" w:color="auto"/>
              </w:divBdr>
            </w:div>
          </w:divsChild>
        </w:div>
        <w:div w:id="212932327">
          <w:marLeft w:val="0"/>
          <w:marRight w:val="0"/>
          <w:marTop w:val="0"/>
          <w:marBottom w:val="0"/>
          <w:divBdr>
            <w:top w:val="none" w:sz="0" w:space="0" w:color="auto"/>
            <w:left w:val="none" w:sz="0" w:space="0" w:color="auto"/>
            <w:bottom w:val="none" w:sz="0" w:space="0" w:color="auto"/>
            <w:right w:val="none" w:sz="0" w:space="0" w:color="auto"/>
          </w:divBdr>
          <w:divsChild>
            <w:div w:id="2011522042">
              <w:marLeft w:val="0"/>
              <w:marRight w:val="0"/>
              <w:marTop w:val="0"/>
              <w:marBottom w:val="0"/>
              <w:divBdr>
                <w:top w:val="none" w:sz="0" w:space="0" w:color="auto"/>
                <w:left w:val="none" w:sz="0" w:space="0" w:color="auto"/>
                <w:bottom w:val="none" w:sz="0" w:space="0" w:color="auto"/>
                <w:right w:val="none" w:sz="0" w:space="0" w:color="auto"/>
              </w:divBdr>
              <w:divsChild>
                <w:div w:id="257981185">
                  <w:marLeft w:val="0"/>
                  <w:marRight w:val="0"/>
                  <w:marTop w:val="0"/>
                  <w:marBottom w:val="0"/>
                  <w:divBdr>
                    <w:top w:val="none" w:sz="0" w:space="0" w:color="auto"/>
                    <w:left w:val="none" w:sz="0" w:space="0" w:color="auto"/>
                    <w:bottom w:val="none" w:sz="0" w:space="0" w:color="auto"/>
                    <w:right w:val="none" w:sz="0" w:space="0" w:color="auto"/>
                  </w:divBdr>
                  <w:divsChild>
                    <w:div w:id="111940983">
                      <w:marLeft w:val="0"/>
                      <w:marRight w:val="0"/>
                      <w:marTop w:val="0"/>
                      <w:marBottom w:val="0"/>
                      <w:divBdr>
                        <w:top w:val="none" w:sz="0" w:space="0" w:color="auto"/>
                        <w:left w:val="none" w:sz="0" w:space="0" w:color="auto"/>
                        <w:bottom w:val="none" w:sz="0" w:space="0" w:color="auto"/>
                        <w:right w:val="none" w:sz="0" w:space="0" w:color="auto"/>
                      </w:divBdr>
                      <w:divsChild>
                        <w:div w:id="1048184602">
                          <w:marLeft w:val="0"/>
                          <w:marRight w:val="0"/>
                          <w:marTop w:val="0"/>
                          <w:marBottom w:val="0"/>
                          <w:divBdr>
                            <w:top w:val="none" w:sz="0" w:space="0" w:color="auto"/>
                            <w:left w:val="none" w:sz="0" w:space="0" w:color="auto"/>
                            <w:bottom w:val="none" w:sz="0" w:space="0" w:color="auto"/>
                            <w:right w:val="none" w:sz="0" w:space="0" w:color="auto"/>
                          </w:divBdr>
                          <w:divsChild>
                            <w:div w:id="1501044831">
                              <w:marLeft w:val="0"/>
                              <w:marRight w:val="0"/>
                              <w:marTop w:val="0"/>
                              <w:marBottom w:val="0"/>
                              <w:divBdr>
                                <w:top w:val="none" w:sz="0" w:space="0" w:color="auto"/>
                                <w:left w:val="none" w:sz="0" w:space="0" w:color="auto"/>
                                <w:bottom w:val="none" w:sz="0" w:space="0" w:color="auto"/>
                                <w:right w:val="none" w:sz="0" w:space="0" w:color="auto"/>
                              </w:divBdr>
                            </w:div>
                            <w:div w:id="187230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142257">
                  <w:marLeft w:val="0"/>
                  <w:marRight w:val="0"/>
                  <w:marTop w:val="0"/>
                  <w:marBottom w:val="0"/>
                  <w:divBdr>
                    <w:top w:val="none" w:sz="0" w:space="0" w:color="auto"/>
                    <w:left w:val="none" w:sz="0" w:space="0" w:color="auto"/>
                    <w:bottom w:val="none" w:sz="0" w:space="0" w:color="auto"/>
                    <w:right w:val="none" w:sz="0" w:space="0" w:color="auto"/>
                  </w:divBdr>
                  <w:divsChild>
                    <w:div w:id="666515939">
                      <w:marLeft w:val="0"/>
                      <w:marRight w:val="0"/>
                      <w:marTop w:val="0"/>
                      <w:marBottom w:val="0"/>
                      <w:divBdr>
                        <w:top w:val="none" w:sz="0" w:space="0" w:color="auto"/>
                        <w:left w:val="none" w:sz="0" w:space="0" w:color="auto"/>
                        <w:bottom w:val="none" w:sz="0" w:space="0" w:color="auto"/>
                        <w:right w:val="none" w:sz="0" w:space="0" w:color="auto"/>
                      </w:divBdr>
                      <w:divsChild>
                        <w:div w:id="20514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1579">
          <w:marLeft w:val="0"/>
          <w:marRight w:val="0"/>
          <w:marTop w:val="0"/>
          <w:marBottom w:val="0"/>
          <w:divBdr>
            <w:top w:val="none" w:sz="0" w:space="0" w:color="auto"/>
            <w:left w:val="none" w:sz="0" w:space="0" w:color="auto"/>
            <w:bottom w:val="none" w:sz="0" w:space="0" w:color="auto"/>
            <w:right w:val="none" w:sz="0" w:space="0" w:color="auto"/>
          </w:divBdr>
          <w:divsChild>
            <w:div w:id="112674894">
              <w:marLeft w:val="0"/>
              <w:marRight w:val="0"/>
              <w:marTop w:val="0"/>
              <w:marBottom w:val="0"/>
              <w:divBdr>
                <w:top w:val="none" w:sz="0" w:space="0" w:color="auto"/>
                <w:left w:val="none" w:sz="0" w:space="0" w:color="auto"/>
                <w:bottom w:val="none" w:sz="0" w:space="0" w:color="auto"/>
                <w:right w:val="none" w:sz="0" w:space="0" w:color="auto"/>
              </w:divBdr>
            </w:div>
          </w:divsChild>
        </w:div>
        <w:div w:id="453181446">
          <w:marLeft w:val="0"/>
          <w:marRight w:val="0"/>
          <w:marTop w:val="0"/>
          <w:marBottom w:val="0"/>
          <w:divBdr>
            <w:top w:val="none" w:sz="0" w:space="0" w:color="auto"/>
            <w:left w:val="none" w:sz="0" w:space="0" w:color="auto"/>
            <w:bottom w:val="none" w:sz="0" w:space="0" w:color="auto"/>
            <w:right w:val="none" w:sz="0" w:space="0" w:color="auto"/>
          </w:divBdr>
          <w:divsChild>
            <w:div w:id="1650355235">
              <w:marLeft w:val="0"/>
              <w:marRight w:val="0"/>
              <w:marTop w:val="0"/>
              <w:marBottom w:val="0"/>
              <w:divBdr>
                <w:top w:val="none" w:sz="0" w:space="0" w:color="auto"/>
                <w:left w:val="none" w:sz="0" w:space="0" w:color="auto"/>
                <w:bottom w:val="none" w:sz="0" w:space="0" w:color="auto"/>
                <w:right w:val="none" w:sz="0" w:space="0" w:color="auto"/>
              </w:divBdr>
              <w:divsChild>
                <w:div w:id="2134977028">
                  <w:marLeft w:val="0"/>
                  <w:marRight w:val="0"/>
                  <w:marTop w:val="0"/>
                  <w:marBottom w:val="0"/>
                  <w:divBdr>
                    <w:top w:val="none" w:sz="0" w:space="0" w:color="auto"/>
                    <w:left w:val="none" w:sz="0" w:space="0" w:color="auto"/>
                    <w:bottom w:val="none" w:sz="0" w:space="0" w:color="auto"/>
                    <w:right w:val="none" w:sz="0" w:space="0" w:color="auto"/>
                  </w:divBdr>
                  <w:divsChild>
                    <w:div w:id="1718777400">
                      <w:marLeft w:val="0"/>
                      <w:marRight w:val="0"/>
                      <w:marTop w:val="0"/>
                      <w:marBottom w:val="0"/>
                      <w:divBdr>
                        <w:top w:val="none" w:sz="0" w:space="0" w:color="auto"/>
                        <w:left w:val="none" w:sz="0" w:space="0" w:color="auto"/>
                        <w:bottom w:val="none" w:sz="0" w:space="0" w:color="auto"/>
                        <w:right w:val="none" w:sz="0" w:space="0" w:color="auto"/>
                      </w:divBdr>
                      <w:divsChild>
                        <w:div w:id="117920386">
                          <w:marLeft w:val="0"/>
                          <w:marRight w:val="0"/>
                          <w:marTop w:val="0"/>
                          <w:marBottom w:val="0"/>
                          <w:divBdr>
                            <w:top w:val="none" w:sz="0" w:space="0" w:color="auto"/>
                            <w:left w:val="none" w:sz="0" w:space="0" w:color="auto"/>
                            <w:bottom w:val="none" w:sz="0" w:space="0" w:color="auto"/>
                            <w:right w:val="none" w:sz="0" w:space="0" w:color="auto"/>
                          </w:divBdr>
                          <w:divsChild>
                            <w:div w:id="320037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68216001">
          <w:marLeft w:val="0"/>
          <w:marRight w:val="0"/>
          <w:marTop w:val="0"/>
          <w:marBottom w:val="0"/>
          <w:divBdr>
            <w:top w:val="none" w:sz="0" w:space="0" w:color="auto"/>
            <w:left w:val="none" w:sz="0" w:space="0" w:color="auto"/>
            <w:bottom w:val="none" w:sz="0" w:space="0" w:color="auto"/>
            <w:right w:val="none" w:sz="0" w:space="0" w:color="auto"/>
          </w:divBdr>
          <w:divsChild>
            <w:div w:id="122429518">
              <w:marLeft w:val="0"/>
              <w:marRight w:val="0"/>
              <w:marTop w:val="0"/>
              <w:marBottom w:val="0"/>
              <w:divBdr>
                <w:top w:val="none" w:sz="0" w:space="0" w:color="auto"/>
                <w:left w:val="none" w:sz="0" w:space="0" w:color="auto"/>
                <w:bottom w:val="none" w:sz="0" w:space="0" w:color="auto"/>
                <w:right w:val="none" w:sz="0" w:space="0" w:color="auto"/>
              </w:divBdr>
            </w:div>
          </w:divsChild>
        </w:div>
        <w:div w:id="757025370">
          <w:marLeft w:val="0"/>
          <w:marRight w:val="0"/>
          <w:marTop w:val="0"/>
          <w:marBottom w:val="0"/>
          <w:divBdr>
            <w:top w:val="none" w:sz="0" w:space="0" w:color="auto"/>
            <w:left w:val="none" w:sz="0" w:space="0" w:color="auto"/>
            <w:bottom w:val="none" w:sz="0" w:space="0" w:color="auto"/>
            <w:right w:val="none" w:sz="0" w:space="0" w:color="auto"/>
          </w:divBdr>
          <w:divsChild>
            <w:div w:id="1752504146">
              <w:marLeft w:val="0"/>
              <w:marRight w:val="0"/>
              <w:marTop w:val="0"/>
              <w:marBottom w:val="0"/>
              <w:divBdr>
                <w:top w:val="none" w:sz="0" w:space="0" w:color="auto"/>
                <w:left w:val="none" w:sz="0" w:space="0" w:color="auto"/>
                <w:bottom w:val="none" w:sz="0" w:space="0" w:color="auto"/>
                <w:right w:val="none" w:sz="0" w:space="0" w:color="auto"/>
              </w:divBdr>
              <w:divsChild>
                <w:div w:id="818959428">
                  <w:marLeft w:val="0"/>
                  <w:marRight w:val="0"/>
                  <w:marTop w:val="0"/>
                  <w:marBottom w:val="0"/>
                  <w:divBdr>
                    <w:top w:val="none" w:sz="0" w:space="0" w:color="auto"/>
                    <w:left w:val="none" w:sz="0" w:space="0" w:color="auto"/>
                    <w:bottom w:val="none" w:sz="0" w:space="0" w:color="auto"/>
                    <w:right w:val="none" w:sz="0" w:space="0" w:color="auto"/>
                  </w:divBdr>
                  <w:divsChild>
                    <w:div w:id="124125395">
                      <w:marLeft w:val="0"/>
                      <w:marRight w:val="0"/>
                      <w:marTop w:val="0"/>
                      <w:marBottom w:val="0"/>
                      <w:divBdr>
                        <w:top w:val="none" w:sz="0" w:space="0" w:color="auto"/>
                        <w:left w:val="none" w:sz="0" w:space="0" w:color="auto"/>
                        <w:bottom w:val="none" w:sz="0" w:space="0" w:color="auto"/>
                        <w:right w:val="none" w:sz="0" w:space="0" w:color="auto"/>
                      </w:divBdr>
                      <w:divsChild>
                        <w:div w:id="316692052">
                          <w:marLeft w:val="0"/>
                          <w:marRight w:val="0"/>
                          <w:marTop w:val="0"/>
                          <w:marBottom w:val="0"/>
                          <w:divBdr>
                            <w:top w:val="none" w:sz="0" w:space="0" w:color="auto"/>
                            <w:left w:val="none" w:sz="0" w:space="0" w:color="auto"/>
                            <w:bottom w:val="none" w:sz="0" w:space="0" w:color="auto"/>
                            <w:right w:val="none" w:sz="0" w:space="0" w:color="auto"/>
                          </w:divBdr>
                          <w:divsChild>
                            <w:div w:id="186536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4584328">
          <w:marLeft w:val="0"/>
          <w:marRight w:val="0"/>
          <w:marTop w:val="0"/>
          <w:marBottom w:val="0"/>
          <w:divBdr>
            <w:top w:val="none" w:sz="0" w:space="0" w:color="auto"/>
            <w:left w:val="none" w:sz="0" w:space="0" w:color="auto"/>
            <w:bottom w:val="none" w:sz="0" w:space="0" w:color="auto"/>
            <w:right w:val="none" w:sz="0" w:space="0" w:color="auto"/>
          </w:divBdr>
          <w:divsChild>
            <w:div w:id="2053848255">
              <w:marLeft w:val="0"/>
              <w:marRight w:val="0"/>
              <w:marTop w:val="0"/>
              <w:marBottom w:val="0"/>
              <w:divBdr>
                <w:top w:val="none" w:sz="0" w:space="0" w:color="auto"/>
                <w:left w:val="none" w:sz="0" w:space="0" w:color="auto"/>
                <w:bottom w:val="none" w:sz="0" w:space="0" w:color="auto"/>
                <w:right w:val="none" w:sz="0" w:space="0" w:color="auto"/>
              </w:divBdr>
              <w:divsChild>
                <w:div w:id="130251881">
                  <w:marLeft w:val="0"/>
                  <w:marRight w:val="0"/>
                  <w:marTop w:val="0"/>
                  <w:marBottom w:val="0"/>
                  <w:divBdr>
                    <w:top w:val="none" w:sz="0" w:space="0" w:color="auto"/>
                    <w:left w:val="none" w:sz="0" w:space="0" w:color="auto"/>
                    <w:bottom w:val="none" w:sz="0" w:space="0" w:color="auto"/>
                    <w:right w:val="none" w:sz="0" w:space="0" w:color="auto"/>
                  </w:divBdr>
                  <w:divsChild>
                    <w:div w:id="1963800910">
                      <w:marLeft w:val="0"/>
                      <w:marRight w:val="0"/>
                      <w:marTop w:val="0"/>
                      <w:marBottom w:val="0"/>
                      <w:divBdr>
                        <w:top w:val="none" w:sz="0" w:space="0" w:color="auto"/>
                        <w:left w:val="none" w:sz="0" w:space="0" w:color="auto"/>
                        <w:bottom w:val="none" w:sz="0" w:space="0" w:color="auto"/>
                        <w:right w:val="none" w:sz="0" w:space="0" w:color="auto"/>
                      </w:divBdr>
                      <w:divsChild>
                        <w:div w:id="879827162">
                          <w:marLeft w:val="0"/>
                          <w:marRight w:val="0"/>
                          <w:marTop w:val="0"/>
                          <w:marBottom w:val="0"/>
                          <w:divBdr>
                            <w:top w:val="none" w:sz="0" w:space="0" w:color="auto"/>
                            <w:left w:val="none" w:sz="0" w:space="0" w:color="auto"/>
                            <w:bottom w:val="none" w:sz="0" w:space="0" w:color="auto"/>
                            <w:right w:val="none" w:sz="0" w:space="0" w:color="auto"/>
                          </w:divBdr>
                          <w:divsChild>
                            <w:div w:id="1198615212">
                              <w:marLeft w:val="0"/>
                              <w:marRight w:val="0"/>
                              <w:marTop w:val="0"/>
                              <w:marBottom w:val="0"/>
                              <w:divBdr>
                                <w:top w:val="none" w:sz="0" w:space="0" w:color="auto"/>
                                <w:left w:val="none" w:sz="0" w:space="0" w:color="auto"/>
                                <w:bottom w:val="none" w:sz="0" w:space="0" w:color="auto"/>
                                <w:right w:val="none" w:sz="0" w:space="0" w:color="auto"/>
                              </w:divBdr>
                            </w:div>
                            <w:div w:id="183626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80367">
                  <w:marLeft w:val="0"/>
                  <w:marRight w:val="0"/>
                  <w:marTop w:val="0"/>
                  <w:marBottom w:val="0"/>
                  <w:divBdr>
                    <w:top w:val="none" w:sz="0" w:space="0" w:color="auto"/>
                    <w:left w:val="none" w:sz="0" w:space="0" w:color="auto"/>
                    <w:bottom w:val="none" w:sz="0" w:space="0" w:color="auto"/>
                    <w:right w:val="none" w:sz="0" w:space="0" w:color="auto"/>
                  </w:divBdr>
                  <w:divsChild>
                    <w:div w:id="1697002352">
                      <w:marLeft w:val="0"/>
                      <w:marRight w:val="0"/>
                      <w:marTop w:val="0"/>
                      <w:marBottom w:val="0"/>
                      <w:divBdr>
                        <w:top w:val="none" w:sz="0" w:space="0" w:color="auto"/>
                        <w:left w:val="none" w:sz="0" w:space="0" w:color="auto"/>
                        <w:bottom w:val="none" w:sz="0" w:space="0" w:color="auto"/>
                        <w:right w:val="none" w:sz="0" w:space="0" w:color="auto"/>
                      </w:divBdr>
                      <w:divsChild>
                        <w:div w:id="115706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054899">
          <w:marLeft w:val="0"/>
          <w:marRight w:val="0"/>
          <w:marTop w:val="0"/>
          <w:marBottom w:val="0"/>
          <w:divBdr>
            <w:top w:val="none" w:sz="0" w:space="0" w:color="auto"/>
            <w:left w:val="none" w:sz="0" w:space="0" w:color="auto"/>
            <w:bottom w:val="none" w:sz="0" w:space="0" w:color="auto"/>
            <w:right w:val="none" w:sz="0" w:space="0" w:color="auto"/>
          </w:divBdr>
          <w:divsChild>
            <w:div w:id="1883708881">
              <w:marLeft w:val="0"/>
              <w:marRight w:val="0"/>
              <w:marTop w:val="0"/>
              <w:marBottom w:val="0"/>
              <w:divBdr>
                <w:top w:val="none" w:sz="0" w:space="0" w:color="auto"/>
                <w:left w:val="none" w:sz="0" w:space="0" w:color="auto"/>
                <w:bottom w:val="none" w:sz="0" w:space="0" w:color="auto"/>
                <w:right w:val="none" w:sz="0" w:space="0" w:color="auto"/>
              </w:divBdr>
              <w:divsChild>
                <w:div w:id="194270297">
                  <w:marLeft w:val="0"/>
                  <w:marRight w:val="0"/>
                  <w:marTop w:val="0"/>
                  <w:marBottom w:val="0"/>
                  <w:divBdr>
                    <w:top w:val="none" w:sz="0" w:space="0" w:color="auto"/>
                    <w:left w:val="none" w:sz="0" w:space="0" w:color="auto"/>
                    <w:bottom w:val="none" w:sz="0" w:space="0" w:color="auto"/>
                    <w:right w:val="none" w:sz="0" w:space="0" w:color="auto"/>
                  </w:divBdr>
                  <w:divsChild>
                    <w:div w:id="136653544">
                      <w:marLeft w:val="0"/>
                      <w:marRight w:val="0"/>
                      <w:marTop w:val="0"/>
                      <w:marBottom w:val="0"/>
                      <w:divBdr>
                        <w:top w:val="none" w:sz="0" w:space="0" w:color="auto"/>
                        <w:left w:val="none" w:sz="0" w:space="0" w:color="auto"/>
                        <w:bottom w:val="none" w:sz="0" w:space="0" w:color="auto"/>
                        <w:right w:val="none" w:sz="0" w:space="0" w:color="auto"/>
                      </w:divBdr>
                      <w:divsChild>
                        <w:div w:id="657461086">
                          <w:marLeft w:val="0"/>
                          <w:marRight w:val="0"/>
                          <w:marTop w:val="0"/>
                          <w:marBottom w:val="0"/>
                          <w:divBdr>
                            <w:top w:val="none" w:sz="0" w:space="0" w:color="auto"/>
                            <w:left w:val="none" w:sz="0" w:space="0" w:color="auto"/>
                            <w:bottom w:val="none" w:sz="0" w:space="0" w:color="auto"/>
                            <w:right w:val="none" w:sz="0" w:space="0" w:color="auto"/>
                          </w:divBdr>
                          <w:divsChild>
                            <w:div w:id="1479611294">
                              <w:marLeft w:val="0"/>
                              <w:marRight w:val="0"/>
                              <w:marTop w:val="0"/>
                              <w:marBottom w:val="0"/>
                              <w:divBdr>
                                <w:top w:val="none" w:sz="0" w:space="0" w:color="auto"/>
                                <w:left w:val="none" w:sz="0" w:space="0" w:color="auto"/>
                                <w:bottom w:val="none" w:sz="0" w:space="0" w:color="auto"/>
                                <w:right w:val="none" w:sz="0" w:space="0" w:color="auto"/>
                              </w:divBdr>
                            </w:div>
                            <w:div w:id="20814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345481">
                  <w:marLeft w:val="0"/>
                  <w:marRight w:val="0"/>
                  <w:marTop w:val="0"/>
                  <w:marBottom w:val="0"/>
                  <w:divBdr>
                    <w:top w:val="none" w:sz="0" w:space="0" w:color="auto"/>
                    <w:left w:val="none" w:sz="0" w:space="0" w:color="auto"/>
                    <w:bottom w:val="none" w:sz="0" w:space="0" w:color="auto"/>
                    <w:right w:val="none" w:sz="0" w:space="0" w:color="auto"/>
                  </w:divBdr>
                  <w:divsChild>
                    <w:div w:id="1748116503">
                      <w:marLeft w:val="0"/>
                      <w:marRight w:val="0"/>
                      <w:marTop w:val="0"/>
                      <w:marBottom w:val="0"/>
                      <w:divBdr>
                        <w:top w:val="none" w:sz="0" w:space="0" w:color="auto"/>
                        <w:left w:val="none" w:sz="0" w:space="0" w:color="auto"/>
                        <w:bottom w:val="none" w:sz="0" w:space="0" w:color="auto"/>
                        <w:right w:val="none" w:sz="0" w:space="0" w:color="auto"/>
                      </w:divBdr>
                      <w:divsChild>
                        <w:div w:id="122244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964126">
          <w:marLeft w:val="0"/>
          <w:marRight w:val="0"/>
          <w:marTop w:val="0"/>
          <w:marBottom w:val="0"/>
          <w:divBdr>
            <w:top w:val="none" w:sz="0" w:space="0" w:color="auto"/>
            <w:left w:val="none" w:sz="0" w:space="0" w:color="auto"/>
            <w:bottom w:val="none" w:sz="0" w:space="0" w:color="auto"/>
            <w:right w:val="none" w:sz="0" w:space="0" w:color="auto"/>
          </w:divBdr>
          <w:divsChild>
            <w:div w:id="1494032155">
              <w:marLeft w:val="0"/>
              <w:marRight w:val="0"/>
              <w:marTop w:val="0"/>
              <w:marBottom w:val="0"/>
              <w:divBdr>
                <w:top w:val="none" w:sz="0" w:space="0" w:color="auto"/>
                <w:left w:val="none" w:sz="0" w:space="0" w:color="auto"/>
                <w:bottom w:val="none" w:sz="0" w:space="0" w:color="auto"/>
                <w:right w:val="none" w:sz="0" w:space="0" w:color="auto"/>
              </w:divBdr>
              <w:divsChild>
                <w:div w:id="136918659">
                  <w:marLeft w:val="0"/>
                  <w:marRight w:val="0"/>
                  <w:marTop w:val="0"/>
                  <w:marBottom w:val="0"/>
                  <w:divBdr>
                    <w:top w:val="none" w:sz="0" w:space="0" w:color="auto"/>
                    <w:left w:val="none" w:sz="0" w:space="0" w:color="auto"/>
                    <w:bottom w:val="none" w:sz="0" w:space="0" w:color="auto"/>
                    <w:right w:val="none" w:sz="0" w:space="0" w:color="auto"/>
                  </w:divBdr>
                  <w:divsChild>
                    <w:div w:id="753550808">
                      <w:marLeft w:val="0"/>
                      <w:marRight w:val="0"/>
                      <w:marTop w:val="0"/>
                      <w:marBottom w:val="0"/>
                      <w:divBdr>
                        <w:top w:val="none" w:sz="0" w:space="0" w:color="auto"/>
                        <w:left w:val="none" w:sz="0" w:space="0" w:color="auto"/>
                        <w:bottom w:val="none" w:sz="0" w:space="0" w:color="auto"/>
                        <w:right w:val="none" w:sz="0" w:space="0" w:color="auto"/>
                      </w:divBdr>
                      <w:divsChild>
                        <w:div w:id="1678266962">
                          <w:marLeft w:val="0"/>
                          <w:marRight w:val="0"/>
                          <w:marTop w:val="0"/>
                          <w:marBottom w:val="0"/>
                          <w:divBdr>
                            <w:top w:val="none" w:sz="0" w:space="0" w:color="auto"/>
                            <w:left w:val="none" w:sz="0" w:space="0" w:color="auto"/>
                            <w:bottom w:val="none" w:sz="0" w:space="0" w:color="auto"/>
                            <w:right w:val="none" w:sz="0" w:space="0" w:color="auto"/>
                          </w:divBdr>
                          <w:divsChild>
                            <w:div w:id="1891526119">
                              <w:marLeft w:val="0"/>
                              <w:marRight w:val="0"/>
                              <w:marTop w:val="0"/>
                              <w:marBottom w:val="0"/>
                              <w:divBdr>
                                <w:top w:val="none" w:sz="0" w:space="0" w:color="auto"/>
                                <w:left w:val="none" w:sz="0" w:space="0" w:color="auto"/>
                                <w:bottom w:val="none" w:sz="0" w:space="0" w:color="auto"/>
                                <w:right w:val="none" w:sz="0" w:space="0" w:color="auto"/>
                              </w:divBdr>
                              <w:divsChild>
                                <w:div w:id="873225946">
                                  <w:marLeft w:val="0"/>
                                  <w:marRight w:val="0"/>
                                  <w:marTop w:val="0"/>
                                  <w:marBottom w:val="0"/>
                                  <w:divBdr>
                                    <w:top w:val="none" w:sz="0" w:space="0" w:color="auto"/>
                                    <w:left w:val="none" w:sz="0" w:space="0" w:color="auto"/>
                                    <w:bottom w:val="none" w:sz="0" w:space="0" w:color="auto"/>
                                    <w:right w:val="none" w:sz="0" w:space="0" w:color="auto"/>
                                  </w:divBdr>
                                  <w:divsChild>
                                    <w:div w:id="6451608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13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263267">
          <w:marLeft w:val="0"/>
          <w:marRight w:val="0"/>
          <w:marTop w:val="0"/>
          <w:marBottom w:val="0"/>
          <w:divBdr>
            <w:top w:val="none" w:sz="0" w:space="0" w:color="auto"/>
            <w:left w:val="none" w:sz="0" w:space="0" w:color="auto"/>
            <w:bottom w:val="none" w:sz="0" w:space="0" w:color="auto"/>
            <w:right w:val="none" w:sz="0" w:space="0" w:color="auto"/>
          </w:divBdr>
          <w:divsChild>
            <w:div w:id="870650440">
              <w:marLeft w:val="0"/>
              <w:marRight w:val="0"/>
              <w:marTop w:val="0"/>
              <w:marBottom w:val="0"/>
              <w:divBdr>
                <w:top w:val="none" w:sz="0" w:space="0" w:color="auto"/>
                <w:left w:val="none" w:sz="0" w:space="0" w:color="auto"/>
                <w:bottom w:val="none" w:sz="0" w:space="0" w:color="auto"/>
                <w:right w:val="none" w:sz="0" w:space="0" w:color="auto"/>
              </w:divBdr>
              <w:divsChild>
                <w:div w:id="1050149776">
                  <w:marLeft w:val="0"/>
                  <w:marRight w:val="0"/>
                  <w:marTop w:val="0"/>
                  <w:marBottom w:val="0"/>
                  <w:divBdr>
                    <w:top w:val="none" w:sz="0" w:space="0" w:color="auto"/>
                    <w:left w:val="none" w:sz="0" w:space="0" w:color="auto"/>
                    <w:bottom w:val="none" w:sz="0" w:space="0" w:color="auto"/>
                    <w:right w:val="none" w:sz="0" w:space="0" w:color="auto"/>
                  </w:divBdr>
                  <w:divsChild>
                    <w:div w:id="483547651">
                      <w:marLeft w:val="0"/>
                      <w:marRight w:val="0"/>
                      <w:marTop w:val="0"/>
                      <w:marBottom w:val="0"/>
                      <w:divBdr>
                        <w:top w:val="none" w:sz="0" w:space="0" w:color="auto"/>
                        <w:left w:val="none" w:sz="0" w:space="0" w:color="auto"/>
                        <w:bottom w:val="none" w:sz="0" w:space="0" w:color="auto"/>
                        <w:right w:val="none" w:sz="0" w:space="0" w:color="auto"/>
                      </w:divBdr>
                      <w:divsChild>
                        <w:div w:id="1371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4401">
                  <w:marLeft w:val="0"/>
                  <w:marRight w:val="0"/>
                  <w:marTop w:val="0"/>
                  <w:marBottom w:val="0"/>
                  <w:divBdr>
                    <w:top w:val="none" w:sz="0" w:space="0" w:color="auto"/>
                    <w:left w:val="none" w:sz="0" w:space="0" w:color="auto"/>
                    <w:bottom w:val="none" w:sz="0" w:space="0" w:color="auto"/>
                    <w:right w:val="none" w:sz="0" w:space="0" w:color="auto"/>
                  </w:divBdr>
                  <w:divsChild>
                    <w:div w:id="1550722384">
                      <w:marLeft w:val="0"/>
                      <w:marRight w:val="0"/>
                      <w:marTop w:val="0"/>
                      <w:marBottom w:val="0"/>
                      <w:divBdr>
                        <w:top w:val="none" w:sz="0" w:space="0" w:color="auto"/>
                        <w:left w:val="none" w:sz="0" w:space="0" w:color="auto"/>
                        <w:bottom w:val="none" w:sz="0" w:space="0" w:color="auto"/>
                        <w:right w:val="none" w:sz="0" w:space="0" w:color="auto"/>
                      </w:divBdr>
                      <w:divsChild>
                        <w:div w:id="1967277603">
                          <w:marLeft w:val="0"/>
                          <w:marRight w:val="0"/>
                          <w:marTop w:val="0"/>
                          <w:marBottom w:val="0"/>
                          <w:divBdr>
                            <w:top w:val="none" w:sz="0" w:space="0" w:color="auto"/>
                            <w:left w:val="none" w:sz="0" w:space="0" w:color="auto"/>
                            <w:bottom w:val="none" w:sz="0" w:space="0" w:color="auto"/>
                            <w:right w:val="none" w:sz="0" w:space="0" w:color="auto"/>
                          </w:divBdr>
                          <w:divsChild>
                            <w:div w:id="620066754">
                              <w:marLeft w:val="0"/>
                              <w:marRight w:val="0"/>
                              <w:marTop w:val="0"/>
                              <w:marBottom w:val="0"/>
                              <w:divBdr>
                                <w:top w:val="none" w:sz="0" w:space="0" w:color="auto"/>
                                <w:left w:val="none" w:sz="0" w:space="0" w:color="auto"/>
                                <w:bottom w:val="none" w:sz="0" w:space="0" w:color="auto"/>
                                <w:right w:val="none" w:sz="0" w:space="0" w:color="auto"/>
                              </w:divBdr>
                            </w:div>
                            <w:div w:id="20936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436117">
          <w:marLeft w:val="0"/>
          <w:marRight w:val="0"/>
          <w:marTop w:val="0"/>
          <w:marBottom w:val="0"/>
          <w:divBdr>
            <w:top w:val="none" w:sz="0" w:space="0" w:color="auto"/>
            <w:left w:val="none" w:sz="0" w:space="0" w:color="auto"/>
            <w:bottom w:val="none" w:sz="0" w:space="0" w:color="auto"/>
            <w:right w:val="none" w:sz="0" w:space="0" w:color="auto"/>
          </w:divBdr>
          <w:divsChild>
            <w:div w:id="1941638090">
              <w:marLeft w:val="0"/>
              <w:marRight w:val="0"/>
              <w:marTop w:val="0"/>
              <w:marBottom w:val="0"/>
              <w:divBdr>
                <w:top w:val="none" w:sz="0" w:space="0" w:color="auto"/>
                <w:left w:val="none" w:sz="0" w:space="0" w:color="auto"/>
                <w:bottom w:val="none" w:sz="0" w:space="0" w:color="auto"/>
                <w:right w:val="none" w:sz="0" w:space="0" w:color="auto"/>
              </w:divBdr>
              <w:divsChild>
                <w:div w:id="1047948178">
                  <w:marLeft w:val="0"/>
                  <w:marRight w:val="0"/>
                  <w:marTop w:val="0"/>
                  <w:marBottom w:val="0"/>
                  <w:divBdr>
                    <w:top w:val="none" w:sz="0" w:space="0" w:color="auto"/>
                    <w:left w:val="none" w:sz="0" w:space="0" w:color="auto"/>
                    <w:bottom w:val="none" w:sz="0" w:space="0" w:color="auto"/>
                    <w:right w:val="none" w:sz="0" w:space="0" w:color="auto"/>
                  </w:divBdr>
                  <w:divsChild>
                    <w:div w:id="138696322">
                      <w:marLeft w:val="0"/>
                      <w:marRight w:val="0"/>
                      <w:marTop w:val="0"/>
                      <w:marBottom w:val="0"/>
                      <w:divBdr>
                        <w:top w:val="none" w:sz="0" w:space="0" w:color="auto"/>
                        <w:left w:val="none" w:sz="0" w:space="0" w:color="auto"/>
                        <w:bottom w:val="none" w:sz="0" w:space="0" w:color="auto"/>
                        <w:right w:val="none" w:sz="0" w:space="0" w:color="auto"/>
                      </w:divBdr>
                    </w:div>
                    <w:div w:id="451555307">
                      <w:marLeft w:val="0"/>
                      <w:marRight w:val="0"/>
                      <w:marTop w:val="0"/>
                      <w:marBottom w:val="0"/>
                      <w:divBdr>
                        <w:top w:val="none" w:sz="0" w:space="0" w:color="auto"/>
                        <w:left w:val="none" w:sz="0" w:space="0" w:color="auto"/>
                        <w:bottom w:val="none" w:sz="0" w:space="0" w:color="auto"/>
                        <w:right w:val="none" w:sz="0" w:space="0" w:color="auto"/>
                      </w:divBdr>
                    </w:div>
                    <w:div w:id="500004052">
                      <w:marLeft w:val="0"/>
                      <w:marRight w:val="0"/>
                      <w:marTop w:val="0"/>
                      <w:marBottom w:val="0"/>
                      <w:divBdr>
                        <w:top w:val="none" w:sz="0" w:space="0" w:color="auto"/>
                        <w:left w:val="none" w:sz="0" w:space="0" w:color="auto"/>
                        <w:bottom w:val="none" w:sz="0" w:space="0" w:color="auto"/>
                        <w:right w:val="none" w:sz="0" w:space="0" w:color="auto"/>
                      </w:divBdr>
                    </w:div>
                    <w:div w:id="1642074752">
                      <w:marLeft w:val="0"/>
                      <w:marRight w:val="0"/>
                      <w:marTop w:val="0"/>
                      <w:marBottom w:val="0"/>
                      <w:divBdr>
                        <w:top w:val="none" w:sz="0" w:space="0" w:color="auto"/>
                        <w:left w:val="none" w:sz="0" w:space="0" w:color="auto"/>
                        <w:bottom w:val="none" w:sz="0" w:space="0" w:color="auto"/>
                        <w:right w:val="none" w:sz="0" w:space="0" w:color="auto"/>
                      </w:divBdr>
                    </w:div>
                    <w:div w:id="17287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17506">
          <w:marLeft w:val="0"/>
          <w:marRight w:val="0"/>
          <w:marTop w:val="0"/>
          <w:marBottom w:val="0"/>
          <w:divBdr>
            <w:top w:val="none" w:sz="0" w:space="0" w:color="auto"/>
            <w:left w:val="none" w:sz="0" w:space="0" w:color="auto"/>
            <w:bottom w:val="none" w:sz="0" w:space="0" w:color="auto"/>
            <w:right w:val="none" w:sz="0" w:space="0" w:color="auto"/>
          </w:divBdr>
          <w:divsChild>
            <w:div w:id="2129422447">
              <w:marLeft w:val="0"/>
              <w:marRight w:val="0"/>
              <w:marTop w:val="0"/>
              <w:marBottom w:val="0"/>
              <w:divBdr>
                <w:top w:val="none" w:sz="0" w:space="0" w:color="auto"/>
                <w:left w:val="none" w:sz="0" w:space="0" w:color="auto"/>
                <w:bottom w:val="none" w:sz="0" w:space="0" w:color="auto"/>
                <w:right w:val="none" w:sz="0" w:space="0" w:color="auto"/>
              </w:divBdr>
              <w:divsChild>
                <w:div w:id="1692953731">
                  <w:marLeft w:val="0"/>
                  <w:marRight w:val="0"/>
                  <w:marTop w:val="0"/>
                  <w:marBottom w:val="0"/>
                  <w:divBdr>
                    <w:top w:val="none" w:sz="0" w:space="0" w:color="auto"/>
                    <w:left w:val="none" w:sz="0" w:space="0" w:color="auto"/>
                    <w:bottom w:val="none" w:sz="0" w:space="0" w:color="auto"/>
                    <w:right w:val="none" w:sz="0" w:space="0" w:color="auto"/>
                  </w:divBdr>
                  <w:divsChild>
                    <w:div w:id="983780093">
                      <w:marLeft w:val="0"/>
                      <w:marRight w:val="0"/>
                      <w:marTop w:val="0"/>
                      <w:marBottom w:val="0"/>
                      <w:divBdr>
                        <w:top w:val="none" w:sz="0" w:space="0" w:color="auto"/>
                        <w:left w:val="none" w:sz="0" w:space="0" w:color="auto"/>
                        <w:bottom w:val="none" w:sz="0" w:space="0" w:color="auto"/>
                        <w:right w:val="none" w:sz="0" w:space="0" w:color="auto"/>
                      </w:divBdr>
                      <w:divsChild>
                        <w:div w:id="2105877107">
                          <w:marLeft w:val="0"/>
                          <w:marRight w:val="0"/>
                          <w:marTop w:val="0"/>
                          <w:marBottom w:val="0"/>
                          <w:divBdr>
                            <w:top w:val="none" w:sz="0" w:space="0" w:color="auto"/>
                            <w:left w:val="none" w:sz="0" w:space="0" w:color="auto"/>
                            <w:bottom w:val="none" w:sz="0" w:space="0" w:color="auto"/>
                            <w:right w:val="none" w:sz="0" w:space="0" w:color="auto"/>
                          </w:divBdr>
                          <w:divsChild>
                            <w:div w:id="880750268">
                              <w:marLeft w:val="0"/>
                              <w:marRight w:val="0"/>
                              <w:marTop w:val="0"/>
                              <w:marBottom w:val="0"/>
                              <w:divBdr>
                                <w:top w:val="none" w:sz="0" w:space="0" w:color="auto"/>
                                <w:left w:val="none" w:sz="0" w:space="0" w:color="auto"/>
                                <w:bottom w:val="none" w:sz="0" w:space="0" w:color="auto"/>
                                <w:right w:val="none" w:sz="0" w:space="0" w:color="auto"/>
                              </w:divBdr>
                              <w:divsChild>
                                <w:div w:id="139005050">
                                  <w:marLeft w:val="0"/>
                                  <w:marRight w:val="0"/>
                                  <w:marTop w:val="0"/>
                                  <w:marBottom w:val="0"/>
                                  <w:divBdr>
                                    <w:top w:val="none" w:sz="0" w:space="0" w:color="auto"/>
                                    <w:left w:val="none" w:sz="0" w:space="0" w:color="auto"/>
                                    <w:bottom w:val="none" w:sz="0" w:space="0" w:color="auto"/>
                                    <w:right w:val="none" w:sz="0" w:space="0" w:color="auto"/>
                                  </w:divBdr>
                                  <w:divsChild>
                                    <w:div w:id="1891376797">
                                      <w:marLeft w:val="0"/>
                                      <w:marRight w:val="0"/>
                                      <w:marTop w:val="0"/>
                                      <w:marBottom w:val="0"/>
                                      <w:divBdr>
                                        <w:top w:val="none" w:sz="0" w:space="0" w:color="auto"/>
                                        <w:left w:val="none" w:sz="0" w:space="0" w:color="auto"/>
                                        <w:bottom w:val="none" w:sz="0" w:space="0" w:color="auto"/>
                                        <w:right w:val="none" w:sz="0" w:space="0" w:color="auto"/>
                                      </w:divBdr>
                                      <w:divsChild>
                                        <w:div w:id="2088333316">
                                          <w:marLeft w:val="0"/>
                                          <w:marRight w:val="0"/>
                                          <w:marTop w:val="0"/>
                                          <w:marBottom w:val="0"/>
                                          <w:divBdr>
                                            <w:top w:val="none" w:sz="0" w:space="0" w:color="auto"/>
                                            <w:left w:val="none" w:sz="0" w:space="0" w:color="auto"/>
                                            <w:bottom w:val="none" w:sz="0" w:space="0" w:color="auto"/>
                                            <w:right w:val="none" w:sz="0" w:space="0" w:color="auto"/>
                                          </w:divBdr>
                                          <w:divsChild>
                                            <w:div w:id="1390764055">
                                              <w:marLeft w:val="0"/>
                                              <w:marRight w:val="0"/>
                                              <w:marTop w:val="0"/>
                                              <w:marBottom w:val="0"/>
                                              <w:divBdr>
                                                <w:top w:val="none" w:sz="0" w:space="0" w:color="auto"/>
                                                <w:left w:val="none" w:sz="0" w:space="0" w:color="auto"/>
                                                <w:bottom w:val="none" w:sz="0" w:space="0" w:color="auto"/>
                                                <w:right w:val="none" w:sz="0" w:space="0" w:color="auto"/>
                                              </w:divBdr>
                                              <w:divsChild>
                                                <w:div w:id="1997799543">
                                                  <w:marLeft w:val="0"/>
                                                  <w:marRight w:val="0"/>
                                                  <w:marTop w:val="0"/>
                                                  <w:marBottom w:val="0"/>
                                                  <w:divBdr>
                                                    <w:top w:val="none" w:sz="0" w:space="0" w:color="auto"/>
                                                    <w:left w:val="none" w:sz="0" w:space="0" w:color="auto"/>
                                                    <w:bottom w:val="none" w:sz="0" w:space="0" w:color="auto"/>
                                                    <w:right w:val="none" w:sz="0" w:space="0" w:color="auto"/>
                                                  </w:divBdr>
                                                  <w:divsChild>
                                                    <w:div w:id="561529797">
                                                      <w:marLeft w:val="0"/>
                                                      <w:marRight w:val="0"/>
                                                      <w:marTop w:val="0"/>
                                                      <w:marBottom w:val="0"/>
                                                      <w:divBdr>
                                                        <w:top w:val="none" w:sz="0" w:space="0" w:color="auto"/>
                                                        <w:left w:val="none" w:sz="0" w:space="0" w:color="auto"/>
                                                        <w:bottom w:val="none" w:sz="0" w:space="0" w:color="auto"/>
                                                        <w:right w:val="none" w:sz="0" w:space="0" w:color="auto"/>
                                                      </w:divBdr>
                                                      <w:divsChild>
                                                        <w:div w:id="1593512592">
                                                          <w:marLeft w:val="0"/>
                                                          <w:marRight w:val="0"/>
                                                          <w:marTop w:val="0"/>
                                                          <w:marBottom w:val="0"/>
                                                          <w:divBdr>
                                                            <w:top w:val="none" w:sz="0" w:space="0" w:color="auto"/>
                                                            <w:left w:val="none" w:sz="0" w:space="0" w:color="auto"/>
                                                            <w:bottom w:val="none" w:sz="0" w:space="0" w:color="auto"/>
                                                            <w:right w:val="none" w:sz="0" w:space="0" w:color="auto"/>
                                                          </w:divBdr>
                                                          <w:divsChild>
                                                            <w:div w:id="198473916">
                                                              <w:marLeft w:val="0"/>
                                                              <w:marRight w:val="0"/>
                                                              <w:marTop w:val="0"/>
                                                              <w:marBottom w:val="0"/>
                                                              <w:divBdr>
                                                                <w:top w:val="none" w:sz="0" w:space="0" w:color="auto"/>
                                                                <w:left w:val="none" w:sz="0" w:space="0" w:color="auto"/>
                                                                <w:bottom w:val="none" w:sz="0" w:space="0" w:color="auto"/>
                                                                <w:right w:val="none" w:sz="0" w:space="0" w:color="auto"/>
                                                              </w:divBdr>
                                                              <w:divsChild>
                                                                <w:div w:id="142645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4107276">
          <w:marLeft w:val="0"/>
          <w:marRight w:val="0"/>
          <w:marTop w:val="0"/>
          <w:marBottom w:val="0"/>
          <w:divBdr>
            <w:top w:val="none" w:sz="0" w:space="0" w:color="auto"/>
            <w:left w:val="none" w:sz="0" w:space="0" w:color="auto"/>
            <w:bottom w:val="none" w:sz="0" w:space="0" w:color="auto"/>
            <w:right w:val="none" w:sz="0" w:space="0" w:color="auto"/>
          </w:divBdr>
          <w:divsChild>
            <w:div w:id="1582131184">
              <w:marLeft w:val="0"/>
              <w:marRight w:val="0"/>
              <w:marTop w:val="0"/>
              <w:marBottom w:val="0"/>
              <w:divBdr>
                <w:top w:val="none" w:sz="0" w:space="0" w:color="auto"/>
                <w:left w:val="none" w:sz="0" w:space="0" w:color="auto"/>
                <w:bottom w:val="none" w:sz="0" w:space="0" w:color="auto"/>
                <w:right w:val="none" w:sz="0" w:space="0" w:color="auto"/>
              </w:divBdr>
              <w:divsChild>
                <w:div w:id="227805377">
                  <w:marLeft w:val="0"/>
                  <w:marRight w:val="0"/>
                  <w:marTop w:val="0"/>
                  <w:marBottom w:val="0"/>
                  <w:divBdr>
                    <w:top w:val="none" w:sz="0" w:space="0" w:color="auto"/>
                    <w:left w:val="none" w:sz="0" w:space="0" w:color="auto"/>
                    <w:bottom w:val="none" w:sz="0" w:space="0" w:color="auto"/>
                    <w:right w:val="none" w:sz="0" w:space="0" w:color="auto"/>
                  </w:divBdr>
                  <w:divsChild>
                    <w:div w:id="148788624">
                      <w:marLeft w:val="0"/>
                      <w:marRight w:val="0"/>
                      <w:marTop w:val="0"/>
                      <w:marBottom w:val="0"/>
                      <w:divBdr>
                        <w:top w:val="none" w:sz="0" w:space="0" w:color="auto"/>
                        <w:left w:val="none" w:sz="0" w:space="0" w:color="auto"/>
                        <w:bottom w:val="none" w:sz="0" w:space="0" w:color="auto"/>
                        <w:right w:val="none" w:sz="0" w:space="0" w:color="auto"/>
                      </w:divBdr>
                      <w:divsChild>
                        <w:div w:id="1733696596">
                          <w:marLeft w:val="0"/>
                          <w:marRight w:val="0"/>
                          <w:marTop w:val="0"/>
                          <w:marBottom w:val="0"/>
                          <w:divBdr>
                            <w:top w:val="none" w:sz="0" w:space="0" w:color="auto"/>
                            <w:left w:val="none" w:sz="0" w:space="0" w:color="auto"/>
                            <w:bottom w:val="none" w:sz="0" w:space="0" w:color="auto"/>
                            <w:right w:val="none" w:sz="0" w:space="0" w:color="auto"/>
                          </w:divBdr>
                          <w:divsChild>
                            <w:div w:id="1250582097">
                              <w:marLeft w:val="0"/>
                              <w:marRight w:val="0"/>
                              <w:marTop w:val="0"/>
                              <w:marBottom w:val="0"/>
                              <w:divBdr>
                                <w:top w:val="none" w:sz="0" w:space="0" w:color="auto"/>
                                <w:left w:val="none" w:sz="0" w:space="0" w:color="auto"/>
                                <w:bottom w:val="none" w:sz="0" w:space="0" w:color="auto"/>
                                <w:right w:val="none" w:sz="0" w:space="0" w:color="auto"/>
                              </w:divBdr>
                              <w:divsChild>
                                <w:div w:id="1504666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09755508">
                          <w:marLeft w:val="0"/>
                          <w:marRight w:val="0"/>
                          <w:marTop w:val="0"/>
                          <w:marBottom w:val="0"/>
                          <w:divBdr>
                            <w:top w:val="none" w:sz="0" w:space="0" w:color="auto"/>
                            <w:left w:val="none" w:sz="0" w:space="0" w:color="auto"/>
                            <w:bottom w:val="none" w:sz="0" w:space="0" w:color="auto"/>
                            <w:right w:val="none" w:sz="0" w:space="0" w:color="auto"/>
                          </w:divBdr>
                          <w:divsChild>
                            <w:div w:id="1658682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2575663">
          <w:marLeft w:val="0"/>
          <w:marRight w:val="0"/>
          <w:marTop w:val="0"/>
          <w:marBottom w:val="0"/>
          <w:divBdr>
            <w:top w:val="none" w:sz="0" w:space="0" w:color="auto"/>
            <w:left w:val="none" w:sz="0" w:space="0" w:color="auto"/>
            <w:bottom w:val="none" w:sz="0" w:space="0" w:color="auto"/>
            <w:right w:val="none" w:sz="0" w:space="0" w:color="auto"/>
          </w:divBdr>
          <w:divsChild>
            <w:div w:id="1607733636">
              <w:marLeft w:val="0"/>
              <w:marRight w:val="0"/>
              <w:marTop w:val="0"/>
              <w:marBottom w:val="0"/>
              <w:divBdr>
                <w:top w:val="none" w:sz="0" w:space="0" w:color="auto"/>
                <w:left w:val="none" w:sz="0" w:space="0" w:color="auto"/>
                <w:bottom w:val="none" w:sz="0" w:space="0" w:color="auto"/>
                <w:right w:val="none" w:sz="0" w:space="0" w:color="auto"/>
              </w:divBdr>
              <w:divsChild>
                <w:div w:id="1732919459">
                  <w:marLeft w:val="0"/>
                  <w:marRight w:val="0"/>
                  <w:marTop w:val="0"/>
                  <w:marBottom w:val="0"/>
                  <w:divBdr>
                    <w:top w:val="none" w:sz="0" w:space="0" w:color="auto"/>
                    <w:left w:val="none" w:sz="0" w:space="0" w:color="auto"/>
                    <w:bottom w:val="none" w:sz="0" w:space="0" w:color="auto"/>
                    <w:right w:val="none" w:sz="0" w:space="0" w:color="auto"/>
                  </w:divBdr>
                  <w:divsChild>
                    <w:div w:id="1146505527">
                      <w:marLeft w:val="0"/>
                      <w:marRight w:val="0"/>
                      <w:marTop w:val="0"/>
                      <w:marBottom w:val="0"/>
                      <w:divBdr>
                        <w:top w:val="none" w:sz="0" w:space="0" w:color="auto"/>
                        <w:left w:val="none" w:sz="0" w:space="0" w:color="auto"/>
                        <w:bottom w:val="none" w:sz="0" w:space="0" w:color="auto"/>
                        <w:right w:val="none" w:sz="0" w:space="0" w:color="auto"/>
                      </w:divBdr>
                      <w:divsChild>
                        <w:div w:id="6551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39178">
                  <w:marLeft w:val="0"/>
                  <w:marRight w:val="0"/>
                  <w:marTop w:val="0"/>
                  <w:marBottom w:val="0"/>
                  <w:divBdr>
                    <w:top w:val="none" w:sz="0" w:space="0" w:color="auto"/>
                    <w:left w:val="none" w:sz="0" w:space="0" w:color="auto"/>
                    <w:bottom w:val="none" w:sz="0" w:space="0" w:color="auto"/>
                    <w:right w:val="none" w:sz="0" w:space="0" w:color="auto"/>
                  </w:divBdr>
                  <w:divsChild>
                    <w:div w:id="2007438619">
                      <w:marLeft w:val="0"/>
                      <w:marRight w:val="0"/>
                      <w:marTop w:val="0"/>
                      <w:marBottom w:val="0"/>
                      <w:divBdr>
                        <w:top w:val="none" w:sz="0" w:space="0" w:color="auto"/>
                        <w:left w:val="none" w:sz="0" w:space="0" w:color="auto"/>
                        <w:bottom w:val="none" w:sz="0" w:space="0" w:color="auto"/>
                        <w:right w:val="none" w:sz="0" w:space="0" w:color="auto"/>
                      </w:divBdr>
                      <w:divsChild>
                        <w:div w:id="2046639235">
                          <w:marLeft w:val="0"/>
                          <w:marRight w:val="0"/>
                          <w:marTop w:val="0"/>
                          <w:marBottom w:val="0"/>
                          <w:divBdr>
                            <w:top w:val="none" w:sz="0" w:space="0" w:color="auto"/>
                            <w:left w:val="none" w:sz="0" w:space="0" w:color="auto"/>
                            <w:bottom w:val="none" w:sz="0" w:space="0" w:color="auto"/>
                            <w:right w:val="none" w:sz="0" w:space="0" w:color="auto"/>
                          </w:divBdr>
                          <w:divsChild>
                            <w:div w:id="854609692">
                              <w:marLeft w:val="0"/>
                              <w:marRight w:val="0"/>
                              <w:marTop w:val="0"/>
                              <w:marBottom w:val="0"/>
                              <w:divBdr>
                                <w:top w:val="none" w:sz="0" w:space="0" w:color="auto"/>
                                <w:left w:val="none" w:sz="0" w:space="0" w:color="auto"/>
                                <w:bottom w:val="none" w:sz="0" w:space="0" w:color="auto"/>
                                <w:right w:val="none" w:sz="0" w:space="0" w:color="auto"/>
                              </w:divBdr>
                            </w:div>
                            <w:div w:id="14682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067996">
          <w:marLeft w:val="0"/>
          <w:marRight w:val="0"/>
          <w:marTop w:val="0"/>
          <w:marBottom w:val="0"/>
          <w:divBdr>
            <w:top w:val="none" w:sz="0" w:space="0" w:color="auto"/>
            <w:left w:val="none" w:sz="0" w:space="0" w:color="auto"/>
            <w:bottom w:val="none" w:sz="0" w:space="0" w:color="auto"/>
            <w:right w:val="none" w:sz="0" w:space="0" w:color="auto"/>
          </w:divBdr>
          <w:divsChild>
            <w:div w:id="1157258801">
              <w:marLeft w:val="0"/>
              <w:marRight w:val="0"/>
              <w:marTop w:val="0"/>
              <w:marBottom w:val="0"/>
              <w:divBdr>
                <w:top w:val="none" w:sz="0" w:space="0" w:color="auto"/>
                <w:left w:val="none" w:sz="0" w:space="0" w:color="auto"/>
                <w:bottom w:val="none" w:sz="0" w:space="0" w:color="auto"/>
                <w:right w:val="none" w:sz="0" w:space="0" w:color="auto"/>
              </w:divBdr>
              <w:divsChild>
                <w:div w:id="1536862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550204">
                      <w:marLeft w:val="0"/>
                      <w:marRight w:val="0"/>
                      <w:marTop w:val="0"/>
                      <w:marBottom w:val="0"/>
                      <w:divBdr>
                        <w:top w:val="none" w:sz="0" w:space="0" w:color="auto"/>
                        <w:left w:val="none" w:sz="0" w:space="0" w:color="auto"/>
                        <w:bottom w:val="none" w:sz="0" w:space="0" w:color="auto"/>
                        <w:right w:val="none" w:sz="0" w:space="0" w:color="auto"/>
                      </w:divBdr>
                    </w:div>
                    <w:div w:id="540826754">
                      <w:marLeft w:val="0"/>
                      <w:marRight w:val="0"/>
                      <w:marTop w:val="0"/>
                      <w:marBottom w:val="0"/>
                      <w:divBdr>
                        <w:top w:val="none" w:sz="0" w:space="0" w:color="auto"/>
                        <w:left w:val="none" w:sz="0" w:space="0" w:color="auto"/>
                        <w:bottom w:val="none" w:sz="0" w:space="0" w:color="auto"/>
                        <w:right w:val="none" w:sz="0" w:space="0" w:color="auto"/>
                      </w:divBdr>
                    </w:div>
                    <w:div w:id="865219036">
                      <w:marLeft w:val="0"/>
                      <w:marRight w:val="0"/>
                      <w:marTop w:val="0"/>
                      <w:marBottom w:val="0"/>
                      <w:divBdr>
                        <w:top w:val="none" w:sz="0" w:space="0" w:color="auto"/>
                        <w:left w:val="none" w:sz="0" w:space="0" w:color="auto"/>
                        <w:bottom w:val="none" w:sz="0" w:space="0" w:color="auto"/>
                        <w:right w:val="none" w:sz="0" w:space="0" w:color="auto"/>
                      </w:divBdr>
                    </w:div>
                    <w:div w:id="1305740145">
                      <w:marLeft w:val="0"/>
                      <w:marRight w:val="0"/>
                      <w:marTop w:val="0"/>
                      <w:marBottom w:val="0"/>
                      <w:divBdr>
                        <w:top w:val="none" w:sz="0" w:space="0" w:color="auto"/>
                        <w:left w:val="none" w:sz="0" w:space="0" w:color="auto"/>
                        <w:bottom w:val="none" w:sz="0" w:space="0" w:color="auto"/>
                        <w:right w:val="none" w:sz="0" w:space="0" w:color="auto"/>
                      </w:divBdr>
                    </w:div>
                    <w:div w:id="1310403190">
                      <w:marLeft w:val="0"/>
                      <w:marRight w:val="0"/>
                      <w:marTop w:val="0"/>
                      <w:marBottom w:val="0"/>
                      <w:divBdr>
                        <w:top w:val="none" w:sz="0" w:space="0" w:color="auto"/>
                        <w:left w:val="none" w:sz="0" w:space="0" w:color="auto"/>
                        <w:bottom w:val="none" w:sz="0" w:space="0" w:color="auto"/>
                        <w:right w:val="none" w:sz="0" w:space="0" w:color="auto"/>
                      </w:divBdr>
                    </w:div>
                    <w:div w:id="1390348554">
                      <w:marLeft w:val="0"/>
                      <w:marRight w:val="0"/>
                      <w:marTop w:val="0"/>
                      <w:marBottom w:val="0"/>
                      <w:divBdr>
                        <w:top w:val="none" w:sz="0" w:space="0" w:color="auto"/>
                        <w:left w:val="none" w:sz="0" w:space="0" w:color="auto"/>
                        <w:bottom w:val="none" w:sz="0" w:space="0" w:color="auto"/>
                        <w:right w:val="none" w:sz="0" w:space="0" w:color="auto"/>
                      </w:divBdr>
                    </w:div>
                    <w:div w:id="1468664328">
                      <w:marLeft w:val="0"/>
                      <w:marRight w:val="0"/>
                      <w:marTop w:val="0"/>
                      <w:marBottom w:val="0"/>
                      <w:divBdr>
                        <w:top w:val="none" w:sz="0" w:space="0" w:color="auto"/>
                        <w:left w:val="none" w:sz="0" w:space="0" w:color="auto"/>
                        <w:bottom w:val="none" w:sz="0" w:space="0" w:color="auto"/>
                        <w:right w:val="none" w:sz="0" w:space="0" w:color="auto"/>
                      </w:divBdr>
                    </w:div>
                    <w:div w:id="2120181881">
                      <w:marLeft w:val="0"/>
                      <w:marRight w:val="0"/>
                      <w:marTop w:val="0"/>
                      <w:marBottom w:val="0"/>
                      <w:divBdr>
                        <w:top w:val="none" w:sz="0" w:space="0" w:color="auto"/>
                        <w:left w:val="none" w:sz="0" w:space="0" w:color="auto"/>
                        <w:bottom w:val="none" w:sz="0" w:space="0" w:color="auto"/>
                        <w:right w:val="none" w:sz="0" w:space="0" w:color="auto"/>
                      </w:divBdr>
                    </w:div>
                  </w:divsChild>
                </w:div>
                <w:div w:id="337078535">
                  <w:marLeft w:val="0"/>
                  <w:marRight w:val="0"/>
                  <w:marTop w:val="0"/>
                  <w:marBottom w:val="0"/>
                  <w:divBdr>
                    <w:top w:val="none" w:sz="0" w:space="0" w:color="auto"/>
                    <w:left w:val="none" w:sz="0" w:space="0" w:color="auto"/>
                    <w:bottom w:val="none" w:sz="0" w:space="0" w:color="auto"/>
                    <w:right w:val="none" w:sz="0" w:space="0" w:color="auto"/>
                  </w:divBdr>
                </w:div>
                <w:div w:id="667708671">
                  <w:marLeft w:val="0"/>
                  <w:marRight w:val="0"/>
                  <w:marTop w:val="0"/>
                  <w:marBottom w:val="0"/>
                  <w:divBdr>
                    <w:top w:val="none" w:sz="0" w:space="0" w:color="auto"/>
                    <w:left w:val="none" w:sz="0" w:space="0" w:color="auto"/>
                    <w:bottom w:val="none" w:sz="0" w:space="0" w:color="auto"/>
                    <w:right w:val="none" w:sz="0" w:space="0" w:color="auto"/>
                  </w:divBdr>
                </w:div>
                <w:div w:id="839663872">
                  <w:marLeft w:val="0"/>
                  <w:marRight w:val="0"/>
                  <w:marTop w:val="0"/>
                  <w:marBottom w:val="0"/>
                  <w:divBdr>
                    <w:top w:val="none" w:sz="0" w:space="0" w:color="auto"/>
                    <w:left w:val="none" w:sz="0" w:space="0" w:color="auto"/>
                    <w:bottom w:val="none" w:sz="0" w:space="0" w:color="auto"/>
                    <w:right w:val="none" w:sz="0" w:space="0" w:color="auto"/>
                  </w:divBdr>
                </w:div>
                <w:div w:id="12971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21046">
          <w:marLeft w:val="0"/>
          <w:marRight w:val="0"/>
          <w:marTop w:val="0"/>
          <w:marBottom w:val="0"/>
          <w:divBdr>
            <w:top w:val="none" w:sz="0" w:space="0" w:color="auto"/>
            <w:left w:val="none" w:sz="0" w:space="0" w:color="auto"/>
            <w:bottom w:val="none" w:sz="0" w:space="0" w:color="auto"/>
            <w:right w:val="none" w:sz="0" w:space="0" w:color="auto"/>
          </w:divBdr>
          <w:divsChild>
            <w:div w:id="505290924">
              <w:marLeft w:val="0"/>
              <w:marRight w:val="0"/>
              <w:marTop w:val="0"/>
              <w:marBottom w:val="0"/>
              <w:divBdr>
                <w:top w:val="none" w:sz="0" w:space="0" w:color="auto"/>
                <w:left w:val="none" w:sz="0" w:space="0" w:color="auto"/>
                <w:bottom w:val="none" w:sz="0" w:space="0" w:color="auto"/>
                <w:right w:val="none" w:sz="0" w:space="0" w:color="auto"/>
              </w:divBdr>
              <w:divsChild>
                <w:div w:id="203837446">
                  <w:marLeft w:val="0"/>
                  <w:marRight w:val="0"/>
                  <w:marTop w:val="0"/>
                  <w:marBottom w:val="0"/>
                  <w:divBdr>
                    <w:top w:val="none" w:sz="0" w:space="0" w:color="auto"/>
                    <w:left w:val="none" w:sz="0" w:space="0" w:color="auto"/>
                    <w:bottom w:val="none" w:sz="0" w:space="0" w:color="auto"/>
                    <w:right w:val="none" w:sz="0" w:space="0" w:color="auto"/>
                  </w:divBdr>
                  <w:divsChild>
                    <w:div w:id="614140415">
                      <w:marLeft w:val="0"/>
                      <w:marRight w:val="0"/>
                      <w:marTop w:val="0"/>
                      <w:marBottom w:val="0"/>
                      <w:divBdr>
                        <w:top w:val="none" w:sz="0" w:space="0" w:color="auto"/>
                        <w:left w:val="none" w:sz="0" w:space="0" w:color="auto"/>
                        <w:bottom w:val="none" w:sz="0" w:space="0" w:color="auto"/>
                        <w:right w:val="none" w:sz="0" w:space="0" w:color="auto"/>
                      </w:divBdr>
                      <w:divsChild>
                        <w:div w:id="158271563">
                          <w:marLeft w:val="0"/>
                          <w:marRight w:val="0"/>
                          <w:marTop w:val="0"/>
                          <w:marBottom w:val="0"/>
                          <w:divBdr>
                            <w:top w:val="none" w:sz="0" w:space="0" w:color="auto"/>
                            <w:left w:val="none" w:sz="0" w:space="0" w:color="auto"/>
                            <w:bottom w:val="none" w:sz="0" w:space="0" w:color="auto"/>
                            <w:right w:val="none" w:sz="0" w:space="0" w:color="auto"/>
                          </w:divBdr>
                          <w:divsChild>
                            <w:div w:id="298464583">
                              <w:marLeft w:val="0"/>
                              <w:marRight w:val="0"/>
                              <w:marTop w:val="0"/>
                              <w:marBottom w:val="0"/>
                              <w:divBdr>
                                <w:top w:val="none" w:sz="0" w:space="0" w:color="auto"/>
                                <w:left w:val="none" w:sz="0" w:space="0" w:color="auto"/>
                                <w:bottom w:val="none" w:sz="0" w:space="0" w:color="auto"/>
                                <w:right w:val="none" w:sz="0" w:space="0" w:color="auto"/>
                              </w:divBdr>
                            </w:div>
                            <w:div w:id="153118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673659">
                  <w:marLeft w:val="0"/>
                  <w:marRight w:val="0"/>
                  <w:marTop w:val="0"/>
                  <w:marBottom w:val="0"/>
                  <w:divBdr>
                    <w:top w:val="none" w:sz="0" w:space="0" w:color="auto"/>
                    <w:left w:val="none" w:sz="0" w:space="0" w:color="auto"/>
                    <w:bottom w:val="none" w:sz="0" w:space="0" w:color="auto"/>
                    <w:right w:val="none" w:sz="0" w:space="0" w:color="auto"/>
                  </w:divBdr>
                  <w:divsChild>
                    <w:div w:id="2121216610">
                      <w:marLeft w:val="0"/>
                      <w:marRight w:val="0"/>
                      <w:marTop w:val="0"/>
                      <w:marBottom w:val="0"/>
                      <w:divBdr>
                        <w:top w:val="none" w:sz="0" w:space="0" w:color="auto"/>
                        <w:left w:val="none" w:sz="0" w:space="0" w:color="auto"/>
                        <w:bottom w:val="none" w:sz="0" w:space="0" w:color="auto"/>
                        <w:right w:val="none" w:sz="0" w:space="0" w:color="auto"/>
                      </w:divBdr>
                      <w:divsChild>
                        <w:div w:id="18571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79047">
          <w:marLeft w:val="0"/>
          <w:marRight w:val="0"/>
          <w:marTop w:val="0"/>
          <w:marBottom w:val="0"/>
          <w:divBdr>
            <w:top w:val="none" w:sz="0" w:space="0" w:color="auto"/>
            <w:left w:val="none" w:sz="0" w:space="0" w:color="auto"/>
            <w:bottom w:val="none" w:sz="0" w:space="0" w:color="auto"/>
            <w:right w:val="none" w:sz="0" w:space="0" w:color="auto"/>
          </w:divBdr>
          <w:divsChild>
            <w:div w:id="830103279">
              <w:marLeft w:val="0"/>
              <w:marRight w:val="0"/>
              <w:marTop w:val="0"/>
              <w:marBottom w:val="0"/>
              <w:divBdr>
                <w:top w:val="none" w:sz="0" w:space="0" w:color="auto"/>
                <w:left w:val="none" w:sz="0" w:space="0" w:color="auto"/>
                <w:bottom w:val="none" w:sz="0" w:space="0" w:color="auto"/>
                <w:right w:val="none" w:sz="0" w:space="0" w:color="auto"/>
              </w:divBdr>
              <w:divsChild>
                <w:div w:id="619147480">
                  <w:marLeft w:val="0"/>
                  <w:marRight w:val="0"/>
                  <w:marTop w:val="0"/>
                  <w:marBottom w:val="0"/>
                  <w:divBdr>
                    <w:top w:val="none" w:sz="0" w:space="0" w:color="auto"/>
                    <w:left w:val="none" w:sz="0" w:space="0" w:color="auto"/>
                    <w:bottom w:val="none" w:sz="0" w:space="0" w:color="auto"/>
                    <w:right w:val="none" w:sz="0" w:space="0" w:color="auto"/>
                  </w:divBdr>
                  <w:divsChild>
                    <w:div w:id="387270425">
                      <w:marLeft w:val="0"/>
                      <w:marRight w:val="0"/>
                      <w:marTop w:val="0"/>
                      <w:marBottom w:val="0"/>
                      <w:divBdr>
                        <w:top w:val="none" w:sz="0" w:space="0" w:color="auto"/>
                        <w:left w:val="none" w:sz="0" w:space="0" w:color="auto"/>
                        <w:bottom w:val="none" w:sz="0" w:space="0" w:color="auto"/>
                        <w:right w:val="none" w:sz="0" w:space="0" w:color="auto"/>
                      </w:divBdr>
                      <w:divsChild>
                        <w:div w:id="1372220297">
                          <w:marLeft w:val="0"/>
                          <w:marRight w:val="0"/>
                          <w:marTop w:val="0"/>
                          <w:marBottom w:val="0"/>
                          <w:divBdr>
                            <w:top w:val="none" w:sz="0" w:space="0" w:color="auto"/>
                            <w:left w:val="none" w:sz="0" w:space="0" w:color="auto"/>
                            <w:bottom w:val="none" w:sz="0" w:space="0" w:color="auto"/>
                            <w:right w:val="none" w:sz="0" w:space="0" w:color="auto"/>
                          </w:divBdr>
                          <w:divsChild>
                            <w:div w:id="317076138">
                              <w:marLeft w:val="0"/>
                              <w:marRight w:val="0"/>
                              <w:marTop w:val="0"/>
                              <w:marBottom w:val="0"/>
                              <w:divBdr>
                                <w:top w:val="none" w:sz="0" w:space="0" w:color="auto"/>
                                <w:left w:val="none" w:sz="0" w:space="0" w:color="auto"/>
                                <w:bottom w:val="none" w:sz="0" w:space="0" w:color="auto"/>
                                <w:right w:val="none" w:sz="0" w:space="0" w:color="auto"/>
                              </w:divBdr>
                            </w:div>
                            <w:div w:id="676882491">
                              <w:marLeft w:val="0"/>
                              <w:marRight w:val="0"/>
                              <w:marTop w:val="0"/>
                              <w:marBottom w:val="0"/>
                              <w:divBdr>
                                <w:top w:val="none" w:sz="0" w:space="0" w:color="auto"/>
                                <w:left w:val="none" w:sz="0" w:space="0" w:color="auto"/>
                                <w:bottom w:val="none" w:sz="0" w:space="0" w:color="auto"/>
                                <w:right w:val="none" w:sz="0" w:space="0" w:color="auto"/>
                              </w:divBdr>
                            </w:div>
                          </w:divsChild>
                        </w:div>
                        <w:div w:id="1492133231">
                          <w:marLeft w:val="0"/>
                          <w:marRight w:val="0"/>
                          <w:marTop w:val="0"/>
                          <w:marBottom w:val="0"/>
                          <w:divBdr>
                            <w:top w:val="none" w:sz="0" w:space="0" w:color="auto"/>
                            <w:left w:val="none" w:sz="0" w:space="0" w:color="auto"/>
                            <w:bottom w:val="none" w:sz="0" w:space="0" w:color="auto"/>
                            <w:right w:val="none" w:sz="0" w:space="0" w:color="auto"/>
                          </w:divBdr>
                          <w:divsChild>
                            <w:div w:id="333338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5535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09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43577">
                      <w:marLeft w:val="0"/>
                      <w:marRight w:val="0"/>
                      <w:marTop w:val="0"/>
                      <w:marBottom w:val="0"/>
                      <w:divBdr>
                        <w:top w:val="none" w:sz="0" w:space="0" w:color="auto"/>
                        <w:left w:val="none" w:sz="0" w:space="0" w:color="auto"/>
                        <w:bottom w:val="none" w:sz="0" w:space="0" w:color="auto"/>
                        <w:right w:val="none" w:sz="0" w:space="0" w:color="auto"/>
                      </w:divBdr>
                    </w:div>
                    <w:div w:id="910625037">
                      <w:marLeft w:val="0"/>
                      <w:marRight w:val="0"/>
                      <w:marTop w:val="0"/>
                      <w:marBottom w:val="0"/>
                      <w:divBdr>
                        <w:top w:val="none" w:sz="0" w:space="0" w:color="auto"/>
                        <w:left w:val="none" w:sz="0" w:space="0" w:color="auto"/>
                        <w:bottom w:val="none" w:sz="0" w:space="0" w:color="auto"/>
                        <w:right w:val="none" w:sz="0" w:space="0" w:color="auto"/>
                      </w:divBdr>
                    </w:div>
                    <w:div w:id="998268691">
                      <w:marLeft w:val="0"/>
                      <w:marRight w:val="0"/>
                      <w:marTop w:val="0"/>
                      <w:marBottom w:val="0"/>
                      <w:divBdr>
                        <w:top w:val="none" w:sz="0" w:space="0" w:color="auto"/>
                        <w:left w:val="none" w:sz="0" w:space="0" w:color="auto"/>
                        <w:bottom w:val="none" w:sz="0" w:space="0" w:color="auto"/>
                        <w:right w:val="none" w:sz="0" w:space="0" w:color="auto"/>
                      </w:divBdr>
                    </w:div>
                    <w:div w:id="1893610484">
                      <w:marLeft w:val="0"/>
                      <w:marRight w:val="0"/>
                      <w:marTop w:val="0"/>
                      <w:marBottom w:val="0"/>
                      <w:divBdr>
                        <w:top w:val="none" w:sz="0" w:space="0" w:color="auto"/>
                        <w:left w:val="none" w:sz="0" w:space="0" w:color="auto"/>
                        <w:bottom w:val="none" w:sz="0" w:space="0" w:color="auto"/>
                        <w:right w:val="none" w:sz="0" w:space="0" w:color="auto"/>
                      </w:divBdr>
                    </w:div>
                    <w:div w:id="20021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885105">
          <w:marLeft w:val="0"/>
          <w:marRight w:val="0"/>
          <w:marTop w:val="0"/>
          <w:marBottom w:val="0"/>
          <w:divBdr>
            <w:top w:val="none" w:sz="0" w:space="0" w:color="auto"/>
            <w:left w:val="none" w:sz="0" w:space="0" w:color="auto"/>
            <w:bottom w:val="none" w:sz="0" w:space="0" w:color="auto"/>
            <w:right w:val="none" w:sz="0" w:space="0" w:color="auto"/>
          </w:divBdr>
          <w:divsChild>
            <w:div w:id="208493321">
              <w:marLeft w:val="0"/>
              <w:marRight w:val="0"/>
              <w:marTop w:val="0"/>
              <w:marBottom w:val="0"/>
              <w:divBdr>
                <w:top w:val="none" w:sz="0" w:space="0" w:color="auto"/>
                <w:left w:val="none" w:sz="0" w:space="0" w:color="auto"/>
                <w:bottom w:val="none" w:sz="0" w:space="0" w:color="auto"/>
                <w:right w:val="none" w:sz="0" w:space="0" w:color="auto"/>
              </w:divBdr>
              <w:divsChild>
                <w:div w:id="2050836719">
                  <w:marLeft w:val="0"/>
                  <w:marRight w:val="0"/>
                  <w:marTop w:val="0"/>
                  <w:marBottom w:val="0"/>
                  <w:divBdr>
                    <w:top w:val="none" w:sz="0" w:space="0" w:color="auto"/>
                    <w:left w:val="none" w:sz="0" w:space="0" w:color="auto"/>
                    <w:bottom w:val="none" w:sz="0" w:space="0" w:color="auto"/>
                    <w:right w:val="none" w:sz="0" w:space="0" w:color="auto"/>
                  </w:divBdr>
                  <w:divsChild>
                    <w:div w:id="169688578">
                      <w:marLeft w:val="0"/>
                      <w:marRight w:val="0"/>
                      <w:marTop w:val="0"/>
                      <w:marBottom w:val="0"/>
                      <w:divBdr>
                        <w:top w:val="none" w:sz="0" w:space="0" w:color="auto"/>
                        <w:left w:val="none" w:sz="0" w:space="0" w:color="auto"/>
                        <w:bottom w:val="none" w:sz="0" w:space="0" w:color="auto"/>
                        <w:right w:val="none" w:sz="0" w:space="0" w:color="auto"/>
                      </w:divBdr>
                      <w:divsChild>
                        <w:div w:id="412312863">
                          <w:marLeft w:val="0"/>
                          <w:marRight w:val="0"/>
                          <w:marTop w:val="0"/>
                          <w:marBottom w:val="0"/>
                          <w:divBdr>
                            <w:top w:val="none" w:sz="0" w:space="0" w:color="auto"/>
                            <w:left w:val="none" w:sz="0" w:space="0" w:color="auto"/>
                            <w:bottom w:val="none" w:sz="0" w:space="0" w:color="auto"/>
                            <w:right w:val="none" w:sz="0" w:space="0" w:color="auto"/>
                          </w:divBdr>
                          <w:divsChild>
                            <w:div w:id="343556980">
                              <w:marLeft w:val="0"/>
                              <w:marRight w:val="0"/>
                              <w:marTop w:val="0"/>
                              <w:marBottom w:val="0"/>
                              <w:divBdr>
                                <w:top w:val="none" w:sz="0" w:space="0" w:color="auto"/>
                                <w:left w:val="none" w:sz="0" w:space="0" w:color="auto"/>
                                <w:bottom w:val="none" w:sz="0" w:space="0" w:color="auto"/>
                                <w:right w:val="none" w:sz="0" w:space="0" w:color="auto"/>
                              </w:divBdr>
                            </w:div>
                            <w:div w:id="113980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28596">
                  <w:marLeft w:val="0"/>
                  <w:marRight w:val="0"/>
                  <w:marTop w:val="0"/>
                  <w:marBottom w:val="0"/>
                  <w:divBdr>
                    <w:top w:val="none" w:sz="0" w:space="0" w:color="auto"/>
                    <w:left w:val="none" w:sz="0" w:space="0" w:color="auto"/>
                    <w:bottom w:val="none" w:sz="0" w:space="0" w:color="auto"/>
                    <w:right w:val="none" w:sz="0" w:space="0" w:color="auto"/>
                  </w:divBdr>
                  <w:divsChild>
                    <w:div w:id="1943107101">
                      <w:marLeft w:val="0"/>
                      <w:marRight w:val="0"/>
                      <w:marTop w:val="0"/>
                      <w:marBottom w:val="0"/>
                      <w:divBdr>
                        <w:top w:val="none" w:sz="0" w:space="0" w:color="auto"/>
                        <w:left w:val="none" w:sz="0" w:space="0" w:color="auto"/>
                        <w:bottom w:val="none" w:sz="0" w:space="0" w:color="auto"/>
                        <w:right w:val="none" w:sz="0" w:space="0" w:color="auto"/>
                      </w:divBdr>
                      <w:divsChild>
                        <w:div w:id="153487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62341">
          <w:marLeft w:val="0"/>
          <w:marRight w:val="0"/>
          <w:marTop w:val="0"/>
          <w:marBottom w:val="0"/>
          <w:divBdr>
            <w:top w:val="none" w:sz="0" w:space="0" w:color="auto"/>
            <w:left w:val="none" w:sz="0" w:space="0" w:color="auto"/>
            <w:bottom w:val="none" w:sz="0" w:space="0" w:color="auto"/>
            <w:right w:val="none" w:sz="0" w:space="0" w:color="auto"/>
          </w:divBdr>
          <w:divsChild>
            <w:div w:id="1911190413">
              <w:marLeft w:val="0"/>
              <w:marRight w:val="0"/>
              <w:marTop w:val="0"/>
              <w:marBottom w:val="0"/>
              <w:divBdr>
                <w:top w:val="none" w:sz="0" w:space="0" w:color="auto"/>
                <w:left w:val="none" w:sz="0" w:space="0" w:color="auto"/>
                <w:bottom w:val="none" w:sz="0" w:space="0" w:color="auto"/>
                <w:right w:val="none" w:sz="0" w:space="0" w:color="auto"/>
              </w:divBdr>
              <w:divsChild>
                <w:div w:id="1529292268">
                  <w:marLeft w:val="0"/>
                  <w:marRight w:val="0"/>
                  <w:marTop w:val="0"/>
                  <w:marBottom w:val="0"/>
                  <w:divBdr>
                    <w:top w:val="none" w:sz="0" w:space="0" w:color="auto"/>
                    <w:left w:val="none" w:sz="0" w:space="0" w:color="auto"/>
                    <w:bottom w:val="none" w:sz="0" w:space="0" w:color="auto"/>
                    <w:right w:val="none" w:sz="0" w:space="0" w:color="auto"/>
                  </w:divBdr>
                  <w:divsChild>
                    <w:div w:id="1564368601">
                      <w:marLeft w:val="0"/>
                      <w:marRight w:val="0"/>
                      <w:marTop w:val="0"/>
                      <w:marBottom w:val="0"/>
                      <w:divBdr>
                        <w:top w:val="none" w:sz="0" w:space="0" w:color="auto"/>
                        <w:left w:val="none" w:sz="0" w:space="0" w:color="auto"/>
                        <w:bottom w:val="none" w:sz="0" w:space="0" w:color="auto"/>
                        <w:right w:val="none" w:sz="0" w:space="0" w:color="auto"/>
                      </w:divBdr>
                      <w:divsChild>
                        <w:div w:id="186212548">
                          <w:marLeft w:val="0"/>
                          <w:marRight w:val="0"/>
                          <w:marTop w:val="0"/>
                          <w:marBottom w:val="0"/>
                          <w:divBdr>
                            <w:top w:val="none" w:sz="0" w:space="0" w:color="auto"/>
                            <w:left w:val="none" w:sz="0" w:space="0" w:color="auto"/>
                            <w:bottom w:val="none" w:sz="0" w:space="0" w:color="auto"/>
                            <w:right w:val="none" w:sz="0" w:space="0" w:color="auto"/>
                          </w:divBdr>
                          <w:divsChild>
                            <w:div w:id="832768202">
                              <w:marLeft w:val="0"/>
                              <w:marRight w:val="0"/>
                              <w:marTop w:val="0"/>
                              <w:marBottom w:val="0"/>
                              <w:divBdr>
                                <w:top w:val="none" w:sz="0" w:space="0" w:color="auto"/>
                                <w:left w:val="none" w:sz="0" w:space="0" w:color="auto"/>
                                <w:bottom w:val="none" w:sz="0" w:space="0" w:color="auto"/>
                                <w:right w:val="none" w:sz="0" w:space="0" w:color="auto"/>
                              </w:divBdr>
                            </w:div>
                            <w:div w:id="11061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41345">
                  <w:marLeft w:val="0"/>
                  <w:marRight w:val="0"/>
                  <w:marTop w:val="0"/>
                  <w:marBottom w:val="0"/>
                  <w:divBdr>
                    <w:top w:val="none" w:sz="0" w:space="0" w:color="auto"/>
                    <w:left w:val="none" w:sz="0" w:space="0" w:color="auto"/>
                    <w:bottom w:val="none" w:sz="0" w:space="0" w:color="auto"/>
                    <w:right w:val="none" w:sz="0" w:space="0" w:color="auto"/>
                  </w:divBdr>
                  <w:divsChild>
                    <w:div w:id="776559080">
                      <w:marLeft w:val="0"/>
                      <w:marRight w:val="0"/>
                      <w:marTop w:val="0"/>
                      <w:marBottom w:val="0"/>
                      <w:divBdr>
                        <w:top w:val="none" w:sz="0" w:space="0" w:color="auto"/>
                        <w:left w:val="none" w:sz="0" w:space="0" w:color="auto"/>
                        <w:bottom w:val="none" w:sz="0" w:space="0" w:color="auto"/>
                        <w:right w:val="none" w:sz="0" w:space="0" w:color="auto"/>
                      </w:divBdr>
                      <w:divsChild>
                        <w:div w:id="197297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69295">
          <w:marLeft w:val="0"/>
          <w:marRight w:val="0"/>
          <w:marTop w:val="0"/>
          <w:marBottom w:val="0"/>
          <w:divBdr>
            <w:top w:val="none" w:sz="0" w:space="0" w:color="auto"/>
            <w:left w:val="none" w:sz="0" w:space="0" w:color="auto"/>
            <w:bottom w:val="none" w:sz="0" w:space="0" w:color="auto"/>
            <w:right w:val="none" w:sz="0" w:space="0" w:color="auto"/>
          </w:divBdr>
          <w:divsChild>
            <w:div w:id="1880390551">
              <w:marLeft w:val="0"/>
              <w:marRight w:val="0"/>
              <w:marTop w:val="0"/>
              <w:marBottom w:val="0"/>
              <w:divBdr>
                <w:top w:val="none" w:sz="0" w:space="0" w:color="auto"/>
                <w:left w:val="none" w:sz="0" w:space="0" w:color="auto"/>
                <w:bottom w:val="none" w:sz="0" w:space="0" w:color="auto"/>
                <w:right w:val="none" w:sz="0" w:space="0" w:color="auto"/>
              </w:divBdr>
              <w:divsChild>
                <w:div w:id="609163472">
                  <w:marLeft w:val="0"/>
                  <w:marRight w:val="0"/>
                  <w:marTop w:val="0"/>
                  <w:marBottom w:val="0"/>
                  <w:divBdr>
                    <w:top w:val="none" w:sz="0" w:space="0" w:color="auto"/>
                    <w:left w:val="none" w:sz="0" w:space="0" w:color="auto"/>
                    <w:bottom w:val="none" w:sz="0" w:space="0" w:color="auto"/>
                    <w:right w:val="none" w:sz="0" w:space="0" w:color="auto"/>
                  </w:divBdr>
                  <w:divsChild>
                    <w:div w:id="1629898284">
                      <w:marLeft w:val="0"/>
                      <w:marRight w:val="0"/>
                      <w:marTop w:val="0"/>
                      <w:marBottom w:val="0"/>
                      <w:divBdr>
                        <w:top w:val="none" w:sz="0" w:space="0" w:color="auto"/>
                        <w:left w:val="none" w:sz="0" w:space="0" w:color="auto"/>
                        <w:bottom w:val="none" w:sz="0" w:space="0" w:color="auto"/>
                        <w:right w:val="none" w:sz="0" w:space="0" w:color="auto"/>
                      </w:divBdr>
                      <w:divsChild>
                        <w:div w:id="1896820245">
                          <w:marLeft w:val="0"/>
                          <w:marRight w:val="0"/>
                          <w:marTop w:val="0"/>
                          <w:marBottom w:val="0"/>
                          <w:divBdr>
                            <w:top w:val="none" w:sz="0" w:space="0" w:color="auto"/>
                            <w:left w:val="none" w:sz="0" w:space="0" w:color="auto"/>
                            <w:bottom w:val="none" w:sz="0" w:space="0" w:color="auto"/>
                            <w:right w:val="none" w:sz="0" w:space="0" w:color="auto"/>
                          </w:divBdr>
                          <w:divsChild>
                            <w:div w:id="310062705">
                              <w:marLeft w:val="0"/>
                              <w:marRight w:val="0"/>
                              <w:marTop w:val="0"/>
                              <w:marBottom w:val="0"/>
                              <w:divBdr>
                                <w:top w:val="none" w:sz="0" w:space="0" w:color="auto"/>
                                <w:left w:val="none" w:sz="0" w:space="0" w:color="auto"/>
                                <w:bottom w:val="none" w:sz="0" w:space="0" w:color="auto"/>
                                <w:right w:val="none" w:sz="0" w:space="0" w:color="auto"/>
                              </w:divBdr>
                            </w:div>
                            <w:div w:id="8022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645214">
                  <w:marLeft w:val="0"/>
                  <w:marRight w:val="0"/>
                  <w:marTop w:val="0"/>
                  <w:marBottom w:val="0"/>
                  <w:divBdr>
                    <w:top w:val="none" w:sz="0" w:space="0" w:color="auto"/>
                    <w:left w:val="none" w:sz="0" w:space="0" w:color="auto"/>
                    <w:bottom w:val="none" w:sz="0" w:space="0" w:color="auto"/>
                    <w:right w:val="none" w:sz="0" w:space="0" w:color="auto"/>
                  </w:divBdr>
                  <w:divsChild>
                    <w:div w:id="867526588">
                      <w:marLeft w:val="0"/>
                      <w:marRight w:val="0"/>
                      <w:marTop w:val="0"/>
                      <w:marBottom w:val="0"/>
                      <w:divBdr>
                        <w:top w:val="none" w:sz="0" w:space="0" w:color="auto"/>
                        <w:left w:val="none" w:sz="0" w:space="0" w:color="auto"/>
                        <w:bottom w:val="none" w:sz="0" w:space="0" w:color="auto"/>
                        <w:right w:val="none" w:sz="0" w:space="0" w:color="auto"/>
                      </w:divBdr>
                      <w:divsChild>
                        <w:div w:id="18572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7027">
          <w:marLeft w:val="0"/>
          <w:marRight w:val="0"/>
          <w:marTop w:val="0"/>
          <w:marBottom w:val="0"/>
          <w:divBdr>
            <w:top w:val="none" w:sz="0" w:space="0" w:color="auto"/>
            <w:left w:val="none" w:sz="0" w:space="0" w:color="auto"/>
            <w:bottom w:val="none" w:sz="0" w:space="0" w:color="auto"/>
            <w:right w:val="none" w:sz="0" w:space="0" w:color="auto"/>
          </w:divBdr>
          <w:divsChild>
            <w:div w:id="194932249">
              <w:marLeft w:val="0"/>
              <w:marRight w:val="0"/>
              <w:marTop w:val="0"/>
              <w:marBottom w:val="0"/>
              <w:divBdr>
                <w:top w:val="none" w:sz="0" w:space="0" w:color="auto"/>
                <w:left w:val="none" w:sz="0" w:space="0" w:color="auto"/>
                <w:bottom w:val="none" w:sz="0" w:space="0" w:color="auto"/>
                <w:right w:val="none" w:sz="0" w:space="0" w:color="auto"/>
              </w:divBdr>
              <w:divsChild>
                <w:div w:id="245118446">
                  <w:marLeft w:val="0"/>
                  <w:marRight w:val="0"/>
                  <w:marTop w:val="0"/>
                  <w:marBottom w:val="0"/>
                  <w:divBdr>
                    <w:top w:val="none" w:sz="0" w:space="0" w:color="auto"/>
                    <w:left w:val="none" w:sz="0" w:space="0" w:color="auto"/>
                    <w:bottom w:val="none" w:sz="0" w:space="0" w:color="auto"/>
                    <w:right w:val="none" w:sz="0" w:space="0" w:color="auto"/>
                  </w:divBdr>
                  <w:divsChild>
                    <w:div w:id="1032221989">
                      <w:marLeft w:val="0"/>
                      <w:marRight w:val="0"/>
                      <w:marTop w:val="0"/>
                      <w:marBottom w:val="0"/>
                      <w:divBdr>
                        <w:top w:val="none" w:sz="0" w:space="0" w:color="auto"/>
                        <w:left w:val="none" w:sz="0" w:space="0" w:color="auto"/>
                        <w:bottom w:val="none" w:sz="0" w:space="0" w:color="auto"/>
                        <w:right w:val="none" w:sz="0" w:space="0" w:color="auto"/>
                      </w:divBdr>
                      <w:divsChild>
                        <w:div w:id="205215201">
                          <w:marLeft w:val="0"/>
                          <w:marRight w:val="0"/>
                          <w:marTop w:val="0"/>
                          <w:marBottom w:val="0"/>
                          <w:divBdr>
                            <w:top w:val="none" w:sz="0" w:space="0" w:color="auto"/>
                            <w:left w:val="none" w:sz="0" w:space="0" w:color="auto"/>
                            <w:bottom w:val="none" w:sz="0" w:space="0" w:color="auto"/>
                            <w:right w:val="none" w:sz="0" w:space="0" w:color="auto"/>
                          </w:divBdr>
                        </w:div>
                      </w:divsChild>
                    </w:div>
                    <w:div w:id="1696156287">
                      <w:marLeft w:val="0"/>
                      <w:marRight w:val="0"/>
                      <w:marTop w:val="0"/>
                      <w:marBottom w:val="0"/>
                      <w:divBdr>
                        <w:top w:val="none" w:sz="0" w:space="0" w:color="auto"/>
                        <w:left w:val="none" w:sz="0" w:space="0" w:color="auto"/>
                        <w:bottom w:val="none" w:sz="0" w:space="0" w:color="auto"/>
                        <w:right w:val="none" w:sz="0" w:space="0" w:color="auto"/>
                      </w:divBdr>
                      <w:divsChild>
                        <w:div w:id="1595816658">
                          <w:marLeft w:val="0"/>
                          <w:marRight w:val="0"/>
                          <w:marTop w:val="0"/>
                          <w:marBottom w:val="0"/>
                          <w:divBdr>
                            <w:top w:val="none" w:sz="0" w:space="0" w:color="auto"/>
                            <w:left w:val="none" w:sz="0" w:space="0" w:color="auto"/>
                            <w:bottom w:val="none" w:sz="0" w:space="0" w:color="auto"/>
                            <w:right w:val="none" w:sz="0" w:space="0" w:color="auto"/>
                          </w:divBdr>
                          <w:divsChild>
                            <w:div w:id="215287317">
                              <w:marLeft w:val="0"/>
                              <w:marRight w:val="0"/>
                              <w:marTop w:val="0"/>
                              <w:marBottom w:val="0"/>
                              <w:divBdr>
                                <w:top w:val="none" w:sz="0" w:space="0" w:color="auto"/>
                                <w:left w:val="none" w:sz="0" w:space="0" w:color="auto"/>
                                <w:bottom w:val="none" w:sz="0" w:space="0" w:color="auto"/>
                                <w:right w:val="none" w:sz="0" w:space="0" w:color="auto"/>
                              </w:divBdr>
                              <w:divsChild>
                                <w:div w:id="2101370854">
                                  <w:marLeft w:val="0"/>
                                  <w:marRight w:val="0"/>
                                  <w:marTop w:val="0"/>
                                  <w:marBottom w:val="0"/>
                                  <w:divBdr>
                                    <w:top w:val="none" w:sz="0" w:space="0" w:color="auto"/>
                                    <w:left w:val="none" w:sz="0" w:space="0" w:color="auto"/>
                                    <w:bottom w:val="none" w:sz="0" w:space="0" w:color="auto"/>
                                    <w:right w:val="none" w:sz="0" w:space="0" w:color="auto"/>
                                  </w:divBdr>
                                  <w:divsChild>
                                    <w:div w:id="19824221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0101733">
                                          <w:marLeft w:val="0"/>
                                          <w:marRight w:val="0"/>
                                          <w:marTop w:val="0"/>
                                          <w:marBottom w:val="0"/>
                                          <w:divBdr>
                                            <w:top w:val="none" w:sz="0" w:space="0" w:color="auto"/>
                                            <w:left w:val="none" w:sz="0" w:space="0" w:color="auto"/>
                                            <w:bottom w:val="none" w:sz="0" w:space="0" w:color="auto"/>
                                            <w:right w:val="none" w:sz="0" w:space="0" w:color="auto"/>
                                          </w:divBdr>
                                          <w:divsChild>
                                            <w:div w:id="20337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3066">
                          <w:marLeft w:val="0"/>
                          <w:marRight w:val="0"/>
                          <w:marTop w:val="0"/>
                          <w:marBottom w:val="0"/>
                          <w:divBdr>
                            <w:top w:val="none" w:sz="0" w:space="0" w:color="auto"/>
                            <w:left w:val="none" w:sz="0" w:space="0" w:color="auto"/>
                            <w:bottom w:val="none" w:sz="0" w:space="0" w:color="auto"/>
                            <w:right w:val="none" w:sz="0" w:space="0" w:color="auto"/>
                          </w:divBdr>
                          <w:divsChild>
                            <w:div w:id="292903493">
                              <w:marLeft w:val="0"/>
                              <w:marRight w:val="0"/>
                              <w:marTop w:val="0"/>
                              <w:marBottom w:val="0"/>
                              <w:divBdr>
                                <w:top w:val="none" w:sz="0" w:space="0" w:color="auto"/>
                                <w:left w:val="none" w:sz="0" w:space="0" w:color="auto"/>
                                <w:bottom w:val="none" w:sz="0" w:space="0" w:color="auto"/>
                                <w:right w:val="none" w:sz="0" w:space="0" w:color="auto"/>
                              </w:divBdr>
                            </w:div>
                            <w:div w:id="468204441">
                              <w:marLeft w:val="0"/>
                              <w:marRight w:val="0"/>
                              <w:marTop w:val="0"/>
                              <w:marBottom w:val="0"/>
                              <w:divBdr>
                                <w:top w:val="none" w:sz="0" w:space="0" w:color="auto"/>
                                <w:left w:val="none" w:sz="0" w:space="0" w:color="auto"/>
                                <w:bottom w:val="none" w:sz="0" w:space="0" w:color="auto"/>
                                <w:right w:val="none" w:sz="0" w:space="0" w:color="auto"/>
                              </w:divBdr>
                            </w:div>
                            <w:div w:id="904997510">
                              <w:marLeft w:val="0"/>
                              <w:marRight w:val="0"/>
                              <w:marTop w:val="0"/>
                              <w:marBottom w:val="0"/>
                              <w:divBdr>
                                <w:top w:val="none" w:sz="0" w:space="0" w:color="auto"/>
                                <w:left w:val="none" w:sz="0" w:space="0" w:color="auto"/>
                                <w:bottom w:val="none" w:sz="0" w:space="0" w:color="auto"/>
                                <w:right w:val="none" w:sz="0" w:space="0" w:color="auto"/>
                              </w:divBdr>
                              <w:divsChild>
                                <w:div w:id="744183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1981251">
                                      <w:marLeft w:val="0"/>
                                      <w:marRight w:val="0"/>
                                      <w:marTop w:val="0"/>
                                      <w:marBottom w:val="0"/>
                                      <w:divBdr>
                                        <w:top w:val="none" w:sz="0" w:space="0" w:color="auto"/>
                                        <w:left w:val="none" w:sz="0" w:space="0" w:color="auto"/>
                                        <w:bottom w:val="none" w:sz="0" w:space="0" w:color="auto"/>
                                        <w:right w:val="none" w:sz="0" w:space="0" w:color="auto"/>
                                      </w:divBdr>
                                      <w:divsChild>
                                        <w:div w:id="87373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76919">
                              <w:marLeft w:val="0"/>
                              <w:marRight w:val="0"/>
                              <w:marTop w:val="0"/>
                              <w:marBottom w:val="0"/>
                              <w:divBdr>
                                <w:top w:val="none" w:sz="0" w:space="0" w:color="auto"/>
                                <w:left w:val="none" w:sz="0" w:space="0" w:color="auto"/>
                                <w:bottom w:val="none" w:sz="0" w:space="0" w:color="auto"/>
                                <w:right w:val="none" w:sz="0" w:space="0" w:color="auto"/>
                              </w:divBdr>
                            </w:div>
                            <w:div w:id="1249148119">
                              <w:marLeft w:val="0"/>
                              <w:marRight w:val="0"/>
                              <w:marTop w:val="0"/>
                              <w:marBottom w:val="0"/>
                              <w:divBdr>
                                <w:top w:val="none" w:sz="0" w:space="0" w:color="auto"/>
                                <w:left w:val="none" w:sz="0" w:space="0" w:color="auto"/>
                                <w:bottom w:val="none" w:sz="0" w:space="0" w:color="auto"/>
                                <w:right w:val="none" w:sz="0" w:space="0" w:color="auto"/>
                              </w:divBdr>
                            </w:div>
                            <w:div w:id="1910771684">
                              <w:marLeft w:val="0"/>
                              <w:marRight w:val="0"/>
                              <w:marTop w:val="0"/>
                              <w:marBottom w:val="0"/>
                              <w:divBdr>
                                <w:top w:val="none" w:sz="0" w:space="0" w:color="auto"/>
                                <w:left w:val="none" w:sz="0" w:space="0" w:color="auto"/>
                                <w:bottom w:val="none" w:sz="0" w:space="0" w:color="auto"/>
                                <w:right w:val="none" w:sz="0" w:space="0" w:color="auto"/>
                              </w:divBdr>
                            </w:div>
                            <w:div w:id="2058890911">
                              <w:marLeft w:val="0"/>
                              <w:marRight w:val="0"/>
                              <w:marTop w:val="0"/>
                              <w:marBottom w:val="0"/>
                              <w:divBdr>
                                <w:top w:val="none" w:sz="0" w:space="0" w:color="auto"/>
                                <w:left w:val="none" w:sz="0" w:space="0" w:color="auto"/>
                                <w:bottom w:val="none" w:sz="0" w:space="0" w:color="auto"/>
                                <w:right w:val="none" w:sz="0" w:space="0" w:color="auto"/>
                              </w:divBdr>
                            </w:div>
                          </w:divsChild>
                        </w:div>
                        <w:div w:id="964505613">
                          <w:marLeft w:val="0"/>
                          <w:marRight w:val="0"/>
                          <w:marTop w:val="0"/>
                          <w:marBottom w:val="0"/>
                          <w:divBdr>
                            <w:top w:val="none" w:sz="0" w:space="0" w:color="auto"/>
                            <w:left w:val="none" w:sz="0" w:space="0" w:color="auto"/>
                            <w:bottom w:val="none" w:sz="0" w:space="0" w:color="auto"/>
                            <w:right w:val="none" w:sz="0" w:space="0" w:color="auto"/>
                          </w:divBdr>
                          <w:divsChild>
                            <w:div w:id="1302419587">
                              <w:marLeft w:val="0"/>
                              <w:marRight w:val="0"/>
                              <w:marTop w:val="0"/>
                              <w:marBottom w:val="0"/>
                              <w:divBdr>
                                <w:top w:val="none" w:sz="0" w:space="0" w:color="auto"/>
                                <w:left w:val="none" w:sz="0" w:space="0" w:color="auto"/>
                                <w:bottom w:val="none" w:sz="0" w:space="0" w:color="auto"/>
                                <w:right w:val="none" w:sz="0" w:space="0" w:color="auto"/>
                              </w:divBdr>
                              <w:divsChild>
                                <w:div w:id="1396393340">
                                  <w:marLeft w:val="0"/>
                                  <w:marRight w:val="0"/>
                                  <w:marTop w:val="0"/>
                                  <w:marBottom w:val="0"/>
                                  <w:divBdr>
                                    <w:top w:val="none" w:sz="0" w:space="0" w:color="auto"/>
                                    <w:left w:val="none" w:sz="0" w:space="0" w:color="auto"/>
                                    <w:bottom w:val="none" w:sz="0" w:space="0" w:color="auto"/>
                                    <w:right w:val="none" w:sz="0" w:space="0" w:color="auto"/>
                                  </w:divBdr>
                                  <w:divsChild>
                                    <w:div w:id="12414809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172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997889">
          <w:marLeft w:val="0"/>
          <w:marRight w:val="0"/>
          <w:marTop w:val="0"/>
          <w:marBottom w:val="0"/>
          <w:divBdr>
            <w:top w:val="none" w:sz="0" w:space="0" w:color="auto"/>
            <w:left w:val="none" w:sz="0" w:space="0" w:color="auto"/>
            <w:bottom w:val="none" w:sz="0" w:space="0" w:color="auto"/>
            <w:right w:val="none" w:sz="0" w:space="0" w:color="auto"/>
          </w:divBdr>
          <w:divsChild>
            <w:div w:id="1022169687">
              <w:marLeft w:val="0"/>
              <w:marRight w:val="0"/>
              <w:marTop w:val="0"/>
              <w:marBottom w:val="0"/>
              <w:divBdr>
                <w:top w:val="none" w:sz="0" w:space="0" w:color="auto"/>
                <w:left w:val="none" w:sz="0" w:space="0" w:color="auto"/>
                <w:bottom w:val="none" w:sz="0" w:space="0" w:color="auto"/>
                <w:right w:val="none" w:sz="0" w:space="0" w:color="auto"/>
              </w:divBdr>
              <w:divsChild>
                <w:div w:id="201023001">
                  <w:marLeft w:val="0"/>
                  <w:marRight w:val="0"/>
                  <w:marTop w:val="0"/>
                  <w:marBottom w:val="0"/>
                  <w:divBdr>
                    <w:top w:val="none" w:sz="0" w:space="0" w:color="auto"/>
                    <w:left w:val="none" w:sz="0" w:space="0" w:color="auto"/>
                    <w:bottom w:val="none" w:sz="0" w:space="0" w:color="auto"/>
                    <w:right w:val="none" w:sz="0" w:space="0" w:color="auto"/>
                  </w:divBdr>
                  <w:divsChild>
                    <w:div w:id="846092358">
                      <w:marLeft w:val="0"/>
                      <w:marRight w:val="0"/>
                      <w:marTop w:val="0"/>
                      <w:marBottom w:val="0"/>
                      <w:divBdr>
                        <w:top w:val="none" w:sz="0" w:space="0" w:color="auto"/>
                        <w:left w:val="none" w:sz="0" w:space="0" w:color="auto"/>
                        <w:bottom w:val="none" w:sz="0" w:space="0" w:color="auto"/>
                        <w:right w:val="none" w:sz="0" w:space="0" w:color="auto"/>
                      </w:divBdr>
                      <w:divsChild>
                        <w:div w:id="11317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62823">
                  <w:marLeft w:val="0"/>
                  <w:marRight w:val="0"/>
                  <w:marTop w:val="0"/>
                  <w:marBottom w:val="0"/>
                  <w:divBdr>
                    <w:top w:val="none" w:sz="0" w:space="0" w:color="auto"/>
                    <w:left w:val="none" w:sz="0" w:space="0" w:color="auto"/>
                    <w:bottom w:val="none" w:sz="0" w:space="0" w:color="auto"/>
                    <w:right w:val="none" w:sz="0" w:space="0" w:color="auto"/>
                  </w:divBdr>
                  <w:divsChild>
                    <w:div w:id="253319715">
                      <w:marLeft w:val="0"/>
                      <w:marRight w:val="0"/>
                      <w:marTop w:val="0"/>
                      <w:marBottom w:val="0"/>
                      <w:divBdr>
                        <w:top w:val="none" w:sz="0" w:space="0" w:color="auto"/>
                        <w:left w:val="none" w:sz="0" w:space="0" w:color="auto"/>
                        <w:bottom w:val="none" w:sz="0" w:space="0" w:color="auto"/>
                        <w:right w:val="none" w:sz="0" w:space="0" w:color="auto"/>
                      </w:divBdr>
                      <w:divsChild>
                        <w:div w:id="369500680">
                          <w:marLeft w:val="0"/>
                          <w:marRight w:val="0"/>
                          <w:marTop w:val="0"/>
                          <w:marBottom w:val="0"/>
                          <w:divBdr>
                            <w:top w:val="none" w:sz="0" w:space="0" w:color="auto"/>
                            <w:left w:val="none" w:sz="0" w:space="0" w:color="auto"/>
                            <w:bottom w:val="none" w:sz="0" w:space="0" w:color="auto"/>
                            <w:right w:val="none" w:sz="0" w:space="0" w:color="auto"/>
                          </w:divBdr>
                          <w:divsChild>
                            <w:div w:id="218440067">
                              <w:marLeft w:val="0"/>
                              <w:marRight w:val="0"/>
                              <w:marTop w:val="0"/>
                              <w:marBottom w:val="0"/>
                              <w:divBdr>
                                <w:top w:val="none" w:sz="0" w:space="0" w:color="auto"/>
                                <w:left w:val="none" w:sz="0" w:space="0" w:color="auto"/>
                                <w:bottom w:val="none" w:sz="0" w:space="0" w:color="auto"/>
                                <w:right w:val="none" w:sz="0" w:space="0" w:color="auto"/>
                              </w:divBdr>
                            </w:div>
                            <w:div w:id="84825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719803">
          <w:marLeft w:val="0"/>
          <w:marRight w:val="0"/>
          <w:marTop w:val="0"/>
          <w:marBottom w:val="0"/>
          <w:divBdr>
            <w:top w:val="none" w:sz="0" w:space="0" w:color="auto"/>
            <w:left w:val="none" w:sz="0" w:space="0" w:color="auto"/>
            <w:bottom w:val="none" w:sz="0" w:space="0" w:color="auto"/>
            <w:right w:val="none" w:sz="0" w:space="0" w:color="auto"/>
          </w:divBdr>
          <w:divsChild>
            <w:div w:id="450321281">
              <w:marLeft w:val="0"/>
              <w:marRight w:val="0"/>
              <w:marTop w:val="0"/>
              <w:marBottom w:val="0"/>
              <w:divBdr>
                <w:top w:val="none" w:sz="0" w:space="0" w:color="auto"/>
                <w:left w:val="none" w:sz="0" w:space="0" w:color="auto"/>
                <w:bottom w:val="none" w:sz="0" w:space="0" w:color="auto"/>
                <w:right w:val="none" w:sz="0" w:space="0" w:color="auto"/>
              </w:divBdr>
              <w:divsChild>
                <w:div w:id="216674878">
                  <w:marLeft w:val="0"/>
                  <w:marRight w:val="0"/>
                  <w:marTop w:val="0"/>
                  <w:marBottom w:val="0"/>
                  <w:divBdr>
                    <w:top w:val="none" w:sz="0" w:space="0" w:color="auto"/>
                    <w:left w:val="none" w:sz="0" w:space="0" w:color="auto"/>
                    <w:bottom w:val="none" w:sz="0" w:space="0" w:color="auto"/>
                    <w:right w:val="none" w:sz="0" w:space="0" w:color="auto"/>
                  </w:divBdr>
                  <w:divsChild>
                    <w:div w:id="1970043686">
                      <w:marLeft w:val="0"/>
                      <w:marRight w:val="0"/>
                      <w:marTop w:val="0"/>
                      <w:marBottom w:val="0"/>
                      <w:divBdr>
                        <w:top w:val="none" w:sz="0" w:space="0" w:color="auto"/>
                        <w:left w:val="none" w:sz="0" w:space="0" w:color="auto"/>
                        <w:bottom w:val="none" w:sz="0" w:space="0" w:color="auto"/>
                        <w:right w:val="none" w:sz="0" w:space="0" w:color="auto"/>
                      </w:divBdr>
                      <w:divsChild>
                        <w:div w:id="201407885">
                          <w:marLeft w:val="0"/>
                          <w:marRight w:val="0"/>
                          <w:marTop w:val="0"/>
                          <w:marBottom w:val="0"/>
                          <w:divBdr>
                            <w:top w:val="none" w:sz="0" w:space="0" w:color="auto"/>
                            <w:left w:val="none" w:sz="0" w:space="0" w:color="auto"/>
                            <w:bottom w:val="none" w:sz="0" w:space="0" w:color="auto"/>
                            <w:right w:val="none" w:sz="0" w:space="0" w:color="auto"/>
                          </w:divBdr>
                          <w:divsChild>
                            <w:div w:id="332152318">
                              <w:marLeft w:val="0"/>
                              <w:marRight w:val="0"/>
                              <w:marTop w:val="0"/>
                              <w:marBottom w:val="0"/>
                              <w:divBdr>
                                <w:top w:val="none" w:sz="0" w:space="0" w:color="auto"/>
                                <w:left w:val="none" w:sz="0" w:space="0" w:color="auto"/>
                                <w:bottom w:val="none" w:sz="0" w:space="0" w:color="auto"/>
                                <w:right w:val="none" w:sz="0" w:space="0" w:color="auto"/>
                              </w:divBdr>
                            </w:div>
                            <w:div w:id="153079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652456">
                  <w:marLeft w:val="0"/>
                  <w:marRight w:val="0"/>
                  <w:marTop w:val="0"/>
                  <w:marBottom w:val="0"/>
                  <w:divBdr>
                    <w:top w:val="none" w:sz="0" w:space="0" w:color="auto"/>
                    <w:left w:val="none" w:sz="0" w:space="0" w:color="auto"/>
                    <w:bottom w:val="none" w:sz="0" w:space="0" w:color="auto"/>
                    <w:right w:val="none" w:sz="0" w:space="0" w:color="auto"/>
                  </w:divBdr>
                  <w:divsChild>
                    <w:div w:id="1278637431">
                      <w:marLeft w:val="0"/>
                      <w:marRight w:val="0"/>
                      <w:marTop w:val="0"/>
                      <w:marBottom w:val="0"/>
                      <w:divBdr>
                        <w:top w:val="none" w:sz="0" w:space="0" w:color="auto"/>
                        <w:left w:val="none" w:sz="0" w:space="0" w:color="auto"/>
                        <w:bottom w:val="none" w:sz="0" w:space="0" w:color="auto"/>
                        <w:right w:val="none" w:sz="0" w:space="0" w:color="auto"/>
                      </w:divBdr>
                      <w:divsChild>
                        <w:div w:id="10158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36645">
          <w:marLeft w:val="0"/>
          <w:marRight w:val="0"/>
          <w:marTop w:val="0"/>
          <w:marBottom w:val="0"/>
          <w:divBdr>
            <w:top w:val="none" w:sz="0" w:space="0" w:color="auto"/>
            <w:left w:val="none" w:sz="0" w:space="0" w:color="auto"/>
            <w:bottom w:val="none" w:sz="0" w:space="0" w:color="auto"/>
            <w:right w:val="none" w:sz="0" w:space="0" w:color="auto"/>
          </w:divBdr>
          <w:divsChild>
            <w:div w:id="201867062">
              <w:marLeft w:val="0"/>
              <w:marRight w:val="0"/>
              <w:marTop w:val="0"/>
              <w:marBottom w:val="0"/>
              <w:divBdr>
                <w:top w:val="none" w:sz="0" w:space="0" w:color="auto"/>
                <w:left w:val="none" w:sz="0" w:space="0" w:color="auto"/>
                <w:bottom w:val="none" w:sz="0" w:space="0" w:color="auto"/>
                <w:right w:val="none" w:sz="0" w:space="0" w:color="auto"/>
              </w:divBdr>
              <w:divsChild>
                <w:div w:id="1729113145">
                  <w:marLeft w:val="0"/>
                  <w:marRight w:val="0"/>
                  <w:marTop w:val="0"/>
                  <w:marBottom w:val="0"/>
                  <w:divBdr>
                    <w:top w:val="none" w:sz="0" w:space="0" w:color="auto"/>
                    <w:left w:val="none" w:sz="0" w:space="0" w:color="auto"/>
                    <w:bottom w:val="none" w:sz="0" w:space="0" w:color="auto"/>
                    <w:right w:val="none" w:sz="0" w:space="0" w:color="auto"/>
                  </w:divBdr>
                  <w:divsChild>
                    <w:div w:id="1932007411">
                      <w:marLeft w:val="0"/>
                      <w:marRight w:val="0"/>
                      <w:marTop w:val="0"/>
                      <w:marBottom w:val="0"/>
                      <w:divBdr>
                        <w:top w:val="none" w:sz="0" w:space="0" w:color="auto"/>
                        <w:left w:val="none" w:sz="0" w:space="0" w:color="auto"/>
                        <w:bottom w:val="none" w:sz="0" w:space="0" w:color="auto"/>
                        <w:right w:val="none" w:sz="0" w:space="0" w:color="auto"/>
                      </w:divBdr>
                      <w:divsChild>
                        <w:div w:id="24334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29666">
                  <w:marLeft w:val="0"/>
                  <w:marRight w:val="0"/>
                  <w:marTop w:val="0"/>
                  <w:marBottom w:val="0"/>
                  <w:divBdr>
                    <w:top w:val="none" w:sz="0" w:space="0" w:color="auto"/>
                    <w:left w:val="none" w:sz="0" w:space="0" w:color="auto"/>
                    <w:bottom w:val="none" w:sz="0" w:space="0" w:color="auto"/>
                    <w:right w:val="none" w:sz="0" w:space="0" w:color="auto"/>
                  </w:divBdr>
                  <w:divsChild>
                    <w:div w:id="1203712515">
                      <w:marLeft w:val="0"/>
                      <w:marRight w:val="0"/>
                      <w:marTop w:val="0"/>
                      <w:marBottom w:val="0"/>
                      <w:divBdr>
                        <w:top w:val="none" w:sz="0" w:space="0" w:color="auto"/>
                        <w:left w:val="none" w:sz="0" w:space="0" w:color="auto"/>
                        <w:bottom w:val="none" w:sz="0" w:space="0" w:color="auto"/>
                        <w:right w:val="none" w:sz="0" w:space="0" w:color="auto"/>
                      </w:divBdr>
                      <w:divsChild>
                        <w:div w:id="2001886630">
                          <w:marLeft w:val="0"/>
                          <w:marRight w:val="0"/>
                          <w:marTop w:val="0"/>
                          <w:marBottom w:val="0"/>
                          <w:divBdr>
                            <w:top w:val="none" w:sz="0" w:space="0" w:color="auto"/>
                            <w:left w:val="none" w:sz="0" w:space="0" w:color="auto"/>
                            <w:bottom w:val="none" w:sz="0" w:space="0" w:color="auto"/>
                            <w:right w:val="none" w:sz="0" w:space="0" w:color="auto"/>
                          </w:divBdr>
                          <w:divsChild>
                            <w:div w:id="309796312">
                              <w:marLeft w:val="0"/>
                              <w:marRight w:val="0"/>
                              <w:marTop w:val="0"/>
                              <w:marBottom w:val="0"/>
                              <w:divBdr>
                                <w:top w:val="none" w:sz="0" w:space="0" w:color="auto"/>
                                <w:left w:val="none" w:sz="0" w:space="0" w:color="auto"/>
                                <w:bottom w:val="none" w:sz="0" w:space="0" w:color="auto"/>
                                <w:right w:val="none" w:sz="0" w:space="0" w:color="auto"/>
                              </w:divBdr>
                            </w:div>
                            <w:div w:id="189014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582386">
          <w:marLeft w:val="0"/>
          <w:marRight w:val="0"/>
          <w:marTop w:val="0"/>
          <w:marBottom w:val="0"/>
          <w:divBdr>
            <w:top w:val="none" w:sz="0" w:space="0" w:color="auto"/>
            <w:left w:val="none" w:sz="0" w:space="0" w:color="auto"/>
            <w:bottom w:val="none" w:sz="0" w:space="0" w:color="auto"/>
            <w:right w:val="none" w:sz="0" w:space="0" w:color="auto"/>
          </w:divBdr>
          <w:divsChild>
            <w:div w:id="1100225606">
              <w:marLeft w:val="0"/>
              <w:marRight w:val="0"/>
              <w:marTop w:val="0"/>
              <w:marBottom w:val="0"/>
              <w:divBdr>
                <w:top w:val="none" w:sz="0" w:space="0" w:color="auto"/>
                <w:left w:val="none" w:sz="0" w:space="0" w:color="auto"/>
                <w:bottom w:val="none" w:sz="0" w:space="0" w:color="auto"/>
                <w:right w:val="none" w:sz="0" w:space="0" w:color="auto"/>
              </w:divBdr>
              <w:divsChild>
                <w:div w:id="203759656">
                  <w:marLeft w:val="0"/>
                  <w:marRight w:val="0"/>
                  <w:marTop w:val="0"/>
                  <w:marBottom w:val="0"/>
                  <w:divBdr>
                    <w:top w:val="none" w:sz="0" w:space="0" w:color="auto"/>
                    <w:left w:val="none" w:sz="0" w:space="0" w:color="auto"/>
                    <w:bottom w:val="none" w:sz="0" w:space="0" w:color="auto"/>
                    <w:right w:val="none" w:sz="0" w:space="0" w:color="auto"/>
                  </w:divBdr>
                  <w:divsChild>
                    <w:div w:id="1307202476">
                      <w:marLeft w:val="0"/>
                      <w:marRight w:val="0"/>
                      <w:marTop w:val="0"/>
                      <w:marBottom w:val="0"/>
                      <w:divBdr>
                        <w:top w:val="none" w:sz="0" w:space="0" w:color="auto"/>
                        <w:left w:val="none" w:sz="0" w:space="0" w:color="auto"/>
                        <w:bottom w:val="none" w:sz="0" w:space="0" w:color="auto"/>
                        <w:right w:val="none" w:sz="0" w:space="0" w:color="auto"/>
                      </w:divBdr>
                      <w:divsChild>
                        <w:div w:id="427505079">
                          <w:marLeft w:val="0"/>
                          <w:marRight w:val="0"/>
                          <w:marTop w:val="0"/>
                          <w:marBottom w:val="0"/>
                          <w:divBdr>
                            <w:top w:val="none" w:sz="0" w:space="0" w:color="auto"/>
                            <w:left w:val="none" w:sz="0" w:space="0" w:color="auto"/>
                            <w:bottom w:val="none" w:sz="0" w:space="0" w:color="auto"/>
                            <w:right w:val="none" w:sz="0" w:space="0" w:color="auto"/>
                          </w:divBdr>
                          <w:divsChild>
                            <w:div w:id="351423918">
                              <w:marLeft w:val="0"/>
                              <w:marRight w:val="0"/>
                              <w:marTop w:val="0"/>
                              <w:marBottom w:val="0"/>
                              <w:divBdr>
                                <w:top w:val="none" w:sz="0" w:space="0" w:color="auto"/>
                                <w:left w:val="none" w:sz="0" w:space="0" w:color="auto"/>
                                <w:bottom w:val="none" w:sz="0" w:space="0" w:color="auto"/>
                                <w:right w:val="none" w:sz="0" w:space="0" w:color="auto"/>
                              </w:divBdr>
                            </w:div>
                            <w:div w:id="185592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251071">
                  <w:marLeft w:val="0"/>
                  <w:marRight w:val="0"/>
                  <w:marTop w:val="0"/>
                  <w:marBottom w:val="0"/>
                  <w:divBdr>
                    <w:top w:val="none" w:sz="0" w:space="0" w:color="auto"/>
                    <w:left w:val="none" w:sz="0" w:space="0" w:color="auto"/>
                    <w:bottom w:val="none" w:sz="0" w:space="0" w:color="auto"/>
                    <w:right w:val="none" w:sz="0" w:space="0" w:color="auto"/>
                  </w:divBdr>
                  <w:divsChild>
                    <w:div w:id="1094714339">
                      <w:marLeft w:val="0"/>
                      <w:marRight w:val="0"/>
                      <w:marTop w:val="0"/>
                      <w:marBottom w:val="0"/>
                      <w:divBdr>
                        <w:top w:val="none" w:sz="0" w:space="0" w:color="auto"/>
                        <w:left w:val="none" w:sz="0" w:space="0" w:color="auto"/>
                        <w:bottom w:val="none" w:sz="0" w:space="0" w:color="auto"/>
                        <w:right w:val="none" w:sz="0" w:space="0" w:color="auto"/>
                      </w:divBdr>
                      <w:divsChild>
                        <w:div w:id="21301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641181">
          <w:marLeft w:val="0"/>
          <w:marRight w:val="0"/>
          <w:marTop w:val="0"/>
          <w:marBottom w:val="0"/>
          <w:divBdr>
            <w:top w:val="none" w:sz="0" w:space="0" w:color="auto"/>
            <w:left w:val="none" w:sz="0" w:space="0" w:color="auto"/>
            <w:bottom w:val="none" w:sz="0" w:space="0" w:color="auto"/>
            <w:right w:val="none" w:sz="0" w:space="0" w:color="auto"/>
          </w:divBdr>
          <w:divsChild>
            <w:div w:id="578755109">
              <w:marLeft w:val="0"/>
              <w:marRight w:val="0"/>
              <w:marTop w:val="0"/>
              <w:marBottom w:val="0"/>
              <w:divBdr>
                <w:top w:val="none" w:sz="0" w:space="0" w:color="auto"/>
                <w:left w:val="none" w:sz="0" w:space="0" w:color="auto"/>
                <w:bottom w:val="none" w:sz="0" w:space="0" w:color="auto"/>
                <w:right w:val="none" w:sz="0" w:space="0" w:color="auto"/>
              </w:divBdr>
              <w:divsChild>
                <w:div w:id="527256595">
                  <w:marLeft w:val="0"/>
                  <w:marRight w:val="0"/>
                  <w:marTop w:val="0"/>
                  <w:marBottom w:val="0"/>
                  <w:divBdr>
                    <w:top w:val="none" w:sz="0" w:space="0" w:color="auto"/>
                    <w:left w:val="none" w:sz="0" w:space="0" w:color="auto"/>
                    <w:bottom w:val="none" w:sz="0" w:space="0" w:color="auto"/>
                    <w:right w:val="none" w:sz="0" w:space="0" w:color="auto"/>
                  </w:divBdr>
                  <w:divsChild>
                    <w:div w:id="2044744183">
                      <w:marLeft w:val="0"/>
                      <w:marRight w:val="0"/>
                      <w:marTop w:val="0"/>
                      <w:marBottom w:val="0"/>
                      <w:divBdr>
                        <w:top w:val="none" w:sz="0" w:space="0" w:color="auto"/>
                        <w:left w:val="none" w:sz="0" w:space="0" w:color="auto"/>
                        <w:bottom w:val="none" w:sz="0" w:space="0" w:color="auto"/>
                        <w:right w:val="none" w:sz="0" w:space="0" w:color="auto"/>
                      </w:divBdr>
                      <w:divsChild>
                        <w:div w:id="1589584157">
                          <w:marLeft w:val="0"/>
                          <w:marRight w:val="0"/>
                          <w:marTop w:val="0"/>
                          <w:marBottom w:val="0"/>
                          <w:divBdr>
                            <w:top w:val="none" w:sz="0" w:space="0" w:color="auto"/>
                            <w:left w:val="none" w:sz="0" w:space="0" w:color="auto"/>
                            <w:bottom w:val="none" w:sz="0" w:space="0" w:color="auto"/>
                            <w:right w:val="none" w:sz="0" w:space="0" w:color="auto"/>
                          </w:divBdr>
                          <w:divsChild>
                            <w:div w:id="213280247">
                              <w:marLeft w:val="0"/>
                              <w:marRight w:val="0"/>
                              <w:marTop w:val="0"/>
                              <w:marBottom w:val="0"/>
                              <w:divBdr>
                                <w:top w:val="none" w:sz="0" w:space="0" w:color="auto"/>
                                <w:left w:val="none" w:sz="0" w:space="0" w:color="auto"/>
                                <w:bottom w:val="none" w:sz="0" w:space="0" w:color="auto"/>
                                <w:right w:val="none" w:sz="0" w:space="0" w:color="auto"/>
                              </w:divBdr>
                            </w:div>
                            <w:div w:id="17162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5418">
                  <w:marLeft w:val="0"/>
                  <w:marRight w:val="0"/>
                  <w:marTop w:val="0"/>
                  <w:marBottom w:val="0"/>
                  <w:divBdr>
                    <w:top w:val="none" w:sz="0" w:space="0" w:color="auto"/>
                    <w:left w:val="none" w:sz="0" w:space="0" w:color="auto"/>
                    <w:bottom w:val="none" w:sz="0" w:space="0" w:color="auto"/>
                    <w:right w:val="none" w:sz="0" w:space="0" w:color="auto"/>
                  </w:divBdr>
                  <w:divsChild>
                    <w:div w:id="2084446933">
                      <w:marLeft w:val="0"/>
                      <w:marRight w:val="0"/>
                      <w:marTop w:val="0"/>
                      <w:marBottom w:val="0"/>
                      <w:divBdr>
                        <w:top w:val="none" w:sz="0" w:space="0" w:color="auto"/>
                        <w:left w:val="none" w:sz="0" w:space="0" w:color="auto"/>
                        <w:bottom w:val="none" w:sz="0" w:space="0" w:color="auto"/>
                        <w:right w:val="none" w:sz="0" w:space="0" w:color="auto"/>
                      </w:divBdr>
                      <w:divsChild>
                        <w:div w:id="74903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968160">
          <w:marLeft w:val="0"/>
          <w:marRight w:val="0"/>
          <w:marTop w:val="0"/>
          <w:marBottom w:val="0"/>
          <w:divBdr>
            <w:top w:val="none" w:sz="0" w:space="0" w:color="auto"/>
            <w:left w:val="none" w:sz="0" w:space="0" w:color="auto"/>
            <w:bottom w:val="none" w:sz="0" w:space="0" w:color="auto"/>
            <w:right w:val="none" w:sz="0" w:space="0" w:color="auto"/>
          </w:divBdr>
          <w:divsChild>
            <w:div w:id="241455566">
              <w:marLeft w:val="0"/>
              <w:marRight w:val="0"/>
              <w:marTop w:val="0"/>
              <w:marBottom w:val="0"/>
              <w:divBdr>
                <w:top w:val="none" w:sz="0" w:space="0" w:color="auto"/>
                <w:left w:val="none" w:sz="0" w:space="0" w:color="auto"/>
                <w:bottom w:val="none" w:sz="0" w:space="0" w:color="auto"/>
                <w:right w:val="none" w:sz="0" w:space="0" w:color="auto"/>
              </w:divBdr>
              <w:divsChild>
                <w:div w:id="479611717">
                  <w:marLeft w:val="0"/>
                  <w:marRight w:val="0"/>
                  <w:marTop w:val="0"/>
                  <w:marBottom w:val="0"/>
                  <w:divBdr>
                    <w:top w:val="none" w:sz="0" w:space="0" w:color="auto"/>
                    <w:left w:val="none" w:sz="0" w:space="0" w:color="auto"/>
                    <w:bottom w:val="none" w:sz="0" w:space="0" w:color="auto"/>
                    <w:right w:val="none" w:sz="0" w:space="0" w:color="auto"/>
                  </w:divBdr>
                  <w:divsChild>
                    <w:div w:id="219563751">
                      <w:marLeft w:val="0"/>
                      <w:marRight w:val="0"/>
                      <w:marTop w:val="0"/>
                      <w:marBottom w:val="0"/>
                      <w:divBdr>
                        <w:top w:val="none" w:sz="0" w:space="0" w:color="auto"/>
                        <w:left w:val="none" w:sz="0" w:space="0" w:color="auto"/>
                        <w:bottom w:val="none" w:sz="0" w:space="0" w:color="auto"/>
                        <w:right w:val="none" w:sz="0" w:space="0" w:color="auto"/>
                      </w:divBdr>
                      <w:divsChild>
                        <w:div w:id="7658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13164">
                  <w:marLeft w:val="0"/>
                  <w:marRight w:val="0"/>
                  <w:marTop w:val="0"/>
                  <w:marBottom w:val="0"/>
                  <w:divBdr>
                    <w:top w:val="none" w:sz="0" w:space="0" w:color="auto"/>
                    <w:left w:val="none" w:sz="0" w:space="0" w:color="auto"/>
                    <w:bottom w:val="none" w:sz="0" w:space="0" w:color="auto"/>
                    <w:right w:val="none" w:sz="0" w:space="0" w:color="auto"/>
                  </w:divBdr>
                  <w:divsChild>
                    <w:div w:id="1407414614">
                      <w:marLeft w:val="0"/>
                      <w:marRight w:val="0"/>
                      <w:marTop w:val="0"/>
                      <w:marBottom w:val="0"/>
                      <w:divBdr>
                        <w:top w:val="none" w:sz="0" w:space="0" w:color="auto"/>
                        <w:left w:val="none" w:sz="0" w:space="0" w:color="auto"/>
                        <w:bottom w:val="none" w:sz="0" w:space="0" w:color="auto"/>
                        <w:right w:val="none" w:sz="0" w:space="0" w:color="auto"/>
                      </w:divBdr>
                      <w:divsChild>
                        <w:div w:id="502860920">
                          <w:marLeft w:val="0"/>
                          <w:marRight w:val="0"/>
                          <w:marTop w:val="0"/>
                          <w:marBottom w:val="0"/>
                          <w:divBdr>
                            <w:top w:val="none" w:sz="0" w:space="0" w:color="auto"/>
                            <w:left w:val="none" w:sz="0" w:space="0" w:color="auto"/>
                            <w:bottom w:val="none" w:sz="0" w:space="0" w:color="auto"/>
                            <w:right w:val="none" w:sz="0" w:space="0" w:color="auto"/>
                          </w:divBdr>
                          <w:divsChild>
                            <w:div w:id="1062606294">
                              <w:marLeft w:val="0"/>
                              <w:marRight w:val="0"/>
                              <w:marTop w:val="0"/>
                              <w:marBottom w:val="0"/>
                              <w:divBdr>
                                <w:top w:val="none" w:sz="0" w:space="0" w:color="auto"/>
                                <w:left w:val="none" w:sz="0" w:space="0" w:color="auto"/>
                                <w:bottom w:val="none" w:sz="0" w:space="0" w:color="auto"/>
                                <w:right w:val="none" w:sz="0" w:space="0" w:color="auto"/>
                              </w:divBdr>
                            </w:div>
                            <w:div w:id="12252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778196">
          <w:marLeft w:val="0"/>
          <w:marRight w:val="0"/>
          <w:marTop w:val="0"/>
          <w:marBottom w:val="0"/>
          <w:divBdr>
            <w:top w:val="none" w:sz="0" w:space="0" w:color="auto"/>
            <w:left w:val="none" w:sz="0" w:space="0" w:color="auto"/>
            <w:bottom w:val="none" w:sz="0" w:space="0" w:color="auto"/>
            <w:right w:val="none" w:sz="0" w:space="0" w:color="auto"/>
          </w:divBdr>
          <w:divsChild>
            <w:div w:id="233124516">
              <w:marLeft w:val="0"/>
              <w:marRight w:val="0"/>
              <w:marTop w:val="0"/>
              <w:marBottom w:val="0"/>
              <w:divBdr>
                <w:top w:val="none" w:sz="0" w:space="0" w:color="auto"/>
                <w:left w:val="none" w:sz="0" w:space="0" w:color="auto"/>
                <w:bottom w:val="none" w:sz="0" w:space="0" w:color="auto"/>
                <w:right w:val="none" w:sz="0" w:space="0" w:color="auto"/>
              </w:divBdr>
              <w:divsChild>
                <w:div w:id="1204488236">
                  <w:marLeft w:val="0"/>
                  <w:marRight w:val="0"/>
                  <w:marTop w:val="0"/>
                  <w:marBottom w:val="0"/>
                  <w:divBdr>
                    <w:top w:val="none" w:sz="0" w:space="0" w:color="auto"/>
                    <w:left w:val="none" w:sz="0" w:space="0" w:color="auto"/>
                    <w:bottom w:val="none" w:sz="0" w:space="0" w:color="auto"/>
                    <w:right w:val="none" w:sz="0" w:space="0" w:color="auto"/>
                  </w:divBdr>
                  <w:divsChild>
                    <w:div w:id="418019822">
                      <w:marLeft w:val="0"/>
                      <w:marRight w:val="0"/>
                      <w:marTop w:val="0"/>
                      <w:marBottom w:val="0"/>
                      <w:divBdr>
                        <w:top w:val="none" w:sz="0" w:space="0" w:color="auto"/>
                        <w:left w:val="none" w:sz="0" w:space="0" w:color="auto"/>
                        <w:bottom w:val="none" w:sz="0" w:space="0" w:color="auto"/>
                        <w:right w:val="none" w:sz="0" w:space="0" w:color="auto"/>
                      </w:divBdr>
                      <w:divsChild>
                        <w:div w:id="951521028">
                          <w:marLeft w:val="0"/>
                          <w:marRight w:val="0"/>
                          <w:marTop w:val="0"/>
                          <w:marBottom w:val="0"/>
                          <w:divBdr>
                            <w:top w:val="none" w:sz="0" w:space="0" w:color="auto"/>
                            <w:left w:val="none" w:sz="0" w:space="0" w:color="auto"/>
                            <w:bottom w:val="none" w:sz="0" w:space="0" w:color="auto"/>
                            <w:right w:val="none" w:sz="0" w:space="0" w:color="auto"/>
                          </w:divBdr>
                          <w:divsChild>
                            <w:div w:id="1907063695">
                              <w:marLeft w:val="0"/>
                              <w:marRight w:val="0"/>
                              <w:marTop w:val="0"/>
                              <w:marBottom w:val="0"/>
                              <w:divBdr>
                                <w:top w:val="none" w:sz="0" w:space="0" w:color="auto"/>
                                <w:left w:val="none" w:sz="0" w:space="0" w:color="auto"/>
                                <w:bottom w:val="none" w:sz="0" w:space="0" w:color="auto"/>
                                <w:right w:val="none" w:sz="0" w:space="0" w:color="auto"/>
                              </w:divBdr>
                              <w:divsChild>
                                <w:div w:id="1400640349">
                                  <w:marLeft w:val="0"/>
                                  <w:marRight w:val="0"/>
                                  <w:marTop w:val="0"/>
                                  <w:marBottom w:val="0"/>
                                  <w:divBdr>
                                    <w:top w:val="none" w:sz="0" w:space="0" w:color="auto"/>
                                    <w:left w:val="none" w:sz="0" w:space="0" w:color="auto"/>
                                    <w:bottom w:val="none" w:sz="0" w:space="0" w:color="auto"/>
                                    <w:right w:val="none" w:sz="0" w:space="0" w:color="auto"/>
                                  </w:divBdr>
                                  <w:divsChild>
                                    <w:div w:id="1199661942">
                                      <w:marLeft w:val="0"/>
                                      <w:marRight w:val="0"/>
                                      <w:marTop w:val="0"/>
                                      <w:marBottom w:val="0"/>
                                      <w:divBdr>
                                        <w:top w:val="none" w:sz="0" w:space="0" w:color="auto"/>
                                        <w:left w:val="none" w:sz="0" w:space="0" w:color="auto"/>
                                        <w:bottom w:val="none" w:sz="0" w:space="0" w:color="auto"/>
                                        <w:right w:val="none" w:sz="0" w:space="0" w:color="auto"/>
                                      </w:divBdr>
                                      <w:divsChild>
                                        <w:div w:id="2092581871">
                                          <w:marLeft w:val="0"/>
                                          <w:marRight w:val="0"/>
                                          <w:marTop w:val="0"/>
                                          <w:marBottom w:val="0"/>
                                          <w:divBdr>
                                            <w:top w:val="none" w:sz="0" w:space="0" w:color="auto"/>
                                            <w:left w:val="none" w:sz="0" w:space="0" w:color="auto"/>
                                            <w:bottom w:val="none" w:sz="0" w:space="0" w:color="auto"/>
                                            <w:right w:val="none" w:sz="0" w:space="0" w:color="auto"/>
                                          </w:divBdr>
                                          <w:divsChild>
                                            <w:div w:id="519465194">
                                              <w:marLeft w:val="0"/>
                                              <w:marRight w:val="0"/>
                                              <w:marTop w:val="0"/>
                                              <w:marBottom w:val="0"/>
                                              <w:divBdr>
                                                <w:top w:val="none" w:sz="0" w:space="0" w:color="auto"/>
                                                <w:left w:val="none" w:sz="0" w:space="0" w:color="auto"/>
                                                <w:bottom w:val="none" w:sz="0" w:space="0" w:color="auto"/>
                                                <w:right w:val="none" w:sz="0" w:space="0" w:color="auto"/>
                                              </w:divBdr>
                                            </w:div>
                                            <w:div w:id="601761882">
                                              <w:marLeft w:val="0"/>
                                              <w:marRight w:val="0"/>
                                              <w:marTop w:val="0"/>
                                              <w:marBottom w:val="0"/>
                                              <w:divBdr>
                                                <w:top w:val="none" w:sz="0" w:space="0" w:color="auto"/>
                                                <w:left w:val="none" w:sz="0" w:space="0" w:color="auto"/>
                                                <w:bottom w:val="none" w:sz="0" w:space="0" w:color="auto"/>
                                                <w:right w:val="none" w:sz="0" w:space="0" w:color="auto"/>
                                              </w:divBdr>
                                            </w:div>
                                            <w:div w:id="620111984">
                                              <w:marLeft w:val="0"/>
                                              <w:marRight w:val="0"/>
                                              <w:marTop w:val="0"/>
                                              <w:marBottom w:val="0"/>
                                              <w:divBdr>
                                                <w:top w:val="none" w:sz="0" w:space="0" w:color="auto"/>
                                                <w:left w:val="none" w:sz="0" w:space="0" w:color="auto"/>
                                                <w:bottom w:val="none" w:sz="0" w:space="0" w:color="auto"/>
                                                <w:right w:val="none" w:sz="0" w:space="0" w:color="auto"/>
                                              </w:divBdr>
                                            </w:div>
                                            <w:div w:id="1420443057">
                                              <w:marLeft w:val="0"/>
                                              <w:marRight w:val="0"/>
                                              <w:marTop w:val="0"/>
                                              <w:marBottom w:val="0"/>
                                              <w:divBdr>
                                                <w:top w:val="none" w:sz="0" w:space="0" w:color="auto"/>
                                                <w:left w:val="none" w:sz="0" w:space="0" w:color="auto"/>
                                                <w:bottom w:val="none" w:sz="0" w:space="0" w:color="auto"/>
                                                <w:right w:val="none" w:sz="0" w:space="0" w:color="auto"/>
                                              </w:divBdr>
                                            </w:div>
                                            <w:div w:id="150975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2881030">
          <w:marLeft w:val="0"/>
          <w:marRight w:val="0"/>
          <w:marTop w:val="0"/>
          <w:marBottom w:val="0"/>
          <w:divBdr>
            <w:top w:val="none" w:sz="0" w:space="0" w:color="auto"/>
            <w:left w:val="none" w:sz="0" w:space="0" w:color="auto"/>
            <w:bottom w:val="none" w:sz="0" w:space="0" w:color="auto"/>
            <w:right w:val="none" w:sz="0" w:space="0" w:color="auto"/>
          </w:divBdr>
          <w:divsChild>
            <w:div w:id="1022367274">
              <w:marLeft w:val="0"/>
              <w:marRight w:val="0"/>
              <w:marTop w:val="0"/>
              <w:marBottom w:val="0"/>
              <w:divBdr>
                <w:top w:val="none" w:sz="0" w:space="0" w:color="auto"/>
                <w:left w:val="none" w:sz="0" w:space="0" w:color="auto"/>
                <w:bottom w:val="none" w:sz="0" w:space="0" w:color="auto"/>
                <w:right w:val="none" w:sz="0" w:space="0" w:color="auto"/>
              </w:divBdr>
              <w:divsChild>
                <w:div w:id="749086407">
                  <w:marLeft w:val="0"/>
                  <w:marRight w:val="0"/>
                  <w:marTop w:val="0"/>
                  <w:marBottom w:val="0"/>
                  <w:divBdr>
                    <w:top w:val="none" w:sz="0" w:space="0" w:color="auto"/>
                    <w:left w:val="none" w:sz="0" w:space="0" w:color="auto"/>
                    <w:bottom w:val="none" w:sz="0" w:space="0" w:color="auto"/>
                    <w:right w:val="none" w:sz="0" w:space="0" w:color="auto"/>
                  </w:divBdr>
                  <w:divsChild>
                    <w:div w:id="1455365537">
                      <w:marLeft w:val="0"/>
                      <w:marRight w:val="0"/>
                      <w:marTop w:val="0"/>
                      <w:marBottom w:val="0"/>
                      <w:divBdr>
                        <w:top w:val="none" w:sz="0" w:space="0" w:color="auto"/>
                        <w:left w:val="none" w:sz="0" w:space="0" w:color="auto"/>
                        <w:bottom w:val="none" w:sz="0" w:space="0" w:color="auto"/>
                        <w:right w:val="none" w:sz="0" w:space="0" w:color="auto"/>
                      </w:divBdr>
                      <w:divsChild>
                        <w:div w:id="2140292669">
                          <w:marLeft w:val="0"/>
                          <w:marRight w:val="0"/>
                          <w:marTop w:val="0"/>
                          <w:marBottom w:val="0"/>
                          <w:divBdr>
                            <w:top w:val="none" w:sz="0" w:space="0" w:color="auto"/>
                            <w:left w:val="none" w:sz="0" w:space="0" w:color="auto"/>
                            <w:bottom w:val="none" w:sz="0" w:space="0" w:color="auto"/>
                            <w:right w:val="none" w:sz="0" w:space="0" w:color="auto"/>
                          </w:divBdr>
                          <w:divsChild>
                            <w:div w:id="233704769">
                              <w:marLeft w:val="0"/>
                              <w:marRight w:val="0"/>
                              <w:marTop w:val="0"/>
                              <w:marBottom w:val="0"/>
                              <w:divBdr>
                                <w:top w:val="none" w:sz="0" w:space="0" w:color="auto"/>
                                <w:left w:val="none" w:sz="0" w:space="0" w:color="auto"/>
                                <w:bottom w:val="none" w:sz="0" w:space="0" w:color="auto"/>
                                <w:right w:val="none" w:sz="0" w:space="0" w:color="auto"/>
                              </w:divBdr>
                              <w:divsChild>
                                <w:div w:id="1276669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13564688">
                          <w:marLeft w:val="0"/>
                          <w:marRight w:val="0"/>
                          <w:marTop w:val="0"/>
                          <w:marBottom w:val="0"/>
                          <w:divBdr>
                            <w:top w:val="none" w:sz="0" w:space="0" w:color="auto"/>
                            <w:left w:val="none" w:sz="0" w:space="0" w:color="auto"/>
                            <w:bottom w:val="none" w:sz="0" w:space="0" w:color="auto"/>
                            <w:right w:val="none" w:sz="0" w:space="0" w:color="auto"/>
                          </w:divBdr>
                          <w:divsChild>
                            <w:div w:id="621375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589783">
                          <w:marLeft w:val="0"/>
                          <w:marRight w:val="0"/>
                          <w:marTop w:val="0"/>
                          <w:marBottom w:val="0"/>
                          <w:divBdr>
                            <w:top w:val="none" w:sz="0" w:space="0" w:color="auto"/>
                            <w:left w:val="none" w:sz="0" w:space="0" w:color="auto"/>
                            <w:bottom w:val="none" w:sz="0" w:space="0" w:color="auto"/>
                            <w:right w:val="none" w:sz="0" w:space="0" w:color="auto"/>
                          </w:divBdr>
                          <w:divsChild>
                            <w:div w:id="1745490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5548458">
          <w:marLeft w:val="0"/>
          <w:marRight w:val="0"/>
          <w:marTop w:val="0"/>
          <w:marBottom w:val="0"/>
          <w:divBdr>
            <w:top w:val="none" w:sz="0" w:space="0" w:color="auto"/>
            <w:left w:val="none" w:sz="0" w:space="0" w:color="auto"/>
            <w:bottom w:val="none" w:sz="0" w:space="0" w:color="auto"/>
            <w:right w:val="none" w:sz="0" w:space="0" w:color="auto"/>
          </w:divBdr>
          <w:divsChild>
            <w:div w:id="1796097672">
              <w:marLeft w:val="0"/>
              <w:marRight w:val="0"/>
              <w:marTop w:val="0"/>
              <w:marBottom w:val="0"/>
              <w:divBdr>
                <w:top w:val="none" w:sz="0" w:space="0" w:color="auto"/>
                <w:left w:val="none" w:sz="0" w:space="0" w:color="auto"/>
                <w:bottom w:val="none" w:sz="0" w:space="0" w:color="auto"/>
                <w:right w:val="none" w:sz="0" w:space="0" w:color="auto"/>
              </w:divBdr>
              <w:divsChild>
                <w:div w:id="1677224707">
                  <w:marLeft w:val="0"/>
                  <w:marRight w:val="0"/>
                  <w:marTop w:val="0"/>
                  <w:marBottom w:val="0"/>
                  <w:divBdr>
                    <w:top w:val="none" w:sz="0" w:space="0" w:color="auto"/>
                    <w:left w:val="none" w:sz="0" w:space="0" w:color="auto"/>
                    <w:bottom w:val="none" w:sz="0" w:space="0" w:color="auto"/>
                    <w:right w:val="none" w:sz="0" w:space="0" w:color="auto"/>
                  </w:divBdr>
                  <w:divsChild>
                    <w:div w:id="1677540042">
                      <w:marLeft w:val="0"/>
                      <w:marRight w:val="0"/>
                      <w:marTop w:val="0"/>
                      <w:marBottom w:val="0"/>
                      <w:divBdr>
                        <w:top w:val="none" w:sz="0" w:space="0" w:color="auto"/>
                        <w:left w:val="none" w:sz="0" w:space="0" w:color="auto"/>
                        <w:bottom w:val="none" w:sz="0" w:space="0" w:color="auto"/>
                        <w:right w:val="none" w:sz="0" w:space="0" w:color="auto"/>
                      </w:divBdr>
                      <w:divsChild>
                        <w:div w:id="237523703">
                          <w:marLeft w:val="0"/>
                          <w:marRight w:val="0"/>
                          <w:marTop w:val="0"/>
                          <w:marBottom w:val="0"/>
                          <w:divBdr>
                            <w:top w:val="none" w:sz="0" w:space="0" w:color="auto"/>
                            <w:left w:val="none" w:sz="0" w:space="0" w:color="auto"/>
                            <w:bottom w:val="none" w:sz="0" w:space="0" w:color="auto"/>
                            <w:right w:val="none" w:sz="0" w:space="0" w:color="auto"/>
                          </w:divBdr>
                        </w:div>
                      </w:divsChild>
                    </w:div>
                    <w:div w:id="165113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367667">
          <w:marLeft w:val="0"/>
          <w:marRight w:val="0"/>
          <w:marTop w:val="0"/>
          <w:marBottom w:val="0"/>
          <w:divBdr>
            <w:top w:val="none" w:sz="0" w:space="0" w:color="auto"/>
            <w:left w:val="none" w:sz="0" w:space="0" w:color="auto"/>
            <w:bottom w:val="none" w:sz="0" w:space="0" w:color="auto"/>
            <w:right w:val="none" w:sz="0" w:space="0" w:color="auto"/>
          </w:divBdr>
          <w:divsChild>
            <w:div w:id="601189230">
              <w:marLeft w:val="0"/>
              <w:marRight w:val="0"/>
              <w:marTop w:val="0"/>
              <w:marBottom w:val="0"/>
              <w:divBdr>
                <w:top w:val="none" w:sz="0" w:space="0" w:color="auto"/>
                <w:left w:val="none" w:sz="0" w:space="0" w:color="auto"/>
                <w:bottom w:val="none" w:sz="0" w:space="0" w:color="auto"/>
                <w:right w:val="none" w:sz="0" w:space="0" w:color="auto"/>
              </w:divBdr>
            </w:div>
          </w:divsChild>
        </w:div>
        <w:div w:id="434061271">
          <w:marLeft w:val="0"/>
          <w:marRight w:val="0"/>
          <w:marTop w:val="0"/>
          <w:marBottom w:val="0"/>
          <w:divBdr>
            <w:top w:val="none" w:sz="0" w:space="0" w:color="auto"/>
            <w:left w:val="none" w:sz="0" w:space="0" w:color="auto"/>
            <w:bottom w:val="none" w:sz="0" w:space="0" w:color="auto"/>
            <w:right w:val="none" w:sz="0" w:space="0" w:color="auto"/>
          </w:divBdr>
          <w:divsChild>
            <w:div w:id="439230023">
              <w:marLeft w:val="0"/>
              <w:marRight w:val="0"/>
              <w:marTop w:val="0"/>
              <w:marBottom w:val="0"/>
              <w:divBdr>
                <w:top w:val="none" w:sz="0" w:space="0" w:color="auto"/>
                <w:left w:val="none" w:sz="0" w:space="0" w:color="auto"/>
                <w:bottom w:val="none" w:sz="0" w:space="0" w:color="auto"/>
                <w:right w:val="none" w:sz="0" w:space="0" w:color="auto"/>
              </w:divBdr>
              <w:divsChild>
                <w:div w:id="501088513">
                  <w:marLeft w:val="0"/>
                  <w:marRight w:val="0"/>
                  <w:marTop w:val="0"/>
                  <w:marBottom w:val="0"/>
                  <w:divBdr>
                    <w:top w:val="none" w:sz="0" w:space="0" w:color="auto"/>
                    <w:left w:val="none" w:sz="0" w:space="0" w:color="auto"/>
                    <w:bottom w:val="none" w:sz="0" w:space="0" w:color="auto"/>
                    <w:right w:val="none" w:sz="0" w:space="0" w:color="auto"/>
                  </w:divBdr>
                  <w:divsChild>
                    <w:div w:id="252278663">
                      <w:marLeft w:val="0"/>
                      <w:marRight w:val="0"/>
                      <w:marTop w:val="0"/>
                      <w:marBottom w:val="0"/>
                      <w:divBdr>
                        <w:top w:val="none" w:sz="0" w:space="0" w:color="auto"/>
                        <w:left w:val="none" w:sz="0" w:space="0" w:color="auto"/>
                        <w:bottom w:val="none" w:sz="0" w:space="0" w:color="auto"/>
                        <w:right w:val="none" w:sz="0" w:space="0" w:color="auto"/>
                      </w:divBdr>
                      <w:divsChild>
                        <w:div w:id="841896949">
                          <w:marLeft w:val="0"/>
                          <w:marRight w:val="0"/>
                          <w:marTop w:val="0"/>
                          <w:marBottom w:val="0"/>
                          <w:divBdr>
                            <w:top w:val="none" w:sz="0" w:space="0" w:color="auto"/>
                            <w:left w:val="none" w:sz="0" w:space="0" w:color="auto"/>
                            <w:bottom w:val="none" w:sz="0" w:space="0" w:color="auto"/>
                            <w:right w:val="none" w:sz="0" w:space="0" w:color="auto"/>
                          </w:divBdr>
                          <w:divsChild>
                            <w:div w:id="1072657401">
                              <w:marLeft w:val="0"/>
                              <w:marRight w:val="0"/>
                              <w:marTop w:val="0"/>
                              <w:marBottom w:val="0"/>
                              <w:divBdr>
                                <w:top w:val="none" w:sz="0" w:space="0" w:color="auto"/>
                                <w:left w:val="none" w:sz="0" w:space="0" w:color="auto"/>
                                <w:bottom w:val="none" w:sz="0" w:space="0" w:color="auto"/>
                                <w:right w:val="none" w:sz="0" w:space="0" w:color="auto"/>
                              </w:divBdr>
                            </w:div>
                            <w:div w:id="11859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985118">
                  <w:marLeft w:val="0"/>
                  <w:marRight w:val="0"/>
                  <w:marTop w:val="0"/>
                  <w:marBottom w:val="0"/>
                  <w:divBdr>
                    <w:top w:val="none" w:sz="0" w:space="0" w:color="auto"/>
                    <w:left w:val="none" w:sz="0" w:space="0" w:color="auto"/>
                    <w:bottom w:val="none" w:sz="0" w:space="0" w:color="auto"/>
                    <w:right w:val="none" w:sz="0" w:space="0" w:color="auto"/>
                  </w:divBdr>
                  <w:divsChild>
                    <w:div w:id="602884932">
                      <w:marLeft w:val="0"/>
                      <w:marRight w:val="0"/>
                      <w:marTop w:val="0"/>
                      <w:marBottom w:val="0"/>
                      <w:divBdr>
                        <w:top w:val="none" w:sz="0" w:space="0" w:color="auto"/>
                        <w:left w:val="none" w:sz="0" w:space="0" w:color="auto"/>
                        <w:bottom w:val="none" w:sz="0" w:space="0" w:color="auto"/>
                        <w:right w:val="none" w:sz="0" w:space="0" w:color="auto"/>
                      </w:divBdr>
                      <w:divsChild>
                        <w:div w:id="9974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734540">
          <w:marLeft w:val="0"/>
          <w:marRight w:val="0"/>
          <w:marTop w:val="0"/>
          <w:marBottom w:val="0"/>
          <w:divBdr>
            <w:top w:val="none" w:sz="0" w:space="0" w:color="auto"/>
            <w:left w:val="none" w:sz="0" w:space="0" w:color="auto"/>
            <w:bottom w:val="none" w:sz="0" w:space="0" w:color="auto"/>
            <w:right w:val="none" w:sz="0" w:space="0" w:color="auto"/>
          </w:divBdr>
          <w:divsChild>
            <w:div w:id="476578168">
              <w:marLeft w:val="0"/>
              <w:marRight w:val="0"/>
              <w:marTop w:val="0"/>
              <w:marBottom w:val="0"/>
              <w:divBdr>
                <w:top w:val="none" w:sz="0" w:space="0" w:color="auto"/>
                <w:left w:val="none" w:sz="0" w:space="0" w:color="auto"/>
                <w:bottom w:val="none" w:sz="0" w:space="0" w:color="auto"/>
                <w:right w:val="none" w:sz="0" w:space="0" w:color="auto"/>
              </w:divBdr>
              <w:divsChild>
                <w:div w:id="1075207756">
                  <w:marLeft w:val="0"/>
                  <w:marRight w:val="0"/>
                  <w:marTop w:val="0"/>
                  <w:marBottom w:val="0"/>
                  <w:divBdr>
                    <w:top w:val="none" w:sz="0" w:space="0" w:color="auto"/>
                    <w:left w:val="none" w:sz="0" w:space="0" w:color="auto"/>
                    <w:bottom w:val="none" w:sz="0" w:space="0" w:color="auto"/>
                    <w:right w:val="none" w:sz="0" w:space="0" w:color="auto"/>
                  </w:divBdr>
                  <w:divsChild>
                    <w:div w:id="260652521">
                      <w:marLeft w:val="0"/>
                      <w:marRight w:val="0"/>
                      <w:marTop w:val="0"/>
                      <w:marBottom w:val="0"/>
                      <w:divBdr>
                        <w:top w:val="none" w:sz="0" w:space="0" w:color="auto"/>
                        <w:left w:val="none" w:sz="0" w:space="0" w:color="auto"/>
                        <w:bottom w:val="none" w:sz="0" w:space="0" w:color="auto"/>
                        <w:right w:val="none" w:sz="0" w:space="0" w:color="auto"/>
                      </w:divBdr>
                      <w:divsChild>
                        <w:div w:id="156186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7460">
                  <w:marLeft w:val="0"/>
                  <w:marRight w:val="0"/>
                  <w:marTop w:val="0"/>
                  <w:marBottom w:val="0"/>
                  <w:divBdr>
                    <w:top w:val="none" w:sz="0" w:space="0" w:color="auto"/>
                    <w:left w:val="none" w:sz="0" w:space="0" w:color="auto"/>
                    <w:bottom w:val="none" w:sz="0" w:space="0" w:color="auto"/>
                    <w:right w:val="none" w:sz="0" w:space="0" w:color="auto"/>
                  </w:divBdr>
                  <w:divsChild>
                    <w:div w:id="1029601497">
                      <w:marLeft w:val="0"/>
                      <w:marRight w:val="0"/>
                      <w:marTop w:val="0"/>
                      <w:marBottom w:val="0"/>
                      <w:divBdr>
                        <w:top w:val="none" w:sz="0" w:space="0" w:color="auto"/>
                        <w:left w:val="none" w:sz="0" w:space="0" w:color="auto"/>
                        <w:bottom w:val="none" w:sz="0" w:space="0" w:color="auto"/>
                        <w:right w:val="none" w:sz="0" w:space="0" w:color="auto"/>
                      </w:divBdr>
                      <w:divsChild>
                        <w:div w:id="2026864617">
                          <w:marLeft w:val="0"/>
                          <w:marRight w:val="0"/>
                          <w:marTop w:val="0"/>
                          <w:marBottom w:val="0"/>
                          <w:divBdr>
                            <w:top w:val="none" w:sz="0" w:space="0" w:color="auto"/>
                            <w:left w:val="none" w:sz="0" w:space="0" w:color="auto"/>
                            <w:bottom w:val="none" w:sz="0" w:space="0" w:color="auto"/>
                            <w:right w:val="none" w:sz="0" w:space="0" w:color="auto"/>
                          </w:divBdr>
                          <w:divsChild>
                            <w:div w:id="692801174">
                              <w:marLeft w:val="0"/>
                              <w:marRight w:val="0"/>
                              <w:marTop w:val="0"/>
                              <w:marBottom w:val="0"/>
                              <w:divBdr>
                                <w:top w:val="none" w:sz="0" w:space="0" w:color="auto"/>
                                <w:left w:val="none" w:sz="0" w:space="0" w:color="auto"/>
                                <w:bottom w:val="none" w:sz="0" w:space="0" w:color="auto"/>
                                <w:right w:val="none" w:sz="0" w:space="0" w:color="auto"/>
                              </w:divBdr>
                            </w:div>
                            <w:div w:id="15980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634454">
          <w:marLeft w:val="0"/>
          <w:marRight w:val="0"/>
          <w:marTop w:val="0"/>
          <w:marBottom w:val="0"/>
          <w:divBdr>
            <w:top w:val="none" w:sz="0" w:space="0" w:color="auto"/>
            <w:left w:val="none" w:sz="0" w:space="0" w:color="auto"/>
            <w:bottom w:val="none" w:sz="0" w:space="0" w:color="auto"/>
            <w:right w:val="none" w:sz="0" w:space="0" w:color="auto"/>
          </w:divBdr>
          <w:divsChild>
            <w:div w:id="270236610">
              <w:marLeft w:val="0"/>
              <w:marRight w:val="0"/>
              <w:marTop w:val="0"/>
              <w:marBottom w:val="0"/>
              <w:divBdr>
                <w:top w:val="none" w:sz="0" w:space="0" w:color="auto"/>
                <w:left w:val="none" w:sz="0" w:space="0" w:color="auto"/>
                <w:bottom w:val="none" w:sz="0" w:space="0" w:color="auto"/>
                <w:right w:val="none" w:sz="0" w:space="0" w:color="auto"/>
              </w:divBdr>
            </w:div>
          </w:divsChild>
        </w:div>
        <w:div w:id="1359550448">
          <w:marLeft w:val="0"/>
          <w:marRight w:val="0"/>
          <w:marTop w:val="0"/>
          <w:marBottom w:val="0"/>
          <w:divBdr>
            <w:top w:val="none" w:sz="0" w:space="0" w:color="auto"/>
            <w:left w:val="none" w:sz="0" w:space="0" w:color="auto"/>
            <w:bottom w:val="none" w:sz="0" w:space="0" w:color="auto"/>
            <w:right w:val="none" w:sz="0" w:space="0" w:color="auto"/>
          </w:divBdr>
          <w:divsChild>
            <w:div w:id="1820147849">
              <w:marLeft w:val="0"/>
              <w:marRight w:val="0"/>
              <w:marTop w:val="0"/>
              <w:marBottom w:val="0"/>
              <w:divBdr>
                <w:top w:val="none" w:sz="0" w:space="0" w:color="auto"/>
                <w:left w:val="none" w:sz="0" w:space="0" w:color="auto"/>
                <w:bottom w:val="none" w:sz="0" w:space="0" w:color="auto"/>
                <w:right w:val="none" w:sz="0" w:space="0" w:color="auto"/>
              </w:divBdr>
              <w:divsChild>
                <w:div w:id="1893223859">
                  <w:marLeft w:val="0"/>
                  <w:marRight w:val="0"/>
                  <w:marTop w:val="0"/>
                  <w:marBottom w:val="0"/>
                  <w:divBdr>
                    <w:top w:val="none" w:sz="0" w:space="0" w:color="auto"/>
                    <w:left w:val="none" w:sz="0" w:space="0" w:color="auto"/>
                    <w:bottom w:val="none" w:sz="0" w:space="0" w:color="auto"/>
                    <w:right w:val="none" w:sz="0" w:space="0" w:color="auto"/>
                  </w:divBdr>
                  <w:divsChild>
                    <w:div w:id="281769675">
                      <w:marLeft w:val="0"/>
                      <w:marRight w:val="0"/>
                      <w:marTop w:val="0"/>
                      <w:marBottom w:val="0"/>
                      <w:divBdr>
                        <w:top w:val="none" w:sz="0" w:space="0" w:color="auto"/>
                        <w:left w:val="none" w:sz="0" w:space="0" w:color="auto"/>
                        <w:bottom w:val="none" w:sz="0" w:space="0" w:color="auto"/>
                        <w:right w:val="none" w:sz="0" w:space="0" w:color="auto"/>
                      </w:divBdr>
                      <w:divsChild>
                        <w:div w:id="1847164036">
                          <w:marLeft w:val="0"/>
                          <w:marRight w:val="0"/>
                          <w:marTop w:val="0"/>
                          <w:marBottom w:val="0"/>
                          <w:divBdr>
                            <w:top w:val="none" w:sz="0" w:space="0" w:color="auto"/>
                            <w:left w:val="none" w:sz="0" w:space="0" w:color="auto"/>
                            <w:bottom w:val="none" w:sz="0" w:space="0" w:color="auto"/>
                            <w:right w:val="none" w:sz="0" w:space="0" w:color="auto"/>
                          </w:divBdr>
                          <w:divsChild>
                            <w:div w:id="1387294406">
                              <w:marLeft w:val="0"/>
                              <w:marRight w:val="0"/>
                              <w:marTop w:val="0"/>
                              <w:marBottom w:val="0"/>
                              <w:divBdr>
                                <w:top w:val="none" w:sz="0" w:space="0" w:color="auto"/>
                                <w:left w:val="none" w:sz="0" w:space="0" w:color="auto"/>
                                <w:bottom w:val="none" w:sz="0" w:space="0" w:color="auto"/>
                                <w:right w:val="none" w:sz="0" w:space="0" w:color="auto"/>
                              </w:divBdr>
                            </w:div>
                            <w:div w:id="141708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20202">
                  <w:marLeft w:val="0"/>
                  <w:marRight w:val="0"/>
                  <w:marTop w:val="0"/>
                  <w:marBottom w:val="0"/>
                  <w:divBdr>
                    <w:top w:val="none" w:sz="0" w:space="0" w:color="auto"/>
                    <w:left w:val="none" w:sz="0" w:space="0" w:color="auto"/>
                    <w:bottom w:val="none" w:sz="0" w:space="0" w:color="auto"/>
                    <w:right w:val="none" w:sz="0" w:space="0" w:color="auto"/>
                  </w:divBdr>
                  <w:divsChild>
                    <w:div w:id="1235775806">
                      <w:marLeft w:val="0"/>
                      <w:marRight w:val="0"/>
                      <w:marTop w:val="0"/>
                      <w:marBottom w:val="0"/>
                      <w:divBdr>
                        <w:top w:val="none" w:sz="0" w:space="0" w:color="auto"/>
                        <w:left w:val="none" w:sz="0" w:space="0" w:color="auto"/>
                        <w:bottom w:val="none" w:sz="0" w:space="0" w:color="auto"/>
                        <w:right w:val="none" w:sz="0" w:space="0" w:color="auto"/>
                      </w:divBdr>
                      <w:divsChild>
                        <w:div w:id="86910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648958">
          <w:marLeft w:val="0"/>
          <w:marRight w:val="0"/>
          <w:marTop w:val="0"/>
          <w:marBottom w:val="0"/>
          <w:divBdr>
            <w:top w:val="none" w:sz="0" w:space="0" w:color="auto"/>
            <w:left w:val="none" w:sz="0" w:space="0" w:color="auto"/>
            <w:bottom w:val="none" w:sz="0" w:space="0" w:color="auto"/>
            <w:right w:val="none" w:sz="0" w:space="0" w:color="auto"/>
          </w:divBdr>
          <w:divsChild>
            <w:div w:id="654141288">
              <w:marLeft w:val="0"/>
              <w:marRight w:val="0"/>
              <w:marTop w:val="0"/>
              <w:marBottom w:val="0"/>
              <w:divBdr>
                <w:top w:val="none" w:sz="0" w:space="0" w:color="auto"/>
                <w:left w:val="none" w:sz="0" w:space="0" w:color="auto"/>
                <w:bottom w:val="none" w:sz="0" w:space="0" w:color="auto"/>
                <w:right w:val="none" w:sz="0" w:space="0" w:color="auto"/>
              </w:divBdr>
              <w:divsChild>
                <w:div w:id="1354110612">
                  <w:marLeft w:val="0"/>
                  <w:marRight w:val="0"/>
                  <w:marTop w:val="0"/>
                  <w:marBottom w:val="0"/>
                  <w:divBdr>
                    <w:top w:val="none" w:sz="0" w:space="0" w:color="auto"/>
                    <w:left w:val="none" w:sz="0" w:space="0" w:color="auto"/>
                    <w:bottom w:val="none" w:sz="0" w:space="0" w:color="auto"/>
                    <w:right w:val="none" w:sz="0" w:space="0" w:color="auto"/>
                  </w:divBdr>
                  <w:divsChild>
                    <w:div w:id="498423986">
                      <w:marLeft w:val="0"/>
                      <w:marRight w:val="0"/>
                      <w:marTop w:val="0"/>
                      <w:marBottom w:val="0"/>
                      <w:divBdr>
                        <w:top w:val="none" w:sz="0" w:space="0" w:color="auto"/>
                        <w:left w:val="none" w:sz="0" w:space="0" w:color="auto"/>
                        <w:bottom w:val="none" w:sz="0" w:space="0" w:color="auto"/>
                        <w:right w:val="none" w:sz="0" w:space="0" w:color="auto"/>
                      </w:divBdr>
                      <w:divsChild>
                        <w:div w:id="2861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95568">
                  <w:marLeft w:val="0"/>
                  <w:marRight w:val="0"/>
                  <w:marTop w:val="0"/>
                  <w:marBottom w:val="0"/>
                  <w:divBdr>
                    <w:top w:val="none" w:sz="0" w:space="0" w:color="auto"/>
                    <w:left w:val="none" w:sz="0" w:space="0" w:color="auto"/>
                    <w:bottom w:val="none" w:sz="0" w:space="0" w:color="auto"/>
                    <w:right w:val="none" w:sz="0" w:space="0" w:color="auto"/>
                  </w:divBdr>
                  <w:divsChild>
                    <w:div w:id="1092704776">
                      <w:marLeft w:val="0"/>
                      <w:marRight w:val="0"/>
                      <w:marTop w:val="0"/>
                      <w:marBottom w:val="0"/>
                      <w:divBdr>
                        <w:top w:val="none" w:sz="0" w:space="0" w:color="auto"/>
                        <w:left w:val="none" w:sz="0" w:space="0" w:color="auto"/>
                        <w:bottom w:val="none" w:sz="0" w:space="0" w:color="auto"/>
                        <w:right w:val="none" w:sz="0" w:space="0" w:color="auto"/>
                      </w:divBdr>
                      <w:divsChild>
                        <w:div w:id="1083455273">
                          <w:marLeft w:val="0"/>
                          <w:marRight w:val="0"/>
                          <w:marTop w:val="0"/>
                          <w:marBottom w:val="0"/>
                          <w:divBdr>
                            <w:top w:val="none" w:sz="0" w:space="0" w:color="auto"/>
                            <w:left w:val="none" w:sz="0" w:space="0" w:color="auto"/>
                            <w:bottom w:val="none" w:sz="0" w:space="0" w:color="auto"/>
                            <w:right w:val="none" w:sz="0" w:space="0" w:color="auto"/>
                          </w:divBdr>
                          <w:divsChild>
                            <w:div w:id="865755383">
                              <w:marLeft w:val="0"/>
                              <w:marRight w:val="0"/>
                              <w:marTop w:val="0"/>
                              <w:marBottom w:val="0"/>
                              <w:divBdr>
                                <w:top w:val="none" w:sz="0" w:space="0" w:color="auto"/>
                                <w:left w:val="none" w:sz="0" w:space="0" w:color="auto"/>
                                <w:bottom w:val="none" w:sz="0" w:space="0" w:color="auto"/>
                                <w:right w:val="none" w:sz="0" w:space="0" w:color="auto"/>
                              </w:divBdr>
                            </w:div>
                            <w:div w:id="211124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364230">
          <w:marLeft w:val="0"/>
          <w:marRight w:val="0"/>
          <w:marTop w:val="0"/>
          <w:marBottom w:val="0"/>
          <w:divBdr>
            <w:top w:val="none" w:sz="0" w:space="0" w:color="auto"/>
            <w:left w:val="none" w:sz="0" w:space="0" w:color="auto"/>
            <w:bottom w:val="none" w:sz="0" w:space="0" w:color="auto"/>
            <w:right w:val="none" w:sz="0" w:space="0" w:color="auto"/>
          </w:divBdr>
          <w:divsChild>
            <w:div w:id="1204749412">
              <w:marLeft w:val="0"/>
              <w:marRight w:val="0"/>
              <w:marTop w:val="0"/>
              <w:marBottom w:val="0"/>
              <w:divBdr>
                <w:top w:val="none" w:sz="0" w:space="0" w:color="auto"/>
                <w:left w:val="none" w:sz="0" w:space="0" w:color="auto"/>
                <w:bottom w:val="none" w:sz="0" w:space="0" w:color="auto"/>
                <w:right w:val="none" w:sz="0" w:space="0" w:color="auto"/>
              </w:divBdr>
              <w:divsChild>
                <w:div w:id="817965070">
                  <w:marLeft w:val="0"/>
                  <w:marRight w:val="0"/>
                  <w:marTop w:val="0"/>
                  <w:marBottom w:val="0"/>
                  <w:divBdr>
                    <w:top w:val="none" w:sz="0" w:space="0" w:color="auto"/>
                    <w:left w:val="none" w:sz="0" w:space="0" w:color="auto"/>
                    <w:bottom w:val="none" w:sz="0" w:space="0" w:color="auto"/>
                    <w:right w:val="none" w:sz="0" w:space="0" w:color="auto"/>
                  </w:divBdr>
                  <w:divsChild>
                    <w:div w:id="1080907947">
                      <w:marLeft w:val="0"/>
                      <w:marRight w:val="0"/>
                      <w:marTop w:val="0"/>
                      <w:marBottom w:val="0"/>
                      <w:divBdr>
                        <w:top w:val="none" w:sz="0" w:space="0" w:color="auto"/>
                        <w:left w:val="none" w:sz="0" w:space="0" w:color="auto"/>
                        <w:bottom w:val="none" w:sz="0" w:space="0" w:color="auto"/>
                        <w:right w:val="none" w:sz="0" w:space="0" w:color="auto"/>
                      </w:divBdr>
                      <w:divsChild>
                        <w:div w:id="659621703">
                          <w:marLeft w:val="0"/>
                          <w:marRight w:val="0"/>
                          <w:marTop w:val="0"/>
                          <w:marBottom w:val="0"/>
                          <w:divBdr>
                            <w:top w:val="none" w:sz="0" w:space="0" w:color="auto"/>
                            <w:left w:val="none" w:sz="0" w:space="0" w:color="auto"/>
                            <w:bottom w:val="none" w:sz="0" w:space="0" w:color="auto"/>
                            <w:right w:val="none" w:sz="0" w:space="0" w:color="auto"/>
                          </w:divBdr>
                          <w:divsChild>
                            <w:div w:id="292248624">
                              <w:marLeft w:val="0"/>
                              <w:marRight w:val="0"/>
                              <w:marTop w:val="0"/>
                              <w:marBottom w:val="0"/>
                              <w:divBdr>
                                <w:top w:val="none" w:sz="0" w:space="0" w:color="auto"/>
                                <w:left w:val="none" w:sz="0" w:space="0" w:color="auto"/>
                                <w:bottom w:val="none" w:sz="0" w:space="0" w:color="auto"/>
                                <w:right w:val="none" w:sz="0" w:space="0" w:color="auto"/>
                              </w:divBdr>
                            </w:div>
                            <w:div w:id="135726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561633">
                  <w:marLeft w:val="0"/>
                  <w:marRight w:val="0"/>
                  <w:marTop w:val="0"/>
                  <w:marBottom w:val="0"/>
                  <w:divBdr>
                    <w:top w:val="none" w:sz="0" w:space="0" w:color="auto"/>
                    <w:left w:val="none" w:sz="0" w:space="0" w:color="auto"/>
                    <w:bottom w:val="none" w:sz="0" w:space="0" w:color="auto"/>
                    <w:right w:val="none" w:sz="0" w:space="0" w:color="auto"/>
                  </w:divBdr>
                  <w:divsChild>
                    <w:div w:id="745880577">
                      <w:marLeft w:val="0"/>
                      <w:marRight w:val="0"/>
                      <w:marTop w:val="0"/>
                      <w:marBottom w:val="0"/>
                      <w:divBdr>
                        <w:top w:val="none" w:sz="0" w:space="0" w:color="auto"/>
                        <w:left w:val="none" w:sz="0" w:space="0" w:color="auto"/>
                        <w:bottom w:val="none" w:sz="0" w:space="0" w:color="auto"/>
                        <w:right w:val="none" w:sz="0" w:space="0" w:color="auto"/>
                      </w:divBdr>
                      <w:divsChild>
                        <w:div w:id="206807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76648">
          <w:marLeft w:val="0"/>
          <w:marRight w:val="0"/>
          <w:marTop w:val="0"/>
          <w:marBottom w:val="0"/>
          <w:divBdr>
            <w:top w:val="none" w:sz="0" w:space="0" w:color="auto"/>
            <w:left w:val="none" w:sz="0" w:space="0" w:color="auto"/>
            <w:bottom w:val="none" w:sz="0" w:space="0" w:color="auto"/>
            <w:right w:val="none" w:sz="0" w:space="0" w:color="auto"/>
          </w:divBdr>
          <w:divsChild>
            <w:div w:id="656224792">
              <w:marLeft w:val="0"/>
              <w:marRight w:val="0"/>
              <w:marTop w:val="0"/>
              <w:marBottom w:val="0"/>
              <w:divBdr>
                <w:top w:val="none" w:sz="0" w:space="0" w:color="auto"/>
                <w:left w:val="none" w:sz="0" w:space="0" w:color="auto"/>
                <w:bottom w:val="none" w:sz="0" w:space="0" w:color="auto"/>
                <w:right w:val="none" w:sz="0" w:space="0" w:color="auto"/>
              </w:divBdr>
              <w:divsChild>
                <w:div w:id="1349481061">
                  <w:marLeft w:val="0"/>
                  <w:marRight w:val="0"/>
                  <w:marTop w:val="0"/>
                  <w:marBottom w:val="0"/>
                  <w:divBdr>
                    <w:top w:val="none" w:sz="0" w:space="0" w:color="auto"/>
                    <w:left w:val="none" w:sz="0" w:space="0" w:color="auto"/>
                    <w:bottom w:val="none" w:sz="0" w:space="0" w:color="auto"/>
                    <w:right w:val="none" w:sz="0" w:space="0" w:color="auto"/>
                  </w:divBdr>
                  <w:divsChild>
                    <w:div w:id="1891771096">
                      <w:marLeft w:val="0"/>
                      <w:marRight w:val="0"/>
                      <w:marTop w:val="0"/>
                      <w:marBottom w:val="0"/>
                      <w:divBdr>
                        <w:top w:val="none" w:sz="0" w:space="0" w:color="auto"/>
                        <w:left w:val="none" w:sz="0" w:space="0" w:color="auto"/>
                        <w:bottom w:val="none" w:sz="0" w:space="0" w:color="auto"/>
                        <w:right w:val="none" w:sz="0" w:space="0" w:color="auto"/>
                      </w:divBdr>
                      <w:divsChild>
                        <w:div w:id="1063018966">
                          <w:marLeft w:val="0"/>
                          <w:marRight w:val="0"/>
                          <w:marTop w:val="0"/>
                          <w:marBottom w:val="0"/>
                          <w:divBdr>
                            <w:top w:val="none" w:sz="0" w:space="0" w:color="auto"/>
                            <w:left w:val="none" w:sz="0" w:space="0" w:color="auto"/>
                            <w:bottom w:val="none" w:sz="0" w:space="0" w:color="auto"/>
                            <w:right w:val="none" w:sz="0" w:space="0" w:color="auto"/>
                          </w:divBdr>
                          <w:divsChild>
                            <w:div w:id="535386390">
                              <w:marLeft w:val="0"/>
                              <w:marRight w:val="0"/>
                              <w:marTop w:val="0"/>
                              <w:marBottom w:val="0"/>
                              <w:divBdr>
                                <w:top w:val="none" w:sz="0" w:space="0" w:color="auto"/>
                                <w:left w:val="none" w:sz="0" w:space="0" w:color="auto"/>
                                <w:bottom w:val="none" w:sz="0" w:space="0" w:color="auto"/>
                                <w:right w:val="none" w:sz="0" w:space="0" w:color="auto"/>
                              </w:divBdr>
                              <w:divsChild>
                                <w:div w:id="297958476">
                                  <w:marLeft w:val="0"/>
                                  <w:marRight w:val="0"/>
                                  <w:marTop w:val="0"/>
                                  <w:marBottom w:val="0"/>
                                  <w:divBdr>
                                    <w:top w:val="none" w:sz="0" w:space="0" w:color="auto"/>
                                    <w:left w:val="none" w:sz="0" w:space="0" w:color="auto"/>
                                    <w:bottom w:val="none" w:sz="0" w:space="0" w:color="auto"/>
                                    <w:right w:val="none" w:sz="0" w:space="0" w:color="auto"/>
                                  </w:divBdr>
                                  <w:divsChild>
                                    <w:div w:id="852916239">
                                      <w:marLeft w:val="0"/>
                                      <w:marRight w:val="0"/>
                                      <w:marTop w:val="0"/>
                                      <w:marBottom w:val="0"/>
                                      <w:divBdr>
                                        <w:top w:val="none" w:sz="0" w:space="0" w:color="auto"/>
                                        <w:left w:val="none" w:sz="0" w:space="0" w:color="auto"/>
                                        <w:bottom w:val="none" w:sz="0" w:space="0" w:color="auto"/>
                                        <w:right w:val="none" w:sz="0" w:space="0" w:color="auto"/>
                                      </w:divBdr>
                                      <w:divsChild>
                                        <w:div w:id="765274223">
                                          <w:marLeft w:val="0"/>
                                          <w:marRight w:val="0"/>
                                          <w:marTop w:val="0"/>
                                          <w:marBottom w:val="0"/>
                                          <w:divBdr>
                                            <w:top w:val="none" w:sz="0" w:space="0" w:color="auto"/>
                                            <w:left w:val="none" w:sz="0" w:space="0" w:color="auto"/>
                                            <w:bottom w:val="none" w:sz="0" w:space="0" w:color="auto"/>
                                            <w:right w:val="none" w:sz="0" w:space="0" w:color="auto"/>
                                          </w:divBdr>
                                          <w:divsChild>
                                            <w:div w:id="591084466">
                                              <w:marLeft w:val="0"/>
                                              <w:marRight w:val="0"/>
                                              <w:marTop w:val="0"/>
                                              <w:marBottom w:val="0"/>
                                              <w:divBdr>
                                                <w:top w:val="none" w:sz="0" w:space="0" w:color="auto"/>
                                                <w:left w:val="none" w:sz="0" w:space="0" w:color="auto"/>
                                                <w:bottom w:val="none" w:sz="0" w:space="0" w:color="auto"/>
                                                <w:right w:val="none" w:sz="0" w:space="0" w:color="auto"/>
                                              </w:divBdr>
                                              <w:divsChild>
                                                <w:div w:id="106256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3002307">
          <w:marLeft w:val="0"/>
          <w:marRight w:val="0"/>
          <w:marTop w:val="0"/>
          <w:marBottom w:val="0"/>
          <w:divBdr>
            <w:top w:val="none" w:sz="0" w:space="0" w:color="auto"/>
            <w:left w:val="none" w:sz="0" w:space="0" w:color="auto"/>
            <w:bottom w:val="none" w:sz="0" w:space="0" w:color="auto"/>
            <w:right w:val="none" w:sz="0" w:space="0" w:color="auto"/>
          </w:divBdr>
          <w:divsChild>
            <w:div w:id="320231697">
              <w:marLeft w:val="0"/>
              <w:marRight w:val="0"/>
              <w:marTop w:val="0"/>
              <w:marBottom w:val="0"/>
              <w:divBdr>
                <w:top w:val="none" w:sz="0" w:space="0" w:color="auto"/>
                <w:left w:val="none" w:sz="0" w:space="0" w:color="auto"/>
                <w:bottom w:val="none" w:sz="0" w:space="0" w:color="auto"/>
                <w:right w:val="none" w:sz="0" w:space="0" w:color="auto"/>
              </w:divBdr>
              <w:divsChild>
                <w:div w:id="1661424283">
                  <w:marLeft w:val="0"/>
                  <w:marRight w:val="0"/>
                  <w:marTop w:val="0"/>
                  <w:marBottom w:val="0"/>
                  <w:divBdr>
                    <w:top w:val="none" w:sz="0" w:space="0" w:color="auto"/>
                    <w:left w:val="none" w:sz="0" w:space="0" w:color="auto"/>
                    <w:bottom w:val="none" w:sz="0" w:space="0" w:color="auto"/>
                    <w:right w:val="none" w:sz="0" w:space="0" w:color="auto"/>
                  </w:divBdr>
                  <w:divsChild>
                    <w:div w:id="884801982">
                      <w:marLeft w:val="0"/>
                      <w:marRight w:val="0"/>
                      <w:marTop w:val="0"/>
                      <w:marBottom w:val="0"/>
                      <w:divBdr>
                        <w:top w:val="none" w:sz="0" w:space="0" w:color="auto"/>
                        <w:left w:val="none" w:sz="0" w:space="0" w:color="auto"/>
                        <w:bottom w:val="none" w:sz="0" w:space="0" w:color="auto"/>
                        <w:right w:val="none" w:sz="0" w:space="0" w:color="auto"/>
                      </w:divBdr>
                    </w:div>
                    <w:div w:id="1392732342">
                      <w:marLeft w:val="0"/>
                      <w:marRight w:val="0"/>
                      <w:marTop w:val="0"/>
                      <w:marBottom w:val="0"/>
                      <w:divBdr>
                        <w:top w:val="none" w:sz="0" w:space="0" w:color="auto"/>
                        <w:left w:val="none" w:sz="0" w:space="0" w:color="auto"/>
                        <w:bottom w:val="none" w:sz="0" w:space="0" w:color="auto"/>
                        <w:right w:val="none" w:sz="0" w:space="0" w:color="auto"/>
                      </w:divBdr>
                    </w:div>
                    <w:div w:id="1529446218">
                      <w:marLeft w:val="0"/>
                      <w:marRight w:val="0"/>
                      <w:marTop w:val="0"/>
                      <w:marBottom w:val="0"/>
                      <w:divBdr>
                        <w:top w:val="none" w:sz="0" w:space="0" w:color="auto"/>
                        <w:left w:val="none" w:sz="0" w:space="0" w:color="auto"/>
                        <w:bottom w:val="none" w:sz="0" w:space="0" w:color="auto"/>
                        <w:right w:val="none" w:sz="0" w:space="0" w:color="auto"/>
                      </w:divBdr>
                    </w:div>
                    <w:div w:id="16800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04668">
          <w:marLeft w:val="0"/>
          <w:marRight w:val="0"/>
          <w:marTop w:val="0"/>
          <w:marBottom w:val="0"/>
          <w:divBdr>
            <w:top w:val="none" w:sz="0" w:space="0" w:color="auto"/>
            <w:left w:val="none" w:sz="0" w:space="0" w:color="auto"/>
            <w:bottom w:val="none" w:sz="0" w:space="0" w:color="auto"/>
            <w:right w:val="none" w:sz="0" w:space="0" w:color="auto"/>
          </w:divBdr>
          <w:divsChild>
            <w:div w:id="1425764664">
              <w:marLeft w:val="0"/>
              <w:marRight w:val="0"/>
              <w:marTop w:val="0"/>
              <w:marBottom w:val="0"/>
              <w:divBdr>
                <w:top w:val="none" w:sz="0" w:space="0" w:color="auto"/>
                <w:left w:val="none" w:sz="0" w:space="0" w:color="auto"/>
                <w:bottom w:val="none" w:sz="0" w:space="0" w:color="auto"/>
                <w:right w:val="none" w:sz="0" w:space="0" w:color="auto"/>
              </w:divBdr>
            </w:div>
          </w:divsChild>
        </w:div>
        <w:div w:id="382872057">
          <w:marLeft w:val="0"/>
          <w:marRight w:val="0"/>
          <w:marTop w:val="0"/>
          <w:marBottom w:val="0"/>
          <w:divBdr>
            <w:top w:val="none" w:sz="0" w:space="0" w:color="auto"/>
            <w:left w:val="none" w:sz="0" w:space="0" w:color="auto"/>
            <w:bottom w:val="none" w:sz="0" w:space="0" w:color="auto"/>
            <w:right w:val="none" w:sz="0" w:space="0" w:color="auto"/>
          </w:divBdr>
          <w:divsChild>
            <w:div w:id="1772627291">
              <w:marLeft w:val="0"/>
              <w:marRight w:val="0"/>
              <w:marTop w:val="0"/>
              <w:marBottom w:val="0"/>
              <w:divBdr>
                <w:top w:val="none" w:sz="0" w:space="0" w:color="auto"/>
                <w:left w:val="none" w:sz="0" w:space="0" w:color="auto"/>
                <w:bottom w:val="none" w:sz="0" w:space="0" w:color="auto"/>
                <w:right w:val="none" w:sz="0" w:space="0" w:color="auto"/>
              </w:divBdr>
              <w:divsChild>
                <w:div w:id="1921058956">
                  <w:marLeft w:val="0"/>
                  <w:marRight w:val="0"/>
                  <w:marTop w:val="0"/>
                  <w:marBottom w:val="0"/>
                  <w:divBdr>
                    <w:top w:val="none" w:sz="0" w:space="0" w:color="auto"/>
                    <w:left w:val="none" w:sz="0" w:space="0" w:color="auto"/>
                    <w:bottom w:val="none" w:sz="0" w:space="0" w:color="auto"/>
                    <w:right w:val="none" w:sz="0" w:space="0" w:color="auto"/>
                  </w:divBdr>
                  <w:divsChild>
                    <w:div w:id="564998614">
                      <w:marLeft w:val="0"/>
                      <w:marRight w:val="0"/>
                      <w:marTop w:val="0"/>
                      <w:marBottom w:val="0"/>
                      <w:divBdr>
                        <w:top w:val="none" w:sz="0" w:space="0" w:color="auto"/>
                        <w:left w:val="none" w:sz="0" w:space="0" w:color="auto"/>
                        <w:bottom w:val="none" w:sz="0" w:space="0" w:color="auto"/>
                        <w:right w:val="none" w:sz="0" w:space="0" w:color="auto"/>
                      </w:divBdr>
                      <w:divsChild>
                        <w:div w:id="1984382558">
                          <w:marLeft w:val="0"/>
                          <w:marRight w:val="0"/>
                          <w:marTop w:val="0"/>
                          <w:marBottom w:val="0"/>
                          <w:divBdr>
                            <w:top w:val="none" w:sz="0" w:space="0" w:color="auto"/>
                            <w:left w:val="none" w:sz="0" w:space="0" w:color="auto"/>
                            <w:bottom w:val="none" w:sz="0" w:space="0" w:color="auto"/>
                            <w:right w:val="none" w:sz="0" w:space="0" w:color="auto"/>
                          </w:divBdr>
                          <w:divsChild>
                            <w:div w:id="305360923">
                              <w:marLeft w:val="0"/>
                              <w:marRight w:val="0"/>
                              <w:marTop w:val="0"/>
                              <w:marBottom w:val="0"/>
                              <w:divBdr>
                                <w:top w:val="none" w:sz="0" w:space="0" w:color="auto"/>
                                <w:left w:val="none" w:sz="0" w:space="0" w:color="auto"/>
                                <w:bottom w:val="none" w:sz="0" w:space="0" w:color="auto"/>
                                <w:right w:val="none" w:sz="0" w:space="0" w:color="auto"/>
                              </w:divBdr>
                            </w:div>
                            <w:div w:id="14411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90303">
                  <w:marLeft w:val="0"/>
                  <w:marRight w:val="0"/>
                  <w:marTop w:val="0"/>
                  <w:marBottom w:val="0"/>
                  <w:divBdr>
                    <w:top w:val="none" w:sz="0" w:space="0" w:color="auto"/>
                    <w:left w:val="none" w:sz="0" w:space="0" w:color="auto"/>
                    <w:bottom w:val="none" w:sz="0" w:space="0" w:color="auto"/>
                    <w:right w:val="none" w:sz="0" w:space="0" w:color="auto"/>
                  </w:divBdr>
                  <w:divsChild>
                    <w:div w:id="1388408512">
                      <w:marLeft w:val="0"/>
                      <w:marRight w:val="0"/>
                      <w:marTop w:val="0"/>
                      <w:marBottom w:val="0"/>
                      <w:divBdr>
                        <w:top w:val="none" w:sz="0" w:space="0" w:color="auto"/>
                        <w:left w:val="none" w:sz="0" w:space="0" w:color="auto"/>
                        <w:bottom w:val="none" w:sz="0" w:space="0" w:color="auto"/>
                        <w:right w:val="none" w:sz="0" w:space="0" w:color="auto"/>
                      </w:divBdr>
                      <w:divsChild>
                        <w:div w:id="12318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929895">
          <w:marLeft w:val="0"/>
          <w:marRight w:val="0"/>
          <w:marTop w:val="0"/>
          <w:marBottom w:val="0"/>
          <w:divBdr>
            <w:top w:val="none" w:sz="0" w:space="0" w:color="auto"/>
            <w:left w:val="none" w:sz="0" w:space="0" w:color="auto"/>
            <w:bottom w:val="none" w:sz="0" w:space="0" w:color="auto"/>
            <w:right w:val="none" w:sz="0" w:space="0" w:color="auto"/>
          </w:divBdr>
          <w:divsChild>
            <w:div w:id="1911578059">
              <w:marLeft w:val="0"/>
              <w:marRight w:val="0"/>
              <w:marTop w:val="0"/>
              <w:marBottom w:val="0"/>
              <w:divBdr>
                <w:top w:val="none" w:sz="0" w:space="0" w:color="auto"/>
                <w:left w:val="none" w:sz="0" w:space="0" w:color="auto"/>
                <w:bottom w:val="none" w:sz="0" w:space="0" w:color="auto"/>
                <w:right w:val="none" w:sz="0" w:space="0" w:color="auto"/>
              </w:divBdr>
              <w:divsChild>
                <w:div w:id="2009405548">
                  <w:marLeft w:val="0"/>
                  <w:marRight w:val="0"/>
                  <w:marTop w:val="0"/>
                  <w:marBottom w:val="0"/>
                  <w:divBdr>
                    <w:top w:val="none" w:sz="0" w:space="0" w:color="auto"/>
                    <w:left w:val="none" w:sz="0" w:space="0" w:color="auto"/>
                    <w:bottom w:val="none" w:sz="0" w:space="0" w:color="auto"/>
                    <w:right w:val="none" w:sz="0" w:space="0" w:color="auto"/>
                  </w:divBdr>
                  <w:divsChild>
                    <w:div w:id="1908808152">
                      <w:marLeft w:val="0"/>
                      <w:marRight w:val="0"/>
                      <w:marTop w:val="0"/>
                      <w:marBottom w:val="0"/>
                      <w:divBdr>
                        <w:top w:val="none" w:sz="0" w:space="0" w:color="auto"/>
                        <w:left w:val="none" w:sz="0" w:space="0" w:color="auto"/>
                        <w:bottom w:val="none" w:sz="0" w:space="0" w:color="auto"/>
                        <w:right w:val="none" w:sz="0" w:space="0" w:color="auto"/>
                      </w:divBdr>
                      <w:divsChild>
                        <w:div w:id="313148380">
                          <w:marLeft w:val="0"/>
                          <w:marRight w:val="0"/>
                          <w:marTop w:val="0"/>
                          <w:marBottom w:val="0"/>
                          <w:divBdr>
                            <w:top w:val="none" w:sz="0" w:space="0" w:color="auto"/>
                            <w:left w:val="none" w:sz="0" w:space="0" w:color="auto"/>
                            <w:bottom w:val="none" w:sz="0" w:space="0" w:color="auto"/>
                            <w:right w:val="none" w:sz="0" w:space="0" w:color="auto"/>
                          </w:divBdr>
                          <w:divsChild>
                            <w:div w:id="388308713">
                              <w:marLeft w:val="0"/>
                              <w:marRight w:val="0"/>
                              <w:marTop w:val="0"/>
                              <w:marBottom w:val="0"/>
                              <w:divBdr>
                                <w:top w:val="none" w:sz="0" w:space="0" w:color="auto"/>
                                <w:left w:val="none" w:sz="0" w:space="0" w:color="auto"/>
                                <w:bottom w:val="none" w:sz="0" w:space="0" w:color="auto"/>
                                <w:right w:val="none" w:sz="0" w:space="0" w:color="auto"/>
                              </w:divBdr>
                            </w:div>
                            <w:div w:id="13260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781660">
                  <w:marLeft w:val="0"/>
                  <w:marRight w:val="0"/>
                  <w:marTop w:val="0"/>
                  <w:marBottom w:val="0"/>
                  <w:divBdr>
                    <w:top w:val="none" w:sz="0" w:space="0" w:color="auto"/>
                    <w:left w:val="none" w:sz="0" w:space="0" w:color="auto"/>
                    <w:bottom w:val="none" w:sz="0" w:space="0" w:color="auto"/>
                    <w:right w:val="none" w:sz="0" w:space="0" w:color="auto"/>
                  </w:divBdr>
                  <w:divsChild>
                    <w:div w:id="1428961039">
                      <w:marLeft w:val="0"/>
                      <w:marRight w:val="0"/>
                      <w:marTop w:val="0"/>
                      <w:marBottom w:val="0"/>
                      <w:divBdr>
                        <w:top w:val="none" w:sz="0" w:space="0" w:color="auto"/>
                        <w:left w:val="none" w:sz="0" w:space="0" w:color="auto"/>
                        <w:bottom w:val="none" w:sz="0" w:space="0" w:color="auto"/>
                        <w:right w:val="none" w:sz="0" w:space="0" w:color="auto"/>
                      </w:divBdr>
                      <w:divsChild>
                        <w:div w:id="9391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629064">
          <w:marLeft w:val="0"/>
          <w:marRight w:val="0"/>
          <w:marTop w:val="0"/>
          <w:marBottom w:val="0"/>
          <w:divBdr>
            <w:top w:val="none" w:sz="0" w:space="0" w:color="auto"/>
            <w:left w:val="none" w:sz="0" w:space="0" w:color="auto"/>
            <w:bottom w:val="none" w:sz="0" w:space="0" w:color="auto"/>
            <w:right w:val="none" w:sz="0" w:space="0" w:color="auto"/>
          </w:divBdr>
          <w:divsChild>
            <w:div w:id="502740544">
              <w:marLeft w:val="0"/>
              <w:marRight w:val="0"/>
              <w:marTop w:val="0"/>
              <w:marBottom w:val="0"/>
              <w:divBdr>
                <w:top w:val="none" w:sz="0" w:space="0" w:color="auto"/>
                <w:left w:val="none" w:sz="0" w:space="0" w:color="auto"/>
                <w:bottom w:val="none" w:sz="0" w:space="0" w:color="auto"/>
                <w:right w:val="none" w:sz="0" w:space="0" w:color="auto"/>
              </w:divBdr>
              <w:divsChild>
                <w:div w:id="320276077">
                  <w:marLeft w:val="0"/>
                  <w:marRight w:val="0"/>
                  <w:marTop w:val="0"/>
                  <w:marBottom w:val="0"/>
                  <w:divBdr>
                    <w:top w:val="none" w:sz="0" w:space="0" w:color="auto"/>
                    <w:left w:val="none" w:sz="0" w:space="0" w:color="auto"/>
                    <w:bottom w:val="none" w:sz="0" w:space="0" w:color="auto"/>
                    <w:right w:val="none" w:sz="0" w:space="0" w:color="auto"/>
                  </w:divBdr>
                  <w:divsChild>
                    <w:div w:id="450710333">
                      <w:marLeft w:val="0"/>
                      <w:marRight w:val="0"/>
                      <w:marTop w:val="0"/>
                      <w:marBottom w:val="0"/>
                      <w:divBdr>
                        <w:top w:val="none" w:sz="0" w:space="0" w:color="auto"/>
                        <w:left w:val="none" w:sz="0" w:space="0" w:color="auto"/>
                        <w:bottom w:val="none" w:sz="0" w:space="0" w:color="auto"/>
                        <w:right w:val="none" w:sz="0" w:space="0" w:color="auto"/>
                      </w:divBdr>
                      <w:divsChild>
                        <w:div w:id="1849982098">
                          <w:marLeft w:val="0"/>
                          <w:marRight w:val="0"/>
                          <w:marTop w:val="0"/>
                          <w:marBottom w:val="0"/>
                          <w:divBdr>
                            <w:top w:val="none" w:sz="0" w:space="0" w:color="auto"/>
                            <w:left w:val="none" w:sz="0" w:space="0" w:color="auto"/>
                            <w:bottom w:val="none" w:sz="0" w:space="0" w:color="auto"/>
                            <w:right w:val="none" w:sz="0" w:space="0" w:color="auto"/>
                          </w:divBdr>
                          <w:divsChild>
                            <w:div w:id="1663704516">
                              <w:marLeft w:val="0"/>
                              <w:marRight w:val="0"/>
                              <w:marTop w:val="0"/>
                              <w:marBottom w:val="0"/>
                              <w:divBdr>
                                <w:top w:val="none" w:sz="0" w:space="0" w:color="auto"/>
                                <w:left w:val="none" w:sz="0" w:space="0" w:color="auto"/>
                                <w:bottom w:val="none" w:sz="0" w:space="0" w:color="auto"/>
                                <w:right w:val="none" w:sz="0" w:space="0" w:color="auto"/>
                              </w:divBdr>
                            </w:div>
                            <w:div w:id="195567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741503">
                  <w:marLeft w:val="0"/>
                  <w:marRight w:val="0"/>
                  <w:marTop w:val="0"/>
                  <w:marBottom w:val="0"/>
                  <w:divBdr>
                    <w:top w:val="none" w:sz="0" w:space="0" w:color="auto"/>
                    <w:left w:val="none" w:sz="0" w:space="0" w:color="auto"/>
                    <w:bottom w:val="none" w:sz="0" w:space="0" w:color="auto"/>
                    <w:right w:val="none" w:sz="0" w:space="0" w:color="auto"/>
                  </w:divBdr>
                  <w:divsChild>
                    <w:div w:id="1548491173">
                      <w:marLeft w:val="0"/>
                      <w:marRight w:val="0"/>
                      <w:marTop w:val="0"/>
                      <w:marBottom w:val="0"/>
                      <w:divBdr>
                        <w:top w:val="none" w:sz="0" w:space="0" w:color="auto"/>
                        <w:left w:val="none" w:sz="0" w:space="0" w:color="auto"/>
                        <w:bottom w:val="none" w:sz="0" w:space="0" w:color="auto"/>
                        <w:right w:val="none" w:sz="0" w:space="0" w:color="auto"/>
                      </w:divBdr>
                      <w:divsChild>
                        <w:div w:id="4544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936594">
          <w:marLeft w:val="0"/>
          <w:marRight w:val="0"/>
          <w:marTop w:val="0"/>
          <w:marBottom w:val="0"/>
          <w:divBdr>
            <w:top w:val="none" w:sz="0" w:space="0" w:color="auto"/>
            <w:left w:val="none" w:sz="0" w:space="0" w:color="auto"/>
            <w:bottom w:val="none" w:sz="0" w:space="0" w:color="auto"/>
            <w:right w:val="none" w:sz="0" w:space="0" w:color="auto"/>
          </w:divBdr>
          <w:divsChild>
            <w:div w:id="782194006">
              <w:marLeft w:val="0"/>
              <w:marRight w:val="0"/>
              <w:marTop w:val="0"/>
              <w:marBottom w:val="0"/>
              <w:divBdr>
                <w:top w:val="none" w:sz="0" w:space="0" w:color="auto"/>
                <w:left w:val="none" w:sz="0" w:space="0" w:color="auto"/>
                <w:bottom w:val="none" w:sz="0" w:space="0" w:color="auto"/>
                <w:right w:val="none" w:sz="0" w:space="0" w:color="auto"/>
              </w:divBdr>
              <w:divsChild>
                <w:div w:id="1988388095">
                  <w:marLeft w:val="0"/>
                  <w:marRight w:val="0"/>
                  <w:marTop w:val="0"/>
                  <w:marBottom w:val="0"/>
                  <w:divBdr>
                    <w:top w:val="none" w:sz="0" w:space="0" w:color="auto"/>
                    <w:left w:val="none" w:sz="0" w:space="0" w:color="auto"/>
                    <w:bottom w:val="none" w:sz="0" w:space="0" w:color="auto"/>
                    <w:right w:val="none" w:sz="0" w:space="0" w:color="auto"/>
                  </w:divBdr>
                  <w:divsChild>
                    <w:div w:id="323247390">
                      <w:marLeft w:val="0"/>
                      <w:marRight w:val="0"/>
                      <w:marTop w:val="0"/>
                      <w:marBottom w:val="0"/>
                      <w:divBdr>
                        <w:top w:val="none" w:sz="0" w:space="0" w:color="auto"/>
                        <w:left w:val="none" w:sz="0" w:space="0" w:color="auto"/>
                        <w:bottom w:val="none" w:sz="0" w:space="0" w:color="auto"/>
                        <w:right w:val="none" w:sz="0" w:space="0" w:color="auto"/>
                      </w:divBdr>
                      <w:divsChild>
                        <w:div w:id="126237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238624">
          <w:marLeft w:val="0"/>
          <w:marRight w:val="0"/>
          <w:marTop w:val="0"/>
          <w:marBottom w:val="0"/>
          <w:divBdr>
            <w:top w:val="none" w:sz="0" w:space="0" w:color="auto"/>
            <w:left w:val="none" w:sz="0" w:space="0" w:color="auto"/>
            <w:bottom w:val="none" w:sz="0" w:space="0" w:color="auto"/>
            <w:right w:val="none" w:sz="0" w:space="0" w:color="auto"/>
          </w:divBdr>
          <w:divsChild>
            <w:div w:id="1930380325">
              <w:marLeft w:val="0"/>
              <w:marRight w:val="0"/>
              <w:marTop w:val="0"/>
              <w:marBottom w:val="0"/>
              <w:divBdr>
                <w:top w:val="none" w:sz="0" w:space="0" w:color="auto"/>
                <w:left w:val="none" w:sz="0" w:space="0" w:color="auto"/>
                <w:bottom w:val="none" w:sz="0" w:space="0" w:color="auto"/>
                <w:right w:val="none" w:sz="0" w:space="0" w:color="auto"/>
              </w:divBdr>
              <w:divsChild>
                <w:div w:id="333534447">
                  <w:marLeft w:val="0"/>
                  <w:marRight w:val="0"/>
                  <w:marTop w:val="0"/>
                  <w:marBottom w:val="0"/>
                  <w:divBdr>
                    <w:top w:val="none" w:sz="0" w:space="0" w:color="auto"/>
                    <w:left w:val="none" w:sz="0" w:space="0" w:color="auto"/>
                    <w:bottom w:val="none" w:sz="0" w:space="0" w:color="auto"/>
                    <w:right w:val="none" w:sz="0" w:space="0" w:color="auto"/>
                  </w:divBdr>
                  <w:divsChild>
                    <w:div w:id="1398356289">
                      <w:marLeft w:val="0"/>
                      <w:marRight w:val="0"/>
                      <w:marTop w:val="0"/>
                      <w:marBottom w:val="0"/>
                      <w:divBdr>
                        <w:top w:val="none" w:sz="0" w:space="0" w:color="auto"/>
                        <w:left w:val="none" w:sz="0" w:space="0" w:color="auto"/>
                        <w:bottom w:val="none" w:sz="0" w:space="0" w:color="auto"/>
                        <w:right w:val="none" w:sz="0" w:space="0" w:color="auto"/>
                      </w:divBdr>
                      <w:divsChild>
                        <w:div w:id="867907480">
                          <w:marLeft w:val="0"/>
                          <w:marRight w:val="0"/>
                          <w:marTop w:val="0"/>
                          <w:marBottom w:val="0"/>
                          <w:divBdr>
                            <w:top w:val="none" w:sz="0" w:space="0" w:color="auto"/>
                            <w:left w:val="none" w:sz="0" w:space="0" w:color="auto"/>
                            <w:bottom w:val="none" w:sz="0" w:space="0" w:color="auto"/>
                            <w:right w:val="none" w:sz="0" w:space="0" w:color="auto"/>
                          </w:divBdr>
                          <w:divsChild>
                            <w:div w:id="648944730">
                              <w:marLeft w:val="0"/>
                              <w:marRight w:val="0"/>
                              <w:marTop w:val="0"/>
                              <w:marBottom w:val="0"/>
                              <w:divBdr>
                                <w:top w:val="none" w:sz="0" w:space="0" w:color="auto"/>
                                <w:left w:val="none" w:sz="0" w:space="0" w:color="auto"/>
                                <w:bottom w:val="none" w:sz="0" w:space="0" w:color="auto"/>
                                <w:right w:val="none" w:sz="0" w:space="0" w:color="auto"/>
                              </w:divBdr>
                            </w:div>
                            <w:div w:id="18477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57767">
                  <w:marLeft w:val="0"/>
                  <w:marRight w:val="0"/>
                  <w:marTop w:val="0"/>
                  <w:marBottom w:val="0"/>
                  <w:divBdr>
                    <w:top w:val="none" w:sz="0" w:space="0" w:color="auto"/>
                    <w:left w:val="none" w:sz="0" w:space="0" w:color="auto"/>
                    <w:bottom w:val="none" w:sz="0" w:space="0" w:color="auto"/>
                    <w:right w:val="none" w:sz="0" w:space="0" w:color="auto"/>
                  </w:divBdr>
                  <w:divsChild>
                    <w:div w:id="887448344">
                      <w:marLeft w:val="0"/>
                      <w:marRight w:val="0"/>
                      <w:marTop w:val="0"/>
                      <w:marBottom w:val="0"/>
                      <w:divBdr>
                        <w:top w:val="none" w:sz="0" w:space="0" w:color="auto"/>
                        <w:left w:val="none" w:sz="0" w:space="0" w:color="auto"/>
                        <w:bottom w:val="none" w:sz="0" w:space="0" w:color="auto"/>
                        <w:right w:val="none" w:sz="0" w:space="0" w:color="auto"/>
                      </w:divBdr>
                      <w:divsChild>
                        <w:div w:id="99641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320663">
          <w:marLeft w:val="0"/>
          <w:marRight w:val="0"/>
          <w:marTop w:val="0"/>
          <w:marBottom w:val="0"/>
          <w:divBdr>
            <w:top w:val="none" w:sz="0" w:space="0" w:color="auto"/>
            <w:left w:val="none" w:sz="0" w:space="0" w:color="auto"/>
            <w:bottom w:val="none" w:sz="0" w:space="0" w:color="auto"/>
            <w:right w:val="none" w:sz="0" w:space="0" w:color="auto"/>
          </w:divBdr>
          <w:divsChild>
            <w:div w:id="1268074958">
              <w:marLeft w:val="0"/>
              <w:marRight w:val="0"/>
              <w:marTop w:val="0"/>
              <w:marBottom w:val="0"/>
              <w:divBdr>
                <w:top w:val="none" w:sz="0" w:space="0" w:color="auto"/>
                <w:left w:val="none" w:sz="0" w:space="0" w:color="auto"/>
                <w:bottom w:val="none" w:sz="0" w:space="0" w:color="auto"/>
                <w:right w:val="none" w:sz="0" w:space="0" w:color="auto"/>
              </w:divBdr>
              <w:divsChild>
                <w:div w:id="334844919">
                  <w:marLeft w:val="0"/>
                  <w:marRight w:val="0"/>
                  <w:marTop w:val="0"/>
                  <w:marBottom w:val="0"/>
                  <w:divBdr>
                    <w:top w:val="none" w:sz="0" w:space="0" w:color="auto"/>
                    <w:left w:val="none" w:sz="0" w:space="0" w:color="auto"/>
                    <w:bottom w:val="none" w:sz="0" w:space="0" w:color="auto"/>
                    <w:right w:val="none" w:sz="0" w:space="0" w:color="auto"/>
                  </w:divBdr>
                  <w:divsChild>
                    <w:div w:id="549220704">
                      <w:marLeft w:val="0"/>
                      <w:marRight w:val="0"/>
                      <w:marTop w:val="0"/>
                      <w:marBottom w:val="0"/>
                      <w:divBdr>
                        <w:top w:val="none" w:sz="0" w:space="0" w:color="auto"/>
                        <w:left w:val="none" w:sz="0" w:space="0" w:color="auto"/>
                        <w:bottom w:val="none" w:sz="0" w:space="0" w:color="auto"/>
                        <w:right w:val="none" w:sz="0" w:space="0" w:color="auto"/>
                      </w:divBdr>
                    </w:div>
                    <w:div w:id="947005013">
                      <w:marLeft w:val="0"/>
                      <w:marRight w:val="0"/>
                      <w:marTop w:val="0"/>
                      <w:marBottom w:val="0"/>
                      <w:divBdr>
                        <w:top w:val="none" w:sz="0" w:space="0" w:color="auto"/>
                        <w:left w:val="none" w:sz="0" w:space="0" w:color="auto"/>
                        <w:bottom w:val="none" w:sz="0" w:space="0" w:color="auto"/>
                        <w:right w:val="none" w:sz="0" w:space="0" w:color="auto"/>
                      </w:divBdr>
                    </w:div>
                    <w:div w:id="1276213009">
                      <w:marLeft w:val="0"/>
                      <w:marRight w:val="0"/>
                      <w:marTop w:val="0"/>
                      <w:marBottom w:val="0"/>
                      <w:divBdr>
                        <w:top w:val="none" w:sz="0" w:space="0" w:color="auto"/>
                        <w:left w:val="none" w:sz="0" w:space="0" w:color="auto"/>
                        <w:bottom w:val="none" w:sz="0" w:space="0" w:color="auto"/>
                        <w:right w:val="none" w:sz="0" w:space="0" w:color="auto"/>
                      </w:divBdr>
                    </w:div>
                    <w:div w:id="186766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165324">
          <w:marLeft w:val="0"/>
          <w:marRight w:val="0"/>
          <w:marTop w:val="0"/>
          <w:marBottom w:val="0"/>
          <w:divBdr>
            <w:top w:val="none" w:sz="0" w:space="0" w:color="auto"/>
            <w:left w:val="none" w:sz="0" w:space="0" w:color="auto"/>
            <w:bottom w:val="none" w:sz="0" w:space="0" w:color="auto"/>
            <w:right w:val="none" w:sz="0" w:space="0" w:color="auto"/>
          </w:divBdr>
          <w:divsChild>
            <w:div w:id="359011525">
              <w:marLeft w:val="0"/>
              <w:marRight w:val="0"/>
              <w:marTop w:val="0"/>
              <w:marBottom w:val="0"/>
              <w:divBdr>
                <w:top w:val="none" w:sz="0" w:space="0" w:color="auto"/>
                <w:left w:val="none" w:sz="0" w:space="0" w:color="auto"/>
                <w:bottom w:val="none" w:sz="0" w:space="0" w:color="auto"/>
                <w:right w:val="none" w:sz="0" w:space="0" w:color="auto"/>
              </w:divBdr>
            </w:div>
            <w:div w:id="373817857">
              <w:marLeft w:val="0"/>
              <w:marRight w:val="0"/>
              <w:marTop w:val="0"/>
              <w:marBottom w:val="0"/>
              <w:divBdr>
                <w:top w:val="none" w:sz="0" w:space="0" w:color="auto"/>
                <w:left w:val="none" w:sz="0" w:space="0" w:color="auto"/>
                <w:bottom w:val="none" w:sz="0" w:space="0" w:color="auto"/>
                <w:right w:val="none" w:sz="0" w:space="0" w:color="auto"/>
              </w:divBdr>
            </w:div>
            <w:div w:id="980378782">
              <w:marLeft w:val="0"/>
              <w:marRight w:val="0"/>
              <w:marTop w:val="0"/>
              <w:marBottom w:val="0"/>
              <w:divBdr>
                <w:top w:val="none" w:sz="0" w:space="0" w:color="auto"/>
                <w:left w:val="none" w:sz="0" w:space="0" w:color="auto"/>
                <w:bottom w:val="none" w:sz="0" w:space="0" w:color="auto"/>
                <w:right w:val="none" w:sz="0" w:space="0" w:color="auto"/>
              </w:divBdr>
            </w:div>
            <w:div w:id="1009138086">
              <w:marLeft w:val="0"/>
              <w:marRight w:val="0"/>
              <w:marTop w:val="0"/>
              <w:marBottom w:val="0"/>
              <w:divBdr>
                <w:top w:val="none" w:sz="0" w:space="0" w:color="auto"/>
                <w:left w:val="none" w:sz="0" w:space="0" w:color="auto"/>
                <w:bottom w:val="none" w:sz="0" w:space="0" w:color="auto"/>
                <w:right w:val="none" w:sz="0" w:space="0" w:color="auto"/>
              </w:divBdr>
            </w:div>
            <w:div w:id="1272010945">
              <w:marLeft w:val="0"/>
              <w:marRight w:val="0"/>
              <w:marTop w:val="0"/>
              <w:marBottom w:val="0"/>
              <w:divBdr>
                <w:top w:val="none" w:sz="0" w:space="0" w:color="auto"/>
                <w:left w:val="none" w:sz="0" w:space="0" w:color="auto"/>
                <w:bottom w:val="none" w:sz="0" w:space="0" w:color="auto"/>
                <w:right w:val="none" w:sz="0" w:space="0" w:color="auto"/>
              </w:divBdr>
            </w:div>
            <w:div w:id="1762067248">
              <w:marLeft w:val="0"/>
              <w:marRight w:val="0"/>
              <w:marTop w:val="0"/>
              <w:marBottom w:val="0"/>
              <w:divBdr>
                <w:top w:val="none" w:sz="0" w:space="0" w:color="auto"/>
                <w:left w:val="none" w:sz="0" w:space="0" w:color="auto"/>
                <w:bottom w:val="none" w:sz="0" w:space="0" w:color="auto"/>
                <w:right w:val="none" w:sz="0" w:space="0" w:color="auto"/>
              </w:divBdr>
            </w:div>
            <w:div w:id="1796289860">
              <w:marLeft w:val="0"/>
              <w:marRight w:val="0"/>
              <w:marTop w:val="0"/>
              <w:marBottom w:val="0"/>
              <w:divBdr>
                <w:top w:val="none" w:sz="0" w:space="0" w:color="auto"/>
                <w:left w:val="none" w:sz="0" w:space="0" w:color="auto"/>
                <w:bottom w:val="none" w:sz="0" w:space="0" w:color="auto"/>
                <w:right w:val="none" w:sz="0" w:space="0" w:color="auto"/>
              </w:divBdr>
            </w:div>
            <w:div w:id="1853373986">
              <w:marLeft w:val="0"/>
              <w:marRight w:val="0"/>
              <w:marTop w:val="0"/>
              <w:marBottom w:val="0"/>
              <w:divBdr>
                <w:top w:val="none" w:sz="0" w:space="0" w:color="auto"/>
                <w:left w:val="none" w:sz="0" w:space="0" w:color="auto"/>
                <w:bottom w:val="none" w:sz="0" w:space="0" w:color="auto"/>
                <w:right w:val="none" w:sz="0" w:space="0" w:color="auto"/>
              </w:divBdr>
            </w:div>
            <w:div w:id="1975677759">
              <w:marLeft w:val="0"/>
              <w:marRight w:val="0"/>
              <w:marTop w:val="0"/>
              <w:marBottom w:val="0"/>
              <w:divBdr>
                <w:top w:val="none" w:sz="0" w:space="0" w:color="auto"/>
                <w:left w:val="none" w:sz="0" w:space="0" w:color="auto"/>
                <w:bottom w:val="none" w:sz="0" w:space="0" w:color="auto"/>
                <w:right w:val="none" w:sz="0" w:space="0" w:color="auto"/>
              </w:divBdr>
            </w:div>
            <w:div w:id="2063404611">
              <w:marLeft w:val="0"/>
              <w:marRight w:val="0"/>
              <w:marTop w:val="0"/>
              <w:marBottom w:val="0"/>
              <w:divBdr>
                <w:top w:val="none" w:sz="0" w:space="0" w:color="auto"/>
                <w:left w:val="none" w:sz="0" w:space="0" w:color="auto"/>
                <w:bottom w:val="none" w:sz="0" w:space="0" w:color="auto"/>
                <w:right w:val="none" w:sz="0" w:space="0" w:color="auto"/>
              </w:divBdr>
            </w:div>
          </w:divsChild>
        </w:div>
        <w:div w:id="359822911">
          <w:marLeft w:val="0"/>
          <w:marRight w:val="0"/>
          <w:marTop w:val="0"/>
          <w:marBottom w:val="0"/>
          <w:divBdr>
            <w:top w:val="none" w:sz="0" w:space="0" w:color="auto"/>
            <w:left w:val="none" w:sz="0" w:space="0" w:color="auto"/>
            <w:bottom w:val="none" w:sz="0" w:space="0" w:color="auto"/>
            <w:right w:val="none" w:sz="0" w:space="0" w:color="auto"/>
          </w:divBdr>
          <w:divsChild>
            <w:div w:id="2029677606">
              <w:marLeft w:val="0"/>
              <w:marRight w:val="0"/>
              <w:marTop w:val="0"/>
              <w:marBottom w:val="0"/>
              <w:divBdr>
                <w:top w:val="none" w:sz="0" w:space="0" w:color="auto"/>
                <w:left w:val="none" w:sz="0" w:space="0" w:color="auto"/>
                <w:bottom w:val="none" w:sz="0" w:space="0" w:color="auto"/>
                <w:right w:val="none" w:sz="0" w:space="0" w:color="auto"/>
              </w:divBdr>
            </w:div>
          </w:divsChild>
        </w:div>
        <w:div w:id="367340026">
          <w:marLeft w:val="0"/>
          <w:marRight w:val="0"/>
          <w:marTop w:val="0"/>
          <w:marBottom w:val="0"/>
          <w:divBdr>
            <w:top w:val="none" w:sz="0" w:space="0" w:color="auto"/>
            <w:left w:val="none" w:sz="0" w:space="0" w:color="auto"/>
            <w:bottom w:val="none" w:sz="0" w:space="0" w:color="auto"/>
            <w:right w:val="none" w:sz="0" w:space="0" w:color="auto"/>
          </w:divBdr>
          <w:divsChild>
            <w:div w:id="1386830021">
              <w:marLeft w:val="0"/>
              <w:marRight w:val="0"/>
              <w:marTop w:val="0"/>
              <w:marBottom w:val="0"/>
              <w:divBdr>
                <w:top w:val="none" w:sz="0" w:space="0" w:color="auto"/>
                <w:left w:val="none" w:sz="0" w:space="0" w:color="auto"/>
                <w:bottom w:val="none" w:sz="0" w:space="0" w:color="auto"/>
                <w:right w:val="none" w:sz="0" w:space="0" w:color="auto"/>
              </w:divBdr>
              <w:divsChild>
                <w:div w:id="1369984941">
                  <w:marLeft w:val="0"/>
                  <w:marRight w:val="0"/>
                  <w:marTop w:val="0"/>
                  <w:marBottom w:val="0"/>
                  <w:divBdr>
                    <w:top w:val="none" w:sz="0" w:space="0" w:color="auto"/>
                    <w:left w:val="none" w:sz="0" w:space="0" w:color="auto"/>
                    <w:bottom w:val="none" w:sz="0" w:space="0" w:color="auto"/>
                    <w:right w:val="none" w:sz="0" w:space="0" w:color="auto"/>
                  </w:divBdr>
                  <w:divsChild>
                    <w:div w:id="1978341153">
                      <w:marLeft w:val="0"/>
                      <w:marRight w:val="0"/>
                      <w:marTop w:val="0"/>
                      <w:marBottom w:val="0"/>
                      <w:divBdr>
                        <w:top w:val="none" w:sz="0" w:space="0" w:color="auto"/>
                        <w:left w:val="none" w:sz="0" w:space="0" w:color="auto"/>
                        <w:bottom w:val="none" w:sz="0" w:space="0" w:color="auto"/>
                        <w:right w:val="none" w:sz="0" w:space="0" w:color="auto"/>
                      </w:divBdr>
                      <w:divsChild>
                        <w:div w:id="1835217334">
                          <w:marLeft w:val="0"/>
                          <w:marRight w:val="0"/>
                          <w:marTop w:val="0"/>
                          <w:marBottom w:val="0"/>
                          <w:divBdr>
                            <w:top w:val="none" w:sz="0" w:space="0" w:color="auto"/>
                            <w:left w:val="none" w:sz="0" w:space="0" w:color="auto"/>
                            <w:bottom w:val="none" w:sz="0" w:space="0" w:color="auto"/>
                            <w:right w:val="none" w:sz="0" w:space="0" w:color="auto"/>
                          </w:divBdr>
                          <w:divsChild>
                            <w:div w:id="1665276155">
                              <w:marLeft w:val="0"/>
                              <w:marRight w:val="0"/>
                              <w:marTop w:val="0"/>
                              <w:marBottom w:val="0"/>
                              <w:divBdr>
                                <w:top w:val="none" w:sz="0" w:space="0" w:color="auto"/>
                                <w:left w:val="none" w:sz="0" w:space="0" w:color="auto"/>
                                <w:bottom w:val="none" w:sz="0" w:space="0" w:color="auto"/>
                                <w:right w:val="none" w:sz="0" w:space="0" w:color="auto"/>
                              </w:divBdr>
                              <w:divsChild>
                                <w:div w:id="658313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5926686">
                          <w:marLeft w:val="0"/>
                          <w:marRight w:val="0"/>
                          <w:marTop w:val="0"/>
                          <w:marBottom w:val="0"/>
                          <w:divBdr>
                            <w:top w:val="none" w:sz="0" w:space="0" w:color="auto"/>
                            <w:left w:val="none" w:sz="0" w:space="0" w:color="auto"/>
                            <w:bottom w:val="none" w:sz="0" w:space="0" w:color="auto"/>
                            <w:right w:val="none" w:sz="0" w:space="0" w:color="auto"/>
                          </w:divBdr>
                          <w:divsChild>
                            <w:div w:id="904876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11175011">
          <w:marLeft w:val="0"/>
          <w:marRight w:val="0"/>
          <w:marTop w:val="0"/>
          <w:marBottom w:val="0"/>
          <w:divBdr>
            <w:top w:val="none" w:sz="0" w:space="0" w:color="auto"/>
            <w:left w:val="none" w:sz="0" w:space="0" w:color="auto"/>
            <w:bottom w:val="none" w:sz="0" w:space="0" w:color="auto"/>
            <w:right w:val="none" w:sz="0" w:space="0" w:color="auto"/>
          </w:divBdr>
          <w:divsChild>
            <w:div w:id="369961096">
              <w:marLeft w:val="0"/>
              <w:marRight w:val="0"/>
              <w:marTop w:val="0"/>
              <w:marBottom w:val="0"/>
              <w:divBdr>
                <w:top w:val="none" w:sz="0" w:space="0" w:color="auto"/>
                <w:left w:val="none" w:sz="0" w:space="0" w:color="auto"/>
                <w:bottom w:val="none" w:sz="0" w:space="0" w:color="auto"/>
                <w:right w:val="none" w:sz="0" w:space="0" w:color="auto"/>
              </w:divBdr>
            </w:div>
          </w:divsChild>
        </w:div>
        <w:div w:id="370040521">
          <w:marLeft w:val="0"/>
          <w:marRight w:val="0"/>
          <w:marTop w:val="0"/>
          <w:marBottom w:val="0"/>
          <w:divBdr>
            <w:top w:val="none" w:sz="0" w:space="0" w:color="auto"/>
            <w:left w:val="none" w:sz="0" w:space="0" w:color="auto"/>
            <w:bottom w:val="none" w:sz="0" w:space="0" w:color="auto"/>
            <w:right w:val="none" w:sz="0" w:space="0" w:color="auto"/>
          </w:divBdr>
          <w:divsChild>
            <w:div w:id="1548838763">
              <w:marLeft w:val="0"/>
              <w:marRight w:val="0"/>
              <w:marTop w:val="0"/>
              <w:marBottom w:val="0"/>
              <w:divBdr>
                <w:top w:val="none" w:sz="0" w:space="0" w:color="auto"/>
                <w:left w:val="none" w:sz="0" w:space="0" w:color="auto"/>
                <w:bottom w:val="none" w:sz="0" w:space="0" w:color="auto"/>
                <w:right w:val="none" w:sz="0" w:space="0" w:color="auto"/>
              </w:divBdr>
              <w:divsChild>
                <w:div w:id="2017682858">
                  <w:marLeft w:val="0"/>
                  <w:marRight w:val="0"/>
                  <w:marTop w:val="0"/>
                  <w:marBottom w:val="0"/>
                  <w:divBdr>
                    <w:top w:val="none" w:sz="0" w:space="0" w:color="auto"/>
                    <w:left w:val="none" w:sz="0" w:space="0" w:color="auto"/>
                    <w:bottom w:val="none" w:sz="0" w:space="0" w:color="auto"/>
                    <w:right w:val="none" w:sz="0" w:space="0" w:color="auto"/>
                  </w:divBdr>
                  <w:divsChild>
                    <w:div w:id="722406256">
                      <w:marLeft w:val="0"/>
                      <w:marRight w:val="0"/>
                      <w:marTop w:val="0"/>
                      <w:marBottom w:val="0"/>
                      <w:divBdr>
                        <w:top w:val="none" w:sz="0" w:space="0" w:color="auto"/>
                        <w:left w:val="none" w:sz="0" w:space="0" w:color="auto"/>
                        <w:bottom w:val="none" w:sz="0" w:space="0" w:color="auto"/>
                        <w:right w:val="none" w:sz="0" w:space="0" w:color="auto"/>
                      </w:divBdr>
                    </w:div>
                    <w:div w:id="1067340776">
                      <w:marLeft w:val="0"/>
                      <w:marRight w:val="0"/>
                      <w:marTop w:val="0"/>
                      <w:marBottom w:val="0"/>
                      <w:divBdr>
                        <w:top w:val="none" w:sz="0" w:space="0" w:color="auto"/>
                        <w:left w:val="none" w:sz="0" w:space="0" w:color="auto"/>
                        <w:bottom w:val="none" w:sz="0" w:space="0" w:color="auto"/>
                        <w:right w:val="none" w:sz="0" w:space="0" w:color="auto"/>
                      </w:divBdr>
                    </w:div>
                    <w:div w:id="1389499476">
                      <w:marLeft w:val="0"/>
                      <w:marRight w:val="0"/>
                      <w:marTop w:val="0"/>
                      <w:marBottom w:val="0"/>
                      <w:divBdr>
                        <w:top w:val="none" w:sz="0" w:space="0" w:color="auto"/>
                        <w:left w:val="none" w:sz="0" w:space="0" w:color="auto"/>
                        <w:bottom w:val="none" w:sz="0" w:space="0" w:color="auto"/>
                        <w:right w:val="none" w:sz="0" w:space="0" w:color="auto"/>
                      </w:divBdr>
                    </w:div>
                    <w:div w:id="1695571393">
                      <w:marLeft w:val="0"/>
                      <w:marRight w:val="0"/>
                      <w:marTop w:val="0"/>
                      <w:marBottom w:val="0"/>
                      <w:divBdr>
                        <w:top w:val="none" w:sz="0" w:space="0" w:color="auto"/>
                        <w:left w:val="none" w:sz="0" w:space="0" w:color="auto"/>
                        <w:bottom w:val="none" w:sz="0" w:space="0" w:color="auto"/>
                        <w:right w:val="none" w:sz="0" w:space="0" w:color="auto"/>
                      </w:divBdr>
                    </w:div>
                    <w:div w:id="1781872538">
                      <w:marLeft w:val="0"/>
                      <w:marRight w:val="0"/>
                      <w:marTop w:val="0"/>
                      <w:marBottom w:val="0"/>
                      <w:divBdr>
                        <w:top w:val="none" w:sz="0" w:space="0" w:color="auto"/>
                        <w:left w:val="none" w:sz="0" w:space="0" w:color="auto"/>
                        <w:bottom w:val="none" w:sz="0" w:space="0" w:color="auto"/>
                        <w:right w:val="none" w:sz="0" w:space="0" w:color="auto"/>
                      </w:divBdr>
                    </w:div>
                    <w:div w:id="1807163065">
                      <w:marLeft w:val="0"/>
                      <w:marRight w:val="0"/>
                      <w:marTop w:val="0"/>
                      <w:marBottom w:val="0"/>
                      <w:divBdr>
                        <w:top w:val="none" w:sz="0" w:space="0" w:color="auto"/>
                        <w:left w:val="none" w:sz="0" w:space="0" w:color="auto"/>
                        <w:bottom w:val="none" w:sz="0" w:space="0" w:color="auto"/>
                        <w:right w:val="none" w:sz="0" w:space="0" w:color="auto"/>
                      </w:divBdr>
                    </w:div>
                    <w:div w:id="1825850072">
                      <w:marLeft w:val="0"/>
                      <w:marRight w:val="0"/>
                      <w:marTop w:val="0"/>
                      <w:marBottom w:val="0"/>
                      <w:divBdr>
                        <w:top w:val="none" w:sz="0" w:space="0" w:color="auto"/>
                        <w:left w:val="none" w:sz="0" w:space="0" w:color="auto"/>
                        <w:bottom w:val="none" w:sz="0" w:space="0" w:color="auto"/>
                        <w:right w:val="none" w:sz="0" w:space="0" w:color="auto"/>
                      </w:divBdr>
                    </w:div>
                    <w:div w:id="207804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701625">
          <w:marLeft w:val="0"/>
          <w:marRight w:val="0"/>
          <w:marTop w:val="0"/>
          <w:marBottom w:val="0"/>
          <w:divBdr>
            <w:top w:val="none" w:sz="0" w:space="0" w:color="auto"/>
            <w:left w:val="none" w:sz="0" w:space="0" w:color="auto"/>
            <w:bottom w:val="none" w:sz="0" w:space="0" w:color="auto"/>
            <w:right w:val="none" w:sz="0" w:space="0" w:color="auto"/>
          </w:divBdr>
          <w:divsChild>
            <w:div w:id="400904410">
              <w:marLeft w:val="0"/>
              <w:marRight w:val="0"/>
              <w:marTop w:val="0"/>
              <w:marBottom w:val="0"/>
              <w:divBdr>
                <w:top w:val="none" w:sz="0" w:space="0" w:color="auto"/>
                <w:left w:val="none" w:sz="0" w:space="0" w:color="auto"/>
                <w:bottom w:val="none" w:sz="0" w:space="0" w:color="auto"/>
                <w:right w:val="none" w:sz="0" w:space="0" w:color="auto"/>
              </w:divBdr>
            </w:div>
          </w:divsChild>
        </w:div>
        <w:div w:id="413016483">
          <w:marLeft w:val="0"/>
          <w:marRight w:val="0"/>
          <w:marTop w:val="0"/>
          <w:marBottom w:val="0"/>
          <w:divBdr>
            <w:top w:val="none" w:sz="0" w:space="0" w:color="auto"/>
            <w:left w:val="none" w:sz="0" w:space="0" w:color="auto"/>
            <w:bottom w:val="none" w:sz="0" w:space="0" w:color="auto"/>
            <w:right w:val="none" w:sz="0" w:space="0" w:color="auto"/>
          </w:divBdr>
          <w:divsChild>
            <w:div w:id="1076047455">
              <w:marLeft w:val="0"/>
              <w:marRight w:val="0"/>
              <w:marTop w:val="0"/>
              <w:marBottom w:val="0"/>
              <w:divBdr>
                <w:top w:val="none" w:sz="0" w:space="0" w:color="auto"/>
                <w:left w:val="none" w:sz="0" w:space="0" w:color="auto"/>
                <w:bottom w:val="none" w:sz="0" w:space="0" w:color="auto"/>
                <w:right w:val="none" w:sz="0" w:space="0" w:color="auto"/>
              </w:divBdr>
            </w:div>
          </w:divsChild>
        </w:div>
        <w:div w:id="433594140">
          <w:marLeft w:val="0"/>
          <w:marRight w:val="0"/>
          <w:marTop w:val="0"/>
          <w:marBottom w:val="0"/>
          <w:divBdr>
            <w:top w:val="none" w:sz="0" w:space="0" w:color="auto"/>
            <w:left w:val="none" w:sz="0" w:space="0" w:color="auto"/>
            <w:bottom w:val="none" w:sz="0" w:space="0" w:color="auto"/>
            <w:right w:val="none" w:sz="0" w:space="0" w:color="auto"/>
          </w:divBdr>
          <w:divsChild>
            <w:div w:id="903759274">
              <w:marLeft w:val="0"/>
              <w:marRight w:val="0"/>
              <w:marTop w:val="0"/>
              <w:marBottom w:val="0"/>
              <w:divBdr>
                <w:top w:val="none" w:sz="0" w:space="0" w:color="auto"/>
                <w:left w:val="none" w:sz="0" w:space="0" w:color="auto"/>
                <w:bottom w:val="none" w:sz="0" w:space="0" w:color="auto"/>
                <w:right w:val="none" w:sz="0" w:space="0" w:color="auto"/>
              </w:divBdr>
              <w:divsChild>
                <w:div w:id="936913194">
                  <w:marLeft w:val="0"/>
                  <w:marRight w:val="0"/>
                  <w:marTop w:val="0"/>
                  <w:marBottom w:val="0"/>
                  <w:divBdr>
                    <w:top w:val="none" w:sz="0" w:space="0" w:color="auto"/>
                    <w:left w:val="none" w:sz="0" w:space="0" w:color="auto"/>
                    <w:bottom w:val="none" w:sz="0" w:space="0" w:color="auto"/>
                    <w:right w:val="none" w:sz="0" w:space="0" w:color="auto"/>
                  </w:divBdr>
                  <w:divsChild>
                    <w:div w:id="1223103951">
                      <w:marLeft w:val="0"/>
                      <w:marRight w:val="0"/>
                      <w:marTop w:val="0"/>
                      <w:marBottom w:val="0"/>
                      <w:divBdr>
                        <w:top w:val="none" w:sz="0" w:space="0" w:color="auto"/>
                        <w:left w:val="none" w:sz="0" w:space="0" w:color="auto"/>
                        <w:bottom w:val="none" w:sz="0" w:space="0" w:color="auto"/>
                        <w:right w:val="none" w:sz="0" w:space="0" w:color="auto"/>
                      </w:divBdr>
                      <w:divsChild>
                        <w:div w:id="499587409">
                          <w:marLeft w:val="0"/>
                          <w:marRight w:val="0"/>
                          <w:marTop w:val="0"/>
                          <w:marBottom w:val="0"/>
                          <w:divBdr>
                            <w:top w:val="none" w:sz="0" w:space="0" w:color="auto"/>
                            <w:left w:val="none" w:sz="0" w:space="0" w:color="auto"/>
                            <w:bottom w:val="none" w:sz="0" w:space="0" w:color="auto"/>
                            <w:right w:val="none" w:sz="0" w:space="0" w:color="auto"/>
                          </w:divBdr>
                          <w:divsChild>
                            <w:div w:id="1539203513">
                              <w:marLeft w:val="0"/>
                              <w:marRight w:val="0"/>
                              <w:marTop w:val="0"/>
                              <w:marBottom w:val="0"/>
                              <w:divBdr>
                                <w:top w:val="none" w:sz="0" w:space="0" w:color="auto"/>
                                <w:left w:val="none" w:sz="0" w:space="0" w:color="auto"/>
                                <w:bottom w:val="none" w:sz="0" w:space="0" w:color="auto"/>
                                <w:right w:val="none" w:sz="0" w:space="0" w:color="auto"/>
                              </w:divBdr>
                            </w:div>
                            <w:div w:id="16675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567246">
                  <w:marLeft w:val="0"/>
                  <w:marRight w:val="0"/>
                  <w:marTop w:val="0"/>
                  <w:marBottom w:val="0"/>
                  <w:divBdr>
                    <w:top w:val="none" w:sz="0" w:space="0" w:color="auto"/>
                    <w:left w:val="none" w:sz="0" w:space="0" w:color="auto"/>
                    <w:bottom w:val="none" w:sz="0" w:space="0" w:color="auto"/>
                    <w:right w:val="none" w:sz="0" w:space="0" w:color="auto"/>
                  </w:divBdr>
                  <w:divsChild>
                    <w:div w:id="1474643867">
                      <w:marLeft w:val="0"/>
                      <w:marRight w:val="0"/>
                      <w:marTop w:val="0"/>
                      <w:marBottom w:val="0"/>
                      <w:divBdr>
                        <w:top w:val="none" w:sz="0" w:space="0" w:color="auto"/>
                        <w:left w:val="none" w:sz="0" w:space="0" w:color="auto"/>
                        <w:bottom w:val="none" w:sz="0" w:space="0" w:color="auto"/>
                        <w:right w:val="none" w:sz="0" w:space="0" w:color="auto"/>
                      </w:divBdr>
                      <w:divsChild>
                        <w:div w:id="194380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362221">
          <w:marLeft w:val="0"/>
          <w:marRight w:val="0"/>
          <w:marTop w:val="0"/>
          <w:marBottom w:val="0"/>
          <w:divBdr>
            <w:top w:val="none" w:sz="0" w:space="0" w:color="auto"/>
            <w:left w:val="none" w:sz="0" w:space="0" w:color="auto"/>
            <w:bottom w:val="none" w:sz="0" w:space="0" w:color="auto"/>
            <w:right w:val="none" w:sz="0" w:space="0" w:color="auto"/>
          </w:divBdr>
          <w:divsChild>
            <w:div w:id="932402039">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 w:id="509107139">
          <w:marLeft w:val="0"/>
          <w:marRight w:val="0"/>
          <w:marTop w:val="0"/>
          <w:marBottom w:val="0"/>
          <w:divBdr>
            <w:top w:val="none" w:sz="0" w:space="0" w:color="auto"/>
            <w:left w:val="none" w:sz="0" w:space="0" w:color="auto"/>
            <w:bottom w:val="none" w:sz="0" w:space="0" w:color="auto"/>
            <w:right w:val="none" w:sz="0" w:space="0" w:color="auto"/>
          </w:divBdr>
          <w:divsChild>
            <w:div w:id="453139340">
              <w:marLeft w:val="0"/>
              <w:marRight w:val="0"/>
              <w:marTop w:val="0"/>
              <w:marBottom w:val="0"/>
              <w:divBdr>
                <w:top w:val="none" w:sz="0" w:space="0" w:color="auto"/>
                <w:left w:val="none" w:sz="0" w:space="0" w:color="auto"/>
                <w:bottom w:val="none" w:sz="0" w:space="0" w:color="auto"/>
                <w:right w:val="none" w:sz="0" w:space="0" w:color="auto"/>
              </w:divBdr>
            </w:div>
          </w:divsChild>
        </w:div>
        <w:div w:id="926497205">
          <w:marLeft w:val="0"/>
          <w:marRight w:val="0"/>
          <w:marTop w:val="0"/>
          <w:marBottom w:val="0"/>
          <w:divBdr>
            <w:top w:val="none" w:sz="0" w:space="0" w:color="auto"/>
            <w:left w:val="none" w:sz="0" w:space="0" w:color="auto"/>
            <w:bottom w:val="none" w:sz="0" w:space="0" w:color="auto"/>
            <w:right w:val="none" w:sz="0" w:space="0" w:color="auto"/>
          </w:divBdr>
          <w:divsChild>
            <w:div w:id="1671130047">
              <w:marLeft w:val="0"/>
              <w:marRight w:val="0"/>
              <w:marTop w:val="0"/>
              <w:marBottom w:val="0"/>
              <w:divBdr>
                <w:top w:val="none" w:sz="0" w:space="0" w:color="auto"/>
                <w:left w:val="none" w:sz="0" w:space="0" w:color="auto"/>
                <w:bottom w:val="none" w:sz="0" w:space="0" w:color="auto"/>
                <w:right w:val="none" w:sz="0" w:space="0" w:color="auto"/>
              </w:divBdr>
              <w:divsChild>
                <w:div w:id="548349046">
                  <w:marLeft w:val="0"/>
                  <w:marRight w:val="0"/>
                  <w:marTop w:val="0"/>
                  <w:marBottom w:val="0"/>
                  <w:divBdr>
                    <w:top w:val="none" w:sz="0" w:space="0" w:color="auto"/>
                    <w:left w:val="none" w:sz="0" w:space="0" w:color="auto"/>
                    <w:bottom w:val="none" w:sz="0" w:space="0" w:color="auto"/>
                    <w:right w:val="none" w:sz="0" w:space="0" w:color="auto"/>
                  </w:divBdr>
                  <w:divsChild>
                    <w:div w:id="462650921">
                      <w:marLeft w:val="0"/>
                      <w:marRight w:val="0"/>
                      <w:marTop w:val="0"/>
                      <w:marBottom w:val="0"/>
                      <w:divBdr>
                        <w:top w:val="none" w:sz="0" w:space="0" w:color="auto"/>
                        <w:left w:val="none" w:sz="0" w:space="0" w:color="auto"/>
                        <w:bottom w:val="none" w:sz="0" w:space="0" w:color="auto"/>
                        <w:right w:val="none" w:sz="0" w:space="0" w:color="auto"/>
                      </w:divBdr>
                      <w:divsChild>
                        <w:div w:id="635643979">
                          <w:marLeft w:val="0"/>
                          <w:marRight w:val="0"/>
                          <w:marTop w:val="0"/>
                          <w:marBottom w:val="0"/>
                          <w:divBdr>
                            <w:top w:val="none" w:sz="0" w:space="0" w:color="auto"/>
                            <w:left w:val="none" w:sz="0" w:space="0" w:color="auto"/>
                            <w:bottom w:val="none" w:sz="0" w:space="0" w:color="auto"/>
                            <w:right w:val="none" w:sz="0" w:space="0" w:color="auto"/>
                          </w:divBdr>
                          <w:divsChild>
                            <w:div w:id="961302104">
                              <w:marLeft w:val="0"/>
                              <w:marRight w:val="0"/>
                              <w:marTop w:val="0"/>
                              <w:marBottom w:val="0"/>
                              <w:divBdr>
                                <w:top w:val="none" w:sz="0" w:space="0" w:color="auto"/>
                                <w:left w:val="none" w:sz="0" w:space="0" w:color="auto"/>
                                <w:bottom w:val="none" w:sz="0" w:space="0" w:color="auto"/>
                                <w:right w:val="none" w:sz="0" w:space="0" w:color="auto"/>
                              </w:divBdr>
                              <w:divsChild>
                                <w:div w:id="1165784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92602457">
                          <w:marLeft w:val="0"/>
                          <w:marRight w:val="0"/>
                          <w:marTop w:val="0"/>
                          <w:marBottom w:val="0"/>
                          <w:divBdr>
                            <w:top w:val="none" w:sz="0" w:space="0" w:color="auto"/>
                            <w:left w:val="none" w:sz="0" w:space="0" w:color="auto"/>
                            <w:bottom w:val="none" w:sz="0" w:space="0" w:color="auto"/>
                            <w:right w:val="none" w:sz="0" w:space="0" w:color="auto"/>
                          </w:divBdr>
                          <w:divsChild>
                            <w:div w:id="1665669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923507">
                          <w:marLeft w:val="0"/>
                          <w:marRight w:val="0"/>
                          <w:marTop w:val="0"/>
                          <w:marBottom w:val="0"/>
                          <w:divBdr>
                            <w:top w:val="none" w:sz="0" w:space="0" w:color="auto"/>
                            <w:left w:val="none" w:sz="0" w:space="0" w:color="auto"/>
                            <w:bottom w:val="none" w:sz="0" w:space="0" w:color="auto"/>
                            <w:right w:val="none" w:sz="0" w:space="0" w:color="auto"/>
                          </w:divBdr>
                          <w:divsChild>
                            <w:div w:id="1224484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80854226">
          <w:marLeft w:val="0"/>
          <w:marRight w:val="0"/>
          <w:marTop w:val="0"/>
          <w:marBottom w:val="0"/>
          <w:divBdr>
            <w:top w:val="none" w:sz="0" w:space="0" w:color="auto"/>
            <w:left w:val="none" w:sz="0" w:space="0" w:color="auto"/>
            <w:bottom w:val="none" w:sz="0" w:space="0" w:color="auto"/>
            <w:right w:val="none" w:sz="0" w:space="0" w:color="auto"/>
          </w:divBdr>
          <w:divsChild>
            <w:div w:id="2062945068">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 w:id="1651518347">
          <w:marLeft w:val="0"/>
          <w:marRight w:val="0"/>
          <w:marTop w:val="0"/>
          <w:marBottom w:val="0"/>
          <w:divBdr>
            <w:top w:val="none" w:sz="0" w:space="0" w:color="auto"/>
            <w:left w:val="none" w:sz="0" w:space="0" w:color="auto"/>
            <w:bottom w:val="none" w:sz="0" w:space="0" w:color="auto"/>
            <w:right w:val="none" w:sz="0" w:space="0" w:color="auto"/>
          </w:divBdr>
          <w:divsChild>
            <w:div w:id="509490012">
              <w:marLeft w:val="0"/>
              <w:marRight w:val="0"/>
              <w:marTop w:val="0"/>
              <w:marBottom w:val="0"/>
              <w:divBdr>
                <w:top w:val="none" w:sz="0" w:space="0" w:color="auto"/>
                <w:left w:val="none" w:sz="0" w:space="0" w:color="auto"/>
                <w:bottom w:val="none" w:sz="0" w:space="0" w:color="auto"/>
                <w:right w:val="none" w:sz="0" w:space="0" w:color="auto"/>
              </w:divBdr>
            </w:div>
          </w:divsChild>
        </w:div>
        <w:div w:id="557713563">
          <w:marLeft w:val="0"/>
          <w:marRight w:val="0"/>
          <w:marTop w:val="0"/>
          <w:marBottom w:val="0"/>
          <w:divBdr>
            <w:top w:val="none" w:sz="0" w:space="0" w:color="auto"/>
            <w:left w:val="none" w:sz="0" w:space="0" w:color="auto"/>
            <w:bottom w:val="none" w:sz="0" w:space="0" w:color="auto"/>
            <w:right w:val="none" w:sz="0" w:space="0" w:color="auto"/>
          </w:divBdr>
          <w:divsChild>
            <w:div w:id="1853255292">
              <w:marLeft w:val="0"/>
              <w:marRight w:val="0"/>
              <w:marTop w:val="0"/>
              <w:marBottom w:val="0"/>
              <w:divBdr>
                <w:top w:val="none" w:sz="0" w:space="0" w:color="auto"/>
                <w:left w:val="none" w:sz="0" w:space="0" w:color="auto"/>
                <w:bottom w:val="none" w:sz="0" w:space="0" w:color="auto"/>
                <w:right w:val="none" w:sz="0" w:space="0" w:color="auto"/>
              </w:divBdr>
              <w:divsChild>
                <w:div w:id="779645192">
                  <w:marLeft w:val="0"/>
                  <w:marRight w:val="0"/>
                  <w:marTop w:val="0"/>
                  <w:marBottom w:val="0"/>
                  <w:divBdr>
                    <w:top w:val="none" w:sz="0" w:space="0" w:color="auto"/>
                    <w:left w:val="none" w:sz="0" w:space="0" w:color="auto"/>
                    <w:bottom w:val="none" w:sz="0" w:space="0" w:color="auto"/>
                    <w:right w:val="none" w:sz="0" w:space="0" w:color="auto"/>
                  </w:divBdr>
                  <w:divsChild>
                    <w:div w:id="2110661802">
                      <w:marLeft w:val="0"/>
                      <w:marRight w:val="0"/>
                      <w:marTop w:val="0"/>
                      <w:marBottom w:val="0"/>
                      <w:divBdr>
                        <w:top w:val="none" w:sz="0" w:space="0" w:color="auto"/>
                        <w:left w:val="none" w:sz="0" w:space="0" w:color="auto"/>
                        <w:bottom w:val="none" w:sz="0" w:space="0" w:color="auto"/>
                        <w:right w:val="none" w:sz="0" w:space="0" w:color="auto"/>
                      </w:divBdr>
                      <w:divsChild>
                        <w:div w:id="1803422964">
                          <w:marLeft w:val="96"/>
                          <w:marRight w:val="0"/>
                          <w:marTop w:val="150"/>
                          <w:marBottom w:val="0"/>
                          <w:divBdr>
                            <w:top w:val="none" w:sz="0" w:space="0" w:color="auto"/>
                            <w:left w:val="single" w:sz="6" w:space="6" w:color="CCCCCC"/>
                            <w:bottom w:val="none" w:sz="0" w:space="0" w:color="auto"/>
                            <w:right w:val="none" w:sz="0" w:space="0" w:color="auto"/>
                          </w:divBdr>
                          <w:divsChild>
                            <w:div w:id="607278549">
                              <w:marLeft w:val="0"/>
                              <w:marRight w:val="0"/>
                              <w:marTop w:val="0"/>
                              <w:marBottom w:val="0"/>
                              <w:divBdr>
                                <w:top w:val="none" w:sz="0" w:space="0" w:color="auto"/>
                                <w:left w:val="none" w:sz="0" w:space="0" w:color="auto"/>
                                <w:bottom w:val="none" w:sz="0" w:space="0" w:color="auto"/>
                                <w:right w:val="none" w:sz="0" w:space="0" w:color="auto"/>
                              </w:divBdr>
                              <w:divsChild>
                                <w:div w:id="1434860339">
                                  <w:marLeft w:val="0"/>
                                  <w:marRight w:val="0"/>
                                  <w:marTop w:val="0"/>
                                  <w:marBottom w:val="0"/>
                                  <w:divBdr>
                                    <w:top w:val="none" w:sz="0" w:space="0" w:color="auto"/>
                                    <w:left w:val="none" w:sz="0" w:space="0" w:color="auto"/>
                                    <w:bottom w:val="none" w:sz="0" w:space="0" w:color="auto"/>
                                    <w:right w:val="none" w:sz="0" w:space="0" w:color="auto"/>
                                  </w:divBdr>
                                  <w:divsChild>
                                    <w:div w:id="10813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240156">
          <w:marLeft w:val="0"/>
          <w:marRight w:val="0"/>
          <w:marTop w:val="0"/>
          <w:marBottom w:val="0"/>
          <w:divBdr>
            <w:top w:val="none" w:sz="0" w:space="0" w:color="auto"/>
            <w:left w:val="none" w:sz="0" w:space="0" w:color="auto"/>
            <w:bottom w:val="none" w:sz="0" w:space="0" w:color="auto"/>
            <w:right w:val="none" w:sz="0" w:space="0" w:color="auto"/>
          </w:divBdr>
          <w:divsChild>
            <w:div w:id="563375067">
              <w:marLeft w:val="0"/>
              <w:marRight w:val="0"/>
              <w:marTop w:val="0"/>
              <w:marBottom w:val="0"/>
              <w:divBdr>
                <w:top w:val="none" w:sz="0" w:space="0" w:color="auto"/>
                <w:left w:val="none" w:sz="0" w:space="0" w:color="auto"/>
                <w:bottom w:val="none" w:sz="0" w:space="0" w:color="auto"/>
                <w:right w:val="none" w:sz="0" w:space="0" w:color="auto"/>
              </w:divBdr>
            </w:div>
          </w:divsChild>
        </w:div>
        <w:div w:id="574051160">
          <w:marLeft w:val="0"/>
          <w:marRight w:val="0"/>
          <w:marTop w:val="0"/>
          <w:marBottom w:val="0"/>
          <w:divBdr>
            <w:top w:val="none" w:sz="0" w:space="0" w:color="auto"/>
            <w:left w:val="none" w:sz="0" w:space="0" w:color="auto"/>
            <w:bottom w:val="none" w:sz="0" w:space="0" w:color="auto"/>
            <w:right w:val="none" w:sz="0" w:space="0" w:color="auto"/>
          </w:divBdr>
          <w:divsChild>
            <w:div w:id="1183932277">
              <w:marLeft w:val="0"/>
              <w:marRight w:val="0"/>
              <w:marTop w:val="0"/>
              <w:marBottom w:val="0"/>
              <w:divBdr>
                <w:top w:val="none" w:sz="0" w:space="0" w:color="auto"/>
                <w:left w:val="none" w:sz="0" w:space="0" w:color="auto"/>
                <w:bottom w:val="none" w:sz="0" w:space="0" w:color="auto"/>
                <w:right w:val="none" w:sz="0" w:space="0" w:color="auto"/>
              </w:divBdr>
            </w:div>
          </w:divsChild>
        </w:div>
        <w:div w:id="1294555917">
          <w:marLeft w:val="0"/>
          <w:marRight w:val="0"/>
          <w:marTop w:val="0"/>
          <w:marBottom w:val="0"/>
          <w:divBdr>
            <w:top w:val="none" w:sz="0" w:space="0" w:color="auto"/>
            <w:left w:val="none" w:sz="0" w:space="0" w:color="auto"/>
            <w:bottom w:val="none" w:sz="0" w:space="0" w:color="auto"/>
            <w:right w:val="none" w:sz="0" w:space="0" w:color="auto"/>
          </w:divBdr>
          <w:divsChild>
            <w:div w:id="576018834">
              <w:marLeft w:val="0"/>
              <w:marRight w:val="0"/>
              <w:marTop w:val="0"/>
              <w:marBottom w:val="0"/>
              <w:divBdr>
                <w:top w:val="none" w:sz="0" w:space="0" w:color="auto"/>
                <w:left w:val="none" w:sz="0" w:space="0" w:color="auto"/>
                <w:bottom w:val="none" w:sz="0" w:space="0" w:color="auto"/>
                <w:right w:val="none" w:sz="0" w:space="0" w:color="auto"/>
              </w:divBdr>
            </w:div>
          </w:divsChild>
        </w:div>
        <w:div w:id="1163083960">
          <w:marLeft w:val="0"/>
          <w:marRight w:val="0"/>
          <w:marTop w:val="0"/>
          <w:marBottom w:val="0"/>
          <w:divBdr>
            <w:top w:val="none" w:sz="0" w:space="0" w:color="auto"/>
            <w:left w:val="none" w:sz="0" w:space="0" w:color="auto"/>
            <w:bottom w:val="none" w:sz="0" w:space="0" w:color="auto"/>
            <w:right w:val="none" w:sz="0" w:space="0" w:color="auto"/>
          </w:divBdr>
          <w:divsChild>
            <w:div w:id="585771036">
              <w:marLeft w:val="0"/>
              <w:marRight w:val="0"/>
              <w:marTop w:val="0"/>
              <w:marBottom w:val="0"/>
              <w:divBdr>
                <w:top w:val="none" w:sz="0" w:space="0" w:color="auto"/>
                <w:left w:val="none" w:sz="0" w:space="0" w:color="auto"/>
                <w:bottom w:val="none" w:sz="0" w:space="0" w:color="auto"/>
                <w:right w:val="none" w:sz="0" w:space="0" w:color="auto"/>
              </w:divBdr>
            </w:div>
          </w:divsChild>
        </w:div>
        <w:div w:id="599071871">
          <w:marLeft w:val="0"/>
          <w:marRight w:val="0"/>
          <w:marTop w:val="0"/>
          <w:marBottom w:val="0"/>
          <w:divBdr>
            <w:top w:val="none" w:sz="0" w:space="0" w:color="auto"/>
            <w:left w:val="none" w:sz="0" w:space="0" w:color="auto"/>
            <w:bottom w:val="none" w:sz="0" w:space="0" w:color="auto"/>
            <w:right w:val="none" w:sz="0" w:space="0" w:color="auto"/>
          </w:divBdr>
          <w:divsChild>
            <w:div w:id="1107584001">
              <w:marLeft w:val="0"/>
              <w:marRight w:val="0"/>
              <w:marTop w:val="0"/>
              <w:marBottom w:val="0"/>
              <w:divBdr>
                <w:top w:val="none" w:sz="0" w:space="0" w:color="auto"/>
                <w:left w:val="none" w:sz="0" w:space="0" w:color="auto"/>
                <w:bottom w:val="none" w:sz="0" w:space="0" w:color="auto"/>
                <w:right w:val="none" w:sz="0" w:space="0" w:color="auto"/>
              </w:divBdr>
            </w:div>
          </w:divsChild>
        </w:div>
        <w:div w:id="632634263">
          <w:marLeft w:val="0"/>
          <w:marRight w:val="0"/>
          <w:marTop w:val="0"/>
          <w:marBottom w:val="0"/>
          <w:divBdr>
            <w:top w:val="none" w:sz="0" w:space="0" w:color="auto"/>
            <w:left w:val="none" w:sz="0" w:space="0" w:color="auto"/>
            <w:bottom w:val="none" w:sz="0" w:space="0" w:color="auto"/>
            <w:right w:val="none" w:sz="0" w:space="0" w:color="auto"/>
          </w:divBdr>
          <w:divsChild>
            <w:div w:id="1663697571">
              <w:marLeft w:val="0"/>
              <w:marRight w:val="0"/>
              <w:marTop w:val="0"/>
              <w:marBottom w:val="0"/>
              <w:divBdr>
                <w:top w:val="none" w:sz="0" w:space="0" w:color="auto"/>
                <w:left w:val="none" w:sz="0" w:space="0" w:color="auto"/>
                <w:bottom w:val="none" w:sz="0" w:space="0" w:color="auto"/>
                <w:right w:val="none" w:sz="0" w:space="0" w:color="auto"/>
              </w:divBdr>
            </w:div>
          </w:divsChild>
        </w:div>
        <w:div w:id="1043792222">
          <w:marLeft w:val="0"/>
          <w:marRight w:val="0"/>
          <w:marTop w:val="0"/>
          <w:marBottom w:val="0"/>
          <w:divBdr>
            <w:top w:val="none" w:sz="0" w:space="0" w:color="auto"/>
            <w:left w:val="none" w:sz="0" w:space="0" w:color="auto"/>
            <w:bottom w:val="none" w:sz="0" w:space="0" w:color="auto"/>
            <w:right w:val="none" w:sz="0" w:space="0" w:color="auto"/>
          </w:divBdr>
          <w:divsChild>
            <w:div w:id="686058565">
              <w:marLeft w:val="0"/>
              <w:marRight w:val="0"/>
              <w:marTop w:val="0"/>
              <w:marBottom w:val="0"/>
              <w:divBdr>
                <w:top w:val="none" w:sz="0" w:space="0" w:color="auto"/>
                <w:left w:val="none" w:sz="0" w:space="0" w:color="auto"/>
                <w:bottom w:val="none" w:sz="0" w:space="0" w:color="auto"/>
                <w:right w:val="none" w:sz="0" w:space="0" w:color="auto"/>
              </w:divBdr>
              <w:divsChild>
                <w:div w:id="1728606484">
                  <w:marLeft w:val="0"/>
                  <w:marRight w:val="0"/>
                  <w:marTop w:val="0"/>
                  <w:marBottom w:val="0"/>
                  <w:divBdr>
                    <w:top w:val="none" w:sz="0" w:space="0" w:color="auto"/>
                    <w:left w:val="none" w:sz="0" w:space="0" w:color="auto"/>
                    <w:bottom w:val="none" w:sz="0" w:space="0" w:color="auto"/>
                    <w:right w:val="none" w:sz="0" w:space="0" w:color="auto"/>
                  </w:divBdr>
                  <w:divsChild>
                    <w:div w:id="1016270290">
                      <w:marLeft w:val="0"/>
                      <w:marRight w:val="0"/>
                      <w:marTop w:val="0"/>
                      <w:marBottom w:val="0"/>
                      <w:divBdr>
                        <w:top w:val="none" w:sz="0" w:space="0" w:color="auto"/>
                        <w:left w:val="none" w:sz="0" w:space="0" w:color="auto"/>
                        <w:bottom w:val="none" w:sz="0" w:space="0" w:color="auto"/>
                        <w:right w:val="none" w:sz="0" w:space="0" w:color="auto"/>
                      </w:divBdr>
                      <w:divsChild>
                        <w:div w:id="1720205244">
                          <w:marLeft w:val="0"/>
                          <w:marRight w:val="0"/>
                          <w:marTop w:val="0"/>
                          <w:marBottom w:val="0"/>
                          <w:divBdr>
                            <w:top w:val="none" w:sz="0" w:space="0" w:color="auto"/>
                            <w:left w:val="none" w:sz="0" w:space="0" w:color="auto"/>
                            <w:bottom w:val="none" w:sz="0" w:space="0" w:color="auto"/>
                            <w:right w:val="none" w:sz="0" w:space="0" w:color="auto"/>
                          </w:divBdr>
                        </w:div>
                      </w:divsChild>
                    </w:div>
                    <w:div w:id="1270552710">
                      <w:marLeft w:val="0"/>
                      <w:marRight w:val="0"/>
                      <w:marTop w:val="0"/>
                      <w:marBottom w:val="0"/>
                      <w:divBdr>
                        <w:top w:val="none" w:sz="0" w:space="0" w:color="auto"/>
                        <w:left w:val="none" w:sz="0" w:space="0" w:color="auto"/>
                        <w:bottom w:val="none" w:sz="0" w:space="0" w:color="auto"/>
                        <w:right w:val="none" w:sz="0" w:space="0" w:color="auto"/>
                      </w:divBdr>
                      <w:divsChild>
                        <w:div w:id="1040010497">
                          <w:marLeft w:val="0"/>
                          <w:marRight w:val="0"/>
                          <w:marTop w:val="0"/>
                          <w:marBottom w:val="0"/>
                          <w:divBdr>
                            <w:top w:val="none" w:sz="0" w:space="0" w:color="auto"/>
                            <w:left w:val="none" w:sz="0" w:space="0" w:color="auto"/>
                            <w:bottom w:val="none" w:sz="0" w:space="0" w:color="auto"/>
                            <w:right w:val="none" w:sz="0" w:space="0" w:color="auto"/>
                          </w:divBdr>
                        </w:div>
                        <w:div w:id="109250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808010">
          <w:marLeft w:val="0"/>
          <w:marRight w:val="0"/>
          <w:marTop w:val="0"/>
          <w:marBottom w:val="0"/>
          <w:divBdr>
            <w:top w:val="none" w:sz="0" w:space="0" w:color="auto"/>
            <w:left w:val="none" w:sz="0" w:space="0" w:color="auto"/>
            <w:bottom w:val="none" w:sz="0" w:space="0" w:color="auto"/>
            <w:right w:val="none" w:sz="0" w:space="0" w:color="auto"/>
          </w:divBdr>
          <w:divsChild>
            <w:div w:id="1635134028">
              <w:marLeft w:val="0"/>
              <w:marRight w:val="0"/>
              <w:marTop w:val="0"/>
              <w:marBottom w:val="0"/>
              <w:divBdr>
                <w:top w:val="none" w:sz="0" w:space="0" w:color="auto"/>
                <w:left w:val="none" w:sz="0" w:space="0" w:color="auto"/>
                <w:bottom w:val="none" w:sz="0" w:space="0" w:color="auto"/>
                <w:right w:val="none" w:sz="0" w:space="0" w:color="auto"/>
              </w:divBdr>
            </w:div>
          </w:divsChild>
        </w:div>
        <w:div w:id="700908607">
          <w:marLeft w:val="0"/>
          <w:marRight w:val="0"/>
          <w:marTop w:val="0"/>
          <w:marBottom w:val="0"/>
          <w:divBdr>
            <w:top w:val="none" w:sz="0" w:space="0" w:color="auto"/>
            <w:left w:val="none" w:sz="0" w:space="0" w:color="auto"/>
            <w:bottom w:val="none" w:sz="0" w:space="0" w:color="auto"/>
            <w:right w:val="none" w:sz="0" w:space="0" w:color="auto"/>
          </w:divBdr>
          <w:divsChild>
            <w:div w:id="1298949862">
              <w:marLeft w:val="0"/>
              <w:marRight w:val="0"/>
              <w:marTop w:val="0"/>
              <w:marBottom w:val="0"/>
              <w:divBdr>
                <w:top w:val="none" w:sz="0" w:space="0" w:color="auto"/>
                <w:left w:val="none" w:sz="0" w:space="0" w:color="auto"/>
                <w:bottom w:val="none" w:sz="0" w:space="0" w:color="auto"/>
                <w:right w:val="none" w:sz="0" w:space="0" w:color="auto"/>
              </w:divBdr>
            </w:div>
          </w:divsChild>
        </w:div>
        <w:div w:id="745298085">
          <w:marLeft w:val="0"/>
          <w:marRight w:val="0"/>
          <w:marTop w:val="0"/>
          <w:marBottom w:val="0"/>
          <w:divBdr>
            <w:top w:val="none" w:sz="0" w:space="0" w:color="auto"/>
            <w:left w:val="none" w:sz="0" w:space="0" w:color="auto"/>
            <w:bottom w:val="none" w:sz="0" w:space="0" w:color="auto"/>
            <w:right w:val="none" w:sz="0" w:space="0" w:color="auto"/>
          </w:divBdr>
          <w:divsChild>
            <w:div w:id="1948653160">
              <w:marLeft w:val="0"/>
              <w:marRight w:val="0"/>
              <w:marTop w:val="0"/>
              <w:marBottom w:val="0"/>
              <w:divBdr>
                <w:top w:val="none" w:sz="0" w:space="0" w:color="auto"/>
                <w:left w:val="none" w:sz="0" w:space="0" w:color="auto"/>
                <w:bottom w:val="none" w:sz="0" w:space="0" w:color="auto"/>
                <w:right w:val="none" w:sz="0" w:space="0" w:color="auto"/>
              </w:divBdr>
            </w:div>
          </w:divsChild>
        </w:div>
        <w:div w:id="1983846449">
          <w:marLeft w:val="0"/>
          <w:marRight w:val="0"/>
          <w:marTop w:val="0"/>
          <w:marBottom w:val="0"/>
          <w:divBdr>
            <w:top w:val="none" w:sz="0" w:space="0" w:color="auto"/>
            <w:left w:val="none" w:sz="0" w:space="0" w:color="auto"/>
            <w:bottom w:val="none" w:sz="0" w:space="0" w:color="auto"/>
            <w:right w:val="none" w:sz="0" w:space="0" w:color="auto"/>
          </w:divBdr>
          <w:divsChild>
            <w:div w:id="1926064155">
              <w:marLeft w:val="0"/>
              <w:marRight w:val="0"/>
              <w:marTop w:val="0"/>
              <w:marBottom w:val="0"/>
              <w:divBdr>
                <w:top w:val="none" w:sz="0" w:space="0" w:color="auto"/>
                <w:left w:val="none" w:sz="0" w:space="0" w:color="auto"/>
                <w:bottom w:val="none" w:sz="0" w:space="0" w:color="auto"/>
                <w:right w:val="none" w:sz="0" w:space="0" w:color="auto"/>
              </w:divBdr>
              <w:divsChild>
                <w:div w:id="888422798">
                  <w:marLeft w:val="0"/>
                  <w:marRight w:val="0"/>
                  <w:marTop w:val="0"/>
                  <w:marBottom w:val="0"/>
                  <w:divBdr>
                    <w:top w:val="none" w:sz="0" w:space="0" w:color="auto"/>
                    <w:left w:val="none" w:sz="0" w:space="0" w:color="auto"/>
                    <w:bottom w:val="none" w:sz="0" w:space="0" w:color="auto"/>
                    <w:right w:val="none" w:sz="0" w:space="0" w:color="auto"/>
                  </w:divBdr>
                  <w:divsChild>
                    <w:div w:id="758982153">
                      <w:marLeft w:val="0"/>
                      <w:marRight w:val="0"/>
                      <w:marTop w:val="0"/>
                      <w:marBottom w:val="0"/>
                      <w:divBdr>
                        <w:top w:val="none" w:sz="0" w:space="0" w:color="auto"/>
                        <w:left w:val="none" w:sz="0" w:space="0" w:color="auto"/>
                        <w:bottom w:val="none" w:sz="0" w:space="0" w:color="auto"/>
                        <w:right w:val="none" w:sz="0" w:space="0" w:color="auto"/>
                      </w:divBdr>
                      <w:divsChild>
                        <w:div w:id="1168129199">
                          <w:marLeft w:val="0"/>
                          <w:marRight w:val="0"/>
                          <w:marTop w:val="0"/>
                          <w:marBottom w:val="0"/>
                          <w:divBdr>
                            <w:top w:val="none" w:sz="0" w:space="0" w:color="auto"/>
                            <w:left w:val="none" w:sz="0" w:space="0" w:color="auto"/>
                            <w:bottom w:val="none" w:sz="0" w:space="0" w:color="auto"/>
                            <w:right w:val="none" w:sz="0" w:space="0" w:color="auto"/>
                          </w:divBdr>
                        </w:div>
                      </w:divsChild>
                    </w:div>
                    <w:div w:id="1723745740">
                      <w:marLeft w:val="0"/>
                      <w:marRight w:val="0"/>
                      <w:marTop w:val="0"/>
                      <w:marBottom w:val="0"/>
                      <w:divBdr>
                        <w:top w:val="none" w:sz="0" w:space="0" w:color="auto"/>
                        <w:left w:val="none" w:sz="0" w:space="0" w:color="auto"/>
                        <w:bottom w:val="none" w:sz="0" w:space="0" w:color="auto"/>
                        <w:right w:val="none" w:sz="0" w:space="0" w:color="auto"/>
                      </w:divBdr>
                      <w:divsChild>
                        <w:div w:id="10335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4610">
          <w:marLeft w:val="0"/>
          <w:marRight w:val="0"/>
          <w:marTop w:val="0"/>
          <w:marBottom w:val="0"/>
          <w:divBdr>
            <w:top w:val="none" w:sz="0" w:space="0" w:color="auto"/>
            <w:left w:val="none" w:sz="0" w:space="0" w:color="auto"/>
            <w:bottom w:val="none" w:sz="0" w:space="0" w:color="auto"/>
            <w:right w:val="none" w:sz="0" w:space="0" w:color="auto"/>
          </w:divBdr>
          <w:divsChild>
            <w:div w:id="1274701737">
              <w:marLeft w:val="0"/>
              <w:marRight w:val="0"/>
              <w:marTop w:val="0"/>
              <w:marBottom w:val="0"/>
              <w:divBdr>
                <w:top w:val="none" w:sz="0" w:space="0" w:color="auto"/>
                <w:left w:val="none" w:sz="0" w:space="0" w:color="auto"/>
                <w:bottom w:val="none" w:sz="0" w:space="0" w:color="auto"/>
                <w:right w:val="none" w:sz="0" w:space="0" w:color="auto"/>
              </w:divBdr>
              <w:divsChild>
                <w:div w:id="816848103">
                  <w:marLeft w:val="0"/>
                  <w:marRight w:val="0"/>
                  <w:marTop w:val="0"/>
                  <w:marBottom w:val="0"/>
                  <w:divBdr>
                    <w:top w:val="none" w:sz="0" w:space="0" w:color="auto"/>
                    <w:left w:val="none" w:sz="0" w:space="0" w:color="auto"/>
                    <w:bottom w:val="none" w:sz="0" w:space="0" w:color="auto"/>
                    <w:right w:val="none" w:sz="0" w:space="0" w:color="auto"/>
                  </w:divBdr>
                  <w:divsChild>
                    <w:div w:id="2110924564">
                      <w:marLeft w:val="0"/>
                      <w:marRight w:val="0"/>
                      <w:marTop w:val="0"/>
                      <w:marBottom w:val="0"/>
                      <w:divBdr>
                        <w:top w:val="none" w:sz="0" w:space="0" w:color="auto"/>
                        <w:left w:val="none" w:sz="0" w:space="0" w:color="auto"/>
                        <w:bottom w:val="none" w:sz="0" w:space="0" w:color="auto"/>
                        <w:right w:val="none" w:sz="0" w:space="0" w:color="auto"/>
                      </w:divBdr>
                      <w:divsChild>
                        <w:div w:id="764962456">
                          <w:marLeft w:val="0"/>
                          <w:marRight w:val="0"/>
                          <w:marTop w:val="0"/>
                          <w:marBottom w:val="0"/>
                          <w:divBdr>
                            <w:top w:val="none" w:sz="0" w:space="0" w:color="auto"/>
                            <w:left w:val="none" w:sz="0" w:space="0" w:color="auto"/>
                            <w:bottom w:val="none" w:sz="0" w:space="0" w:color="auto"/>
                            <w:right w:val="none" w:sz="0" w:space="0" w:color="auto"/>
                          </w:divBdr>
                          <w:divsChild>
                            <w:div w:id="1403067223">
                              <w:marLeft w:val="0"/>
                              <w:marRight w:val="0"/>
                              <w:marTop w:val="0"/>
                              <w:marBottom w:val="0"/>
                              <w:divBdr>
                                <w:top w:val="none" w:sz="0" w:space="0" w:color="auto"/>
                                <w:left w:val="none" w:sz="0" w:space="0" w:color="auto"/>
                                <w:bottom w:val="none" w:sz="0" w:space="0" w:color="auto"/>
                                <w:right w:val="none" w:sz="0" w:space="0" w:color="auto"/>
                              </w:divBdr>
                            </w:div>
                            <w:div w:id="19346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746333">
                  <w:marLeft w:val="0"/>
                  <w:marRight w:val="0"/>
                  <w:marTop w:val="0"/>
                  <w:marBottom w:val="0"/>
                  <w:divBdr>
                    <w:top w:val="none" w:sz="0" w:space="0" w:color="auto"/>
                    <w:left w:val="none" w:sz="0" w:space="0" w:color="auto"/>
                    <w:bottom w:val="none" w:sz="0" w:space="0" w:color="auto"/>
                    <w:right w:val="none" w:sz="0" w:space="0" w:color="auto"/>
                  </w:divBdr>
                  <w:divsChild>
                    <w:div w:id="1891842497">
                      <w:marLeft w:val="0"/>
                      <w:marRight w:val="0"/>
                      <w:marTop w:val="0"/>
                      <w:marBottom w:val="0"/>
                      <w:divBdr>
                        <w:top w:val="none" w:sz="0" w:space="0" w:color="auto"/>
                        <w:left w:val="none" w:sz="0" w:space="0" w:color="auto"/>
                        <w:bottom w:val="none" w:sz="0" w:space="0" w:color="auto"/>
                        <w:right w:val="none" w:sz="0" w:space="0" w:color="auto"/>
                      </w:divBdr>
                      <w:divsChild>
                        <w:div w:id="20136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058594">
          <w:marLeft w:val="0"/>
          <w:marRight w:val="0"/>
          <w:marTop w:val="0"/>
          <w:marBottom w:val="0"/>
          <w:divBdr>
            <w:top w:val="none" w:sz="0" w:space="0" w:color="auto"/>
            <w:left w:val="none" w:sz="0" w:space="0" w:color="auto"/>
            <w:bottom w:val="none" w:sz="0" w:space="0" w:color="auto"/>
            <w:right w:val="none" w:sz="0" w:space="0" w:color="auto"/>
          </w:divBdr>
          <w:divsChild>
            <w:div w:id="935357959">
              <w:marLeft w:val="0"/>
              <w:marRight w:val="0"/>
              <w:marTop w:val="0"/>
              <w:marBottom w:val="0"/>
              <w:divBdr>
                <w:top w:val="none" w:sz="0" w:space="0" w:color="auto"/>
                <w:left w:val="none" w:sz="0" w:space="0" w:color="auto"/>
                <w:bottom w:val="none" w:sz="0" w:space="0" w:color="auto"/>
                <w:right w:val="none" w:sz="0" w:space="0" w:color="auto"/>
              </w:divBdr>
              <w:divsChild>
                <w:div w:id="13470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3940">
          <w:marLeft w:val="0"/>
          <w:marRight w:val="0"/>
          <w:marTop w:val="0"/>
          <w:marBottom w:val="0"/>
          <w:divBdr>
            <w:top w:val="none" w:sz="0" w:space="0" w:color="auto"/>
            <w:left w:val="none" w:sz="0" w:space="0" w:color="auto"/>
            <w:bottom w:val="none" w:sz="0" w:space="0" w:color="auto"/>
            <w:right w:val="none" w:sz="0" w:space="0" w:color="auto"/>
          </w:divBdr>
          <w:divsChild>
            <w:div w:id="1421683518">
              <w:marLeft w:val="0"/>
              <w:marRight w:val="0"/>
              <w:marTop w:val="0"/>
              <w:marBottom w:val="0"/>
              <w:divBdr>
                <w:top w:val="none" w:sz="0" w:space="0" w:color="auto"/>
                <w:left w:val="none" w:sz="0" w:space="0" w:color="auto"/>
                <w:bottom w:val="none" w:sz="0" w:space="0" w:color="auto"/>
                <w:right w:val="none" w:sz="0" w:space="0" w:color="auto"/>
              </w:divBdr>
              <w:divsChild>
                <w:div w:id="800417785">
                  <w:marLeft w:val="0"/>
                  <w:marRight w:val="0"/>
                  <w:marTop w:val="0"/>
                  <w:marBottom w:val="0"/>
                  <w:divBdr>
                    <w:top w:val="none" w:sz="0" w:space="0" w:color="auto"/>
                    <w:left w:val="none" w:sz="0" w:space="0" w:color="auto"/>
                    <w:bottom w:val="none" w:sz="0" w:space="0" w:color="auto"/>
                    <w:right w:val="none" w:sz="0" w:space="0" w:color="auto"/>
                  </w:divBdr>
                  <w:divsChild>
                    <w:div w:id="14683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124408">
          <w:marLeft w:val="0"/>
          <w:marRight w:val="0"/>
          <w:marTop w:val="0"/>
          <w:marBottom w:val="0"/>
          <w:divBdr>
            <w:top w:val="none" w:sz="0" w:space="0" w:color="auto"/>
            <w:left w:val="none" w:sz="0" w:space="0" w:color="auto"/>
            <w:bottom w:val="none" w:sz="0" w:space="0" w:color="auto"/>
            <w:right w:val="none" w:sz="0" w:space="0" w:color="auto"/>
          </w:divBdr>
          <w:divsChild>
            <w:div w:id="803306664">
              <w:marLeft w:val="0"/>
              <w:marRight w:val="0"/>
              <w:marTop w:val="0"/>
              <w:marBottom w:val="0"/>
              <w:divBdr>
                <w:top w:val="none" w:sz="0" w:space="0" w:color="auto"/>
                <w:left w:val="none" w:sz="0" w:space="0" w:color="auto"/>
                <w:bottom w:val="none" w:sz="0" w:space="0" w:color="auto"/>
                <w:right w:val="none" w:sz="0" w:space="0" w:color="auto"/>
              </w:divBdr>
            </w:div>
          </w:divsChild>
        </w:div>
        <w:div w:id="1673606149">
          <w:marLeft w:val="0"/>
          <w:marRight w:val="0"/>
          <w:marTop w:val="0"/>
          <w:marBottom w:val="0"/>
          <w:divBdr>
            <w:top w:val="none" w:sz="0" w:space="0" w:color="auto"/>
            <w:left w:val="none" w:sz="0" w:space="0" w:color="auto"/>
            <w:bottom w:val="none" w:sz="0" w:space="0" w:color="auto"/>
            <w:right w:val="none" w:sz="0" w:space="0" w:color="auto"/>
          </w:divBdr>
          <w:divsChild>
            <w:div w:id="858660051">
              <w:marLeft w:val="0"/>
              <w:marRight w:val="0"/>
              <w:marTop w:val="0"/>
              <w:marBottom w:val="0"/>
              <w:divBdr>
                <w:top w:val="none" w:sz="0" w:space="0" w:color="auto"/>
                <w:left w:val="none" w:sz="0" w:space="0" w:color="auto"/>
                <w:bottom w:val="none" w:sz="0" w:space="0" w:color="auto"/>
                <w:right w:val="none" w:sz="0" w:space="0" w:color="auto"/>
              </w:divBdr>
            </w:div>
          </w:divsChild>
        </w:div>
        <w:div w:id="883104501">
          <w:marLeft w:val="0"/>
          <w:marRight w:val="0"/>
          <w:marTop w:val="0"/>
          <w:marBottom w:val="0"/>
          <w:divBdr>
            <w:top w:val="none" w:sz="0" w:space="0" w:color="auto"/>
            <w:left w:val="none" w:sz="0" w:space="0" w:color="auto"/>
            <w:bottom w:val="none" w:sz="0" w:space="0" w:color="auto"/>
            <w:right w:val="none" w:sz="0" w:space="0" w:color="auto"/>
          </w:divBdr>
          <w:divsChild>
            <w:div w:id="1076318191">
              <w:marLeft w:val="0"/>
              <w:marRight w:val="0"/>
              <w:marTop w:val="0"/>
              <w:marBottom w:val="0"/>
              <w:divBdr>
                <w:top w:val="none" w:sz="0" w:space="0" w:color="auto"/>
                <w:left w:val="none" w:sz="0" w:space="0" w:color="auto"/>
                <w:bottom w:val="none" w:sz="0" w:space="0" w:color="auto"/>
                <w:right w:val="none" w:sz="0" w:space="0" w:color="auto"/>
              </w:divBdr>
            </w:div>
          </w:divsChild>
        </w:div>
        <w:div w:id="894781785">
          <w:marLeft w:val="0"/>
          <w:marRight w:val="0"/>
          <w:marTop w:val="0"/>
          <w:marBottom w:val="0"/>
          <w:divBdr>
            <w:top w:val="none" w:sz="0" w:space="0" w:color="auto"/>
            <w:left w:val="none" w:sz="0" w:space="0" w:color="auto"/>
            <w:bottom w:val="none" w:sz="0" w:space="0" w:color="auto"/>
            <w:right w:val="none" w:sz="0" w:space="0" w:color="auto"/>
          </w:divBdr>
          <w:divsChild>
            <w:div w:id="934438450">
              <w:marLeft w:val="0"/>
              <w:marRight w:val="0"/>
              <w:marTop w:val="0"/>
              <w:marBottom w:val="0"/>
              <w:divBdr>
                <w:top w:val="none" w:sz="0" w:space="0" w:color="auto"/>
                <w:left w:val="none" w:sz="0" w:space="0" w:color="auto"/>
                <w:bottom w:val="none" w:sz="0" w:space="0" w:color="auto"/>
                <w:right w:val="none" w:sz="0" w:space="0" w:color="auto"/>
              </w:divBdr>
            </w:div>
          </w:divsChild>
        </w:div>
        <w:div w:id="1856185033">
          <w:marLeft w:val="0"/>
          <w:marRight w:val="0"/>
          <w:marTop w:val="0"/>
          <w:marBottom w:val="0"/>
          <w:divBdr>
            <w:top w:val="none" w:sz="0" w:space="0" w:color="auto"/>
            <w:left w:val="none" w:sz="0" w:space="0" w:color="auto"/>
            <w:bottom w:val="none" w:sz="0" w:space="0" w:color="auto"/>
            <w:right w:val="none" w:sz="0" w:space="0" w:color="auto"/>
          </w:divBdr>
          <w:divsChild>
            <w:div w:id="895314237">
              <w:marLeft w:val="0"/>
              <w:marRight w:val="0"/>
              <w:marTop w:val="0"/>
              <w:marBottom w:val="0"/>
              <w:divBdr>
                <w:top w:val="none" w:sz="0" w:space="0" w:color="auto"/>
                <w:left w:val="none" w:sz="0" w:space="0" w:color="auto"/>
                <w:bottom w:val="none" w:sz="0" w:space="0" w:color="auto"/>
                <w:right w:val="none" w:sz="0" w:space="0" w:color="auto"/>
              </w:divBdr>
            </w:div>
          </w:divsChild>
        </w:div>
        <w:div w:id="924805326">
          <w:marLeft w:val="0"/>
          <w:marRight w:val="0"/>
          <w:marTop w:val="0"/>
          <w:marBottom w:val="0"/>
          <w:divBdr>
            <w:top w:val="none" w:sz="0" w:space="0" w:color="auto"/>
            <w:left w:val="none" w:sz="0" w:space="0" w:color="auto"/>
            <w:bottom w:val="none" w:sz="0" w:space="0" w:color="auto"/>
            <w:right w:val="none" w:sz="0" w:space="0" w:color="auto"/>
          </w:divBdr>
          <w:divsChild>
            <w:div w:id="1714230104">
              <w:marLeft w:val="0"/>
              <w:marRight w:val="0"/>
              <w:marTop w:val="0"/>
              <w:marBottom w:val="0"/>
              <w:divBdr>
                <w:top w:val="none" w:sz="0" w:space="0" w:color="auto"/>
                <w:left w:val="none" w:sz="0" w:space="0" w:color="auto"/>
                <w:bottom w:val="none" w:sz="0" w:space="0" w:color="auto"/>
                <w:right w:val="none" w:sz="0" w:space="0" w:color="auto"/>
              </w:divBdr>
            </w:div>
          </w:divsChild>
        </w:div>
        <w:div w:id="993995876">
          <w:marLeft w:val="0"/>
          <w:marRight w:val="0"/>
          <w:marTop w:val="0"/>
          <w:marBottom w:val="0"/>
          <w:divBdr>
            <w:top w:val="none" w:sz="0" w:space="0" w:color="auto"/>
            <w:left w:val="none" w:sz="0" w:space="0" w:color="auto"/>
            <w:bottom w:val="none" w:sz="0" w:space="0" w:color="auto"/>
            <w:right w:val="none" w:sz="0" w:space="0" w:color="auto"/>
          </w:divBdr>
        </w:div>
        <w:div w:id="2102339156">
          <w:marLeft w:val="0"/>
          <w:marRight w:val="0"/>
          <w:marTop w:val="0"/>
          <w:marBottom w:val="0"/>
          <w:divBdr>
            <w:top w:val="none" w:sz="0" w:space="0" w:color="auto"/>
            <w:left w:val="none" w:sz="0" w:space="0" w:color="auto"/>
            <w:bottom w:val="none" w:sz="0" w:space="0" w:color="auto"/>
            <w:right w:val="none" w:sz="0" w:space="0" w:color="auto"/>
          </w:divBdr>
          <w:divsChild>
            <w:div w:id="1024745352">
              <w:marLeft w:val="0"/>
              <w:marRight w:val="0"/>
              <w:marTop w:val="0"/>
              <w:marBottom w:val="0"/>
              <w:divBdr>
                <w:top w:val="none" w:sz="0" w:space="0" w:color="auto"/>
                <w:left w:val="none" w:sz="0" w:space="0" w:color="auto"/>
                <w:bottom w:val="none" w:sz="0" w:space="0" w:color="auto"/>
                <w:right w:val="none" w:sz="0" w:space="0" w:color="auto"/>
              </w:divBdr>
            </w:div>
          </w:divsChild>
        </w:div>
        <w:div w:id="1221408562">
          <w:marLeft w:val="0"/>
          <w:marRight w:val="0"/>
          <w:marTop w:val="0"/>
          <w:marBottom w:val="0"/>
          <w:divBdr>
            <w:top w:val="none" w:sz="0" w:space="0" w:color="auto"/>
            <w:left w:val="none" w:sz="0" w:space="0" w:color="auto"/>
            <w:bottom w:val="none" w:sz="0" w:space="0" w:color="auto"/>
            <w:right w:val="none" w:sz="0" w:space="0" w:color="auto"/>
          </w:divBdr>
          <w:divsChild>
            <w:div w:id="1046640263">
              <w:marLeft w:val="0"/>
              <w:marRight w:val="0"/>
              <w:marTop w:val="0"/>
              <w:marBottom w:val="0"/>
              <w:divBdr>
                <w:top w:val="none" w:sz="0" w:space="0" w:color="auto"/>
                <w:left w:val="none" w:sz="0" w:space="0" w:color="auto"/>
                <w:bottom w:val="none" w:sz="0" w:space="0" w:color="auto"/>
                <w:right w:val="none" w:sz="0" w:space="0" w:color="auto"/>
              </w:divBdr>
            </w:div>
          </w:divsChild>
        </w:div>
        <w:div w:id="1789347493">
          <w:marLeft w:val="0"/>
          <w:marRight w:val="0"/>
          <w:marTop w:val="0"/>
          <w:marBottom w:val="0"/>
          <w:divBdr>
            <w:top w:val="none" w:sz="0" w:space="0" w:color="auto"/>
            <w:left w:val="none" w:sz="0" w:space="0" w:color="auto"/>
            <w:bottom w:val="none" w:sz="0" w:space="0" w:color="auto"/>
            <w:right w:val="none" w:sz="0" w:space="0" w:color="auto"/>
          </w:divBdr>
          <w:divsChild>
            <w:div w:id="1148132510">
              <w:marLeft w:val="0"/>
              <w:marRight w:val="0"/>
              <w:marTop w:val="0"/>
              <w:marBottom w:val="0"/>
              <w:divBdr>
                <w:top w:val="none" w:sz="0" w:space="0" w:color="auto"/>
                <w:left w:val="none" w:sz="0" w:space="0" w:color="auto"/>
                <w:bottom w:val="none" w:sz="0" w:space="0" w:color="auto"/>
                <w:right w:val="none" w:sz="0" w:space="0" w:color="auto"/>
              </w:divBdr>
            </w:div>
          </w:divsChild>
        </w:div>
        <w:div w:id="1160080606">
          <w:marLeft w:val="0"/>
          <w:marRight w:val="0"/>
          <w:marTop w:val="0"/>
          <w:marBottom w:val="0"/>
          <w:divBdr>
            <w:top w:val="none" w:sz="0" w:space="0" w:color="auto"/>
            <w:left w:val="none" w:sz="0" w:space="0" w:color="auto"/>
            <w:bottom w:val="none" w:sz="0" w:space="0" w:color="auto"/>
            <w:right w:val="none" w:sz="0" w:space="0" w:color="auto"/>
          </w:divBdr>
          <w:divsChild>
            <w:div w:id="2140563625">
              <w:marLeft w:val="0"/>
              <w:marRight w:val="0"/>
              <w:marTop w:val="0"/>
              <w:marBottom w:val="0"/>
              <w:divBdr>
                <w:top w:val="none" w:sz="0" w:space="0" w:color="auto"/>
                <w:left w:val="none" w:sz="0" w:space="0" w:color="auto"/>
                <w:bottom w:val="none" w:sz="0" w:space="0" w:color="auto"/>
                <w:right w:val="none" w:sz="0" w:space="0" w:color="auto"/>
              </w:divBdr>
            </w:div>
          </w:divsChild>
        </w:div>
        <w:div w:id="1776167415">
          <w:marLeft w:val="0"/>
          <w:marRight w:val="0"/>
          <w:marTop w:val="0"/>
          <w:marBottom w:val="0"/>
          <w:divBdr>
            <w:top w:val="none" w:sz="0" w:space="0" w:color="auto"/>
            <w:left w:val="none" w:sz="0" w:space="0" w:color="auto"/>
            <w:bottom w:val="none" w:sz="0" w:space="0" w:color="auto"/>
            <w:right w:val="none" w:sz="0" w:space="0" w:color="auto"/>
          </w:divBdr>
          <w:divsChild>
            <w:div w:id="1198615225">
              <w:marLeft w:val="0"/>
              <w:marRight w:val="0"/>
              <w:marTop w:val="0"/>
              <w:marBottom w:val="0"/>
              <w:divBdr>
                <w:top w:val="none" w:sz="0" w:space="0" w:color="auto"/>
                <w:left w:val="none" w:sz="0" w:space="0" w:color="auto"/>
                <w:bottom w:val="none" w:sz="0" w:space="0" w:color="auto"/>
                <w:right w:val="none" w:sz="0" w:space="0" w:color="auto"/>
              </w:divBdr>
            </w:div>
          </w:divsChild>
        </w:div>
        <w:div w:id="1212762525">
          <w:marLeft w:val="0"/>
          <w:marRight w:val="0"/>
          <w:marTop w:val="0"/>
          <w:marBottom w:val="0"/>
          <w:divBdr>
            <w:top w:val="none" w:sz="0" w:space="0" w:color="auto"/>
            <w:left w:val="none" w:sz="0" w:space="0" w:color="auto"/>
            <w:bottom w:val="none" w:sz="0" w:space="0" w:color="auto"/>
            <w:right w:val="none" w:sz="0" w:space="0" w:color="auto"/>
          </w:divBdr>
        </w:div>
        <w:div w:id="1215578385">
          <w:marLeft w:val="0"/>
          <w:marRight w:val="0"/>
          <w:marTop w:val="0"/>
          <w:marBottom w:val="0"/>
          <w:divBdr>
            <w:top w:val="none" w:sz="0" w:space="0" w:color="auto"/>
            <w:left w:val="none" w:sz="0" w:space="0" w:color="auto"/>
            <w:bottom w:val="none" w:sz="0" w:space="0" w:color="auto"/>
            <w:right w:val="none" w:sz="0" w:space="0" w:color="auto"/>
          </w:divBdr>
          <w:divsChild>
            <w:div w:id="1962376619">
              <w:marLeft w:val="0"/>
              <w:marRight w:val="0"/>
              <w:marTop w:val="0"/>
              <w:marBottom w:val="0"/>
              <w:divBdr>
                <w:top w:val="none" w:sz="0" w:space="0" w:color="auto"/>
                <w:left w:val="none" w:sz="0" w:space="0" w:color="auto"/>
                <w:bottom w:val="none" w:sz="0" w:space="0" w:color="auto"/>
                <w:right w:val="none" w:sz="0" w:space="0" w:color="auto"/>
              </w:divBdr>
            </w:div>
          </w:divsChild>
        </w:div>
        <w:div w:id="1292786169">
          <w:marLeft w:val="0"/>
          <w:marRight w:val="0"/>
          <w:marTop w:val="0"/>
          <w:marBottom w:val="0"/>
          <w:divBdr>
            <w:top w:val="none" w:sz="0" w:space="0" w:color="auto"/>
            <w:left w:val="none" w:sz="0" w:space="0" w:color="auto"/>
            <w:bottom w:val="none" w:sz="0" w:space="0" w:color="auto"/>
            <w:right w:val="none" w:sz="0" w:space="0" w:color="auto"/>
          </w:divBdr>
        </w:div>
        <w:div w:id="2034719583">
          <w:marLeft w:val="0"/>
          <w:marRight w:val="0"/>
          <w:marTop w:val="0"/>
          <w:marBottom w:val="0"/>
          <w:divBdr>
            <w:top w:val="none" w:sz="0" w:space="0" w:color="auto"/>
            <w:left w:val="none" w:sz="0" w:space="0" w:color="auto"/>
            <w:bottom w:val="none" w:sz="0" w:space="0" w:color="auto"/>
            <w:right w:val="none" w:sz="0" w:space="0" w:color="auto"/>
          </w:divBdr>
          <w:divsChild>
            <w:div w:id="1327398700">
              <w:marLeft w:val="0"/>
              <w:marRight w:val="0"/>
              <w:marTop w:val="0"/>
              <w:marBottom w:val="0"/>
              <w:divBdr>
                <w:top w:val="none" w:sz="0" w:space="0" w:color="auto"/>
                <w:left w:val="none" w:sz="0" w:space="0" w:color="auto"/>
                <w:bottom w:val="none" w:sz="0" w:space="0" w:color="auto"/>
                <w:right w:val="none" w:sz="0" w:space="0" w:color="auto"/>
              </w:divBdr>
            </w:div>
          </w:divsChild>
        </w:div>
        <w:div w:id="1372726683">
          <w:marLeft w:val="0"/>
          <w:marRight w:val="0"/>
          <w:marTop w:val="0"/>
          <w:marBottom w:val="0"/>
          <w:divBdr>
            <w:top w:val="none" w:sz="0" w:space="0" w:color="auto"/>
            <w:left w:val="none" w:sz="0" w:space="0" w:color="auto"/>
            <w:bottom w:val="none" w:sz="0" w:space="0" w:color="auto"/>
            <w:right w:val="none" w:sz="0" w:space="0" w:color="auto"/>
          </w:divBdr>
          <w:divsChild>
            <w:div w:id="1566838564">
              <w:marLeft w:val="0"/>
              <w:marRight w:val="0"/>
              <w:marTop w:val="0"/>
              <w:marBottom w:val="0"/>
              <w:divBdr>
                <w:top w:val="none" w:sz="0" w:space="0" w:color="auto"/>
                <w:left w:val="none" w:sz="0" w:space="0" w:color="auto"/>
                <w:bottom w:val="none" w:sz="0" w:space="0" w:color="auto"/>
                <w:right w:val="none" w:sz="0" w:space="0" w:color="auto"/>
              </w:divBdr>
            </w:div>
          </w:divsChild>
        </w:div>
        <w:div w:id="1375689566">
          <w:marLeft w:val="0"/>
          <w:marRight w:val="0"/>
          <w:marTop w:val="0"/>
          <w:marBottom w:val="0"/>
          <w:divBdr>
            <w:top w:val="none" w:sz="0" w:space="0" w:color="auto"/>
            <w:left w:val="none" w:sz="0" w:space="0" w:color="auto"/>
            <w:bottom w:val="none" w:sz="0" w:space="0" w:color="auto"/>
            <w:right w:val="none" w:sz="0" w:space="0" w:color="auto"/>
          </w:divBdr>
          <w:divsChild>
            <w:div w:id="1820421890">
              <w:marLeft w:val="0"/>
              <w:marRight w:val="0"/>
              <w:marTop w:val="0"/>
              <w:marBottom w:val="0"/>
              <w:divBdr>
                <w:top w:val="none" w:sz="0" w:space="0" w:color="auto"/>
                <w:left w:val="none" w:sz="0" w:space="0" w:color="auto"/>
                <w:bottom w:val="none" w:sz="0" w:space="0" w:color="auto"/>
                <w:right w:val="none" w:sz="0" w:space="0" w:color="auto"/>
              </w:divBdr>
            </w:div>
          </w:divsChild>
        </w:div>
        <w:div w:id="1383334047">
          <w:marLeft w:val="0"/>
          <w:marRight w:val="0"/>
          <w:marTop w:val="0"/>
          <w:marBottom w:val="0"/>
          <w:divBdr>
            <w:top w:val="none" w:sz="0" w:space="0" w:color="auto"/>
            <w:left w:val="none" w:sz="0" w:space="0" w:color="auto"/>
            <w:bottom w:val="none" w:sz="0" w:space="0" w:color="auto"/>
            <w:right w:val="none" w:sz="0" w:space="0" w:color="auto"/>
          </w:divBdr>
          <w:divsChild>
            <w:div w:id="2117865575">
              <w:marLeft w:val="0"/>
              <w:marRight w:val="0"/>
              <w:marTop w:val="0"/>
              <w:marBottom w:val="0"/>
              <w:divBdr>
                <w:top w:val="none" w:sz="0" w:space="0" w:color="auto"/>
                <w:left w:val="none" w:sz="0" w:space="0" w:color="auto"/>
                <w:bottom w:val="none" w:sz="0" w:space="0" w:color="auto"/>
                <w:right w:val="none" w:sz="0" w:space="0" w:color="auto"/>
              </w:divBdr>
            </w:div>
          </w:divsChild>
        </w:div>
        <w:div w:id="1502768411">
          <w:marLeft w:val="0"/>
          <w:marRight w:val="0"/>
          <w:marTop w:val="0"/>
          <w:marBottom w:val="0"/>
          <w:divBdr>
            <w:top w:val="none" w:sz="0" w:space="0" w:color="auto"/>
            <w:left w:val="none" w:sz="0" w:space="0" w:color="auto"/>
            <w:bottom w:val="none" w:sz="0" w:space="0" w:color="auto"/>
            <w:right w:val="none" w:sz="0" w:space="0" w:color="auto"/>
          </w:divBdr>
          <w:divsChild>
            <w:div w:id="1398046304">
              <w:marLeft w:val="0"/>
              <w:marRight w:val="0"/>
              <w:marTop w:val="0"/>
              <w:marBottom w:val="0"/>
              <w:divBdr>
                <w:top w:val="none" w:sz="0" w:space="0" w:color="auto"/>
                <w:left w:val="none" w:sz="0" w:space="0" w:color="auto"/>
                <w:bottom w:val="none" w:sz="0" w:space="0" w:color="auto"/>
                <w:right w:val="none" w:sz="0" w:space="0" w:color="auto"/>
              </w:divBdr>
            </w:div>
          </w:divsChild>
        </w:div>
        <w:div w:id="1604142877">
          <w:marLeft w:val="0"/>
          <w:marRight w:val="0"/>
          <w:marTop w:val="0"/>
          <w:marBottom w:val="0"/>
          <w:divBdr>
            <w:top w:val="none" w:sz="0" w:space="0" w:color="auto"/>
            <w:left w:val="none" w:sz="0" w:space="0" w:color="auto"/>
            <w:bottom w:val="none" w:sz="0" w:space="0" w:color="auto"/>
            <w:right w:val="none" w:sz="0" w:space="0" w:color="auto"/>
          </w:divBdr>
          <w:divsChild>
            <w:div w:id="1657873890">
              <w:marLeft w:val="0"/>
              <w:marRight w:val="0"/>
              <w:marTop w:val="0"/>
              <w:marBottom w:val="0"/>
              <w:divBdr>
                <w:top w:val="none" w:sz="0" w:space="0" w:color="auto"/>
                <w:left w:val="none" w:sz="0" w:space="0" w:color="auto"/>
                <w:bottom w:val="none" w:sz="0" w:space="0" w:color="auto"/>
                <w:right w:val="none" w:sz="0" w:space="0" w:color="auto"/>
              </w:divBdr>
              <w:divsChild>
                <w:div w:id="1580095610">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 w:id="1590968184">
          <w:marLeft w:val="0"/>
          <w:marRight w:val="0"/>
          <w:marTop w:val="0"/>
          <w:marBottom w:val="0"/>
          <w:divBdr>
            <w:top w:val="none" w:sz="0" w:space="0" w:color="auto"/>
            <w:left w:val="none" w:sz="0" w:space="0" w:color="auto"/>
            <w:bottom w:val="none" w:sz="0" w:space="0" w:color="auto"/>
            <w:right w:val="none" w:sz="0" w:space="0" w:color="auto"/>
          </w:divBdr>
          <w:divsChild>
            <w:div w:id="1583175872">
              <w:marLeft w:val="0"/>
              <w:marRight w:val="0"/>
              <w:marTop w:val="0"/>
              <w:marBottom w:val="0"/>
              <w:divBdr>
                <w:top w:val="none" w:sz="0" w:space="0" w:color="auto"/>
                <w:left w:val="none" w:sz="0" w:space="0" w:color="auto"/>
                <w:bottom w:val="none" w:sz="0" w:space="0" w:color="auto"/>
                <w:right w:val="none" w:sz="0" w:space="0" w:color="auto"/>
              </w:divBdr>
            </w:div>
          </w:divsChild>
        </w:div>
        <w:div w:id="1678383168">
          <w:marLeft w:val="0"/>
          <w:marRight w:val="0"/>
          <w:marTop w:val="0"/>
          <w:marBottom w:val="0"/>
          <w:divBdr>
            <w:top w:val="none" w:sz="0" w:space="0" w:color="auto"/>
            <w:left w:val="none" w:sz="0" w:space="0" w:color="auto"/>
            <w:bottom w:val="none" w:sz="0" w:space="0" w:color="auto"/>
            <w:right w:val="none" w:sz="0" w:space="0" w:color="auto"/>
          </w:divBdr>
          <w:divsChild>
            <w:div w:id="1860661262">
              <w:marLeft w:val="0"/>
              <w:marRight w:val="0"/>
              <w:marTop w:val="0"/>
              <w:marBottom w:val="0"/>
              <w:divBdr>
                <w:top w:val="none" w:sz="0" w:space="0" w:color="auto"/>
                <w:left w:val="none" w:sz="0" w:space="0" w:color="auto"/>
                <w:bottom w:val="none" w:sz="0" w:space="0" w:color="auto"/>
                <w:right w:val="none" w:sz="0" w:space="0" w:color="auto"/>
              </w:divBdr>
            </w:div>
          </w:divsChild>
        </w:div>
        <w:div w:id="1731801777">
          <w:marLeft w:val="0"/>
          <w:marRight w:val="0"/>
          <w:marTop w:val="0"/>
          <w:marBottom w:val="0"/>
          <w:divBdr>
            <w:top w:val="none" w:sz="0" w:space="0" w:color="auto"/>
            <w:left w:val="none" w:sz="0" w:space="0" w:color="auto"/>
            <w:bottom w:val="none" w:sz="0" w:space="0" w:color="auto"/>
            <w:right w:val="none" w:sz="0" w:space="0" w:color="auto"/>
          </w:divBdr>
        </w:div>
        <w:div w:id="2036760044">
          <w:marLeft w:val="0"/>
          <w:marRight w:val="0"/>
          <w:marTop w:val="0"/>
          <w:marBottom w:val="0"/>
          <w:divBdr>
            <w:top w:val="none" w:sz="0" w:space="0" w:color="auto"/>
            <w:left w:val="none" w:sz="0" w:space="0" w:color="auto"/>
            <w:bottom w:val="none" w:sz="0" w:space="0" w:color="auto"/>
            <w:right w:val="none" w:sz="0" w:space="0" w:color="auto"/>
          </w:divBdr>
          <w:divsChild>
            <w:div w:id="1776292895">
              <w:marLeft w:val="0"/>
              <w:marRight w:val="0"/>
              <w:marTop w:val="0"/>
              <w:marBottom w:val="0"/>
              <w:divBdr>
                <w:top w:val="none" w:sz="0" w:space="0" w:color="auto"/>
                <w:left w:val="none" w:sz="0" w:space="0" w:color="auto"/>
                <w:bottom w:val="none" w:sz="0" w:space="0" w:color="auto"/>
                <w:right w:val="none" w:sz="0" w:space="0" w:color="auto"/>
              </w:divBdr>
            </w:div>
          </w:divsChild>
        </w:div>
        <w:div w:id="2147046072">
          <w:marLeft w:val="0"/>
          <w:marRight w:val="0"/>
          <w:marTop w:val="0"/>
          <w:marBottom w:val="0"/>
          <w:divBdr>
            <w:top w:val="none" w:sz="0" w:space="0" w:color="auto"/>
            <w:left w:val="none" w:sz="0" w:space="0" w:color="auto"/>
            <w:bottom w:val="none" w:sz="0" w:space="0" w:color="auto"/>
            <w:right w:val="none" w:sz="0" w:space="0" w:color="auto"/>
          </w:divBdr>
          <w:divsChild>
            <w:div w:id="1970239203">
              <w:marLeft w:val="0"/>
              <w:marRight w:val="0"/>
              <w:marTop w:val="0"/>
              <w:marBottom w:val="0"/>
              <w:divBdr>
                <w:top w:val="none" w:sz="0" w:space="0" w:color="auto"/>
                <w:left w:val="none" w:sz="0" w:space="0" w:color="auto"/>
                <w:bottom w:val="none" w:sz="0" w:space="0" w:color="auto"/>
                <w:right w:val="none" w:sz="0" w:space="0" w:color="auto"/>
              </w:divBdr>
            </w:div>
          </w:divsChild>
        </w:div>
        <w:div w:id="1985695666">
          <w:marLeft w:val="0"/>
          <w:marRight w:val="0"/>
          <w:marTop w:val="0"/>
          <w:marBottom w:val="0"/>
          <w:divBdr>
            <w:top w:val="none" w:sz="0" w:space="0" w:color="auto"/>
            <w:left w:val="none" w:sz="0" w:space="0" w:color="auto"/>
            <w:bottom w:val="none" w:sz="0" w:space="0" w:color="auto"/>
            <w:right w:val="none" w:sz="0" w:space="0" w:color="auto"/>
          </w:divBdr>
        </w:div>
      </w:divsChild>
    </w:div>
    <w:div w:id="148406015">
      <w:bodyDiv w:val="1"/>
      <w:marLeft w:val="0"/>
      <w:marRight w:val="0"/>
      <w:marTop w:val="0"/>
      <w:marBottom w:val="0"/>
      <w:divBdr>
        <w:top w:val="none" w:sz="0" w:space="0" w:color="auto"/>
        <w:left w:val="none" w:sz="0" w:space="0" w:color="auto"/>
        <w:bottom w:val="none" w:sz="0" w:space="0" w:color="auto"/>
        <w:right w:val="none" w:sz="0" w:space="0" w:color="auto"/>
      </w:divBdr>
      <w:divsChild>
        <w:div w:id="37438312">
          <w:marLeft w:val="0"/>
          <w:marRight w:val="0"/>
          <w:marTop w:val="0"/>
          <w:marBottom w:val="0"/>
          <w:divBdr>
            <w:top w:val="none" w:sz="0" w:space="0" w:color="auto"/>
            <w:left w:val="none" w:sz="0" w:space="0" w:color="auto"/>
            <w:bottom w:val="none" w:sz="0" w:space="0" w:color="auto"/>
            <w:right w:val="none" w:sz="0" w:space="0" w:color="auto"/>
          </w:divBdr>
        </w:div>
        <w:div w:id="174882490">
          <w:marLeft w:val="0"/>
          <w:marRight w:val="0"/>
          <w:marTop w:val="0"/>
          <w:marBottom w:val="0"/>
          <w:divBdr>
            <w:top w:val="none" w:sz="0" w:space="0" w:color="auto"/>
            <w:left w:val="none" w:sz="0" w:space="0" w:color="auto"/>
            <w:bottom w:val="none" w:sz="0" w:space="0" w:color="auto"/>
            <w:right w:val="none" w:sz="0" w:space="0" w:color="auto"/>
          </w:divBdr>
        </w:div>
        <w:div w:id="460803575">
          <w:marLeft w:val="0"/>
          <w:marRight w:val="0"/>
          <w:marTop w:val="0"/>
          <w:marBottom w:val="0"/>
          <w:divBdr>
            <w:top w:val="none" w:sz="0" w:space="0" w:color="auto"/>
            <w:left w:val="none" w:sz="0" w:space="0" w:color="auto"/>
            <w:bottom w:val="none" w:sz="0" w:space="0" w:color="auto"/>
            <w:right w:val="none" w:sz="0" w:space="0" w:color="auto"/>
          </w:divBdr>
        </w:div>
        <w:div w:id="549878753">
          <w:marLeft w:val="0"/>
          <w:marRight w:val="0"/>
          <w:marTop w:val="0"/>
          <w:marBottom w:val="0"/>
          <w:divBdr>
            <w:top w:val="none" w:sz="0" w:space="0" w:color="auto"/>
            <w:left w:val="none" w:sz="0" w:space="0" w:color="auto"/>
            <w:bottom w:val="none" w:sz="0" w:space="0" w:color="auto"/>
            <w:right w:val="none" w:sz="0" w:space="0" w:color="auto"/>
          </w:divBdr>
        </w:div>
        <w:div w:id="1167017774">
          <w:marLeft w:val="0"/>
          <w:marRight w:val="0"/>
          <w:marTop w:val="0"/>
          <w:marBottom w:val="0"/>
          <w:divBdr>
            <w:top w:val="none" w:sz="0" w:space="0" w:color="auto"/>
            <w:left w:val="none" w:sz="0" w:space="0" w:color="auto"/>
            <w:bottom w:val="none" w:sz="0" w:space="0" w:color="auto"/>
            <w:right w:val="none" w:sz="0" w:space="0" w:color="auto"/>
          </w:divBdr>
        </w:div>
        <w:div w:id="1306814839">
          <w:marLeft w:val="0"/>
          <w:marRight w:val="0"/>
          <w:marTop w:val="0"/>
          <w:marBottom w:val="0"/>
          <w:divBdr>
            <w:top w:val="none" w:sz="0" w:space="0" w:color="auto"/>
            <w:left w:val="none" w:sz="0" w:space="0" w:color="auto"/>
            <w:bottom w:val="none" w:sz="0" w:space="0" w:color="auto"/>
            <w:right w:val="none" w:sz="0" w:space="0" w:color="auto"/>
          </w:divBdr>
        </w:div>
        <w:div w:id="1591310556">
          <w:marLeft w:val="0"/>
          <w:marRight w:val="0"/>
          <w:marTop w:val="0"/>
          <w:marBottom w:val="0"/>
          <w:divBdr>
            <w:top w:val="none" w:sz="0" w:space="0" w:color="auto"/>
            <w:left w:val="none" w:sz="0" w:space="0" w:color="auto"/>
            <w:bottom w:val="none" w:sz="0" w:space="0" w:color="auto"/>
            <w:right w:val="none" w:sz="0" w:space="0" w:color="auto"/>
          </w:divBdr>
        </w:div>
      </w:divsChild>
    </w:div>
    <w:div w:id="148832576">
      <w:bodyDiv w:val="1"/>
      <w:marLeft w:val="0"/>
      <w:marRight w:val="0"/>
      <w:marTop w:val="0"/>
      <w:marBottom w:val="0"/>
      <w:divBdr>
        <w:top w:val="none" w:sz="0" w:space="0" w:color="auto"/>
        <w:left w:val="none" w:sz="0" w:space="0" w:color="auto"/>
        <w:bottom w:val="none" w:sz="0" w:space="0" w:color="auto"/>
        <w:right w:val="none" w:sz="0" w:space="0" w:color="auto"/>
      </w:divBdr>
    </w:div>
    <w:div w:id="150292449">
      <w:bodyDiv w:val="1"/>
      <w:marLeft w:val="0"/>
      <w:marRight w:val="0"/>
      <w:marTop w:val="0"/>
      <w:marBottom w:val="0"/>
      <w:divBdr>
        <w:top w:val="none" w:sz="0" w:space="0" w:color="auto"/>
        <w:left w:val="none" w:sz="0" w:space="0" w:color="auto"/>
        <w:bottom w:val="none" w:sz="0" w:space="0" w:color="auto"/>
        <w:right w:val="none" w:sz="0" w:space="0" w:color="auto"/>
      </w:divBdr>
      <w:divsChild>
        <w:div w:id="44918448">
          <w:marLeft w:val="0"/>
          <w:marRight w:val="0"/>
          <w:marTop w:val="0"/>
          <w:marBottom w:val="0"/>
          <w:divBdr>
            <w:top w:val="none" w:sz="0" w:space="0" w:color="auto"/>
            <w:left w:val="none" w:sz="0" w:space="0" w:color="auto"/>
            <w:bottom w:val="none" w:sz="0" w:space="0" w:color="auto"/>
            <w:right w:val="none" w:sz="0" w:space="0" w:color="auto"/>
          </w:divBdr>
        </w:div>
        <w:div w:id="233397408">
          <w:marLeft w:val="0"/>
          <w:marRight w:val="0"/>
          <w:marTop w:val="0"/>
          <w:marBottom w:val="0"/>
          <w:divBdr>
            <w:top w:val="none" w:sz="0" w:space="0" w:color="auto"/>
            <w:left w:val="none" w:sz="0" w:space="0" w:color="auto"/>
            <w:bottom w:val="none" w:sz="0" w:space="0" w:color="auto"/>
            <w:right w:val="none" w:sz="0" w:space="0" w:color="auto"/>
          </w:divBdr>
        </w:div>
        <w:div w:id="368649141">
          <w:marLeft w:val="0"/>
          <w:marRight w:val="0"/>
          <w:marTop w:val="0"/>
          <w:marBottom w:val="0"/>
          <w:divBdr>
            <w:top w:val="none" w:sz="0" w:space="0" w:color="auto"/>
            <w:left w:val="none" w:sz="0" w:space="0" w:color="auto"/>
            <w:bottom w:val="none" w:sz="0" w:space="0" w:color="auto"/>
            <w:right w:val="none" w:sz="0" w:space="0" w:color="auto"/>
          </w:divBdr>
        </w:div>
        <w:div w:id="434911719">
          <w:marLeft w:val="0"/>
          <w:marRight w:val="0"/>
          <w:marTop w:val="0"/>
          <w:marBottom w:val="0"/>
          <w:divBdr>
            <w:top w:val="none" w:sz="0" w:space="0" w:color="auto"/>
            <w:left w:val="none" w:sz="0" w:space="0" w:color="auto"/>
            <w:bottom w:val="none" w:sz="0" w:space="0" w:color="auto"/>
            <w:right w:val="none" w:sz="0" w:space="0" w:color="auto"/>
          </w:divBdr>
        </w:div>
        <w:div w:id="435057748">
          <w:marLeft w:val="0"/>
          <w:marRight w:val="0"/>
          <w:marTop w:val="0"/>
          <w:marBottom w:val="0"/>
          <w:divBdr>
            <w:top w:val="none" w:sz="0" w:space="0" w:color="auto"/>
            <w:left w:val="none" w:sz="0" w:space="0" w:color="auto"/>
            <w:bottom w:val="none" w:sz="0" w:space="0" w:color="auto"/>
            <w:right w:val="none" w:sz="0" w:space="0" w:color="auto"/>
          </w:divBdr>
        </w:div>
        <w:div w:id="440804910">
          <w:marLeft w:val="0"/>
          <w:marRight w:val="0"/>
          <w:marTop w:val="0"/>
          <w:marBottom w:val="0"/>
          <w:divBdr>
            <w:top w:val="none" w:sz="0" w:space="0" w:color="auto"/>
            <w:left w:val="none" w:sz="0" w:space="0" w:color="auto"/>
            <w:bottom w:val="none" w:sz="0" w:space="0" w:color="auto"/>
            <w:right w:val="none" w:sz="0" w:space="0" w:color="auto"/>
          </w:divBdr>
        </w:div>
        <w:div w:id="584609687">
          <w:marLeft w:val="0"/>
          <w:marRight w:val="0"/>
          <w:marTop w:val="0"/>
          <w:marBottom w:val="0"/>
          <w:divBdr>
            <w:top w:val="none" w:sz="0" w:space="0" w:color="auto"/>
            <w:left w:val="none" w:sz="0" w:space="0" w:color="auto"/>
            <w:bottom w:val="none" w:sz="0" w:space="0" w:color="auto"/>
            <w:right w:val="none" w:sz="0" w:space="0" w:color="auto"/>
          </w:divBdr>
        </w:div>
        <w:div w:id="844976661">
          <w:marLeft w:val="0"/>
          <w:marRight w:val="0"/>
          <w:marTop w:val="0"/>
          <w:marBottom w:val="0"/>
          <w:divBdr>
            <w:top w:val="none" w:sz="0" w:space="0" w:color="auto"/>
            <w:left w:val="none" w:sz="0" w:space="0" w:color="auto"/>
            <w:bottom w:val="none" w:sz="0" w:space="0" w:color="auto"/>
            <w:right w:val="none" w:sz="0" w:space="0" w:color="auto"/>
          </w:divBdr>
        </w:div>
        <w:div w:id="958728703">
          <w:marLeft w:val="0"/>
          <w:marRight w:val="0"/>
          <w:marTop w:val="0"/>
          <w:marBottom w:val="0"/>
          <w:divBdr>
            <w:top w:val="none" w:sz="0" w:space="0" w:color="auto"/>
            <w:left w:val="none" w:sz="0" w:space="0" w:color="auto"/>
            <w:bottom w:val="none" w:sz="0" w:space="0" w:color="auto"/>
            <w:right w:val="none" w:sz="0" w:space="0" w:color="auto"/>
          </w:divBdr>
        </w:div>
        <w:div w:id="996685885">
          <w:marLeft w:val="0"/>
          <w:marRight w:val="0"/>
          <w:marTop w:val="0"/>
          <w:marBottom w:val="0"/>
          <w:divBdr>
            <w:top w:val="none" w:sz="0" w:space="0" w:color="auto"/>
            <w:left w:val="none" w:sz="0" w:space="0" w:color="auto"/>
            <w:bottom w:val="none" w:sz="0" w:space="0" w:color="auto"/>
            <w:right w:val="none" w:sz="0" w:space="0" w:color="auto"/>
          </w:divBdr>
        </w:div>
        <w:div w:id="1296374321">
          <w:marLeft w:val="0"/>
          <w:marRight w:val="0"/>
          <w:marTop w:val="0"/>
          <w:marBottom w:val="0"/>
          <w:divBdr>
            <w:top w:val="none" w:sz="0" w:space="0" w:color="auto"/>
            <w:left w:val="none" w:sz="0" w:space="0" w:color="auto"/>
            <w:bottom w:val="none" w:sz="0" w:space="0" w:color="auto"/>
            <w:right w:val="none" w:sz="0" w:space="0" w:color="auto"/>
          </w:divBdr>
        </w:div>
        <w:div w:id="1511992292">
          <w:marLeft w:val="0"/>
          <w:marRight w:val="0"/>
          <w:marTop w:val="0"/>
          <w:marBottom w:val="0"/>
          <w:divBdr>
            <w:top w:val="none" w:sz="0" w:space="0" w:color="auto"/>
            <w:left w:val="none" w:sz="0" w:space="0" w:color="auto"/>
            <w:bottom w:val="none" w:sz="0" w:space="0" w:color="auto"/>
            <w:right w:val="none" w:sz="0" w:space="0" w:color="auto"/>
          </w:divBdr>
        </w:div>
        <w:div w:id="1560365739">
          <w:marLeft w:val="0"/>
          <w:marRight w:val="0"/>
          <w:marTop w:val="0"/>
          <w:marBottom w:val="0"/>
          <w:divBdr>
            <w:top w:val="none" w:sz="0" w:space="0" w:color="auto"/>
            <w:left w:val="none" w:sz="0" w:space="0" w:color="auto"/>
            <w:bottom w:val="none" w:sz="0" w:space="0" w:color="auto"/>
            <w:right w:val="none" w:sz="0" w:space="0" w:color="auto"/>
          </w:divBdr>
        </w:div>
        <w:div w:id="1584022646">
          <w:marLeft w:val="0"/>
          <w:marRight w:val="0"/>
          <w:marTop w:val="0"/>
          <w:marBottom w:val="0"/>
          <w:divBdr>
            <w:top w:val="none" w:sz="0" w:space="0" w:color="auto"/>
            <w:left w:val="none" w:sz="0" w:space="0" w:color="auto"/>
            <w:bottom w:val="none" w:sz="0" w:space="0" w:color="auto"/>
            <w:right w:val="none" w:sz="0" w:space="0" w:color="auto"/>
          </w:divBdr>
        </w:div>
        <w:div w:id="1953857126">
          <w:marLeft w:val="0"/>
          <w:marRight w:val="0"/>
          <w:marTop w:val="0"/>
          <w:marBottom w:val="0"/>
          <w:divBdr>
            <w:top w:val="none" w:sz="0" w:space="0" w:color="auto"/>
            <w:left w:val="none" w:sz="0" w:space="0" w:color="auto"/>
            <w:bottom w:val="none" w:sz="0" w:space="0" w:color="auto"/>
            <w:right w:val="none" w:sz="0" w:space="0" w:color="auto"/>
          </w:divBdr>
        </w:div>
        <w:div w:id="1957904131">
          <w:marLeft w:val="0"/>
          <w:marRight w:val="0"/>
          <w:marTop w:val="0"/>
          <w:marBottom w:val="0"/>
          <w:divBdr>
            <w:top w:val="none" w:sz="0" w:space="0" w:color="auto"/>
            <w:left w:val="none" w:sz="0" w:space="0" w:color="auto"/>
            <w:bottom w:val="none" w:sz="0" w:space="0" w:color="auto"/>
            <w:right w:val="none" w:sz="0" w:space="0" w:color="auto"/>
          </w:divBdr>
        </w:div>
        <w:div w:id="1980958557">
          <w:marLeft w:val="0"/>
          <w:marRight w:val="0"/>
          <w:marTop w:val="0"/>
          <w:marBottom w:val="0"/>
          <w:divBdr>
            <w:top w:val="none" w:sz="0" w:space="0" w:color="auto"/>
            <w:left w:val="none" w:sz="0" w:space="0" w:color="auto"/>
            <w:bottom w:val="none" w:sz="0" w:space="0" w:color="auto"/>
            <w:right w:val="none" w:sz="0" w:space="0" w:color="auto"/>
          </w:divBdr>
        </w:div>
        <w:div w:id="2006126304">
          <w:marLeft w:val="0"/>
          <w:marRight w:val="0"/>
          <w:marTop w:val="0"/>
          <w:marBottom w:val="0"/>
          <w:divBdr>
            <w:top w:val="none" w:sz="0" w:space="0" w:color="auto"/>
            <w:left w:val="none" w:sz="0" w:space="0" w:color="auto"/>
            <w:bottom w:val="none" w:sz="0" w:space="0" w:color="auto"/>
            <w:right w:val="none" w:sz="0" w:space="0" w:color="auto"/>
          </w:divBdr>
        </w:div>
        <w:div w:id="2048993760">
          <w:marLeft w:val="0"/>
          <w:marRight w:val="0"/>
          <w:marTop w:val="0"/>
          <w:marBottom w:val="0"/>
          <w:divBdr>
            <w:top w:val="none" w:sz="0" w:space="0" w:color="auto"/>
            <w:left w:val="none" w:sz="0" w:space="0" w:color="auto"/>
            <w:bottom w:val="none" w:sz="0" w:space="0" w:color="auto"/>
            <w:right w:val="none" w:sz="0" w:space="0" w:color="auto"/>
          </w:divBdr>
        </w:div>
        <w:div w:id="2051224710">
          <w:marLeft w:val="0"/>
          <w:marRight w:val="0"/>
          <w:marTop w:val="0"/>
          <w:marBottom w:val="0"/>
          <w:divBdr>
            <w:top w:val="none" w:sz="0" w:space="0" w:color="auto"/>
            <w:left w:val="none" w:sz="0" w:space="0" w:color="auto"/>
            <w:bottom w:val="none" w:sz="0" w:space="0" w:color="auto"/>
            <w:right w:val="none" w:sz="0" w:space="0" w:color="auto"/>
          </w:divBdr>
        </w:div>
      </w:divsChild>
    </w:div>
    <w:div w:id="160202118">
      <w:bodyDiv w:val="1"/>
      <w:marLeft w:val="0"/>
      <w:marRight w:val="0"/>
      <w:marTop w:val="0"/>
      <w:marBottom w:val="0"/>
      <w:divBdr>
        <w:top w:val="none" w:sz="0" w:space="0" w:color="auto"/>
        <w:left w:val="none" w:sz="0" w:space="0" w:color="auto"/>
        <w:bottom w:val="none" w:sz="0" w:space="0" w:color="auto"/>
        <w:right w:val="none" w:sz="0" w:space="0" w:color="auto"/>
      </w:divBdr>
    </w:div>
    <w:div w:id="160900409">
      <w:bodyDiv w:val="1"/>
      <w:marLeft w:val="0"/>
      <w:marRight w:val="0"/>
      <w:marTop w:val="0"/>
      <w:marBottom w:val="0"/>
      <w:divBdr>
        <w:top w:val="none" w:sz="0" w:space="0" w:color="auto"/>
        <w:left w:val="none" w:sz="0" w:space="0" w:color="auto"/>
        <w:bottom w:val="none" w:sz="0" w:space="0" w:color="auto"/>
        <w:right w:val="none" w:sz="0" w:space="0" w:color="auto"/>
      </w:divBdr>
      <w:divsChild>
        <w:div w:id="1711224724">
          <w:marLeft w:val="0"/>
          <w:marRight w:val="0"/>
          <w:marTop w:val="0"/>
          <w:marBottom w:val="0"/>
          <w:divBdr>
            <w:top w:val="none" w:sz="0" w:space="0" w:color="auto"/>
            <w:left w:val="none" w:sz="0" w:space="0" w:color="auto"/>
            <w:bottom w:val="none" w:sz="0" w:space="0" w:color="auto"/>
            <w:right w:val="none" w:sz="0" w:space="0" w:color="auto"/>
          </w:divBdr>
          <w:divsChild>
            <w:div w:id="767191497">
              <w:marLeft w:val="0"/>
              <w:marRight w:val="0"/>
              <w:marTop w:val="0"/>
              <w:marBottom w:val="0"/>
              <w:divBdr>
                <w:top w:val="none" w:sz="0" w:space="0" w:color="auto"/>
                <w:left w:val="none" w:sz="0" w:space="0" w:color="auto"/>
                <w:bottom w:val="none" w:sz="0" w:space="0" w:color="auto"/>
                <w:right w:val="none" w:sz="0" w:space="0" w:color="auto"/>
              </w:divBdr>
              <w:divsChild>
                <w:div w:id="2006861730">
                  <w:marLeft w:val="0"/>
                  <w:marRight w:val="0"/>
                  <w:marTop w:val="0"/>
                  <w:marBottom w:val="0"/>
                  <w:divBdr>
                    <w:top w:val="none" w:sz="0" w:space="0" w:color="auto"/>
                    <w:left w:val="none" w:sz="0" w:space="0" w:color="auto"/>
                    <w:bottom w:val="none" w:sz="0" w:space="0" w:color="auto"/>
                    <w:right w:val="none" w:sz="0" w:space="0" w:color="auto"/>
                  </w:divBdr>
                  <w:divsChild>
                    <w:div w:id="1948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0639">
          <w:marLeft w:val="0"/>
          <w:marRight w:val="0"/>
          <w:marTop w:val="0"/>
          <w:marBottom w:val="0"/>
          <w:divBdr>
            <w:top w:val="none" w:sz="0" w:space="0" w:color="auto"/>
            <w:left w:val="none" w:sz="0" w:space="0" w:color="auto"/>
            <w:bottom w:val="none" w:sz="0" w:space="0" w:color="auto"/>
            <w:right w:val="none" w:sz="0" w:space="0" w:color="auto"/>
          </w:divBdr>
        </w:div>
      </w:divsChild>
    </w:div>
    <w:div w:id="170485545">
      <w:bodyDiv w:val="1"/>
      <w:marLeft w:val="0"/>
      <w:marRight w:val="0"/>
      <w:marTop w:val="0"/>
      <w:marBottom w:val="0"/>
      <w:divBdr>
        <w:top w:val="none" w:sz="0" w:space="0" w:color="auto"/>
        <w:left w:val="none" w:sz="0" w:space="0" w:color="auto"/>
        <w:bottom w:val="none" w:sz="0" w:space="0" w:color="auto"/>
        <w:right w:val="none" w:sz="0" w:space="0" w:color="auto"/>
      </w:divBdr>
    </w:div>
    <w:div w:id="173035805">
      <w:bodyDiv w:val="1"/>
      <w:marLeft w:val="0"/>
      <w:marRight w:val="0"/>
      <w:marTop w:val="0"/>
      <w:marBottom w:val="0"/>
      <w:divBdr>
        <w:top w:val="none" w:sz="0" w:space="0" w:color="auto"/>
        <w:left w:val="none" w:sz="0" w:space="0" w:color="auto"/>
        <w:bottom w:val="none" w:sz="0" w:space="0" w:color="auto"/>
        <w:right w:val="none" w:sz="0" w:space="0" w:color="auto"/>
      </w:divBdr>
    </w:div>
    <w:div w:id="174418778">
      <w:bodyDiv w:val="1"/>
      <w:marLeft w:val="0"/>
      <w:marRight w:val="0"/>
      <w:marTop w:val="0"/>
      <w:marBottom w:val="0"/>
      <w:divBdr>
        <w:top w:val="none" w:sz="0" w:space="0" w:color="auto"/>
        <w:left w:val="none" w:sz="0" w:space="0" w:color="auto"/>
        <w:bottom w:val="none" w:sz="0" w:space="0" w:color="auto"/>
        <w:right w:val="none" w:sz="0" w:space="0" w:color="auto"/>
      </w:divBdr>
    </w:div>
    <w:div w:id="191305065">
      <w:bodyDiv w:val="1"/>
      <w:marLeft w:val="0"/>
      <w:marRight w:val="0"/>
      <w:marTop w:val="0"/>
      <w:marBottom w:val="0"/>
      <w:divBdr>
        <w:top w:val="none" w:sz="0" w:space="0" w:color="auto"/>
        <w:left w:val="none" w:sz="0" w:space="0" w:color="auto"/>
        <w:bottom w:val="none" w:sz="0" w:space="0" w:color="auto"/>
        <w:right w:val="none" w:sz="0" w:space="0" w:color="auto"/>
      </w:divBdr>
      <w:divsChild>
        <w:div w:id="1743674311">
          <w:marLeft w:val="0"/>
          <w:marRight w:val="0"/>
          <w:marTop w:val="0"/>
          <w:marBottom w:val="0"/>
          <w:divBdr>
            <w:top w:val="none" w:sz="0" w:space="0" w:color="auto"/>
            <w:left w:val="none" w:sz="0" w:space="0" w:color="auto"/>
            <w:bottom w:val="none" w:sz="0" w:space="0" w:color="auto"/>
            <w:right w:val="none" w:sz="0" w:space="0" w:color="auto"/>
          </w:divBdr>
        </w:div>
      </w:divsChild>
    </w:div>
    <w:div w:id="194392675">
      <w:bodyDiv w:val="1"/>
      <w:marLeft w:val="0"/>
      <w:marRight w:val="0"/>
      <w:marTop w:val="0"/>
      <w:marBottom w:val="0"/>
      <w:divBdr>
        <w:top w:val="none" w:sz="0" w:space="0" w:color="auto"/>
        <w:left w:val="none" w:sz="0" w:space="0" w:color="auto"/>
        <w:bottom w:val="none" w:sz="0" w:space="0" w:color="auto"/>
        <w:right w:val="none" w:sz="0" w:space="0" w:color="auto"/>
      </w:divBdr>
    </w:div>
    <w:div w:id="196624737">
      <w:bodyDiv w:val="1"/>
      <w:marLeft w:val="0"/>
      <w:marRight w:val="0"/>
      <w:marTop w:val="0"/>
      <w:marBottom w:val="0"/>
      <w:divBdr>
        <w:top w:val="none" w:sz="0" w:space="0" w:color="auto"/>
        <w:left w:val="none" w:sz="0" w:space="0" w:color="auto"/>
        <w:bottom w:val="none" w:sz="0" w:space="0" w:color="auto"/>
        <w:right w:val="none" w:sz="0" w:space="0" w:color="auto"/>
      </w:divBdr>
    </w:div>
    <w:div w:id="201790635">
      <w:bodyDiv w:val="1"/>
      <w:marLeft w:val="0"/>
      <w:marRight w:val="0"/>
      <w:marTop w:val="0"/>
      <w:marBottom w:val="0"/>
      <w:divBdr>
        <w:top w:val="none" w:sz="0" w:space="0" w:color="auto"/>
        <w:left w:val="none" w:sz="0" w:space="0" w:color="auto"/>
        <w:bottom w:val="none" w:sz="0" w:space="0" w:color="auto"/>
        <w:right w:val="none" w:sz="0" w:space="0" w:color="auto"/>
      </w:divBdr>
    </w:div>
    <w:div w:id="214120293">
      <w:bodyDiv w:val="1"/>
      <w:marLeft w:val="0"/>
      <w:marRight w:val="0"/>
      <w:marTop w:val="0"/>
      <w:marBottom w:val="0"/>
      <w:divBdr>
        <w:top w:val="none" w:sz="0" w:space="0" w:color="auto"/>
        <w:left w:val="none" w:sz="0" w:space="0" w:color="auto"/>
        <w:bottom w:val="none" w:sz="0" w:space="0" w:color="auto"/>
        <w:right w:val="none" w:sz="0" w:space="0" w:color="auto"/>
      </w:divBdr>
    </w:div>
    <w:div w:id="216863966">
      <w:bodyDiv w:val="1"/>
      <w:marLeft w:val="0"/>
      <w:marRight w:val="0"/>
      <w:marTop w:val="0"/>
      <w:marBottom w:val="0"/>
      <w:divBdr>
        <w:top w:val="none" w:sz="0" w:space="0" w:color="auto"/>
        <w:left w:val="none" w:sz="0" w:space="0" w:color="auto"/>
        <w:bottom w:val="none" w:sz="0" w:space="0" w:color="auto"/>
        <w:right w:val="none" w:sz="0" w:space="0" w:color="auto"/>
      </w:divBdr>
      <w:divsChild>
        <w:div w:id="1010183945">
          <w:marLeft w:val="0"/>
          <w:marRight w:val="0"/>
          <w:marTop w:val="0"/>
          <w:marBottom w:val="0"/>
          <w:divBdr>
            <w:top w:val="none" w:sz="0" w:space="0" w:color="auto"/>
            <w:left w:val="none" w:sz="0" w:space="0" w:color="auto"/>
            <w:bottom w:val="none" w:sz="0" w:space="0" w:color="auto"/>
            <w:right w:val="none" w:sz="0" w:space="0" w:color="auto"/>
          </w:divBdr>
          <w:divsChild>
            <w:div w:id="432406736">
              <w:marLeft w:val="0"/>
              <w:marRight w:val="0"/>
              <w:marTop w:val="0"/>
              <w:marBottom w:val="0"/>
              <w:divBdr>
                <w:top w:val="none" w:sz="0" w:space="0" w:color="auto"/>
                <w:left w:val="none" w:sz="0" w:space="0" w:color="auto"/>
                <w:bottom w:val="none" w:sz="0" w:space="0" w:color="auto"/>
                <w:right w:val="none" w:sz="0" w:space="0" w:color="auto"/>
              </w:divBdr>
              <w:divsChild>
                <w:div w:id="956564100">
                  <w:marLeft w:val="0"/>
                  <w:marRight w:val="0"/>
                  <w:marTop w:val="0"/>
                  <w:marBottom w:val="0"/>
                  <w:divBdr>
                    <w:top w:val="none" w:sz="0" w:space="0" w:color="auto"/>
                    <w:left w:val="none" w:sz="0" w:space="0" w:color="auto"/>
                    <w:bottom w:val="none" w:sz="0" w:space="0" w:color="auto"/>
                    <w:right w:val="none" w:sz="0" w:space="0" w:color="auto"/>
                  </w:divBdr>
                  <w:divsChild>
                    <w:div w:id="1111706721">
                      <w:marLeft w:val="0"/>
                      <w:marRight w:val="0"/>
                      <w:marTop w:val="0"/>
                      <w:marBottom w:val="0"/>
                      <w:divBdr>
                        <w:top w:val="none" w:sz="0" w:space="0" w:color="auto"/>
                        <w:left w:val="none" w:sz="0" w:space="0" w:color="auto"/>
                        <w:bottom w:val="none" w:sz="0" w:space="0" w:color="auto"/>
                        <w:right w:val="none" w:sz="0" w:space="0" w:color="auto"/>
                      </w:divBdr>
                      <w:divsChild>
                        <w:div w:id="1199899616">
                          <w:marLeft w:val="0"/>
                          <w:marRight w:val="0"/>
                          <w:marTop w:val="0"/>
                          <w:marBottom w:val="0"/>
                          <w:divBdr>
                            <w:top w:val="none" w:sz="0" w:space="0" w:color="auto"/>
                            <w:left w:val="none" w:sz="0" w:space="0" w:color="auto"/>
                            <w:bottom w:val="none" w:sz="0" w:space="0" w:color="auto"/>
                            <w:right w:val="none" w:sz="0" w:space="0" w:color="auto"/>
                          </w:divBdr>
                          <w:divsChild>
                            <w:div w:id="15932199">
                              <w:marLeft w:val="0"/>
                              <w:marRight w:val="0"/>
                              <w:marTop w:val="0"/>
                              <w:marBottom w:val="0"/>
                              <w:divBdr>
                                <w:top w:val="none" w:sz="0" w:space="0" w:color="auto"/>
                                <w:left w:val="none" w:sz="0" w:space="0" w:color="auto"/>
                                <w:bottom w:val="none" w:sz="0" w:space="0" w:color="auto"/>
                                <w:right w:val="none" w:sz="0" w:space="0" w:color="auto"/>
                              </w:divBdr>
                              <w:divsChild>
                                <w:div w:id="542209132">
                                  <w:marLeft w:val="0"/>
                                  <w:marRight w:val="0"/>
                                  <w:marTop w:val="0"/>
                                  <w:marBottom w:val="0"/>
                                  <w:divBdr>
                                    <w:top w:val="none" w:sz="0" w:space="0" w:color="auto"/>
                                    <w:left w:val="none" w:sz="0" w:space="0" w:color="auto"/>
                                    <w:bottom w:val="none" w:sz="0" w:space="0" w:color="auto"/>
                                    <w:right w:val="none" w:sz="0" w:space="0" w:color="auto"/>
                                  </w:divBdr>
                                  <w:divsChild>
                                    <w:div w:id="81996914">
                                      <w:marLeft w:val="0"/>
                                      <w:marRight w:val="0"/>
                                      <w:marTop w:val="0"/>
                                      <w:marBottom w:val="0"/>
                                      <w:divBdr>
                                        <w:top w:val="none" w:sz="0" w:space="0" w:color="auto"/>
                                        <w:left w:val="none" w:sz="0" w:space="0" w:color="auto"/>
                                        <w:bottom w:val="none" w:sz="0" w:space="0" w:color="auto"/>
                                        <w:right w:val="none" w:sz="0" w:space="0" w:color="auto"/>
                                      </w:divBdr>
                                      <w:divsChild>
                                        <w:div w:id="1965883876">
                                          <w:marLeft w:val="0"/>
                                          <w:marRight w:val="0"/>
                                          <w:marTop w:val="0"/>
                                          <w:marBottom w:val="0"/>
                                          <w:divBdr>
                                            <w:top w:val="none" w:sz="0" w:space="0" w:color="auto"/>
                                            <w:left w:val="none" w:sz="0" w:space="0" w:color="auto"/>
                                            <w:bottom w:val="none" w:sz="0" w:space="0" w:color="auto"/>
                                            <w:right w:val="none" w:sz="0" w:space="0" w:color="auto"/>
                                          </w:divBdr>
                                          <w:divsChild>
                                            <w:div w:id="483815255">
                                              <w:marLeft w:val="0"/>
                                              <w:marRight w:val="0"/>
                                              <w:marTop w:val="0"/>
                                              <w:marBottom w:val="0"/>
                                              <w:divBdr>
                                                <w:top w:val="none" w:sz="0" w:space="0" w:color="auto"/>
                                                <w:left w:val="none" w:sz="0" w:space="0" w:color="auto"/>
                                                <w:bottom w:val="none" w:sz="0" w:space="0" w:color="auto"/>
                                                <w:right w:val="none" w:sz="0" w:space="0" w:color="auto"/>
                                              </w:divBdr>
                                              <w:divsChild>
                                                <w:div w:id="66050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612000">
                          <w:marLeft w:val="0"/>
                          <w:marRight w:val="0"/>
                          <w:marTop w:val="0"/>
                          <w:marBottom w:val="0"/>
                          <w:divBdr>
                            <w:top w:val="none" w:sz="0" w:space="0" w:color="auto"/>
                            <w:left w:val="none" w:sz="0" w:space="0" w:color="auto"/>
                            <w:bottom w:val="none" w:sz="0" w:space="0" w:color="auto"/>
                            <w:right w:val="none" w:sz="0" w:space="0" w:color="auto"/>
                          </w:divBdr>
                          <w:divsChild>
                            <w:div w:id="893388080">
                              <w:marLeft w:val="0"/>
                              <w:marRight w:val="0"/>
                              <w:marTop w:val="0"/>
                              <w:marBottom w:val="0"/>
                              <w:divBdr>
                                <w:top w:val="none" w:sz="0" w:space="0" w:color="auto"/>
                                <w:left w:val="none" w:sz="0" w:space="0" w:color="auto"/>
                                <w:bottom w:val="none" w:sz="0" w:space="0" w:color="auto"/>
                                <w:right w:val="none" w:sz="0" w:space="0" w:color="auto"/>
                              </w:divBdr>
                              <w:divsChild>
                                <w:div w:id="1430007866">
                                  <w:marLeft w:val="0"/>
                                  <w:marRight w:val="0"/>
                                  <w:marTop w:val="0"/>
                                  <w:marBottom w:val="0"/>
                                  <w:divBdr>
                                    <w:top w:val="none" w:sz="0" w:space="0" w:color="auto"/>
                                    <w:left w:val="none" w:sz="0" w:space="0" w:color="auto"/>
                                    <w:bottom w:val="none" w:sz="0" w:space="0" w:color="auto"/>
                                    <w:right w:val="none" w:sz="0" w:space="0" w:color="auto"/>
                                  </w:divBdr>
                                  <w:divsChild>
                                    <w:div w:id="1360815183">
                                      <w:marLeft w:val="0"/>
                                      <w:marRight w:val="0"/>
                                      <w:marTop w:val="0"/>
                                      <w:marBottom w:val="0"/>
                                      <w:divBdr>
                                        <w:top w:val="none" w:sz="0" w:space="0" w:color="auto"/>
                                        <w:left w:val="none" w:sz="0" w:space="0" w:color="auto"/>
                                        <w:bottom w:val="none" w:sz="0" w:space="0" w:color="auto"/>
                                        <w:right w:val="none" w:sz="0" w:space="0" w:color="auto"/>
                                      </w:divBdr>
                                      <w:divsChild>
                                        <w:div w:id="1270166273">
                                          <w:marLeft w:val="0"/>
                                          <w:marRight w:val="0"/>
                                          <w:marTop w:val="0"/>
                                          <w:marBottom w:val="0"/>
                                          <w:divBdr>
                                            <w:top w:val="none" w:sz="0" w:space="0" w:color="auto"/>
                                            <w:left w:val="none" w:sz="0" w:space="0" w:color="auto"/>
                                            <w:bottom w:val="none" w:sz="0" w:space="0" w:color="auto"/>
                                            <w:right w:val="none" w:sz="0" w:space="0" w:color="auto"/>
                                          </w:divBdr>
                                          <w:divsChild>
                                            <w:div w:id="1146433064">
                                              <w:marLeft w:val="0"/>
                                              <w:marRight w:val="0"/>
                                              <w:marTop w:val="0"/>
                                              <w:marBottom w:val="0"/>
                                              <w:divBdr>
                                                <w:top w:val="none" w:sz="0" w:space="0" w:color="auto"/>
                                                <w:left w:val="none" w:sz="0" w:space="0" w:color="auto"/>
                                                <w:bottom w:val="none" w:sz="0" w:space="0" w:color="auto"/>
                                                <w:right w:val="none" w:sz="0" w:space="0" w:color="auto"/>
                                              </w:divBdr>
                                              <w:divsChild>
                                                <w:div w:id="184290567">
                                                  <w:marLeft w:val="0"/>
                                                  <w:marRight w:val="0"/>
                                                  <w:marTop w:val="0"/>
                                                  <w:marBottom w:val="0"/>
                                                  <w:divBdr>
                                                    <w:top w:val="none" w:sz="0" w:space="0" w:color="auto"/>
                                                    <w:left w:val="none" w:sz="0" w:space="0" w:color="auto"/>
                                                    <w:bottom w:val="none" w:sz="0" w:space="0" w:color="auto"/>
                                                    <w:right w:val="none" w:sz="0" w:space="0" w:color="auto"/>
                                                  </w:divBdr>
                                                  <w:divsChild>
                                                    <w:div w:id="103496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863430">
                          <w:marLeft w:val="0"/>
                          <w:marRight w:val="0"/>
                          <w:marTop w:val="0"/>
                          <w:marBottom w:val="0"/>
                          <w:divBdr>
                            <w:top w:val="none" w:sz="0" w:space="0" w:color="auto"/>
                            <w:left w:val="none" w:sz="0" w:space="0" w:color="auto"/>
                            <w:bottom w:val="none" w:sz="0" w:space="0" w:color="auto"/>
                            <w:right w:val="none" w:sz="0" w:space="0" w:color="auto"/>
                          </w:divBdr>
                          <w:divsChild>
                            <w:div w:id="2050104104">
                              <w:marLeft w:val="0"/>
                              <w:marRight w:val="0"/>
                              <w:marTop w:val="0"/>
                              <w:marBottom w:val="0"/>
                              <w:divBdr>
                                <w:top w:val="none" w:sz="0" w:space="0" w:color="auto"/>
                                <w:left w:val="none" w:sz="0" w:space="0" w:color="auto"/>
                                <w:bottom w:val="none" w:sz="0" w:space="0" w:color="auto"/>
                                <w:right w:val="none" w:sz="0" w:space="0" w:color="auto"/>
                              </w:divBdr>
                              <w:divsChild>
                                <w:div w:id="1885755328">
                                  <w:marLeft w:val="0"/>
                                  <w:marRight w:val="0"/>
                                  <w:marTop w:val="0"/>
                                  <w:marBottom w:val="0"/>
                                  <w:divBdr>
                                    <w:top w:val="none" w:sz="0" w:space="0" w:color="auto"/>
                                    <w:left w:val="none" w:sz="0" w:space="0" w:color="auto"/>
                                    <w:bottom w:val="none" w:sz="0" w:space="0" w:color="auto"/>
                                    <w:right w:val="none" w:sz="0" w:space="0" w:color="auto"/>
                                  </w:divBdr>
                                  <w:divsChild>
                                    <w:div w:id="1845585710">
                                      <w:marLeft w:val="0"/>
                                      <w:marRight w:val="0"/>
                                      <w:marTop w:val="0"/>
                                      <w:marBottom w:val="0"/>
                                      <w:divBdr>
                                        <w:top w:val="none" w:sz="0" w:space="0" w:color="auto"/>
                                        <w:left w:val="none" w:sz="0" w:space="0" w:color="auto"/>
                                        <w:bottom w:val="none" w:sz="0" w:space="0" w:color="auto"/>
                                        <w:right w:val="none" w:sz="0" w:space="0" w:color="auto"/>
                                      </w:divBdr>
                                      <w:divsChild>
                                        <w:div w:id="452793542">
                                          <w:marLeft w:val="0"/>
                                          <w:marRight w:val="0"/>
                                          <w:marTop w:val="0"/>
                                          <w:marBottom w:val="0"/>
                                          <w:divBdr>
                                            <w:top w:val="none" w:sz="0" w:space="0" w:color="auto"/>
                                            <w:left w:val="none" w:sz="0" w:space="0" w:color="auto"/>
                                            <w:bottom w:val="none" w:sz="0" w:space="0" w:color="auto"/>
                                            <w:right w:val="none" w:sz="0" w:space="0" w:color="auto"/>
                                          </w:divBdr>
                                          <w:divsChild>
                                            <w:div w:id="1989745009">
                                              <w:marLeft w:val="0"/>
                                              <w:marRight w:val="0"/>
                                              <w:marTop w:val="0"/>
                                              <w:marBottom w:val="0"/>
                                              <w:divBdr>
                                                <w:top w:val="none" w:sz="0" w:space="0" w:color="auto"/>
                                                <w:left w:val="none" w:sz="0" w:space="0" w:color="auto"/>
                                                <w:bottom w:val="none" w:sz="0" w:space="0" w:color="auto"/>
                                                <w:right w:val="none" w:sz="0" w:space="0" w:color="auto"/>
                                              </w:divBdr>
                                              <w:divsChild>
                                                <w:div w:id="57450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0501296">
          <w:marLeft w:val="0"/>
          <w:marRight w:val="0"/>
          <w:marTop w:val="0"/>
          <w:marBottom w:val="0"/>
          <w:divBdr>
            <w:top w:val="none" w:sz="0" w:space="0" w:color="auto"/>
            <w:left w:val="none" w:sz="0" w:space="0" w:color="auto"/>
            <w:bottom w:val="none" w:sz="0" w:space="0" w:color="auto"/>
            <w:right w:val="none" w:sz="0" w:space="0" w:color="auto"/>
          </w:divBdr>
          <w:divsChild>
            <w:div w:id="1991132893">
              <w:marLeft w:val="0"/>
              <w:marRight w:val="0"/>
              <w:marTop w:val="0"/>
              <w:marBottom w:val="0"/>
              <w:divBdr>
                <w:top w:val="none" w:sz="0" w:space="0" w:color="auto"/>
                <w:left w:val="none" w:sz="0" w:space="0" w:color="auto"/>
                <w:bottom w:val="none" w:sz="0" w:space="0" w:color="auto"/>
                <w:right w:val="none" w:sz="0" w:space="0" w:color="auto"/>
              </w:divBdr>
              <w:divsChild>
                <w:div w:id="1061177135">
                  <w:marLeft w:val="0"/>
                  <w:marRight w:val="0"/>
                  <w:marTop w:val="0"/>
                  <w:marBottom w:val="0"/>
                  <w:divBdr>
                    <w:top w:val="none" w:sz="0" w:space="0" w:color="auto"/>
                    <w:left w:val="none" w:sz="0" w:space="0" w:color="auto"/>
                    <w:bottom w:val="none" w:sz="0" w:space="0" w:color="auto"/>
                    <w:right w:val="none" w:sz="0" w:space="0" w:color="auto"/>
                  </w:divBdr>
                  <w:divsChild>
                    <w:div w:id="1557543588">
                      <w:marLeft w:val="0"/>
                      <w:marRight w:val="0"/>
                      <w:marTop w:val="0"/>
                      <w:marBottom w:val="0"/>
                      <w:divBdr>
                        <w:top w:val="none" w:sz="0" w:space="0" w:color="auto"/>
                        <w:left w:val="none" w:sz="0" w:space="0" w:color="auto"/>
                        <w:bottom w:val="none" w:sz="0" w:space="0" w:color="auto"/>
                        <w:right w:val="none" w:sz="0" w:space="0" w:color="auto"/>
                      </w:divBdr>
                      <w:divsChild>
                        <w:div w:id="16271878">
                          <w:marLeft w:val="0"/>
                          <w:marRight w:val="0"/>
                          <w:marTop w:val="0"/>
                          <w:marBottom w:val="0"/>
                          <w:divBdr>
                            <w:top w:val="none" w:sz="0" w:space="0" w:color="auto"/>
                            <w:left w:val="none" w:sz="0" w:space="0" w:color="auto"/>
                            <w:bottom w:val="none" w:sz="0" w:space="0" w:color="auto"/>
                            <w:right w:val="none" w:sz="0" w:space="0" w:color="auto"/>
                          </w:divBdr>
                          <w:divsChild>
                            <w:div w:id="1193542308">
                              <w:marLeft w:val="0"/>
                              <w:marRight w:val="0"/>
                              <w:marTop w:val="0"/>
                              <w:marBottom w:val="0"/>
                              <w:divBdr>
                                <w:top w:val="none" w:sz="0" w:space="0" w:color="auto"/>
                                <w:left w:val="none" w:sz="0" w:space="0" w:color="auto"/>
                                <w:bottom w:val="none" w:sz="0" w:space="0" w:color="auto"/>
                                <w:right w:val="none" w:sz="0" w:space="0" w:color="auto"/>
                              </w:divBdr>
                            </w:div>
                            <w:div w:id="164496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061117">
                  <w:marLeft w:val="0"/>
                  <w:marRight w:val="0"/>
                  <w:marTop w:val="0"/>
                  <w:marBottom w:val="0"/>
                  <w:divBdr>
                    <w:top w:val="none" w:sz="0" w:space="0" w:color="auto"/>
                    <w:left w:val="none" w:sz="0" w:space="0" w:color="auto"/>
                    <w:bottom w:val="none" w:sz="0" w:space="0" w:color="auto"/>
                    <w:right w:val="none" w:sz="0" w:space="0" w:color="auto"/>
                  </w:divBdr>
                  <w:divsChild>
                    <w:div w:id="1512138375">
                      <w:marLeft w:val="0"/>
                      <w:marRight w:val="0"/>
                      <w:marTop w:val="0"/>
                      <w:marBottom w:val="0"/>
                      <w:divBdr>
                        <w:top w:val="none" w:sz="0" w:space="0" w:color="auto"/>
                        <w:left w:val="none" w:sz="0" w:space="0" w:color="auto"/>
                        <w:bottom w:val="none" w:sz="0" w:space="0" w:color="auto"/>
                        <w:right w:val="none" w:sz="0" w:space="0" w:color="auto"/>
                      </w:divBdr>
                      <w:divsChild>
                        <w:div w:id="132998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967200">
          <w:marLeft w:val="0"/>
          <w:marRight w:val="0"/>
          <w:marTop w:val="0"/>
          <w:marBottom w:val="0"/>
          <w:divBdr>
            <w:top w:val="none" w:sz="0" w:space="0" w:color="auto"/>
            <w:left w:val="none" w:sz="0" w:space="0" w:color="auto"/>
            <w:bottom w:val="none" w:sz="0" w:space="0" w:color="auto"/>
            <w:right w:val="none" w:sz="0" w:space="0" w:color="auto"/>
          </w:divBdr>
          <w:divsChild>
            <w:div w:id="1941570367">
              <w:marLeft w:val="0"/>
              <w:marRight w:val="0"/>
              <w:marTop w:val="0"/>
              <w:marBottom w:val="0"/>
              <w:divBdr>
                <w:top w:val="none" w:sz="0" w:space="0" w:color="auto"/>
                <w:left w:val="none" w:sz="0" w:space="0" w:color="auto"/>
                <w:bottom w:val="none" w:sz="0" w:space="0" w:color="auto"/>
                <w:right w:val="none" w:sz="0" w:space="0" w:color="auto"/>
              </w:divBdr>
              <w:divsChild>
                <w:div w:id="31619590">
                  <w:marLeft w:val="0"/>
                  <w:marRight w:val="0"/>
                  <w:marTop w:val="0"/>
                  <w:marBottom w:val="0"/>
                  <w:divBdr>
                    <w:top w:val="none" w:sz="0" w:space="0" w:color="auto"/>
                    <w:left w:val="none" w:sz="0" w:space="0" w:color="auto"/>
                    <w:bottom w:val="none" w:sz="0" w:space="0" w:color="auto"/>
                    <w:right w:val="none" w:sz="0" w:space="0" w:color="auto"/>
                  </w:divBdr>
                  <w:divsChild>
                    <w:div w:id="654531490">
                      <w:marLeft w:val="0"/>
                      <w:marRight w:val="0"/>
                      <w:marTop w:val="0"/>
                      <w:marBottom w:val="0"/>
                      <w:divBdr>
                        <w:top w:val="none" w:sz="0" w:space="0" w:color="auto"/>
                        <w:left w:val="none" w:sz="0" w:space="0" w:color="auto"/>
                        <w:bottom w:val="none" w:sz="0" w:space="0" w:color="auto"/>
                        <w:right w:val="none" w:sz="0" w:space="0" w:color="auto"/>
                      </w:divBdr>
                      <w:divsChild>
                        <w:div w:id="1154953434">
                          <w:marLeft w:val="0"/>
                          <w:marRight w:val="0"/>
                          <w:marTop w:val="0"/>
                          <w:marBottom w:val="0"/>
                          <w:divBdr>
                            <w:top w:val="none" w:sz="0" w:space="0" w:color="auto"/>
                            <w:left w:val="none" w:sz="0" w:space="0" w:color="auto"/>
                            <w:bottom w:val="none" w:sz="0" w:space="0" w:color="auto"/>
                            <w:right w:val="none" w:sz="0" w:space="0" w:color="auto"/>
                          </w:divBdr>
                          <w:divsChild>
                            <w:div w:id="458299565">
                              <w:marLeft w:val="0"/>
                              <w:marRight w:val="0"/>
                              <w:marTop w:val="0"/>
                              <w:marBottom w:val="0"/>
                              <w:divBdr>
                                <w:top w:val="none" w:sz="0" w:space="0" w:color="auto"/>
                                <w:left w:val="none" w:sz="0" w:space="0" w:color="auto"/>
                                <w:bottom w:val="none" w:sz="0" w:space="0" w:color="auto"/>
                                <w:right w:val="none" w:sz="0" w:space="0" w:color="auto"/>
                              </w:divBdr>
                            </w:div>
                            <w:div w:id="18862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748981">
                  <w:marLeft w:val="0"/>
                  <w:marRight w:val="0"/>
                  <w:marTop w:val="0"/>
                  <w:marBottom w:val="0"/>
                  <w:divBdr>
                    <w:top w:val="none" w:sz="0" w:space="0" w:color="auto"/>
                    <w:left w:val="none" w:sz="0" w:space="0" w:color="auto"/>
                    <w:bottom w:val="none" w:sz="0" w:space="0" w:color="auto"/>
                    <w:right w:val="none" w:sz="0" w:space="0" w:color="auto"/>
                  </w:divBdr>
                  <w:divsChild>
                    <w:div w:id="964191604">
                      <w:marLeft w:val="0"/>
                      <w:marRight w:val="0"/>
                      <w:marTop w:val="0"/>
                      <w:marBottom w:val="0"/>
                      <w:divBdr>
                        <w:top w:val="none" w:sz="0" w:space="0" w:color="auto"/>
                        <w:left w:val="none" w:sz="0" w:space="0" w:color="auto"/>
                        <w:bottom w:val="none" w:sz="0" w:space="0" w:color="auto"/>
                        <w:right w:val="none" w:sz="0" w:space="0" w:color="auto"/>
                      </w:divBdr>
                      <w:divsChild>
                        <w:div w:id="200863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061233">
          <w:marLeft w:val="0"/>
          <w:marRight w:val="0"/>
          <w:marTop w:val="0"/>
          <w:marBottom w:val="0"/>
          <w:divBdr>
            <w:top w:val="none" w:sz="0" w:space="0" w:color="auto"/>
            <w:left w:val="none" w:sz="0" w:space="0" w:color="auto"/>
            <w:bottom w:val="none" w:sz="0" w:space="0" w:color="auto"/>
            <w:right w:val="none" w:sz="0" w:space="0" w:color="auto"/>
          </w:divBdr>
          <w:divsChild>
            <w:div w:id="238826902">
              <w:marLeft w:val="0"/>
              <w:marRight w:val="0"/>
              <w:marTop w:val="0"/>
              <w:marBottom w:val="0"/>
              <w:divBdr>
                <w:top w:val="none" w:sz="0" w:space="0" w:color="auto"/>
                <w:left w:val="none" w:sz="0" w:space="0" w:color="auto"/>
                <w:bottom w:val="none" w:sz="0" w:space="0" w:color="auto"/>
                <w:right w:val="none" w:sz="0" w:space="0" w:color="auto"/>
              </w:divBdr>
              <w:divsChild>
                <w:div w:id="1765959000">
                  <w:marLeft w:val="0"/>
                  <w:marRight w:val="0"/>
                  <w:marTop w:val="0"/>
                  <w:marBottom w:val="0"/>
                  <w:divBdr>
                    <w:top w:val="none" w:sz="0" w:space="0" w:color="auto"/>
                    <w:left w:val="none" w:sz="0" w:space="0" w:color="auto"/>
                    <w:bottom w:val="none" w:sz="0" w:space="0" w:color="auto"/>
                    <w:right w:val="none" w:sz="0" w:space="0" w:color="auto"/>
                  </w:divBdr>
                  <w:divsChild>
                    <w:div w:id="937373835">
                      <w:marLeft w:val="0"/>
                      <w:marRight w:val="0"/>
                      <w:marTop w:val="0"/>
                      <w:marBottom w:val="0"/>
                      <w:divBdr>
                        <w:top w:val="none" w:sz="0" w:space="0" w:color="auto"/>
                        <w:left w:val="none" w:sz="0" w:space="0" w:color="auto"/>
                        <w:bottom w:val="none" w:sz="0" w:space="0" w:color="auto"/>
                        <w:right w:val="none" w:sz="0" w:space="0" w:color="auto"/>
                      </w:divBdr>
                      <w:divsChild>
                        <w:div w:id="57368290">
                          <w:marLeft w:val="0"/>
                          <w:marRight w:val="0"/>
                          <w:marTop w:val="0"/>
                          <w:marBottom w:val="0"/>
                          <w:divBdr>
                            <w:top w:val="none" w:sz="0" w:space="0" w:color="auto"/>
                            <w:left w:val="none" w:sz="0" w:space="0" w:color="auto"/>
                            <w:bottom w:val="none" w:sz="0" w:space="0" w:color="auto"/>
                            <w:right w:val="none" w:sz="0" w:space="0" w:color="auto"/>
                          </w:divBdr>
                          <w:divsChild>
                            <w:div w:id="369644673">
                              <w:marLeft w:val="0"/>
                              <w:marRight w:val="0"/>
                              <w:marTop w:val="0"/>
                              <w:marBottom w:val="0"/>
                              <w:divBdr>
                                <w:top w:val="none" w:sz="0" w:space="0" w:color="auto"/>
                                <w:left w:val="none" w:sz="0" w:space="0" w:color="auto"/>
                                <w:bottom w:val="none" w:sz="0" w:space="0" w:color="auto"/>
                                <w:right w:val="none" w:sz="0" w:space="0" w:color="auto"/>
                              </w:divBdr>
                              <w:divsChild>
                                <w:div w:id="560022269">
                                  <w:marLeft w:val="0"/>
                                  <w:marRight w:val="0"/>
                                  <w:marTop w:val="0"/>
                                  <w:marBottom w:val="0"/>
                                  <w:divBdr>
                                    <w:top w:val="none" w:sz="0" w:space="0" w:color="auto"/>
                                    <w:left w:val="none" w:sz="0" w:space="0" w:color="auto"/>
                                    <w:bottom w:val="none" w:sz="0" w:space="0" w:color="auto"/>
                                    <w:right w:val="none" w:sz="0" w:space="0" w:color="auto"/>
                                  </w:divBdr>
                                  <w:divsChild>
                                    <w:div w:id="34426019">
                                      <w:marLeft w:val="0"/>
                                      <w:marRight w:val="0"/>
                                      <w:marTop w:val="0"/>
                                      <w:marBottom w:val="0"/>
                                      <w:divBdr>
                                        <w:top w:val="none" w:sz="0" w:space="0" w:color="auto"/>
                                        <w:left w:val="none" w:sz="0" w:space="0" w:color="auto"/>
                                        <w:bottom w:val="none" w:sz="0" w:space="0" w:color="auto"/>
                                        <w:right w:val="none" w:sz="0" w:space="0" w:color="auto"/>
                                      </w:divBdr>
                                    </w:div>
                                    <w:div w:id="859047109">
                                      <w:marLeft w:val="0"/>
                                      <w:marRight w:val="0"/>
                                      <w:marTop w:val="0"/>
                                      <w:marBottom w:val="0"/>
                                      <w:divBdr>
                                        <w:top w:val="none" w:sz="0" w:space="0" w:color="auto"/>
                                        <w:left w:val="none" w:sz="0" w:space="0" w:color="auto"/>
                                        <w:bottom w:val="none" w:sz="0" w:space="0" w:color="auto"/>
                                        <w:right w:val="none" w:sz="0" w:space="0" w:color="auto"/>
                                      </w:divBdr>
                                    </w:div>
                                  </w:divsChild>
                                </w:div>
                                <w:div w:id="189876185">
                                  <w:marLeft w:val="0"/>
                                  <w:marRight w:val="0"/>
                                  <w:marTop w:val="0"/>
                                  <w:marBottom w:val="0"/>
                                  <w:divBdr>
                                    <w:top w:val="none" w:sz="0" w:space="0" w:color="auto"/>
                                    <w:left w:val="none" w:sz="0" w:space="0" w:color="auto"/>
                                    <w:bottom w:val="none" w:sz="0" w:space="0" w:color="auto"/>
                                    <w:right w:val="none" w:sz="0" w:space="0" w:color="auto"/>
                                  </w:divBdr>
                                </w:div>
                                <w:div w:id="284428233">
                                  <w:marLeft w:val="0"/>
                                  <w:marRight w:val="0"/>
                                  <w:marTop w:val="0"/>
                                  <w:marBottom w:val="0"/>
                                  <w:divBdr>
                                    <w:top w:val="none" w:sz="0" w:space="0" w:color="auto"/>
                                    <w:left w:val="none" w:sz="0" w:space="0" w:color="auto"/>
                                    <w:bottom w:val="none" w:sz="0" w:space="0" w:color="auto"/>
                                    <w:right w:val="none" w:sz="0" w:space="0" w:color="auto"/>
                                  </w:divBdr>
                                </w:div>
                                <w:div w:id="783117184">
                                  <w:marLeft w:val="0"/>
                                  <w:marRight w:val="0"/>
                                  <w:marTop w:val="0"/>
                                  <w:marBottom w:val="0"/>
                                  <w:divBdr>
                                    <w:top w:val="none" w:sz="0" w:space="0" w:color="auto"/>
                                    <w:left w:val="none" w:sz="0" w:space="0" w:color="auto"/>
                                    <w:bottom w:val="none" w:sz="0" w:space="0" w:color="auto"/>
                                    <w:right w:val="none" w:sz="0" w:space="0" w:color="auto"/>
                                  </w:divBdr>
                                </w:div>
                                <w:div w:id="870217547">
                                  <w:marLeft w:val="0"/>
                                  <w:marRight w:val="0"/>
                                  <w:marTop w:val="0"/>
                                  <w:marBottom w:val="0"/>
                                  <w:divBdr>
                                    <w:top w:val="none" w:sz="0" w:space="0" w:color="auto"/>
                                    <w:left w:val="none" w:sz="0" w:space="0" w:color="auto"/>
                                    <w:bottom w:val="none" w:sz="0" w:space="0" w:color="auto"/>
                                    <w:right w:val="none" w:sz="0" w:space="0" w:color="auto"/>
                                  </w:divBdr>
                                </w:div>
                                <w:div w:id="1045376024">
                                  <w:marLeft w:val="0"/>
                                  <w:marRight w:val="0"/>
                                  <w:marTop w:val="0"/>
                                  <w:marBottom w:val="0"/>
                                  <w:divBdr>
                                    <w:top w:val="none" w:sz="0" w:space="0" w:color="auto"/>
                                    <w:left w:val="none" w:sz="0" w:space="0" w:color="auto"/>
                                    <w:bottom w:val="none" w:sz="0" w:space="0" w:color="auto"/>
                                    <w:right w:val="none" w:sz="0" w:space="0" w:color="auto"/>
                                  </w:divBdr>
                                </w:div>
                                <w:div w:id="1383215749">
                                  <w:marLeft w:val="0"/>
                                  <w:marRight w:val="0"/>
                                  <w:marTop w:val="0"/>
                                  <w:marBottom w:val="0"/>
                                  <w:divBdr>
                                    <w:top w:val="none" w:sz="0" w:space="0" w:color="auto"/>
                                    <w:left w:val="none" w:sz="0" w:space="0" w:color="auto"/>
                                    <w:bottom w:val="none" w:sz="0" w:space="0" w:color="auto"/>
                                    <w:right w:val="none" w:sz="0" w:space="0" w:color="auto"/>
                                  </w:divBdr>
                                </w:div>
                                <w:div w:id="200103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7750">
                          <w:marLeft w:val="0"/>
                          <w:marRight w:val="0"/>
                          <w:marTop w:val="0"/>
                          <w:marBottom w:val="0"/>
                          <w:divBdr>
                            <w:top w:val="none" w:sz="0" w:space="0" w:color="auto"/>
                            <w:left w:val="none" w:sz="0" w:space="0" w:color="auto"/>
                            <w:bottom w:val="none" w:sz="0" w:space="0" w:color="auto"/>
                            <w:right w:val="none" w:sz="0" w:space="0" w:color="auto"/>
                          </w:divBdr>
                          <w:divsChild>
                            <w:div w:id="73478739">
                              <w:marLeft w:val="0"/>
                              <w:marRight w:val="0"/>
                              <w:marTop w:val="0"/>
                              <w:marBottom w:val="0"/>
                              <w:divBdr>
                                <w:top w:val="none" w:sz="0" w:space="0" w:color="auto"/>
                                <w:left w:val="none" w:sz="0" w:space="0" w:color="auto"/>
                                <w:bottom w:val="none" w:sz="0" w:space="0" w:color="auto"/>
                                <w:right w:val="none" w:sz="0" w:space="0" w:color="auto"/>
                              </w:divBdr>
                              <w:divsChild>
                                <w:div w:id="14924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8932">
                          <w:marLeft w:val="0"/>
                          <w:marRight w:val="0"/>
                          <w:marTop w:val="0"/>
                          <w:marBottom w:val="0"/>
                          <w:divBdr>
                            <w:top w:val="none" w:sz="0" w:space="0" w:color="auto"/>
                            <w:left w:val="none" w:sz="0" w:space="0" w:color="auto"/>
                            <w:bottom w:val="none" w:sz="0" w:space="0" w:color="auto"/>
                            <w:right w:val="none" w:sz="0" w:space="0" w:color="auto"/>
                          </w:divBdr>
                          <w:divsChild>
                            <w:div w:id="1798134358">
                              <w:marLeft w:val="0"/>
                              <w:marRight w:val="0"/>
                              <w:marTop w:val="0"/>
                              <w:marBottom w:val="0"/>
                              <w:divBdr>
                                <w:top w:val="none" w:sz="0" w:space="0" w:color="auto"/>
                                <w:left w:val="none" w:sz="0" w:space="0" w:color="auto"/>
                                <w:bottom w:val="none" w:sz="0" w:space="0" w:color="auto"/>
                                <w:right w:val="none" w:sz="0" w:space="0" w:color="auto"/>
                              </w:divBdr>
                              <w:divsChild>
                                <w:div w:id="1042750422">
                                  <w:marLeft w:val="0"/>
                                  <w:marRight w:val="0"/>
                                  <w:marTop w:val="0"/>
                                  <w:marBottom w:val="0"/>
                                  <w:divBdr>
                                    <w:top w:val="none" w:sz="0" w:space="0" w:color="auto"/>
                                    <w:left w:val="none" w:sz="0" w:space="0" w:color="auto"/>
                                    <w:bottom w:val="none" w:sz="0" w:space="0" w:color="auto"/>
                                    <w:right w:val="none" w:sz="0" w:space="0" w:color="auto"/>
                                  </w:divBdr>
                                  <w:divsChild>
                                    <w:div w:id="89072714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90222840">
                                          <w:marLeft w:val="0"/>
                                          <w:marRight w:val="0"/>
                                          <w:marTop w:val="0"/>
                                          <w:marBottom w:val="0"/>
                                          <w:divBdr>
                                            <w:top w:val="none" w:sz="0" w:space="0" w:color="auto"/>
                                            <w:left w:val="none" w:sz="0" w:space="0" w:color="auto"/>
                                            <w:bottom w:val="none" w:sz="0" w:space="0" w:color="auto"/>
                                            <w:right w:val="none" w:sz="0" w:space="0" w:color="auto"/>
                                          </w:divBdr>
                                        </w:div>
                                      </w:divsChild>
                                    </w:div>
                                    <w:div w:id="90059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118647">
                      <w:marLeft w:val="0"/>
                      <w:marRight w:val="0"/>
                      <w:marTop w:val="0"/>
                      <w:marBottom w:val="0"/>
                      <w:divBdr>
                        <w:top w:val="none" w:sz="0" w:space="0" w:color="auto"/>
                        <w:left w:val="none" w:sz="0" w:space="0" w:color="auto"/>
                        <w:bottom w:val="none" w:sz="0" w:space="0" w:color="auto"/>
                        <w:right w:val="none" w:sz="0" w:space="0" w:color="auto"/>
                      </w:divBdr>
                      <w:divsChild>
                        <w:div w:id="15484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145369">
          <w:marLeft w:val="0"/>
          <w:marRight w:val="0"/>
          <w:marTop w:val="0"/>
          <w:marBottom w:val="0"/>
          <w:divBdr>
            <w:top w:val="none" w:sz="0" w:space="0" w:color="auto"/>
            <w:left w:val="none" w:sz="0" w:space="0" w:color="auto"/>
            <w:bottom w:val="none" w:sz="0" w:space="0" w:color="auto"/>
            <w:right w:val="none" w:sz="0" w:space="0" w:color="auto"/>
          </w:divBdr>
          <w:divsChild>
            <w:div w:id="1785614780">
              <w:marLeft w:val="0"/>
              <w:marRight w:val="0"/>
              <w:marTop w:val="0"/>
              <w:marBottom w:val="0"/>
              <w:divBdr>
                <w:top w:val="none" w:sz="0" w:space="0" w:color="auto"/>
                <w:left w:val="none" w:sz="0" w:space="0" w:color="auto"/>
                <w:bottom w:val="none" w:sz="0" w:space="0" w:color="auto"/>
                <w:right w:val="none" w:sz="0" w:space="0" w:color="auto"/>
              </w:divBdr>
              <w:divsChild>
                <w:div w:id="1347748497">
                  <w:marLeft w:val="0"/>
                  <w:marRight w:val="0"/>
                  <w:marTop w:val="0"/>
                  <w:marBottom w:val="0"/>
                  <w:divBdr>
                    <w:top w:val="none" w:sz="0" w:space="0" w:color="auto"/>
                    <w:left w:val="none" w:sz="0" w:space="0" w:color="auto"/>
                    <w:bottom w:val="none" w:sz="0" w:space="0" w:color="auto"/>
                    <w:right w:val="none" w:sz="0" w:space="0" w:color="auto"/>
                  </w:divBdr>
                  <w:divsChild>
                    <w:div w:id="1223519725">
                      <w:marLeft w:val="0"/>
                      <w:marRight w:val="0"/>
                      <w:marTop w:val="0"/>
                      <w:marBottom w:val="0"/>
                      <w:divBdr>
                        <w:top w:val="none" w:sz="0" w:space="0" w:color="auto"/>
                        <w:left w:val="none" w:sz="0" w:space="0" w:color="auto"/>
                        <w:bottom w:val="none" w:sz="0" w:space="0" w:color="auto"/>
                        <w:right w:val="none" w:sz="0" w:space="0" w:color="auto"/>
                      </w:divBdr>
                      <w:divsChild>
                        <w:div w:id="168833846">
                          <w:marLeft w:val="0"/>
                          <w:marRight w:val="0"/>
                          <w:marTop w:val="0"/>
                          <w:marBottom w:val="0"/>
                          <w:divBdr>
                            <w:top w:val="none" w:sz="0" w:space="0" w:color="auto"/>
                            <w:left w:val="none" w:sz="0" w:space="0" w:color="auto"/>
                            <w:bottom w:val="none" w:sz="0" w:space="0" w:color="auto"/>
                            <w:right w:val="none" w:sz="0" w:space="0" w:color="auto"/>
                          </w:divBdr>
                          <w:divsChild>
                            <w:div w:id="36513191">
                              <w:marLeft w:val="0"/>
                              <w:marRight w:val="0"/>
                              <w:marTop w:val="0"/>
                              <w:marBottom w:val="0"/>
                              <w:divBdr>
                                <w:top w:val="none" w:sz="0" w:space="0" w:color="auto"/>
                                <w:left w:val="none" w:sz="0" w:space="0" w:color="auto"/>
                                <w:bottom w:val="none" w:sz="0" w:space="0" w:color="auto"/>
                                <w:right w:val="none" w:sz="0" w:space="0" w:color="auto"/>
                              </w:divBdr>
                            </w:div>
                            <w:div w:id="18464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809554">
                  <w:marLeft w:val="0"/>
                  <w:marRight w:val="0"/>
                  <w:marTop w:val="0"/>
                  <w:marBottom w:val="0"/>
                  <w:divBdr>
                    <w:top w:val="none" w:sz="0" w:space="0" w:color="auto"/>
                    <w:left w:val="none" w:sz="0" w:space="0" w:color="auto"/>
                    <w:bottom w:val="none" w:sz="0" w:space="0" w:color="auto"/>
                    <w:right w:val="none" w:sz="0" w:space="0" w:color="auto"/>
                  </w:divBdr>
                  <w:divsChild>
                    <w:div w:id="437870909">
                      <w:marLeft w:val="0"/>
                      <w:marRight w:val="0"/>
                      <w:marTop w:val="0"/>
                      <w:marBottom w:val="0"/>
                      <w:divBdr>
                        <w:top w:val="none" w:sz="0" w:space="0" w:color="auto"/>
                        <w:left w:val="none" w:sz="0" w:space="0" w:color="auto"/>
                        <w:bottom w:val="none" w:sz="0" w:space="0" w:color="auto"/>
                        <w:right w:val="none" w:sz="0" w:space="0" w:color="auto"/>
                      </w:divBdr>
                      <w:divsChild>
                        <w:div w:id="191496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139357">
          <w:marLeft w:val="0"/>
          <w:marRight w:val="0"/>
          <w:marTop w:val="0"/>
          <w:marBottom w:val="0"/>
          <w:divBdr>
            <w:top w:val="none" w:sz="0" w:space="0" w:color="auto"/>
            <w:left w:val="none" w:sz="0" w:space="0" w:color="auto"/>
            <w:bottom w:val="none" w:sz="0" w:space="0" w:color="auto"/>
            <w:right w:val="none" w:sz="0" w:space="0" w:color="auto"/>
          </w:divBdr>
          <w:divsChild>
            <w:div w:id="1537695355">
              <w:marLeft w:val="0"/>
              <w:marRight w:val="0"/>
              <w:marTop w:val="0"/>
              <w:marBottom w:val="0"/>
              <w:divBdr>
                <w:top w:val="none" w:sz="0" w:space="0" w:color="auto"/>
                <w:left w:val="none" w:sz="0" w:space="0" w:color="auto"/>
                <w:bottom w:val="none" w:sz="0" w:space="0" w:color="auto"/>
                <w:right w:val="none" w:sz="0" w:space="0" w:color="auto"/>
              </w:divBdr>
              <w:divsChild>
                <w:div w:id="1238440861">
                  <w:marLeft w:val="0"/>
                  <w:marRight w:val="0"/>
                  <w:marTop w:val="0"/>
                  <w:marBottom w:val="0"/>
                  <w:divBdr>
                    <w:top w:val="none" w:sz="0" w:space="0" w:color="auto"/>
                    <w:left w:val="none" w:sz="0" w:space="0" w:color="auto"/>
                    <w:bottom w:val="none" w:sz="0" w:space="0" w:color="auto"/>
                    <w:right w:val="none" w:sz="0" w:space="0" w:color="auto"/>
                  </w:divBdr>
                  <w:divsChild>
                    <w:div w:id="1698651198">
                      <w:marLeft w:val="0"/>
                      <w:marRight w:val="0"/>
                      <w:marTop w:val="0"/>
                      <w:marBottom w:val="0"/>
                      <w:divBdr>
                        <w:top w:val="none" w:sz="0" w:space="0" w:color="auto"/>
                        <w:left w:val="none" w:sz="0" w:space="0" w:color="auto"/>
                        <w:bottom w:val="none" w:sz="0" w:space="0" w:color="auto"/>
                        <w:right w:val="none" w:sz="0" w:space="0" w:color="auto"/>
                      </w:divBdr>
                      <w:divsChild>
                        <w:div w:id="631324646">
                          <w:marLeft w:val="0"/>
                          <w:marRight w:val="0"/>
                          <w:marTop w:val="0"/>
                          <w:marBottom w:val="0"/>
                          <w:divBdr>
                            <w:top w:val="none" w:sz="0" w:space="0" w:color="auto"/>
                            <w:left w:val="none" w:sz="0" w:space="0" w:color="auto"/>
                            <w:bottom w:val="none" w:sz="0" w:space="0" w:color="auto"/>
                            <w:right w:val="none" w:sz="0" w:space="0" w:color="auto"/>
                          </w:divBdr>
                          <w:divsChild>
                            <w:div w:id="40910754">
                              <w:marLeft w:val="0"/>
                              <w:marRight w:val="0"/>
                              <w:marTop w:val="0"/>
                              <w:marBottom w:val="0"/>
                              <w:divBdr>
                                <w:top w:val="none" w:sz="0" w:space="0" w:color="auto"/>
                                <w:left w:val="none" w:sz="0" w:space="0" w:color="auto"/>
                                <w:bottom w:val="none" w:sz="0" w:space="0" w:color="auto"/>
                                <w:right w:val="none" w:sz="0" w:space="0" w:color="auto"/>
                              </w:divBdr>
                            </w:div>
                            <w:div w:id="13786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699391">
                  <w:marLeft w:val="0"/>
                  <w:marRight w:val="0"/>
                  <w:marTop w:val="0"/>
                  <w:marBottom w:val="0"/>
                  <w:divBdr>
                    <w:top w:val="none" w:sz="0" w:space="0" w:color="auto"/>
                    <w:left w:val="none" w:sz="0" w:space="0" w:color="auto"/>
                    <w:bottom w:val="none" w:sz="0" w:space="0" w:color="auto"/>
                    <w:right w:val="none" w:sz="0" w:space="0" w:color="auto"/>
                  </w:divBdr>
                  <w:divsChild>
                    <w:div w:id="1179738843">
                      <w:marLeft w:val="0"/>
                      <w:marRight w:val="0"/>
                      <w:marTop w:val="0"/>
                      <w:marBottom w:val="0"/>
                      <w:divBdr>
                        <w:top w:val="none" w:sz="0" w:space="0" w:color="auto"/>
                        <w:left w:val="none" w:sz="0" w:space="0" w:color="auto"/>
                        <w:bottom w:val="none" w:sz="0" w:space="0" w:color="auto"/>
                        <w:right w:val="none" w:sz="0" w:space="0" w:color="auto"/>
                      </w:divBdr>
                      <w:divsChild>
                        <w:div w:id="9975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576988">
          <w:marLeft w:val="0"/>
          <w:marRight w:val="0"/>
          <w:marTop w:val="0"/>
          <w:marBottom w:val="0"/>
          <w:divBdr>
            <w:top w:val="none" w:sz="0" w:space="0" w:color="auto"/>
            <w:left w:val="none" w:sz="0" w:space="0" w:color="auto"/>
            <w:bottom w:val="none" w:sz="0" w:space="0" w:color="auto"/>
            <w:right w:val="none" w:sz="0" w:space="0" w:color="auto"/>
          </w:divBdr>
          <w:divsChild>
            <w:div w:id="364449301">
              <w:marLeft w:val="0"/>
              <w:marRight w:val="0"/>
              <w:marTop w:val="0"/>
              <w:marBottom w:val="0"/>
              <w:divBdr>
                <w:top w:val="none" w:sz="0" w:space="0" w:color="auto"/>
                <w:left w:val="none" w:sz="0" w:space="0" w:color="auto"/>
                <w:bottom w:val="none" w:sz="0" w:space="0" w:color="auto"/>
                <w:right w:val="none" w:sz="0" w:space="0" w:color="auto"/>
              </w:divBdr>
              <w:divsChild>
                <w:div w:id="41685024">
                  <w:marLeft w:val="0"/>
                  <w:marRight w:val="0"/>
                  <w:marTop w:val="0"/>
                  <w:marBottom w:val="0"/>
                  <w:divBdr>
                    <w:top w:val="none" w:sz="0" w:space="0" w:color="auto"/>
                    <w:left w:val="none" w:sz="0" w:space="0" w:color="auto"/>
                    <w:bottom w:val="none" w:sz="0" w:space="0" w:color="auto"/>
                    <w:right w:val="none" w:sz="0" w:space="0" w:color="auto"/>
                  </w:divBdr>
                  <w:divsChild>
                    <w:div w:id="542791613">
                      <w:marLeft w:val="0"/>
                      <w:marRight w:val="0"/>
                      <w:marTop w:val="0"/>
                      <w:marBottom w:val="0"/>
                      <w:divBdr>
                        <w:top w:val="none" w:sz="0" w:space="0" w:color="auto"/>
                        <w:left w:val="none" w:sz="0" w:space="0" w:color="auto"/>
                        <w:bottom w:val="none" w:sz="0" w:space="0" w:color="auto"/>
                        <w:right w:val="none" w:sz="0" w:space="0" w:color="auto"/>
                      </w:divBdr>
                      <w:divsChild>
                        <w:div w:id="13210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33674">
                  <w:marLeft w:val="0"/>
                  <w:marRight w:val="0"/>
                  <w:marTop w:val="0"/>
                  <w:marBottom w:val="0"/>
                  <w:divBdr>
                    <w:top w:val="none" w:sz="0" w:space="0" w:color="auto"/>
                    <w:left w:val="none" w:sz="0" w:space="0" w:color="auto"/>
                    <w:bottom w:val="none" w:sz="0" w:space="0" w:color="auto"/>
                    <w:right w:val="none" w:sz="0" w:space="0" w:color="auto"/>
                  </w:divBdr>
                  <w:divsChild>
                    <w:div w:id="720329146">
                      <w:marLeft w:val="0"/>
                      <w:marRight w:val="0"/>
                      <w:marTop w:val="0"/>
                      <w:marBottom w:val="0"/>
                      <w:divBdr>
                        <w:top w:val="none" w:sz="0" w:space="0" w:color="auto"/>
                        <w:left w:val="none" w:sz="0" w:space="0" w:color="auto"/>
                        <w:bottom w:val="none" w:sz="0" w:space="0" w:color="auto"/>
                        <w:right w:val="none" w:sz="0" w:space="0" w:color="auto"/>
                      </w:divBdr>
                      <w:divsChild>
                        <w:div w:id="1593508078">
                          <w:marLeft w:val="0"/>
                          <w:marRight w:val="0"/>
                          <w:marTop w:val="0"/>
                          <w:marBottom w:val="0"/>
                          <w:divBdr>
                            <w:top w:val="none" w:sz="0" w:space="0" w:color="auto"/>
                            <w:left w:val="none" w:sz="0" w:space="0" w:color="auto"/>
                            <w:bottom w:val="none" w:sz="0" w:space="0" w:color="auto"/>
                            <w:right w:val="none" w:sz="0" w:space="0" w:color="auto"/>
                          </w:divBdr>
                          <w:divsChild>
                            <w:div w:id="364255406">
                              <w:marLeft w:val="0"/>
                              <w:marRight w:val="0"/>
                              <w:marTop w:val="0"/>
                              <w:marBottom w:val="0"/>
                              <w:divBdr>
                                <w:top w:val="none" w:sz="0" w:space="0" w:color="auto"/>
                                <w:left w:val="none" w:sz="0" w:space="0" w:color="auto"/>
                                <w:bottom w:val="none" w:sz="0" w:space="0" w:color="auto"/>
                                <w:right w:val="none" w:sz="0" w:space="0" w:color="auto"/>
                              </w:divBdr>
                            </w:div>
                            <w:div w:id="76508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52167">
          <w:marLeft w:val="0"/>
          <w:marRight w:val="0"/>
          <w:marTop w:val="0"/>
          <w:marBottom w:val="0"/>
          <w:divBdr>
            <w:top w:val="none" w:sz="0" w:space="0" w:color="auto"/>
            <w:left w:val="none" w:sz="0" w:space="0" w:color="auto"/>
            <w:bottom w:val="none" w:sz="0" w:space="0" w:color="auto"/>
            <w:right w:val="none" w:sz="0" w:space="0" w:color="auto"/>
          </w:divBdr>
          <w:divsChild>
            <w:div w:id="1053849652">
              <w:marLeft w:val="0"/>
              <w:marRight w:val="0"/>
              <w:marTop w:val="0"/>
              <w:marBottom w:val="0"/>
              <w:divBdr>
                <w:top w:val="none" w:sz="0" w:space="0" w:color="auto"/>
                <w:left w:val="none" w:sz="0" w:space="0" w:color="auto"/>
                <w:bottom w:val="none" w:sz="0" w:space="0" w:color="auto"/>
                <w:right w:val="none" w:sz="0" w:space="0" w:color="auto"/>
              </w:divBdr>
            </w:div>
          </w:divsChild>
        </w:div>
        <w:div w:id="731656132">
          <w:marLeft w:val="0"/>
          <w:marRight w:val="0"/>
          <w:marTop w:val="0"/>
          <w:marBottom w:val="0"/>
          <w:divBdr>
            <w:top w:val="none" w:sz="0" w:space="0" w:color="auto"/>
            <w:left w:val="none" w:sz="0" w:space="0" w:color="auto"/>
            <w:bottom w:val="none" w:sz="0" w:space="0" w:color="auto"/>
            <w:right w:val="none" w:sz="0" w:space="0" w:color="auto"/>
          </w:divBdr>
          <w:divsChild>
            <w:div w:id="1644890581">
              <w:marLeft w:val="0"/>
              <w:marRight w:val="0"/>
              <w:marTop w:val="0"/>
              <w:marBottom w:val="0"/>
              <w:divBdr>
                <w:top w:val="none" w:sz="0" w:space="0" w:color="auto"/>
                <w:left w:val="none" w:sz="0" w:space="0" w:color="auto"/>
                <w:bottom w:val="none" w:sz="0" w:space="0" w:color="auto"/>
                <w:right w:val="none" w:sz="0" w:space="0" w:color="auto"/>
              </w:divBdr>
              <w:divsChild>
                <w:div w:id="1108818780">
                  <w:marLeft w:val="0"/>
                  <w:marRight w:val="0"/>
                  <w:marTop w:val="0"/>
                  <w:marBottom w:val="0"/>
                  <w:divBdr>
                    <w:top w:val="none" w:sz="0" w:space="0" w:color="auto"/>
                    <w:left w:val="none" w:sz="0" w:space="0" w:color="auto"/>
                    <w:bottom w:val="none" w:sz="0" w:space="0" w:color="auto"/>
                    <w:right w:val="none" w:sz="0" w:space="0" w:color="auto"/>
                  </w:divBdr>
                  <w:divsChild>
                    <w:div w:id="975796578">
                      <w:marLeft w:val="0"/>
                      <w:marRight w:val="0"/>
                      <w:marTop w:val="0"/>
                      <w:marBottom w:val="0"/>
                      <w:divBdr>
                        <w:top w:val="none" w:sz="0" w:space="0" w:color="auto"/>
                        <w:left w:val="none" w:sz="0" w:space="0" w:color="auto"/>
                        <w:bottom w:val="none" w:sz="0" w:space="0" w:color="auto"/>
                        <w:right w:val="none" w:sz="0" w:space="0" w:color="auto"/>
                      </w:divBdr>
                      <w:divsChild>
                        <w:div w:id="47997420">
                          <w:marLeft w:val="0"/>
                          <w:marRight w:val="0"/>
                          <w:marTop w:val="0"/>
                          <w:marBottom w:val="0"/>
                          <w:divBdr>
                            <w:top w:val="none" w:sz="0" w:space="0" w:color="auto"/>
                            <w:left w:val="none" w:sz="0" w:space="0" w:color="auto"/>
                            <w:bottom w:val="none" w:sz="0" w:space="0" w:color="auto"/>
                            <w:right w:val="none" w:sz="0" w:space="0" w:color="auto"/>
                          </w:divBdr>
                          <w:divsChild>
                            <w:div w:id="821502341">
                              <w:marLeft w:val="0"/>
                              <w:marRight w:val="0"/>
                              <w:marTop w:val="0"/>
                              <w:marBottom w:val="0"/>
                              <w:divBdr>
                                <w:top w:val="none" w:sz="0" w:space="0" w:color="auto"/>
                                <w:left w:val="none" w:sz="0" w:space="0" w:color="auto"/>
                                <w:bottom w:val="none" w:sz="0" w:space="0" w:color="auto"/>
                                <w:right w:val="none" w:sz="0" w:space="0" w:color="auto"/>
                              </w:divBdr>
                            </w:div>
                            <w:div w:id="191642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148404">
                  <w:marLeft w:val="0"/>
                  <w:marRight w:val="0"/>
                  <w:marTop w:val="0"/>
                  <w:marBottom w:val="0"/>
                  <w:divBdr>
                    <w:top w:val="none" w:sz="0" w:space="0" w:color="auto"/>
                    <w:left w:val="none" w:sz="0" w:space="0" w:color="auto"/>
                    <w:bottom w:val="none" w:sz="0" w:space="0" w:color="auto"/>
                    <w:right w:val="none" w:sz="0" w:space="0" w:color="auto"/>
                  </w:divBdr>
                  <w:divsChild>
                    <w:div w:id="1099302041">
                      <w:marLeft w:val="0"/>
                      <w:marRight w:val="0"/>
                      <w:marTop w:val="0"/>
                      <w:marBottom w:val="0"/>
                      <w:divBdr>
                        <w:top w:val="none" w:sz="0" w:space="0" w:color="auto"/>
                        <w:left w:val="none" w:sz="0" w:space="0" w:color="auto"/>
                        <w:bottom w:val="none" w:sz="0" w:space="0" w:color="auto"/>
                        <w:right w:val="none" w:sz="0" w:space="0" w:color="auto"/>
                      </w:divBdr>
                      <w:divsChild>
                        <w:div w:id="12668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976798">
          <w:marLeft w:val="0"/>
          <w:marRight w:val="0"/>
          <w:marTop w:val="0"/>
          <w:marBottom w:val="0"/>
          <w:divBdr>
            <w:top w:val="none" w:sz="0" w:space="0" w:color="auto"/>
            <w:left w:val="none" w:sz="0" w:space="0" w:color="auto"/>
            <w:bottom w:val="none" w:sz="0" w:space="0" w:color="auto"/>
            <w:right w:val="none" w:sz="0" w:space="0" w:color="auto"/>
          </w:divBdr>
          <w:divsChild>
            <w:div w:id="49692210">
              <w:marLeft w:val="0"/>
              <w:marRight w:val="0"/>
              <w:marTop w:val="0"/>
              <w:marBottom w:val="0"/>
              <w:divBdr>
                <w:top w:val="none" w:sz="0" w:space="0" w:color="auto"/>
                <w:left w:val="none" w:sz="0" w:space="0" w:color="auto"/>
                <w:bottom w:val="none" w:sz="0" w:space="0" w:color="auto"/>
                <w:right w:val="none" w:sz="0" w:space="0" w:color="auto"/>
              </w:divBdr>
            </w:div>
          </w:divsChild>
        </w:div>
        <w:div w:id="69425137">
          <w:marLeft w:val="0"/>
          <w:marRight w:val="0"/>
          <w:marTop w:val="0"/>
          <w:marBottom w:val="0"/>
          <w:divBdr>
            <w:top w:val="none" w:sz="0" w:space="0" w:color="auto"/>
            <w:left w:val="none" w:sz="0" w:space="0" w:color="auto"/>
            <w:bottom w:val="none" w:sz="0" w:space="0" w:color="auto"/>
            <w:right w:val="none" w:sz="0" w:space="0" w:color="auto"/>
          </w:divBdr>
          <w:divsChild>
            <w:div w:id="352810072">
              <w:marLeft w:val="0"/>
              <w:marRight w:val="0"/>
              <w:marTop w:val="0"/>
              <w:marBottom w:val="0"/>
              <w:divBdr>
                <w:top w:val="none" w:sz="0" w:space="0" w:color="auto"/>
                <w:left w:val="none" w:sz="0" w:space="0" w:color="auto"/>
                <w:bottom w:val="none" w:sz="0" w:space="0" w:color="auto"/>
                <w:right w:val="none" w:sz="0" w:space="0" w:color="auto"/>
              </w:divBdr>
            </w:div>
            <w:div w:id="1417827051">
              <w:marLeft w:val="0"/>
              <w:marRight w:val="0"/>
              <w:marTop w:val="0"/>
              <w:marBottom w:val="0"/>
              <w:divBdr>
                <w:top w:val="none" w:sz="0" w:space="0" w:color="auto"/>
                <w:left w:val="none" w:sz="0" w:space="0" w:color="auto"/>
                <w:bottom w:val="none" w:sz="0" w:space="0" w:color="auto"/>
                <w:right w:val="none" w:sz="0" w:space="0" w:color="auto"/>
              </w:divBdr>
              <w:divsChild>
                <w:div w:id="623538816">
                  <w:marLeft w:val="0"/>
                  <w:marRight w:val="0"/>
                  <w:marTop w:val="0"/>
                  <w:marBottom w:val="0"/>
                  <w:divBdr>
                    <w:top w:val="none" w:sz="0" w:space="0" w:color="auto"/>
                    <w:left w:val="none" w:sz="0" w:space="0" w:color="auto"/>
                    <w:bottom w:val="none" w:sz="0" w:space="0" w:color="auto"/>
                    <w:right w:val="none" w:sz="0" w:space="0" w:color="auto"/>
                  </w:divBdr>
                </w:div>
              </w:divsChild>
            </w:div>
            <w:div w:id="777791696">
              <w:marLeft w:val="0"/>
              <w:marRight w:val="0"/>
              <w:marTop w:val="0"/>
              <w:marBottom w:val="0"/>
              <w:divBdr>
                <w:top w:val="none" w:sz="0" w:space="0" w:color="auto"/>
                <w:left w:val="none" w:sz="0" w:space="0" w:color="auto"/>
                <w:bottom w:val="none" w:sz="0" w:space="0" w:color="auto"/>
                <w:right w:val="none" w:sz="0" w:space="0" w:color="auto"/>
              </w:divBdr>
            </w:div>
            <w:div w:id="882714817">
              <w:marLeft w:val="0"/>
              <w:marRight w:val="0"/>
              <w:marTop w:val="0"/>
              <w:marBottom w:val="0"/>
              <w:divBdr>
                <w:top w:val="none" w:sz="0" w:space="0" w:color="auto"/>
                <w:left w:val="none" w:sz="0" w:space="0" w:color="auto"/>
                <w:bottom w:val="none" w:sz="0" w:space="0" w:color="auto"/>
                <w:right w:val="none" w:sz="0" w:space="0" w:color="auto"/>
              </w:divBdr>
            </w:div>
          </w:divsChild>
        </w:div>
        <w:div w:id="847792805">
          <w:marLeft w:val="0"/>
          <w:marRight w:val="0"/>
          <w:marTop w:val="0"/>
          <w:marBottom w:val="0"/>
          <w:divBdr>
            <w:top w:val="none" w:sz="0" w:space="0" w:color="auto"/>
            <w:left w:val="none" w:sz="0" w:space="0" w:color="auto"/>
            <w:bottom w:val="none" w:sz="0" w:space="0" w:color="auto"/>
            <w:right w:val="none" w:sz="0" w:space="0" w:color="auto"/>
          </w:divBdr>
          <w:divsChild>
            <w:div w:id="105583428">
              <w:marLeft w:val="0"/>
              <w:marRight w:val="0"/>
              <w:marTop w:val="0"/>
              <w:marBottom w:val="0"/>
              <w:divBdr>
                <w:top w:val="none" w:sz="0" w:space="0" w:color="auto"/>
                <w:left w:val="none" w:sz="0" w:space="0" w:color="auto"/>
                <w:bottom w:val="none" w:sz="0" w:space="0" w:color="auto"/>
                <w:right w:val="none" w:sz="0" w:space="0" w:color="auto"/>
              </w:divBdr>
              <w:divsChild>
                <w:div w:id="1026712660">
                  <w:marLeft w:val="0"/>
                  <w:marRight w:val="0"/>
                  <w:marTop w:val="0"/>
                  <w:marBottom w:val="0"/>
                  <w:divBdr>
                    <w:top w:val="none" w:sz="0" w:space="0" w:color="auto"/>
                    <w:left w:val="none" w:sz="0" w:space="0" w:color="auto"/>
                    <w:bottom w:val="none" w:sz="0" w:space="0" w:color="auto"/>
                    <w:right w:val="none" w:sz="0" w:space="0" w:color="auto"/>
                  </w:divBdr>
                  <w:divsChild>
                    <w:div w:id="69471191">
                      <w:marLeft w:val="0"/>
                      <w:marRight w:val="0"/>
                      <w:marTop w:val="0"/>
                      <w:marBottom w:val="0"/>
                      <w:divBdr>
                        <w:top w:val="none" w:sz="0" w:space="0" w:color="auto"/>
                        <w:left w:val="none" w:sz="0" w:space="0" w:color="auto"/>
                        <w:bottom w:val="none" w:sz="0" w:space="0" w:color="auto"/>
                        <w:right w:val="none" w:sz="0" w:space="0" w:color="auto"/>
                      </w:divBdr>
                      <w:divsChild>
                        <w:div w:id="1855656287">
                          <w:marLeft w:val="0"/>
                          <w:marRight w:val="0"/>
                          <w:marTop w:val="0"/>
                          <w:marBottom w:val="0"/>
                          <w:divBdr>
                            <w:top w:val="none" w:sz="0" w:space="0" w:color="auto"/>
                            <w:left w:val="none" w:sz="0" w:space="0" w:color="auto"/>
                            <w:bottom w:val="none" w:sz="0" w:space="0" w:color="auto"/>
                            <w:right w:val="none" w:sz="0" w:space="0" w:color="auto"/>
                          </w:divBdr>
                          <w:divsChild>
                            <w:div w:id="8850703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453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17999">
          <w:marLeft w:val="0"/>
          <w:marRight w:val="0"/>
          <w:marTop w:val="0"/>
          <w:marBottom w:val="0"/>
          <w:divBdr>
            <w:top w:val="none" w:sz="0" w:space="0" w:color="auto"/>
            <w:left w:val="none" w:sz="0" w:space="0" w:color="auto"/>
            <w:bottom w:val="none" w:sz="0" w:space="0" w:color="auto"/>
            <w:right w:val="none" w:sz="0" w:space="0" w:color="auto"/>
          </w:divBdr>
          <w:divsChild>
            <w:div w:id="545679654">
              <w:marLeft w:val="0"/>
              <w:marRight w:val="0"/>
              <w:marTop w:val="0"/>
              <w:marBottom w:val="0"/>
              <w:divBdr>
                <w:top w:val="none" w:sz="0" w:space="0" w:color="auto"/>
                <w:left w:val="none" w:sz="0" w:space="0" w:color="auto"/>
                <w:bottom w:val="none" w:sz="0" w:space="0" w:color="auto"/>
                <w:right w:val="none" w:sz="0" w:space="0" w:color="auto"/>
              </w:divBdr>
            </w:div>
          </w:divsChild>
        </w:div>
        <w:div w:id="1539199621">
          <w:marLeft w:val="0"/>
          <w:marRight w:val="0"/>
          <w:marTop w:val="0"/>
          <w:marBottom w:val="0"/>
          <w:divBdr>
            <w:top w:val="none" w:sz="0" w:space="0" w:color="auto"/>
            <w:left w:val="none" w:sz="0" w:space="0" w:color="auto"/>
            <w:bottom w:val="none" w:sz="0" w:space="0" w:color="auto"/>
            <w:right w:val="none" w:sz="0" w:space="0" w:color="auto"/>
          </w:divBdr>
          <w:divsChild>
            <w:div w:id="94640696">
              <w:marLeft w:val="0"/>
              <w:marRight w:val="0"/>
              <w:marTop w:val="0"/>
              <w:marBottom w:val="0"/>
              <w:divBdr>
                <w:top w:val="none" w:sz="0" w:space="0" w:color="auto"/>
                <w:left w:val="none" w:sz="0" w:space="0" w:color="auto"/>
                <w:bottom w:val="none" w:sz="0" w:space="0" w:color="auto"/>
                <w:right w:val="none" w:sz="0" w:space="0" w:color="auto"/>
              </w:divBdr>
              <w:divsChild>
                <w:div w:id="768085490">
                  <w:marLeft w:val="0"/>
                  <w:marRight w:val="0"/>
                  <w:marTop w:val="0"/>
                  <w:marBottom w:val="0"/>
                  <w:divBdr>
                    <w:top w:val="none" w:sz="0" w:space="0" w:color="auto"/>
                    <w:left w:val="none" w:sz="0" w:space="0" w:color="auto"/>
                    <w:bottom w:val="none" w:sz="0" w:space="0" w:color="auto"/>
                    <w:right w:val="none" w:sz="0" w:space="0" w:color="auto"/>
                  </w:divBdr>
                  <w:divsChild>
                    <w:div w:id="535851818">
                      <w:marLeft w:val="0"/>
                      <w:marRight w:val="0"/>
                      <w:marTop w:val="0"/>
                      <w:marBottom w:val="0"/>
                      <w:divBdr>
                        <w:top w:val="none" w:sz="0" w:space="0" w:color="auto"/>
                        <w:left w:val="none" w:sz="0" w:space="0" w:color="auto"/>
                        <w:bottom w:val="none" w:sz="0" w:space="0" w:color="auto"/>
                        <w:right w:val="none" w:sz="0" w:space="0" w:color="auto"/>
                      </w:divBdr>
                      <w:divsChild>
                        <w:div w:id="85557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570825">
          <w:marLeft w:val="0"/>
          <w:marRight w:val="0"/>
          <w:marTop w:val="0"/>
          <w:marBottom w:val="0"/>
          <w:divBdr>
            <w:top w:val="none" w:sz="0" w:space="0" w:color="auto"/>
            <w:left w:val="none" w:sz="0" w:space="0" w:color="auto"/>
            <w:bottom w:val="none" w:sz="0" w:space="0" w:color="auto"/>
            <w:right w:val="none" w:sz="0" w:space="0" w:color="auto"/>
          </w:divBdr>
          <w:divsChild>
            <w:div w:id="830871410">
              <w:marLeft w:val="0"/>
              <w:marRight w:val="0"/>
              <w:marTop w:val="0"/>
              <w:marBottom w:val="0"/>
              <w:divBdr>
                <w:top w:val="none" w:sz="0" w:space="0" w:color="auto"/>
                <w:left w:val="none" w:sz="0" w:space="0" w:color="auto"/>
                <w:bottom w:val="none" w:sz="0" w:space="0" w:color="auto"/>
                <w:right w:val="none" w:sz="0" w:space="0" w:color="auto"/>
              </w:divBdr>
              <w:divsChild>
                <w:div w:id="1226457107">
                  <w:marLeft w:val="0"/>
                  <w:marRight w:val="0"/>
                  <w:marTop w:val="0"/>
                  <w:marBottom w:val="0"/>
                  <w:divBdr>
                    <w:top w:val="none" w:sz="0" w:space="0" w:color="auto"/>
                    <w:left w:val="none" w:sz="0" w:space="0" w:color="auto"/>
                    <w:bottom w:val="none" w:sz="0" w:space="0" w:color="auto"/>
                    <w:right w:val="none" w:sz="0" w:space="0" w:color="auto"/>
                  </w:divBdr>
                  <w:divsChild>
                    <w:div w:id="1420130878">
                      <w:marLeft w:val="0"/>
                      <w:marRight w:val="0"/>
                      <w:marTop w:val="0"/>
                      <w:marBottom w:val="0"/>
                      <w:divBdr>
                        <w:top w:val="none" w:sz="0" w:space="0" w:color="auto"/>
                        <w:left w:val="none" w:sz="0" w:space="0" w:color="auto"/>
                        <w:bottom w:val="none" w:sz="0" w:space="0" w:color="auto"/>
                        <w:right w:val="none" w:sz="0" w:space="0" w:color="auto"/>
                      </w:divBdr>
                      <w:divsChild>
                        <w:div w:id="108401724">
                          <w:marLeft w:val="0"/>
                          <w:marRight w:val="0"/>
                          <w:marTop w:val="0"/>
                          <w:marBottom w:val="0"/>
                          <w:divBdr>
                            <w:top w:val="none" w:sz="0" w:space="0" w:color="auto"/>
                            <w:left w:val="none" w:sz="0" w:space="0" w:color="auto"/>
                            <w:bottom w:val="none" w:sz="0" w:space="0" w:color="auto"/>
                            <w:right w:val="none" w:sz="0" w:space="0" w:color="auto"/>
                          </w:divBdr>
                          <w:divsChild>
                            <w:div w:id="1244298422">
                              <w:marLeft w:val="0"/>
                              <w:marRight w:val="0"/>
                              <w:marTop w:val="0"/>
                              <w:marBottom w:val="0"/>
                              <w:divBdr>
                                <w:top w:val="none" w:sz="0" w:space="0" w:color="auto"/>
                                <w:left w:val="none" w:sz="0" w:space="0" w:color="auto"/>
                                <w:bottom w:val="none" w:sz="0" w:space="0" w:color="auto"/>
                                <w:right w:val="none" w:sz="0" w:space="0" w:color="auto"/>
                              </w:divBdr>
                            </w:div>
                            <w:div w:id="204224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756511">
                  <w:marLeft w:val="0"/>
                  <w:marRight w:val="0"/>
                  <w:marTop w:val="0"/>
                  <w:marBottom w:val="0"/>
                  <w:divBdr>
                    <w:top w:val="none" w:sz="0" w:space="0" w:color="auto"/>
                    <w:left w:val="none" w:sz="0" w:space="0" w:color="auto"/>
                    <w:bottom w:val="none" w:sz="0" w:space="0" w:color="auto"/>
                    <w:right w:val="none" w:sz="0" w:space="0" w:color="auto"/>
                  </w:divBdr>
                  <w:divsChild>
                    <w:div w:id="119109939">
                      <w:marLeft w:val="0"/>
                      <w:marRight w:val="0"/>
                      <w:marTop w:val="0"/>
                      <w:marBottom w:val="0"/>
                      <w:divBdr>
                        <w:top w:val="none" w:sz="0" w:space="0" w:color="auto"/>
                        <w:left w:val="none" w:sz="0" w:space="0" w:color="auto"/>
                        <w:bottom w:val="none" w:sz="0" w:space="0" w:color="auto"/>
                        <w:right w:val="none" w:sz="0" w:space="0" w:color="auto"/>
                      </w:divBdr>
                      <w:divsChild>
                        <w:div w:id="17712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853874">
          <w:marLeft w:val="0"/>
          <w:marRight w:val="0"/>
          <w:marTop w:val="0"/>
          <w:marBottom w:val="0"/>
          <w:divBdr>
            <w:top w:val="none" w:sz="0" w:space="0" w:color="auto"/>
            <w:left w:val="none" w:sz="0" w:space="0" w:color="auto"/>
            <w:bottom w:val="none" w:sz="0" w:space="0" w:color="auto"/>
            <w:right w:val="none" w:sz="0" w:space="0" w:color="auto"/>
          </w:divBdr>
          <w:divsChild>
            <w:div w:id="1622179736">
              <w:marLeft w:val="0"/>
              <w:marRight w:val="0"/>
              <w:marTop w:val="0"/>
              <w:marBottom w:val="0"/>
              <w:divBdr>
                <w:top w:val="none" w:sz="0" w:space="0" w:color="auto"/>
                <w:left w:val="none" w:sz="0" w:space="0" w:color="auto"/>
                <w:bottom w:val="none" w:sz="0" w:space="0" w:color="auto"/>
                <w:right w:val="none" w:sz="0" w:space="0" w:color="auto"/>
              </w:divBdr>
              <w:divsChild>
                <w:div w:id="454569800">
                  <w:marLeft w:val="0"/>
                  <w:marRight w:val="0"/>
                  <w:marTop w:val="0"/>
                  <w:marBottom w:val="0"/>
                  <w:divBdr>
                    <w:top w:val="none" w:sz="0" w:space="0" w:color="auto"/>
                    <w:left w:val="none" w:sz="0" w:space="0" w:color="auto"/>
                    <w:bottom w:val="none" w:sz="0" w:space="0" w:color="auto"/>
                    <w:right w:val="none" w:sz="0" w:space="0" w:color="auto"/>
                  </w:divBdr>
                  <w:divsChild>
                    <w:div w:id="1922332407">
                      <w:marLeft w:val="0"/>
                      <w:marRight w:val="0"/>
                      <w:marTop w:val="0"/>
                      <w:marBottom w:val="0"/>
                      <w:divBdr>
                        <w:top w:val="none" w:sz="0" w:space="0" w:color="auto"/>
                        <w:left w:val="none" w:sz="0" w:space="0" w:color="auto"/>
                        <w:bottom w:val="none" w:sz="0" w:space="0" w:color="auto"/>
                        <w:right w:val="none" w:sz="0" w:space="0" w:color="auto"/>
                      </w:divBdr>
                      <w:divsChild>
                        <w:div w:id="1797870778">
                          <w:marLeft w:val="0"/>
                          <w:marRight w:val="0"/>
                          <w:marTop w:val="0"/>
                          <w:marBottom w:val="0"/>
                          <w:divBdr>
                            <w:top w:val="none" w:sz="0" w:space="0" w:color="auto"/>
                            <w:left w:val="none" w:sz="0" w:space="0" w:color="auto"/>
                            <w:bottom w:val="none" w:sz="0" w:space="0" w:color="auto"/>
                            <w:right w:val="none" w:sz="0" w:space="0" w:color="auto"/>
                          </w:divBdr>
                          <w:divsChild>
                            <w:div w:id="1703437288">
                              <w:marLeft w:val="0"/>
                              <w:marRight w:val="0"/>
                              <w:marTop w:val="0"/>
                              <w:marBottom w:val="0"/>
                              <w:divBdr>
                                <w:top w:val="none" w:sz="0" w:space="0" w:color="auto"/>
                                <w:left w:val="none" w:sz="0" w:space="0" w:color="auto"/>
                                <w:bottom w:val="none" w:sz="0" w:space="0" w:color="auto"/>
                                <w:right w:val="none" w:sz="0" w:space="0" w:color="auto"/>
                              </w:divBdr>
                              <w:divsChild>
                                <w:div w:id="1688822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5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358551">
          <w:marLeft w:val="0"/>
          <w:marRight w:val="0"/>
          <w:marTop w:val="0"/>
          <w:marBottom w:val="0"/>
          <w:divBdr>
            <w:top w:val="none" w:sz="0" w:space="0" w:color="auto"/>
            <w:left w:val="none" w:sz="0" w:space="0" w:color="auto"/>
            <w:bottom w:val="none" w:sz="0" w:space="0" w:color="auto"/>
            <w:right w:val="none" w:sz="0" w:space="0" w:color="auto"/>
          </w:divBdr>
          <w:divsChild>
            <w:div w:id="1520897206">
              <w:marLeft w:val="0"/>
              <w:marRight w:val="0"/>
              <w:marTop w:val="0"/>
              <w:marBottom w:val="0"/>
              <w:divBdr>
                <w:top w:val="none" w:sz="0" w:space="0" w:color="auto"/>
                <w:left w:val="none" w:sz="0" w:space="0" w:color="auto"/>
                <w:bottom w:val="none" w:sz="0" w:space="0" w:color="auto"/>
                <w:right w:val="none" w:sz="0" w:space="0" w:color="auto"/>
              </w:divBdr>
              <w:divsChild>
                <w:div w:id="663630664">
                  <w:marLeft w:val="0"/>
                  <w:marRight w:val="0"/>
                  <w:marTop w:val="0"/>
                  <w:marBottom w:val="0"/>
                  <w:divBdr>
                    <w:top w:val="none" w:sz="0" w:space="0" w:color="auto"/>
                    <w:left w:val="none" w:sz="0" w:space="0" w:color="auto"/>
                    <w:bottom w:val="none" w:sz="0" w:space="0" w:color="auto"/>
                    <w:right w:val="none" w:sz="0" w:space="0" w:color="auto"/>
                  </w:divBdr>
                  <w:divsChild>
                    <w:div w:id="698629809">
                      <w:marLeft w:val="0"/>
                      <w:marRight w:val="0"/>
                      <w:marTop w:val="0"/>
                      <w:marBottom w:val="0"/>
                      <w:divBdr>
                        <w:top w:val="none" w:sz="0" w:space="0" w:color="auto"/>
                        <w:left w:val="none" w:sz="0" w:space="0" w:color="auto"/>
                        <w:bottom w:val="none" w:sz="0" w:space="0" w:color="auto"/>
                        <w:right w:val="none" w:sz="0" w:space="0" w:color="auto"/>
                      </w:divBdr>
                      <w:divsChild>
                        <w:div w:id="738794063">
                          <w:marLeft w:val="0"/>
                          <w:marRight w:val="0"/>
                          <w:marTop w:val="0"/>
                          <w:marBottom w:val="0"/>
                          <w:divBdr>
                            <w:top w:val="none" w:sz="0" w:space="0" w:color="auto"/>
                            <w:left w:val="none" w:sz="0" w:space="0" w:color="auto"/>
                            <w:bottom w:val="none" w:sz="0" w:space="0" w:color="auto"/>
                            <w:right w:val="none" w:sz="0" w:space="0" w:color="auto"/>
                          </w:divBdr>
                          <w:divsChild>
                            <w:div w:id="1553494088">
                              <w:marLeft w:val="0"/>
                              <w:marRight w:val="0"/>
                              <w:marTop w:val="0"/>
                              <w:marBottom w:val="0"/>
                              <w:divBdr>
                                <w:top w:val="none" w:sz="0" w:space="0" w:color="auto"/>
                                <w:left w:val="none" w:sz="0" w:space="0" w:color="auto"/>
                                <w:bottom w:val="none" w:sz="0" w:space="0" w:color="auto"/>
                                <w:right w:val="none" w:sz="0" w:space="0" w:color="auto"/>
                              </w:divBdr>
                              <w:divsChild>
                                <w:div w:id="139346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82798029">
                          <w:marLeft w:val="0"/>
                          <w:marRight w:val="0"/>
                          <w:marTop w:val="0"/>
                          <w:marBottom w:val="0"/>
                          <w:divBdr>
                            <w:top w:val="none" w:sz="0" w:space="0" w:color="auto"/>
                            <w:left w:val="none" w:sz="0" w:space="0" w:color="auto"/>
                            <w:bottom w:val="none" w:sz="0" w:space="0" w:color="auto"/>
                            <w:right w:val="none" w:sz="0" w:space="0" w:color="auto"/>
                          </w:divBdr>
                          <w:divsChild>
                            <w:div w:id="1275870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09596395">
          <w:marLeft w:val="0"/>
          <w:marRight w:val="0"/>
          <w:marTop w:val="0"/>
          <w:marBottom w:val="0"/>
          <w:divBdr>
            <w:top w:val="none" w:sz="0" w:space="0" w:color="auto"/>
            <w:left w:val="none" w:sz="0" w:space="0" w:color="auto"/>
            <w:bottom w:val="none" w:sz="0" w:space="0" w:color="auto"/>
            <w:right w:val="none" w:sz="0" w:space="0" w:color="auto"/>
          </w:divBdr>
          <w:divsChild>
            <w:div w:id="2048528490">
              <w:marLeft w:val="0"/>
              <w:marRight w:val="0"/>
              <w:marTop w:val="0"/>
              <w:marBottom w:val="0"/>
              <w:divBdr>
                <w:top w:val="none" w:sz="0" w:space="0" w:color="auto"/>
                <w:left w:val="none" w:sz="0" w:space="0" w:color="auto"/>
                <w:bottom w:val="none" w:sz="0" w:space="0" w:color="auto"/>
                <w:right w:val="none" w:sz="0" w:space="0" w:color="auto"/>
              </w:divBdr>
              <w:divsChild>
                <w:div w:id="1695425795">
                  <w:marLeft w:val="0"/>
                  <w:marRight w:val="0"/>
                  <w:marTop w:val="0"/>
                  <w:marBottom w:val="0"/>
                  <w:divBdr>
                    <w:top w:val="none" w:sz="0" w:space="0" w:color="auto"/>
                    <w:left w:val="none" w:sz="0" w:space="0" w:color="auto"/>
                    <w:bottom w:val="none" w:sz="0" w:space="0" w:color="auto"/>
                    <w:right w:val="none" w:sz="0" w:space="0" w:color="auto"/>
                  </w:divBdr>
                  <w:divsChild>
                    <w:div w:id="1788623775">
                      <w:marLeft w:val="0"/>
                      <w:marRight w:val="0"/>
                      <w:marTop w:val="0"/>
                      <w:marBottom w:val="0"/>
                      <w:divBdr>
                        <w:top w:val="none" w:sz="0" w:space="0" w:color="auto"/>
                        <w:left w:val="none" w:sz="0" w:space="0" w:color="auto"/>
                        <w:bottom w:val="none" w:sz="0" w:space="0" w:color="auto"/>
                        <w:right w:val="none" w:sz="0" w:space="0" w:color="auto"/>
                      </w:divBdr>
                      <w:divsChild>
                        <w:div w:id="152839667">
                          <w:marLeft w:val="0"/>
                          <w:marRight w:val="0"/>
                          <w:marTop w:val="0"/>
                          <w:marBottom w:val="0"/>
                          <w:divBdr>
                            <w:top w:val="none" w:sz="0" w:space="0" w:color="auto"/>
                            <w:left w:val="none" w:sz="0" w:space="0" w:color="auto"/>
                            <w:bottom w:val="none" w:sz="0" w:space="0" w:color="auto"/>
                            <w:right w:val="none" w:sz="0" w:space="0" w:color="auto"/>
                          </w:divBdr>
                          <w:divsChild>
                            <w:div w:id="500006089">
                              <w:marLeft w:val="0"/>
                              <w:marRight w:val="0"/>
                              <w:marTop w:val="0"/>
                              <w:marBottom w:val="0"/>
                              <w:divBdr>
                                <w:top w:val="none" w:sz="0" w:space="0" w:color="auto"/>
                                <w:left w:val="none" w:sz="0" w:space="0" w:color="auto"/>
                                <w:bottom w:val="none" w:sz="0" w:space="0" w:color="auto"/>
                                <w:right w:val="none" w:sz="0" w:space="0" w:color="auto"/>
                              </w:divBdr>
                            </w:div>
                            <w:div w:id="121026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17305">
                  <w:marLeft w:val="0"/>
                  <w:marRight w:val="0"/>
                  <w:marTop w:val="0"/>
                  <w:marBottom w:val="0"/>
                  <w:divBdr>
                    <w:top w:val="none" w:sz="0" w:space="0" w:color="auto"/>
                    <w:left w:val="none" w:sz="0" w:space="0" w:color="auto"/>
                    <w:bottom w:val="none" w:sz="0" w:space="0" w:color="auto"/>
                    <w:right w:val="none" w:sz="0" w:space="0" w:color="auto"/>
                  </w:divBdr>
                  <w:divsChild>
                    <w:div w:id="1425374917">
                      <w:marLeft w:val="0"/>
                      <w:marRight w:val="0"/>
                      <w:marTop w:val="0"/>
                      <w:marBottom w:val="0"/>
                      <w:divBdr>
                        <w:top w:val="none" w:sz="0" w:space="0" w:color="auto"/>
                        <w:left w:val="none" w:sz="0" w:space="0" w:color="auto"/>
                        <w:bottom w:val="none" w:sz="0" w:space="0" w:color="auto"/>
                        <w:right w:val="none" w:sz="0" w:space="0" w:color="auto"/>
                      </w:divBdr>
                      <w:divsChild>
                        <w:div w:id="12734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652020">
          <w:marLeft w:val="0"/>
          <w:marRight w:val="0"/>
          <w:marTop w:val="0"/>
          <w:marBottom w:val="0"/>
          <w:divBdr>
            <w:top w:val="none" w:sz="0" w:space="0" w:color="auto"/>
            <w:left w:val="none" w:sz="0" w:space="0" w:color="auto"/>
            <w:bottom w:val="none" w:sz="0" w:space="0" w:color="auto"/>
            <w:right w:val="none" w:sz="0" w:space="0" w:color="auto"/>
          </w:divBdr>
          <w:divsChild>
            <w:div w:id="281957223">
              <w:marLeft w:val="0"/>
              <w:marRight w:val="0"/>
              <w:marTop w:val="0"/>
              <w:marBottom w:val="0"/>
              <w:divBdr>
                <w:top w:val="none" w:sz="0" w:space="0" w:color="auto"/>
                <w:left w:val="none" w:sz="0" w:space="0" w:color="auto"/>
                <w:bottom w:val="none" w:sz="0" w:space="0" w:color="auto"/>
                <w:right w:val="none" w:sz="0" w:space="0" w:color="auto"/>
              </w:divBdr>
              <w:divsChild>
                <w:div w:id="328556491">
                  <w:marLeft w:val="0"/>
                  <w:marRight w:val="0"/>
                  <w:marTop w:val="0"/>
                  <w:marBottom w:val="0"/>
                  <w:divBdr>
                    <w:top w:val="none" w:sz="0" w:space="0" w:color="auto"/>
                    <w:left w:val="none" w:sz="0" w:space="0" w:color="auto"/>
                    <w:bottom w:val="none" w:sz="0" w:space="0" w:color="auto"/>
                    <w:right w:val="none" w:sz="0" w:space="0" w:color="auto"/>
                  </w:divBdr>
                  <w:divsChild>
                    <w:div w:id="2095273447">
                      <w:marLeft w:val="0"/>
                      <w:marRight w:val="0"/>
                      <w:marTop w:val="0"/>
                      <w:marBottom w:val="0"/>
                      <w:divBdr>
                        <w:top w:val="none" w:sz="0" w:space="0" w:color="auto"/>
                        <w:left w:val="none" w:sz="0" w:space="0" w:color="auto"/>
                        <w:bottom w:val="none" w:sz="0" w:space="0" w:color="auto"/>
                        <w:right w:val="none" w:sz="0" w:space="0" w:color="auto"/>
                      </w:divBdr>
                      <w:divsChild>
                        <w:div w:id="1577864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8952519">
                              <w:marLeft w:val="0"/>
                              <w:marRight w:val="0"/>
                              <w:marTop w:val="0"/>
                              <w:marBottom w:val="0"/>
                              <w:divBdr>
                                <w:top w:val="none" w:sz="0" w:space="0" w:color="auto"/>
                                <w:left w:val="none" w:sz="0" w:space="0" w:color="auto"/>
                                <w:bottom w:val="none" w:sz="0" w:space="0" w:color="auto"/>
                                <w:right w:val="none" w:sz="0" w:space="0" w:color="auto"/>
                              </w:divBdr>
                              <w:divsChild>
                                <w:div w:id="155726295">
                                  <w:marLeft w:val="0"/>
                                  <w:marRight w:val="0"/>
                                  <w:marTop w:val="0"/>
                                  <w:marBottom w:val="0"/>
                                  <w:divBdr>
                                    <w:top w:val="none" w:sz="0" w:space="0" w:color="auto"/>
                                    <w:left w:val="none" w:sz="0" w:space="0" w:color="auto"/>
                                    <w:bottom w:val="none" w:sz="0" w:space="0" w:color="auto"/>
                                    <w:right w:val="none" w:sz="0" w:space="0" w:color="auto"/>
                                  </w:divBdr>
                                </w:div>
                                <w:div w:id="609245791">
                                  <w:marLeft w:val="0"/>
                                  <w:marRight w:val="0"/>
                                  <w:marTop w:val="0"/>
                                  <w:marBottom w:val="0"/>
                                  <w:divBdr>
                                    <w:top w:val="none" w:sz="0" w:space="0" w:color="auto"/>
                                    <w:left w:val="none" w:sz="0" w:space="0" w:color="auto"/>
                                    <w:bottom w:val="none" w:sz="0" w:space="0" w:color="auto"/>
                                    <w:right w:val="none" w:sz="0" w:space="0" w:color="auto"/>
                                  </w:divBdr>
                                </w:div>
                              </w:divsChild>
                            </w:div>
                            <w:div w:id="2137793572">
                              <w:marLeft w:val="0"/>
                              <w:marRight w:val="0"/>
                              <w:marTop w:val="0"/>
                              <w:marBottom w:val="0"/>
                              <w:divBdr>
                                <w:top w:val="none" w:sz="0" w:space="0" w:color="auto"/>
                                <w:left w:val="none" w:sz="0" w:space="0" w:color="auto"/>
                                <w:bottom w:val="none" w:sz="0" w:space="0" w:color="auto"/>
                                <w:right w:val="none" w:sz="0" w:space="0" w:color="auto"/>
                              </w:divBdr>
                            </w:div>
                          </w:divsChild>
                        </w:div>
                        <w:div w:id="2063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49284">
              <w:marLeft w:val="0"/>
              <w:marRight w:val="0"/>
              <w:marTop w:val="0"/>
              <w:marBottom w:val="0"/>
              <w:divBdr>
                <w:top w:val="none" w:sz="0" w:space="0" w:color="auto"/>
                <w:left w:val="none" w:sz="0" w:space="0" w:color="auto"/>
                <w:bottom w:val="none" w:sz="0" w:space="0" w:color="auto"/>
                <w:right w:val="none" w:sz="0" w:space="0" w:color="auto"/>
              </w:divBdr>
              <w:divsChild>
                <w:div w:id="182985311">
                  <w:marLeft w:val="0"/>
                  <w:marRight w:val="0"/>
                  <w:marTop w:val="0"/>
                  <w:marBottom w:val="0"/>
                  <w:divBdr>
                    <w:top w:val="none" w:sz="0" w:space="0" w:color="auto"/>
                    <w:left w:val="none" w:sz="0" w:space="0" w:color="auto"/>
                    <w:bottom w:val="none" w:sz="0" w:space="0" w:color="auto"/>
                    <w:right w:val="none" w:sz="0" w:space="0" w:color="auto"/>
                  </w:divBdr>
                </w:div>
                <w:div w:id="748622853">
                  <w:marLeft w:val="0"/>
                  <w:marRight w:val="0"/>
                  <w:marTop w:val="0"/>
                  <w:marBottom w:val="0"/>
                  <w:divBdr>
                    <w:top w:val="none" w:sz="0" w:space="0" w:color="auto"/>
                    <w:left w:val="none" w:sz="0" w:space="0" w:color="auto"/>
                    <w:bottom w:val="none" w:sz="0" w:space="0" w:color="auto"/>
                    <w:right w:val="none" w:sz="0" w:space="0" w:color="auto"/>
                  </w:divBdr>
                </w:div>
                <w:div w:id="807358545">
                  <w:marLeft w:val="0"/>
                  <w:marRight w:val="0"/>
                  <w:marTop w:val="0"/>
                  <w:marBottom w:val="0"/>
                  <w:divBdr>
                    <w:top w:val="none" w:sz="0" w:space="0" w:color="auto"/>
                    <w:left w:val="none" w:sz="0" w:space="0" w:color="auto"/>
                    <w:bottom w:val="none" w:sz="0" w:space="0" w:color="auto"/>
                    <w:right w:val="none" w:sz="0" w:space="0" w:color="auto"/>
                  </w:divBdr>
                </w:div>
                <w:div w:id="1197697814">
                  <w:marLeft w:val="0"/>
                  <w:marRight w:val="0"/>
                  <w:marTop w:val="0"/>
                  <w:marBottom w:val="0"/>
                  <w:divBdr>
                    <w:top w:val="none" w:sz="0" w:space="0" w:color="auto"/>
                    <w:left w:val="none" w:sz="0" w:space="0" w:color="auto"/>
                    <w:bottom w:val="none" w:sz="0" w:space="0" w:color="auto"/>
                    <w:right w:val="none" w:sz="0" w:space="0" w:color="auto"/>
                  </w:divBdr>
                </w:div>
                <w:div w:id="1610506552">
                  <w:marLeft w:val="0"/>
                  <w:marRight w:val="0"/>
                  <w:marTop w:val="0"/>
                  <w:marBottom w:val="0"/>
                  <w:divBdr>
                    <w:top w:val="none" w:sz="0" w:space="0" w:color="auto"/>
                    <w:left w:val="none" w:sz="0" w:space="0" w:color="auto"/>
                    <w:bottom w:val="none" w:sz="0" w:space="0" w:color="auto"/>
                    <w:right w:val="none" w:sz="0" w:space="0" w:color="auto"/>
                  </w:divBdr>
                </w:div>
              </w:divsChild>
            </w:div>
            <w:div w:id="1700545869">
              <w:marLeft w:val="0"/>
              <w:marRight w:val="0"/>
              <w:marTop w:val="0"/>
              <w:marBottom w:val="0"/>
              <w:divBdr>
                <w:top w:val="none" w:sz="0" w:space="0" w:color="auto"/>
                <w:left w:val="none" w:sz="0" w:space="0" w:color="auto"/>
                <w:bottom w:val="none" w:sz="0" w:space="0" w:color="auto"/>
                <w:right w:val="none" w:sz="0" w:space="0" w:color="auto"/>
              </w:divBdr>
              <w:divsChild>
                <w:div w:id="977610854">
                  <w:marLeft w:val="0"/>
                  <w:marRight w:val="0"/>
                  <w:marTop w:val="0"/>
                  <w:marBottom w:val="0"/>
                  <w:divBdr>
                    <w:top w:val="none" w:sz="0" w:space="0" w:color="auto"/>
                    <w:left w:val="none" w:sz="0" w:space="0" w:color="auto"/>
                    <w:bottom w:val="none" w:sz="0" w:space="0" w:color="auto"/>
                    <w:right w:val="none" w:sz="0" w:space="0" w:color="auto"/>
                  </w:divBdr>
                  <w:divsChild>
                    <w:div w:id="900674198">
                      <w:marLeft w:val="0"/>
                      <w:marRight w:val="0"/>
                      <w:marTop w:val="0"/>
                      <w:marBottom w:val="0"/>
                      <w:divBdr>
                        <w:top w:val="none" w:sz="0" w:space="0" w:color="auto"/>
                        <w:left w:val="none" w:sz="0" w:space="0" w:color="auto"/>
                        <w:bottom w:val="none" w:sz="0" w:space="0" w:color="auto"/>
                        <w:right w:val="none" w:sz="0" w:space="0" w:color="auto"/>
                      </w:divBdr>
                      <w:divsChild>
                        <w:div w:id="1934320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7982904">
                              <w:marLeft w:val="0"/>
                              <w:marRight w:val="0"/>
                              <w:marTop w:val="0"/>
                              <w:marBottom w:val="0"/>
                              <w:divBdr>
                                <w:top w:val="none" w:sz="0" w:space="0" w:color="auto"/>
                                <w:left w:val="none" w:sz="0" w:space="0" w:color="auto"/>
                                <w:bottom w:val="none" w:sz="0" w:space="0" w:color="auto"/>
                                <w:right w:val="none" w:sz="0" w:space="0" w:color="auto"/>
                              </w:divBdr>
                              <w:divsChild>
                                <w:div w:id="148269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0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4509">
              <w:marLeft w:val="0"/>
              <w:marRight w:val="0"/>
              <w:marTop w:val="0"/>
              <w:marBottom w:val="0"/>
              <w:divBdr>
                <w:top w:val="none" w:sz="0" w:space="0" w:color="auto"/>
                <w:left w:val="none" w:sz="0" w:space="0" w:color="auto"/>
                <w:bottom w:val="none" w:sz="0" w:space="0" w:color="auto"/>
                <w:right w:val="none" w:sz="0" w:space="0" w:color="auto"/>
              </w:divBdr>
              <w:divsChild>
                <w:div w:id="11511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77924">
          <w:marLeft w:val="0"/>
          <w:marRight w:val="0"/>
          <w:marTop w:val="0"/>
          <w:marBottom w:val="0"/>
          <w:divBdr>
            <w:top w:val="none" w:sz="0" w:space="0" w:color="auto"/>
            <w:left w:val="none" w:sz="0" w:space="0" w:color="auto"/>
            <w:bottom w:val="none" w:sz="0" w:space="0" w:color="auto"/>
            <w:right w:val="none" w:sz="0" w:space="0" w:color="auto"/>
          </w:divBdr>
          <w:divsChild>
            <w:div w:id="879979580">
              <w:marLeft w:val="0"/>
              <w:marRight w:val="0"/>
              <w:marTop w:val="0"/>
              <w:marBottom w:val="0"/>
              <w:divBdr>
                <w:top w:val="none" w:sz="0" w:space="0" w:color="auto"/>
                <w:left w:val="none" w:sz="0" w:space="0" w:color="auto"/>
                <w:bottom w:val="none" w:sz="0" w:space="0" w:color="auto"/>
                <w:right w:val="none" w:sz="0" w:space="0" w:color="auto"/>
              </w:divBdr>
              <w:divsChild>
                <w:div w:id="1067655206">
                  <w:marLeft w:val="0"/>
                  <w:marRight w:val="0"/>
                  <w:marTop w:val="0"/>
                  <w:marBottom w:val="0"/>
                  <w:divBdr>
                    <w:top w:val="none" w:sz="0" w:space="0" w:color="auto"/>
                    <w:left w:val="none" w:sz="0" w:space="0" w:color="auto"/>
                    <w:bottom w:val="none" w:sz="0" w:space="0" w:color="auto"/>
                    <w:right w:val="none" w:sz="0" w:space="0" w:color="auto"/>
                  </w:divBdr>
                  <w:divsChild>
                    <w:div w:id="170264872">
                      <w:marLeft w:val="0"/>
                      <w:marRight w:val="0"/>
                      <w:marTop w:val="0"/>
                      <w:marBottom w:val="0"/>
                      <w:divBdr>
                        <w:top w:val="none" w:sz="0" w:space="0" w:color="auto"/>
                        <w:left w:val="none" w:sz="0" w:space="0" w:color="auto"/>
                        <w:bottom w:val="none" w:sz="0" w:space="0" w:color="auto"/>
                        <w:right w:val="none" w:sz="0" w:space="0" w:color="auto"/>
                      </w:divBdr>
                      <w:divsChild>
                        <w:div w:id="37199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8188">
                  <w:marLeft w:val="0"/>
                  <w:marRight w:val="0"/>
                  <w:marTop w:val="0"/>
                  <w:marBottom w:val="0"/>
                  <w:divBdr>
                    <w:top w:val="none" w:sz="0" w:space="0" w:color="auto"/>
                    <w:left w:val="none" w:sz="0" w:space="0" w:color="auto"/>
                    <w:bottom w:val="none" w:sz="0" w:space="0" w:color="auto"/>
                    <w:right w:val="none" w:sz="0" w:space="0" w:color="auto"/>
                  </w:divBdr>
                  <w:divsChild>
                    <w:div w:id="1868131273">
                      <w:marLeft w:val="0"/>
                      <w:marRight w:val="0"/>
                      <w:marTop w:val="0"/>
                      <w:marBottom w:val="0"/>
                      <w:divBdr>
                        <w:top w:val="none" w:sz="0" w:space="0" w:color="auto"/>
                        <w:left w:val="none" w:sz="0" w:space="0" w:color="auto"/>
                        <w:bottom w:val="none" w:sz="0" w:space="0" w:color="auto"/>
                        <w:right w:val="none" w:sz="0" w:space="0" w:color="auto"/>
                      </w:divBdr>
                      <w:divsChild>
                        <w:div w:id="1797866720">
                          <w:marLeft w:val="0"/>
                          <w:marRight w:val="0"/>
                          <w:marTop w:val="0"/>
                          <w:marBottom w:val="0"/>
                          <w:divBdr>
                            <w:top w:val="none" w:sz="0" w:space="0" w:color="auto"/>
                            <w:left w:val="none" w:sz="0" w:space="0" w:color="auto"/>
                            <w:bottom w:val="none" w:sz="0" w:space="0" w:color="auto"/>
                            <w:right w:val="none" w:sz="0" w:space="0" w:color="auto"/>
                          </w:divBdr>
                          <w:divsChild>
                            <w:div w:id="1160997031">
                              <w:marLeft w:val="0"/>
                              <w:marRight w:val="0"/>
                              <w:marTop w:val="0"/>
                              <w:marBottom w:val="0"/>
                              <w:divBdr>
                                <w:top w:val="none" w:sz="0" w:space="0" w:color="auto"/>
                                <w:left w:val="none" w:sz="0" w:space="0" w:color="auto"/>
                                <w:bottom w:val="none" w:sz="0" w:space="0" w:color="auto"/>
                                <w:right w:val="none" w:sz="0" w:space="0" w:color="auto"/>
                              </w:divBdr>
                            </w:div>
                            <w:div w:id="16290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616520">
          <w:marLeft w:val="0"/>
          <w:marRight w:val="0"/>
          <w:marTop w:val="0"/>
          <w:marBottom w:val="0"/>
          <w:divBdr>
            <w:top w:val="none" w:sz="0" w:space="0" w:color="auto"/>
            <w:left w:val="none" w:sz="0" w:space="0" w:color="auto"/>
            <w:bottom w:val="none" w:sz="0" w:space="0" w:color="auto"/>
            <w:right w:val="none" w:sz="0" w:space="0" w:color="auto"/>
          </w:divBdr>
          <w:divsChild>
            <w:div w:id="1310355534">
              <w:marLeft w:val="0"/>
              <w:marRight w:val="0"/>
              <w:marTop w:val="0"/>
              <w:marBottom w:val="0"/>
              <w:divBdr>
                <w:top w:val="none" w:sz="0" w:space="0" w:color="auto"/>
                <w:left w:val="none" w:sz="0" w:space="0" w:color="auto"/>
                <w:bottom w:val="none" w:sz="0" w:space="0" w:color="auto"/>
                <w:right w:val="none" w:sz="0" w:space="0" w:color="auto"/>
              </w:divBdr>
              <w:divsChild>
                <w:div w:id="9784152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71113">
                      <w:marLeft w:val="0"/>
                      <w:marRight w:val="0"/>
                      <w:marTop w:val="0"/>
                      <w:marBottom w:val="0"/>
                      <w:divBdr>
                        <w:top w:val="none" w:sz="0" w:space="0" w:color="auto"/>
                        <w:left w:val="none" w:sz="0" w:space="0" w:color="auto"/>
                        <w:bottom w:val="none" w:sz="0" w:space="0" w:color="auto"/>
                        <w:right w:val="none" w:sz="0" w:space="0" w:color="auto"/>
                      </w:divBdr>
                    </w:div>
                  </w:divsChild>
                </w:div>
                <w:div w:id="196896254">
                  <w:marLeft w:val="0"/>
                  <w:marRight w:val="0"/>
                  <w:marTop w:val="0"/>
                  <w:marBottom w:val="0"/>
                  <w:divBdr>
                    <w:top w:val="none" w:sz="0" w:space="0" w:color="auto"/>
                    <w:left w:val="none" w:sz="0" w:space="0" w:color="auto"/>
                    <w:bottom w:val="none" w:sz="0" w:space="0" w:color="auto"/>
                    <w:right w:val="none" w:sz="0" w:space="0" w:color="auto"/>
                  </w:divBdr>
                </w:div>
                <w:div w:id="202447246">
                  <w:marLeft w:val="0"/>
                  <w:marRight w:val="0"/>
                  <w:marTop w:val="0"/>
                  <w:marBottom w:val="0"/>
                  <w:divBdr>
                    <w:top w:val="none" w:sz="0" w:space="0" w:color="auto"/>
                    <w:left w:val="none" w:sz="0" w:space="0" w:color="auto"/>
                    <w:bottom w:val="none" w:sz="0" w:space="0" w:color="auto"/>
                    <w:right w:val="none" w:sz="0" w:space="0" w:color="auto"/>
                  </w:divBdr>
                </w:div>
                <w:div w:id="380329329">
                  <w:marLeft w:val="0"/>
                  <w:marRight w:val="0"/>
                  <w:marTop w:val="0"/>
                  <w:marBottom w:val="0"/>
                  <w:divBdr>
                    <w:top w:val="none" w:sz="0" w:space="0" w:color="auto"/>
                    <w:left w:val="none" w:sz="0" w:space="0" w:color="auto"/>
                    <w:bottom w:val="none" w:sz="0" w:space="0" w:color="auto"/>
                    <w:right w:val="none" w:sz="0" w:space="0" w:color="auto"/>
                  </w:divBdr>
                </w:div>
                <w:div w:id="429198571">
                  <w:marLeft w:val="0"/>
                  <w:marRight w:val="0"/>
                  <w:marTop w:val="0"/>
                  <w:marBottom w:val="0"/>
                  <w:divBdr>
                    <w:top w:val="none" w:sz="0" w:space="0" w:color="auto"/>
                    <w:left w:val="none" w:sz="0" w:space="0" w:color="auto"/>
                    <w:bottom w:val="none" w:sz="0" w:space="0" w:color="auto"/>
                    <w:right w:val="none" w:sz="0" w:space="0" w:color="auto"/>
                  </w:divBdr>
                </w:div>
                <w:div w:id="576595751">
                  <w:marLeft w:val="0"/>
                  <w:marRight w:val="0"/>
                  <w:marTop w:val="0"/>
                  <w:marBottom w:val="0"/>
                  <w:divBdr>
                    <w:top w:val="none" w:sz="0" w:space="0" w:color="auto"/>
                    <w:left w:val="none" w:sz="0" w:space="0" w:color="auto"/>
                    <w:bottom w:val="none" w:sz="0" w:space="0" w:color="auto"/>
                    <w:right w:val="none" w:sz="0" w:space="0" w:color="auto"/>
                  </w:divBdr>
                </w:div>
                <w:div w:id="1732342372">
                  <w:marLeft w:val="0"/>
                  <w:marRight w:val="0"/>
                  <w:marTop w:val="0"/>
                  <w:marBottom w:val="0"/>
                  <w:divBdr>
                    <w:top w:val="none" w:sz="0" w:space="0" w:color="auto"/>
                    <w:left w:val="none" w:sz="0" w:space="0" w:color="auto"/>
                    <w:bottom w:val="none" w:sz="0" w:space="0" w:color="auto"/>
                    <w:right w:val="none" w:sz="0" w:space="0" w:color="auto"/>
                  </w:divBdr>
                  <w:divsChild>
                    <w:div w:id="941449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864935">
                  <w:marLeft w:val="0"/>
                  <w:marRight w:val="0"/>
                  <w:marTop w:val="0"/>
                  <w:marBottom w:val="0"/>
                  <w:divBdr>
                    <w:top w:val="none" w:sz="0" w:space="0" w:color="auto"/>
                    <w:left w:val="none" w:sz="0" w:space="0" w:color="auto"/>
                    <w:bottom w:val="none" w:sz="0" w:space="0" w:color="auto"/>
                    <w:right w:val="none" w:sz="0" w:space="0" w:color="auto"/>
                  </w:divBdr>
                </w:div>
                <w:div w:id="1268197707">
                  <w:marLeft w:val="0"/>
                  <w:marRight w:val="0"/>
                  <w:marTop w:val="0"/>
                  <w:marBottom w:val="0"/>
                  <w:divBdr>
                    <w:top w:val="none" w:sz="0" w:space="0" w:color="auto"/>
                    <w:left w:val="none" w:sz="0" w:space="0" w:color="auto"/>
                    <w:bottom w:val="none" w:sz="0" w:space="0" w:color="auto"/>
                    <w:right w:val="none" w:sz="0" w:space="0" w:color="auto"/>
                  </w:divBdr>
                </w:div>
                <w:div w:id="1355687681">
                  <w:marLeft w:val="0"/>
                  <w:marRight w:val="0"/>
                  <w:marTop w:val="0"/>
                  <w:marBottom w:val="0"/>
                  <w:divBdr>
                    <w:top w:val="none" w:sz="0" w:space="0" w:color="auto"/>
                    <w:left w:val="none" w:sz="0" w:space="0" w:color="auto"/>
                    <w:bottom w:val="none" w:sz="0" w:space="0" w:color="auto"/>
                    <w:right w:val="none" w:sz="0" w:space="0" w:color="auto"/>
                  </w:divBdr>
                </w:div>
                <w:div w:id="1413307864">
                  <w:marLeft w:val="0"/>
                  <w:marRight w:val="0"/>
                  <w:marTop w:val="0"/>
                  <w:marBottom w:val="0"/>
                  <w:divBdr>
                    <w:top w:val="none" w:sz="0" w:space="0" w:color="auto"/>
                    <w:left w:val="none" w:sz="0" w:space="0" w:color="auto"/>
                    <w:bottom w:val="none" w:sz="0" w:space="0" w:color="auto"/>
                    <w:right w:val="none" w:sz="0" w:space="0" w:color="auto"/>
                  </w:divBdr>
                </w:div>
                <w:div w:id="1836411335">
                  <w:marLeft w:val="0"/>
                  <w:marRight w:val="0"/>
                  <w:marTop w:val="0"/>
                  <w:marBottom w:val="0"/>
                  <w:divBdr>
                    <w:top w:val="none" w:sz="0" w:space="0" w:color="auto"/>
                    <w:left w:val="none" w:sz="0" w:space="0" w:color="auto"/>
                    <w:bottom w:val="none" w:sz="0" w:space="0" w:color="auto"/>
                    <w:right w:val="none" w:sz="0" w:space="0" w:color="auto"/>
                  </w:divBdr>
                </w:div>
                <w:div w:id="1875459500">
                  <w:marLeft w:val="0"/>
                  <w:marRight w:val="0"/>
                  <w:marTop w:val="0"/>
                  <w:marBottom w:val="0"/>
                  <w:divBdr>
                    <w:top w:val="none" w:sz="0" w:space="0" w:color="auto"/>
                    <w:left w:val="none" w:sz="0" w:space="0" w:color="auto"/>
                    <w:bottom w:val="none" w:sz="0" w:space="0" w:color="auto"/>
                    <w:right w:val="none" w:sz="0" w:space="0" w:color="auto"/>
                  </w:divBdr>
                </w:div>
                <w:div w:id="1883902721">
                  <w:marLeft w:val="0"/>
                  <w:marRight w:val="0"/>
                  <w:marTop w:val="0"/>
                  <w:marBottom w:val="0"/>
                  <w:divBdr>
                    <w:top w:val="none" w:sz="0" w:space="0" w:color="auto"/>
                    <w:left w:val="none" w:sz="0" w:space="0" w:color="auto"/>
                    <w:bottom w:val="none" w:sz="0" w:space="0" w:color="auto"/>
                    <w:right w:val="none" w:sz="0" w:space="0" w:color="auto"/>
                  </w:divBdr>
                </w:div>
                <w:div w:id="1968849396">
                  <w:marLeft w:val="0"/>
                  <w:marRight w:val="0"/>
                  <w:marTop w:val="0"/>
                  <w:marBottom w:val="0"/>
                  <w:divBdr>
                    <w:top w:val="none" w:sz="0" w:space="0" w:color="auto"/>
                    <w:left w:val="none" w:sz="0" w:space="0" w:color="auto"/>
                    <w:bottom w:val="none" w:sz="0" w:space="0" w:color="auto"/>
                    <w:right w:val="none" w:sz="0" w:space="0" w:color="auto"/>
                  </w:divBdr>
                </w:div>
                <w:div w:id="1987273281">
                  <w:marLeft w:val="0"/>
                  <w:marRight w:val="0"/>
                  <w:marTop w:val="0"/>
                  <w:marBottom w:val="0"/>
                  <w:divBdr>
                    <w:top w:val="none" w:sz="0" w:space="0" w:color="auto"/>
                    <w:left w:val="none" w:sz="0" w:space="0" w:color="auto"/>
                    <w:bottom w:val="none" w:sz="0" w:space="0" w:color="auto"/>
                    <w:right w:val="none" w:sz="0" w:space="0" w:color="auto"/>
                  </w:divBdr>
                </w:div>
                <w:div w:id="209605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013">
          <w:marLeft w:val="0"/>
          <w:marRight w:val="0"/>
          <w:marTop w:val="0"/>
          <w:marBottom w:val="0"/>
          <w:divBdr>
            <w:top w:val="none" w:sz="0" w:space="0" w:color="auto"/>
            <w:left w:val="none" w:sz="0" w:space="0" w:color="auto"/>
            <w:bottom w:val="none" w:sz="0" w:space="0" w:color="auto"/>
            <w:right w:val="none" w:sz="0" w:space="0" w:color="auto"/>
          </w:divBdr>
          <w:divsChild>
            <w:div w:id="1743869279">
              <w:marLeft w:val="0"/>
              <w:marRight w:val="0"/>
              <w:marTop w:val="0"/>
              <w:marBottom w:val="0"/>
              <w:divBdr>
                <w:top w:val="none" w:sz="0" w:space="0" w:color="auto"/>
                <w:left w:val="none" w:sz="0" w:space="0" w:color="auto"/>
                <w:bottom w:val="none" w:sz="0" w:space="0" w:color="auto"/>
                <w:right w:val="none" w:sz="0" w:space="0" w:color="auto"/>
              </w:divBdr>
              <w:divsChild>
                <w:div w:id="241257550">
                  <w:marLeft w:val="0"/>
                  <w:marRight w:val="0"/>
                  <w:marTop w:val="0"/>
                  <w:marBottom w:val="0"/>
                  <w:divBdr>
                    <w:top w:val="none" w:sz="0" w:space="0" w:color="auto"/>
                    <w:left w:val="none" w:sz="0" w:space="0" w:color="auto"/>
                    <w:bottom w:val="none" w:sz="0" w:space="0" w:color="auto"/>
                    <w:right w:val="none" w:sz="0" w:space="0" w:color="auto"/>
                  </w:divBdr>
                  <w:divsChild>
                    <w:div w:id="181627972">
                      <w:marLeft w:val="0"/>
                      <w:marRight w:val="0"/>
                      <w:marTop w:val="0"/>
                      <w:marBottom w:val="0"/>
                      <w:divBdr>
                        <w:top w:val="none" w:sz="0" w:space="0" w:color="auto"/>
                        <w:left w:val="none" w:sz="0" w:space="0" w:color="auto"/>
                        <w:bottom w:val="none" w:sz="0" w:space="0" w:color="auto"/>
                        <w:right w:val="none" w:sz="0" w:space="0" w:color="auto"/>
                      </w:divBdr>
                      <w:divsChild>
                        <w:div w:id="1774665436">
                          <w:marLeft w:val="0"/>
                          <w:marRight w:val="0"/>
                          <w:marTop w:val="0"/>
                          <w:marBottom w:val="0"/>
                          <w:divBdr>
                            <w:top w:val="none" w:sz="0" w:space="0" w:color="auto"/>
                            <w:left w:val="none" w:sz="0" w:space="0" w:color="auto"/>
                            <w:bottom w:val="none" w:sz="0" w:space="0" w:color="auto"/>
                            <w:right w:val="none" w:sz="0" w:space="0" w:color="auto"/>
                          </w:divBdr>
                          <w:divsChild>
                            <w:div w:id="1111630542">
                              <w:marLeft w:val="0"/>
                              <w:marRight w:val="0"/>
                              <w:marTop w:val="0"/>
                              <w:marBottom w:val="0"/>
                              <w:divBdr>
                                <w:top w:val="none" w:sz="0" w:space="0" w:color="auto"/>
                                <w:left w:val="none" w:sz="0" w:space="0" w:color="auto"/>
                                <w:bottom w:val="none" w:sz="0" w:space="0" w:color="auto"/>
                                <w:right w:val="none" w:sz="0" w:space="0" w:color="auto"/>
                              </w:divBdr>
                            </w:div>
                            <w:div w:id="13946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173">
                  <w:marLeft w:val="0"/>
                  <w:marRight w:val="0"/>
                  <w:marTop w:val="0"/>
                  <w:marBottom w:val="0"/>
                  <w:divBdr>
                    <w:top w:val="none" w:sz="0" w:space="0" w:color="auto"/>
                    <w:left w:val="none" w:sz="0" w:space="0" w:color="auto"/>
                    <w:bottom w:val="none" w:sz="0" w:space="0" w:color="auto"/>
                    <w:right w:val="none" w:sz="0" w:space="0" w:color="auto"/>
                  </w:divBdr>
                  <w:divsChild>
                    <w:div w:id="851336520">
                      <w:marLeft w:val="0"/>
                      <w:marRight w:val="0"/>
                      <w:marTop w:val="0"/>
                      <w:marBottom w:val="0"/>
                      <w:divBdr>
                        <w:top w:val="none" w:sz="0" w:space="0" w:color="auto"/>
                        <w:left w:val="none" w:sz="0" w:space="0" w:color="auto"/>
                        <w:bottom w:val="none" w:sz="0" w:space="0" w:color="auto"/>
                        <w:right w:val="none" w:sz="0" w:space="0" w:color="auto"/>
                      </w:divBdr>
                      <w:divsChild>
                        <w:div w:id="19564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36297">
          <w:marLeft w:val="0"/>
          <w:marRight w:val="0"/>
          <w:marTop w:val="0"/>
          <w:marBottom w:val="0"/>
          <w:divBdr>
            <w:top w:val="none" w:sz="0" w:space="0" w:color="auto"/>
            <w:left w:val="none" w:sz="0" w:space="0" w:color="auto"/>
            <w:bottom w:val="none" w:sz="0" w:space="0" w:color="auto"/>
            <w:right w:val="none" w:sz="0" w:space="0" w:color="auto"/>
          </w:divBdr>
          <w:divsChild>
            <w:div w:id="185599952">
              <w:marLeft w:val="0"/>
              <w:marRight w:val="0"/>
              <w:marTop w:val="0"/>
              <w:marBottom w:val="0"/>
              <w:divBdr>
                <w:top w:val="none" w:sz="0" w:space="0" w:color="auto"/>
                <w:left w:val="none" w:sz="0" w:space="0" w:color="auto"/>
                <w:bottom w:val="none" w:sz="0" w:space="0" w:color="auto"/>
                <w:right w:val="none" w:sz="0" w:space="0" w:color="auto"/>
              </w:divBdr>
            </w:div>
          </w:divsChild>
        </w:div>
        <w:div w:id="1914973420">
          <w:marLeft w:val="0"/>
          <w:marRight w:val="0"/>
          <w:marTop w:val="0"/>
          <w:marBottom w:val="0"/>
          <w:divBdr>
            <w:top w:val="none" w:sz="0" w:space="0" w:color="auto"/>
            <w:left w:val="none" w:sz="0" w:space="0" w:color="auto"/>
            <w:bottom w:val="none" w:sz="0" w:space="0" w:color="auto"/>
            <w:right w:val="none" w:sz="0" w:space="0" w:color="auto"/>
          </w:divBdr>
          <w:divsChild>
            <w:div w:id="1694922339">
              <w:marLeft w:val="0"/>
              <w:marRight w:val="0"/>
              <w:marTop w:val="0"/>
              <w:marBottom w:val="0"/>
              <w:divBdr>
                <w:top w:val="none" w:sz="0" w:space="0" w:color="auto"/>
                <w:left w:val="none" w:sz="0" w:space="0" w:color="auto"/>
                <w:bottom w:val="none" w:sz="0" w:space="0" w:color="auto"/>
                <w:right w:val="none" w:sz="0" w:space="0" w:color="auto"/>
              </w:divBdr>
              <w:divsChild>
                <w:div w:id="963003796">
                  <w:marLeft w:val="0"/>
                  <w:marRight w:val="0"/>
                  <w:marTop w:val="0"/>
                  <w:marBottom w:val="0"/>
                  <w:divBdr>
                    <w:top w:val="none" w:sz="0" w:space="0" w:color="auto"/>
                    <w:left w:val="none" w:sz="0" w:space="0" w:color="auto"/>
                    <w:bottom w:val="none" w:sz="0" w:space="0" w:color="auto"/>
                    <w:right w:val="none" w:sz="0" w:space="0" w:color="auto"/>
                  </w:divBdr>
                  <w:divsChild>
                    <w:div w:id="1083525890">
                      <w:marLeft w:val="0"/>
                      <w:marRight w:val="0"/>
                      <w:marTop w:val="0"/>
                      <w:marBottom w:val="0"/>
                      <w:divBdr>
                        <w:top w:val="none" w:sz="0" w:space="0" w:color="auto"/>
                        <w:left w:val="none" w:sz="0" w:space="0" w:color="auto"/>
                        <w:bottom w:val="none" w:sz="0" w:space="0" w:color="auto"/>
                        <w:right w:val="none" w:sz="0" w:space="0" w:color="auto"/>
                      </w:divBdr>
                      <w:divsChild>
                        <w:div w:id="986594079">
                          <w:marLeft w:val="0"/>
                          <w:marRight w:val="0"/>
                          <w:marTop w:val="0"/>
                          <w:marBottom w:val="0"/>
                          <w:divBdr>
                            <w:top w:val="none" w:sz="0" w:space="0" w:color="auto"/>
                            <w:left w:val="none" w:sz="0" w:space="0" w:color="auto"/>
                            <w:bottom w:val="none" w:sz="0" w:space="0" w:color="auto"/>
                            <w:right w:val="none" w:sz="0" w:space="0" w:color="auto"/>
                          </w:divBdr>
                          <w:divsChild>
                            <w:div w:id="198471424">
                              <w:marLeft w:val="0"/>
                              <w:marRight w:val="0"/>
                              <w:marTop w:val="0"/>
                              <w:marBottom w:val="0"/>
                              <w:divBdr>
                                <w:top w:val="none" w:sz="0" w:space="0" w:color="auto"/>
                                <w:left w:val="none" w:sz="0" w:space="0" w:color="auto"/>
                                <w:bottom w:val="none" w:sz="0" w:space="0" w:color="auto"/>
                                <w:right w:val="none" w:sz="0" w:space="0" w:color="auto"/>
                              </w:divBdr>
                            </w:div>
                            <w:div w:id="182288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626099">
                  <w:marLeft w:val="0"/>
                  <w:marRight w:val="0"/>
                  <w:marTop w:val="0"/>
                  <w:marBottom w:val="0"/>
                  <w:divBdr>
                    <w:top w:val="none" w:sz="0" w:space="0" w:color="auto"/>
                    <w:left w:val="none" w:sz="0" w:space="0" w:color="auto"/>
                    <w:bottom w:val="none" w:sz="0" w:space="0" w:color="auto"/>
                    <w:right w:val="none" w:sz="0" w:space="0" w:color="auto"/>
                  </w:divBdr>
                  <w:divsChild>
                    <w:div w:id="237055669">
                      <w:marLeft w:val="0"/>
                      <w:marRight w:val="0"/>
                      <w:marTop w:val="0"/>
                      <w:marBottom w:val="0"/>
                      <w:divBdr>
                        <w:top w:val="none" w:sz="0" w:space="0" w:color="auto"/>
                        <w:left w:val="none" w:sz="0" w:space="0" w:color="auto"/>
                        <w:bottom w:val="none" w:sz="0" w:space="0" w:color="auto"/>
                        <w:right w:val="none" w:sz="0" w:space="0" w:color="auto"/>
                      </w:divBdr>
                      <w:divsChild>
                        <w:div w:id="77944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177721">
          <w:marLeft w:val="0"/>
          <w:marRight w:val="0"/>
          <w:marTop w:val="0"/>
          <w:marBottom w:val="0"/>
          <w:divBdr>
            <w:top w:val="none" w:sz="0" w:space="0" w:color="auto"/>
            <w:left w:val="none" w:sz="0" w:space="0" w:color="auto"/>
            <w:bottom w:val="none" w:sz="0" w:space="0" w:color="auto"/>
            <w:right w:val="none" w:sz="0" w:space="0" w:color="auto"/>
          </w:divBdr>
          <w:divsChild>
            <w:div w:id="221714651">
              <w:marLeft w:val="0"/>
              <w:marRight w:val="0"/>
              <w:marTop w:val="0"/>
              <w:marBottom w:val="0"/>
              <w:divBdr>
                <w:top w:val="none" w:sz="0" w:space="0" w:color="auto"/>
                <w:left w:val="none" w:sz="0" w:space="0" w:color="auto"/>
                <w:bottom w:val="none" w:sz="0" w:space="0" w:color="auto"/>
                <w:right w:val="none" w:sz="0" w:space="0" w:color="auto"/>
              </w:divBdr>
            </w:div>
          </w:divsChild>
        </w:div>
        <w:div w:id="259989562">
          <w:marLeft w:val="0"/>
          <w:marRight w:val="0"/>
          <w:marTop w:val="0"/>
          <w:marBottom w:val="0"/>
          <w:divBdr>
            <w:top w:val="none" w:sz="0" w:space="0" w:color="auto"/>
            <w:left w:val="none" w:sz="0" w:space="0" w:color="auto"/>
            <w:bottom w:val="none" w:sz="0" w:space="0" w:color="auto"/>
            <w:right w:val="none" w:sz="0" w:space="0" w:color="auto"/>
          </w:divBdr>
        </w:div>
        <w:div w:id="890457904">
          <w:marLeft w:val="0"/>
          <w:marRight w:val="0"/>
          <w:marTop w:val="0"/>
          <w:marBottom w:val="0"/>
          <w:divBdr>
            <w:top w:val="none" w:sz="0" w:space="0" w:color="auto"/>
            <w:left w:val="none" w:sz="0" w:space="0" w:color="auto"/>
            <w:bottom w:val="none" w:sz="0" w:space="0" w:color="auto"/>
            <w:right w:val="none" w:sz="0" w:space="0" w:color="auto"/>
          </w:divBdr>
          <w:divsChild>
            <w:div w:id="1031613925">
              <w:marLeft w:val="0"/>
              <w:marRight w:val="0"/>
              <w:marTop w:val="0"/>
              <w:marBottom w:val="0"/>
              <w:divBdr>
                <w:top w:val="none" w:sz="0" w:space="0" w:color="auto"/>
                <w:left w:val="none" w:sz="0" w:space="0" w:color="auto"/>
                <w:bottom w:val="none" w:sz="0" w:space="0" w:color="auto"/>
                <w:right w:val="none" w:sz="0" w:space="0" w:color="auto"/>
              </w:divBdr>
              <w:divsChild>
                <w:div w:id="260112926">
                  <w:marLeft w:val="0"/>
                  <w:marRight w:val="0"/>
                  <w:marTop w:val="0"/>
                  <w:marBottom w:val="0"/>
                  <w:divBdr>
                    <w:top w:val="none" w:sz="0" w:space="0" w:color="auto"/>
                    <w:left w:val="none" w:sz="0" w:space="0" w:color="auto"/>
                    <w:bottom w:val="none" w:sz="0" w:space="0" w:color="auto"/>
                    <w:right w:val="none" w:sz="0" w:space="0" w:color="auto"/>
                  </w:divBdr>
                </w:div>
                <w:div w:id="933439566">
                  <w:marLeft w:val="0"/>
                  <w:marRight w:val="0"/>
                  <w:marTop w:val="0"/>
                  <w:marBottom w:val="0"/>
                  <w:divBdr>
                    <w:top w:val="none" w:sz="0" w:space="0" w:color="auto"/>
                    <w:left w:val="none" w:sz="0" w:space="0" w:color="auto"/>
                    <w:bottom w:val="none" w:sz="0" w:space="0" w:color="auto"/>
                    <w:right w:val="none" w:sz="0" w:space="0" w:color="auto"/>
                  </w:divBdr>
                  <w:divsChild>
                    <w:div w:id="1445536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2410883">
                          <w:marLeft w:val="0"/>
                          <w:marRight w:val="0"/>
                          <w:marTop w:val="0"/>
                          <w:marBottom w:val="0"/>
                          <w:divBdr>
                            <w:top w:val="none" w:sz="0" w:space="0" w:color="auto"/>
                            <w:left w:val="none" w:sz="0" w:space="0" w:color="auto"/>
                            <w:bottom w:val="none" w:sz="0" w:space="0" w:color="auto"/>
                            <w:right w:val="none" w:sz="0" w:space="0" w:color="auto"/>
                          </w:divBdr>
                        </w:div>
                      </w:divsChild>
                    </w:div>
                    <w:div w:id="578711712">
                      <w:marLeft w:val="0"/>
                      <w:marRight w:val="0"/>
                      <w:marTop w:val="0"/>
                      <w:marBottom w:val="0"/>
                      <w:divBdr>
                        <w:top w:val="none" w:sz="0" w:space="0" w:color="auto"/>
                        <w:left w:val="none" w:sz="0" w:space="0" w:color="auto"/>
                        <w:bottom w:val="none" w:sz="0" w:space="0" w:color="auto"/>
                        <w:right w:val="none" w:sz="0" w:space="0" w:color="auto"/>
                      </w:divBdr>
                      <w:divsChild>
                        <w:div w:id="998847021">
                          <w:marLeft w:val="0"/>
                          <w:marRight w:val="0"/>
                          <w:marTop w:val="0"/>
                          <w:marBottom w:val="0"/>
                          <w:divBdr>
                            <w:top w:val="none" w:sz="0" w:space="0" w:color="auto"/>
                            <w:left w:val="none" w:sz="0" w:space="0" w:color="auto"/>
                            <w:bottom w:val="none" w:sz="0" w:space="0" w:color="auto"/>
                            <w:right w:val="none" w:sz="0" w:space="0" w:color="auto"/>
                          </w:divBdr>
                        </w:div>
                        <w:div w:id="1879051686">
                          <w:marLeft w:val="0"/>
                          <w:marRight w:val="0"/>
                          <w:marTop w:val="0"/>
                          <w:marBottom w:val="0"/>
                          <w:divBdr>
                            <w:top w:val="none" w:sz="0" w:space="0" w:color="auto"/>
                            <w:left w:val="none" w:sz="0" w:space="0" w:color="auto"/>
                            <w:bottom w:val="none" w:sz="0" w:space="0" w:color="auto"/>
                            <w:right w:val="none" w:sz="0" w:space="0" w:color="auto"/>
                          </w:divBdr>
                        </w:div>
                      </w:divsChild>
                    </w:div>
                    <w:div w:id="1651709127">
                      <w:marLeft w:val="0"/>
                      <w:marRight w:val="0"/>
                      <w:marTop w:val="0"/>
                      <w:marBottom w:val="0"/>
                      <w:divBdr>
                        <w:top w:val="none" w:sz="0" w:space="0" w:color="auto"/>
                        <w:left w:val="none" w:sz="0" w:space="0" w:color="auto"/>
                        <w:bottom w:val="none" w:sz="0" w:space="0" w:color="auto"/>
                        <w:right w:val="none" w:sz="0" w:space="0" w:color="auto"/>
                      </w:divBdr>
                      <w:divsChild>
                        <w:div w:id="1597248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38537678">
                  <w:marLeft w:val="0"/>
                  <w:marRight w:val="0"/>
                  <w:marTop w:val="0"/>
                  <w:marBottom w:val="0"/>
                  <w:divBdr>
                    <w:top w:val="none" w:sz="0" w:space="0" w:color="auto"/>
                    <w:left w:val="none" w:sz="0" w:space="0" w:color="auto"/>
                    <w:bottom w:val="none" w:sz="0" w:space="0" w:color="auto"/>
                    <w:right w:val="none" w:sz="0" w:space="0" w:color="auto"/>
                  </w:divBdr>
                </w:div>
                <w:div w:id="788403025">
                  <w:marLeft w:val="0"/>
                  <w:marRight w:val="0"/>
                  <w:marTop w:val="0"/>
                  <w:marBottom w:val="0"/>
                  <w:divBdr>
                    <w:top w:val="none" w:sz="0" w:space="0" w:color="auto"/>
                    <w:left w:val="none" w:sz="0" w:space="0" w:color="auto"/>
                    <w:bottom w:val="none" w:sz="0" w:space="0" w:color="auto"/>
                    <w:right w:val="none" w:sz="0" w:space="0" w:color="auto"/>
                  </w:divBdr>
                </w:div>
                <w:div w:id="801969673">
                  <w:marLeft w:val="0"/>
                  <w:marRight w:val="0"/>
                  <w:marTop w:val="0"/>
                  <w:marBottom w:val="0"/>
                  <w:divBdr>
                    <w:top w:val="none" w:sz="0" w:space="0" w:color="auto"/>
                    <w:left w:val="none" w:sz="0" w:space="0" w:color="auto"/>
                    <w:bottom w:val="none" w:sz="0" w:space="0" w:color="auto"/>
                    <w:right w:val="none" w:sz="0" w:space="0" w:color="auto"/>
                  </w:divBdr>
                </w:div>
                <w:div w:id="17319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9894">
          <w:marLeft w:val="0"/>
          <w:marRight w:val="0"/>
          <w:marTop w:val="0"/>
          <w:marBottom w:val="0"/>
          <w:divBdr>
            <w:top w:val="none" w:sz="0" w:space="0" w:color="auto"/>
            <w:left w:val="none" w:sz="0" w:space="0" w:color="auto"/>
            <w:bottom w:val="none" w:sz="0" w:space="0" w:color="auto"/>
            <w:right w:val="none" w:sz="0" w:space="0" w:color="auto"/>
          </w:divBdr>
          <w:divsChild>
            <w:div w:id="318660260">
              <w:marLeft w:val="0"/>
              <w:marRight w:val="0"/>
              <w:marTop w:val="0"/>
              <w:marBottom w:val="0"/>
              <w:divBdr>
                <w:top w:val="none" w:sz="0" w:space="0" w:color="auto"/>
                <w:left w:val="none" w:sz="0" w:space="0" w:color="auto"/>
                <w:bottom w:val="none" w:sz="0" w:space="0" w:color="auto"/>
                <w:right w:val="none" w:sz="0" w:space="0" w:color="auto"/>
              </w:divBdr>
              <w:divsChild>
                <w:div w:id="623117010">
                  <w:marLeft w:val="0"/>
                  <w:marRight w:val="0"/>
                  <w:marTop w:val="0"/>
                  <w:marBottom w:val="0"/>
                  <w:divBdr>
                    <w:top w:val="none" w:sz="0" w:space="0" w:color="auto"/>
                    <w:left w:val="none" w:sz="0" w:space="0" w:color="auto"/>
                    <w:bottom w:val="none" w:sz="0" w:space="0" w:color="auto"/>
                    <w:right w:val="none" w:sz="0" w:space="0" w:color="auto"/>
                  </w:divBdr>
                </w:div>
                <w:div w:id="885993896">
                  <w:marLeft w:val="0"/>
                  <w:marRight w:val="0"/>
                  <w:marTop w:val="0"/>
                  <w:marBottom w:val="0"/>
                  <w:divBdr>
                    <w:top w:val="none" w:sz="0" w:space="0" w:color="auto"/>
                    <w:left w:val="none" w:sz="0" w:space="0" w:color="auto"/>
                    <w:bottom w:val="none" w:sz="0" w:space="0" w:color="auto"/>
                    <w:right w:val="none" w:sz="0" w:space="0" w:color="auto"/>
                  </w:divBdr>
                </w:div>
              </w:divsChild>
            </w:div>
            <w:div w:id="529951162">
              <w:marLeft w:val="0"/>
              <w:marRight w:val="0"/>
              <w:marTop w:val="0"/>
              <w:marBottom w:val="0"/>
              <w:divBdr>
                <w:top w:val="none" w:sz="0" w:space="0" w:color="auto"/>
                <w:left w:val="none" w:sz="0" w:space="0" w:color="auto"/>
                <w:bottom w:val="none" w:sz="0" w:space="0" w:color="auto"/>
                <w:right w:val="none" w:sz="0" w:space="0" w:color="auto"/>
              </w:divBdr>
            </w:div>
          </w:divsChild>
        </w:div>
        <w:div w:id="911040089">
          <w:marLeft w:val="0"/>
          <w:marRight w:val="0"/>
          <w:marTop w:val="0"/>
          <w:marBottom w:val="0"/>
          <w:divBdr>
            <w:top w:val="none" w:sz="0" w:space="0" w:color="auto"/>
            <w:left w:val="none" w:sz="0" w:space="0" w:color="auto"/>
            <w:bottom w:val="none" w:sz="0" w:space="0" w:color="auto"/>
            <w:right w:val="none" w:sz="0" w:space="0" w:color="auto"/>
          </w:divBdr>
          <w:divsChild>
            <w:div w:id="394399770">
              <w:marLeft w:val="0"/>
              <w:marRight w:val="0"/>
              <w:marTop w:val="0"/>
              <w:marBottom w:val="0"/>
              <w:divBdr>
                <w:top w:val="none" w:sz="0" w:space="0" w:color="auto"/>
                <w:left w:val="none" w:sz="0" w:space="0" w:color="auto"/>
                <w:bottom w:val="none" w:sz="0" w:space="0" w:color="auto"/>
                <w:right w:val="none" w:sz="0" w:space="0" w:color="auto"/>
              </w:divBdr>
              <w:divsChild>
                <w:div w:id="774979242">
                  <w:marLeft w:val="0"/>
                  <w:marRight w:val="0"/>
                  <w:marTop w:val="0"/>
                  <w:marBottom w:val="0"/>
                  <w:divBdr>
                    <w:top w:val="none" w:sz="0" w:space="0" w:color="auto"/>
                    <w:left w:val="none" w:sz="0" w:space="0" w:color="auto"/>
                    <w:bottom w:val="none" w:sz="0" w:space="0" w:color="auto"/>
                    <w:right w:val="none" w:sz="0" w:space="0" w:color="auto"/>
                  </w:divBdr>
                  <w:divsChild>
                    <w:div w:id="324359866">
                      <w:marLeft w:val="0"/>
                      <w:marRight w:val="0"/>
                      <w:marTop w:val="0"/>
                      <w:marBottom w:val="0"/>
                      <w:divBdr>
                        <w:top w:val="none" w:sz="0" w:space="0" w:color="auto"/>
                        <w:left w:val="none" w:sz="0" w:space="0" w:color="auto"/>
                        <w:bottom w:val="none" w:sz="0" w:space="0" w:color="auto"/>
                        <w:right w:val="none" w:sz="0" w:space="0" w:color="auto"/>
                      </w:divBdr>
                    </w:div>
                    <w:div w:id="782848363">
                      <w:marLeft w:val="0"/>
                      <w:marRight w:val="0"/>
                      <w:marTop w:val="0"/>
                      <w:marBottom w:val="0"/>
                      <w:divBdr>
                        <w:top w:val="none" w:sz="0" w:space="0" w:color="auto"/>
                        <w:left w:val="none" w:sz="0" w:space="0" w:color="auto"/>
                        <w:bottom w:val="none" w:sz="0" w:space="0" w:color="auto"/>
                        <w:right w:val="none" w:sz="0" w:space="0" w:color="auto"/>
                      </w:divBdr>
                    </w:div>
                    <w:div w:id="829372883">
                      <w:marLeft w:val="0"/>
                      <w:marRight w:val="0"/>
                      <w:marTop w:val="0"/>
                      <w:marBottom w:val="0"/>
                      <w:divBdr>
                        <w:top w:val="none" w:sz="0" w:space="0" w:color="auto"/>
                        <w:left w:val="none" w:sz="0" w:space="0" w:color="auto"/>
                        <w:bottom w:val="none" w:sz="0" w:space="0" w:color="auto"/>
                        <w:right w:val="none" w:sz="0" w:space="0" w:color="auto"/>
                      </w:divBdr>
                    </w:div>
                    <w:div w:id="1761216754">
                      <w:marLeft w:val="0"/>
                      <w:marRight w:val="0"/>
                      <w:marTop w:val="0"/>
                      <w:marBottom w:val="0"/>
                      <w:divBdr>
                        <w:top w:val="none" w:sz="0" w:space="0" w:color="auto"/>
                        <w:left w:val="none" w:sz="0" w:space="0" w:color="auto"/>
                        <w:bottom w:val="none" w:sz="0" w:space="0" w:color="auto"/>
                        <w:right w:val="none" w:sz="0" w:space="0" w:color="auto"/>
                      </w:divBdr>
                    </w:div>
                    <w:div w:id="180207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521077">
          <w:marLeft w:val="0"/>
          <w:marRight w:val="0"/>
          <w:marTop w:val="0"/>
          <w:marBottom w:val="0"/>
          <w:divBdr>
            <w:top w:val="none" w:sz="0" w:space="0" w:color="auto"/>
            <w:left w:val="none" w:sz="0" w:space="0" w:color="auto"/>
            <w:bottom w:val="none" w:sz="0" w:space="0" w:color="auto"/>
            <w:right w:val="none" w:sz="0" w:space="0" w:color="auto"/>
          </w:divBdr>
          <w:divsChild>
            <w:div w:id="1096052294">
              <w:marLeft w:val="0"/>
              <w:marRight w:val="0"/>
              <w:marTop w:val="0"/>
              <w:marBottom w:val="0"/>
              <w:divBdr>
                <w:top w:val="none" w:sz="0" w:space="0" w:color="auto"/>
                <w:left w:val="none" w:sz="0" w:space="0" w:color="auto"/>
                <w:bottom w:val="none" w:sz="0" w:space="0" w:color="auto"/>
                <w:right w:val="none" w:sz="0" w:space="0" w:color="auto"/>
              </w:divBdr>
            </w:div>
          </w:divsChild>
        </w:div>
        <w:div w:id="449855755">
          <w:marLeft w:val="0"/>
          <w:marRight w:val="0"/>
          <w:marTop w:val="0"/>
          <w:marBottom w:val="0"/>
          <w:divBdr>
            <w:top w:val="none" w:sz="0" w:space="0" w:color="auto"/>
            <w:left w:val="none" w:sz="0" w:space="0" w:color="auto"/>
            <w:bottom w:val="none" w:sz="0" w:space="0" w:color="auto"/>
            <w:right w:val="none" w:sz="0" w:space="0" w:color="auto"/>
          </w:divBdr>
          <w:divsChild>
            <w:div w:id="358821111">
              <w:marLeft w:val="0"/>
              <w:marRight w:val="0"/>
              <w:marTop w:val="0"/>
              <w:marBottom w:val="0"/>
              <w:divBdr>
                <w:top w:val="none" w:sz="0" w:space="0" w:color="auto"/>
                <w:left w:val="none" w:sz="0" w:space="0" w:color="auto"/>
                <w:bottom w:val="none" w:sz="0" w:space="0" w:color="auto"/>
                <w:right w:val="none" w:sz="0" w:space="0" w:color="auto"/>
              </w:divBdr>
              <w:divsChild>
                <w:div w:id="1285312028">
                  <w:marLeft w:val="0"/>
                  <w:marRight w:val="0"/>
                  <w:marTop w:val="0"/>
                  <w:marBottom w:val="0"/>
                  <w:divBdr>
                    <w:top w:val="none" w:sz="0" w:space="0" w:color="auto"/>
                    <w:left w:val="none" w:sz="0" w:space="0" w:color="auto"/>
                    <w:bottom w:val="none" w:sz="0" w:space="0" w:color="auto"/>
                    <w:right w:val="none" w:sz="0" w:space="0" w:color="auto"/>
                  </w:divBdr>
                  <w:divsChild>
                    <w:div w:id="630549523">
                      <w:marLeft w:val="0"/>
                      <w:marRight w:val="0"/>
                      <w:marTop w:val="0"/>
                      <w:marBottom w:val="0"/>
                      <w:divBdr>
                        <w:top w:val="none" w:sz="0" w:space="0" w:color="auto"/>
                        <w:left w:val="none" w:sz="0" w:space="0" w:color="auto"/>
                        <w:bottom w:val="none" w:sz="0" w:space="0" w:color="auto"/>
                        <w:right w:val="none" w:sz="0" w:space="0" w:color="auto"/>
                      </w:divBdr>
                      <w:divsChild>
                        <w:div w:id="930966523">
                          <w:marLeft w:val="0"/>
                          <w:marRight w:val="0"/>
                          <w:marTop w:val="0"/>
                          <w:marBottom w:val="0"/>
                          <w:divBdr>
                            <w:top w:val="none" w:sz="0" w:space="0" w:color="auto"/>
                            <w:left w:val="none" w:sz="0" w:space="0" w:color="auto"/>
                            <w:bottom w:val="none" w:sz="0" w:space="0" w:color="auto"/>
                            <w:right w:val="none" w:sz="0" w:space="0" w:color="auto"/>
                          </w:divBdr>
                          <w:divsChild>
                            <w:div w:id="1149635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69377961">
          <w:marLeft w:val="0"/>
          <w:marRight w:val="0"/>
          <w:marTop w:val="0"/>
          <w:marBottom w:val="0"/>
          <w:divBdr>
            <w:top w:val="none" w:sz="0" w:space="0" w:color="auto"/>
            <w:left w:val="none" w:sz="0" w:space="0" w:color="auto"/>
            <w:bottom w:val="none" w:sz="0" w:space="0" w:color="auto"/>
            <w:right w:val="none" w:sz="0" w:space="0" w:color="auto"/>
          </w:divBdr>
          <w:divsChild>
            <w:div w:id="442456206">
              <w:marLeft w:val="0"/>
              <w:marRight w:val="0"/>
              <w:marTop w:val="0"/>
              <w:marBottom w:val="0"/>
              <w:divBdr>
                <w:top w:val="none" w:sz="0" w:space="0" w:color="auto"/>
                <w:left w:val="none" w:sz="0" w:space="0" w:color="auto"/>
                <w:bottom w:val="none" w:sz="0" w:space="0" w:color="auto"/>
                <w:right w:val="none" w:sz="0" w:space="0" w:color="auto"/>
              </w:divBdr>
              <w:divsChild>
                <w:div w:id="617293303">
                  <w:marLeft w:val="0"/>
                  <w:marRight w:val="0"/>
                  <w:marTop w:val="0"/>
                  <w:marBottom w:val="0"/>
                  <w:divBdr>
                    <w:top w:val="none" w:sz="0" w:space="0" w:color="auto"/>
                    <w:left w:val="none" w:sz="0" w:space="0" w:color="auto"/>
                    <w:bottom w:val="none" w:sz="0" w:space="0" w:color="auto"/>
                    <w:right w:val="none" w:sz="0" w:space="0" w:color="auto"/>
                  </w:divBdr>
                  <w:divsChild>
                    <w:div w:id="1957566353">
                      <w:marLeft w:val="0"/>
                      <w:marRight w:val="0"/>
                      <w:marTop w:val="0"/>
                      <w:marBottom w:val="0"/>
                      <w:divBdr>
                        <w:top w:val="none" w:sz="0" w:space="0" w:color="auto"/>
                        <w:left w:val="none" w:sz="0" w:space="0" w:color="auto"/>
                        <w:bottom w:val="none" w:sz="0" w:space="0" w:color="auto"/>
                        <w:right w:val="none" w:sz="0" w:space="0" w:color="auto"/>
                      </w:divBdr>
                      <w:divsChild>
                        <w:div w:id="360395856">
                          <w:marLeft w:val="0"/>
                          <w:marRight w:val="0"/>
                          <w:marTop w:val="0"/>
                          <w:marBottom w:val="0"/>
                          <w:divBdr>
                            <w:top w:val="none" w:sz="0" w:space="0" w:color="auto"/>
                            <w:left w:val="none" w:sz="0" w:space="0" w:color="auto"/>
                            <w:bottom w:val="none" w:sz="0" w:space="0" w:color="auto"/>
                            <w:right w:val="none" w:sz="0" w:space="0" w:color="auto"/>
                          </w:divBdr>
                          <w:divsChild>
                            <w:div w:id="374157160">
                              <w:marLeft w:val="0"/>
                              <w:marRight w:val="0"/>
                              <w:marTop w:val="0"/>
                              <w:marBottom w:val="0"/>
                              <w:divBdr>
                                <w:top w:val="none" w:sz="0" w:space="0" w:color="auto"/>
                                <w:left w:val="none" w:sz="0" w:space="0" w:color="auto"/>
                                <w:bottom w:val="none" w:sz="0" w:space="0" w:color="auto"/>
                                <w:right w:val="none" w:sz="0" w:space="0" w:color="auto"/>
                              </w:divBdr>
                            </w:div>
                            <w:div w:id="106105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04081">
                  <w:marLeft w:val="0"/>
                  <w:marRight w:val="0"/>
                  <w:marTop w:val="0"/>
                  <w:marBottom w:val="0"/>
                  <w:divBdr>
                    <w:top w:val="none" w:sz="0" w:space="0" w:color="auto"/>
                    <w:left w:val="none" w:sz="0" w:space="0" w:color="auto"/>
                    <w:bottom w:val="none" w:sz="0" w:space="0" w:color="auto"/>
                    <w:right w:val="none" w:sz="0" w:space="0" w:color="auto"/>
                  </w:divBdr>
                  <w:divsChild>
                    <w:div w:id="468745402">
                      <w:marLeft w:val="0"/>
                      <w:marRight w:val="0"/>
                      <w:marTop w:val="0"/>
                      <w:marBottom w:val="0"/>
                      <w:divBdr>
                        <w:top w:val="none" w:sz="0" w:space="0" w:color="auto"/>
                        <w:left w:val="none" w:sz="0" w:space="0" w:color="auto"/>
                        <w:bottom w:val="none" w:sz="0" w:space="0" w:color="auto"/>
                        <w:right w:val="none" w:sz="0" w:space="0" w:color="auto"/>
                      </w:divBdr>
                      <w:divsChild>
                        <w:div w:id="19401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737908">
          <w:marLeft w:val="0"/>
          <w:marRight w:val="0"/>
          <w:marTop w:val="0"/>
          <w:marBottom w:val="0"/>
          <w:divBdr>
            <w:top w:val="none" w:sz="0" w:space="0" w:color="auto"/>
            <w:left w:val="none" w:sz="0" w:space="0" w:color="auto"/>
            <w:bottom w:val="none" w:sz="0" w:space="0" w:color="auto"/>
            <w:right w:val="none" w:sz="0" w:space="0" w:color="auto"/>
          </w:divBdr>
          <w:divsChild>
            <w:div w:id="1150749445">
              <w:marLeft w:val="0"/>
              <w:marRight w:val="0"/>
              <w:marTop w:val="0"/>
              <w:marBottom w:val="0"/>
              <w:divBdr>
                <w:top w:val="none" w:sz="0" w:space="0" w:color="auto"/>
                <w:left w:val="none" w:sz="0" w:space="0" w:color="auto"/>
                <w:bottom w:val="none" w:sz="0" w:space="0" w:color="auto"/>
                <w:right w:val="none" w:sz="0" w:space="0" w:color="auto"/>
              </w:divBdr>
              <w:divsChild>
                <w:div w:id="503860761">
                  <w:marLeft w:val="0"/>
                  <w:marRight w:val="0"/>
                  <w:marTop w:val="0"/>
                  <w:marBottom w:val="0"/>
                  <w:divBdr>
                    <w:top w:val="none" w:sz="0" w:space="0" w:color="auto"/>
                    <w:left w:val="none" w:sz="0" w:space="0" w:color="auto"/>
                    <w:bottom w:val="none" w:sz="0" w:space="0" w:color="auto"/>
                    <w:right w:val="none" w:sz="0" w:space="0" w:color="auto"/>
                  </w:divBdr>
                  <w:divsChild>
                    <w:div w:id="368334775">
                      <w:marLeft w:val="0"/>
                      <w:marRight w:val="0"/>
                      <w:marTop w:val="0"/>
                      <w:marBottom w:val="0"/>
                      <w:divBdr>
                        <w:top w:val="none" w:sz="0" w:space="0" w:color="auto"/>
                        <w:left w:val="none" w:sz="0" w:space="0" w:color="auto"/>
                        <w:bottom w:val="none" w:sz="0" w:space="0" w:color="auto"/>
                        <w:right w:val="none" w:sz="0" w:space="0" w:color="auto"/>
                      </w:divBdr>
                    </w:div>
                    <w:div w:id="1108233039">
                      <w:marLeft w:val="0"/>
                      <w:marRight w:val="0"/>
                      <w:marTop w:val="0"/>
                      <w:marBottom w:val="0"/>
                      <w:divBdr>
                        <w:top w:val="none" w:sz="0" w:space="0" w:color="auto"/>
                        <w:left w:val="none" w:sz="0" w:space="0" w:color="auto"/>
                        <w:bottom w:val="none" w:sz="0" w:space="0" w:color="auto"/>
                        <w:right w:val="none" w:sz="0" w:space="0" w:color="auto"/>
                      </w:divBdr>
                    </w:div>
                    <w:div w:id="1156383239">
                      <w:marLeft w:val="0"/>
                      <w:marRight w:val="0"/>
                      <w:marTop w:val="0"/>
                      <w:marBottom w:val="0"/>
                      <w:divBdr>
                        <w:top w:val="none" w:sz="0" w:space="0" w:color="auto"/>
                        <w:left w:val="none" w:sz="0" w:space="0" w:color="auto"/>
                        <w:bottom w:val="none" w:sz="0" w:space="0" w:color="auto"/>
                        <w:right w:val="none" w:sz="0" w:space="0" w:color="auto"/>
                      </w:divBdr>
                    </w:div>
                    <w:div w:id="1388190689">
                      <w:marLeft w:val="0"/>
                      <w:marRight w:val="0"/>
                      <w:marTop w:val="0"/>
                      <w:marBottom w:val="0"/>
                      <w:divBdr>
                        <w:top w:val="none" w:sz="0" w:space="0" w:color="auto"/>
                        <w:left w:val="none" w:sz="0" w:space="0" w:color="auto"/>
                        <w:bottom w:val="none" w:sz="0" w:space="0" w:color="auto"/>
                        <w:right w:val="none" w:sz="0" w:space="0" w:color="auto"/>
                      </w:divBdr>
                    </w:div>
                    <w:div w:id="1543132539">
                      <w:marLeft w:val="0"/>
                      <w:marRight w:val="0"/>
                      <w:marTop w:val="0"/>
                      <w:marBottom w:val="0"/>
                      <w:divBdr>
                        <w:top w:val="none" w:sz="0" w:space="0" w:color="auto"/>
                        <w:left w:val="none" w:sz="0" w:space="0" w:color="auto"/>
                        <w:bottom w:val="none" w:sz="0" w:space="0" w:color="auto"/>
                        <w:right w:val="none" w:sz="0" w:space="0" w:color="auto"/>
                      </w:divBdr>
                    </w:div>
                    <w:div w:id="1651131595">
                      <w:marLeft w:val="0"/>
                      <w:marRight w:val="0"/>
                      <w:marTop w:val="0"/>
                      <w:marBottom w:val="0"/>
                      <w:divBdr>
                        <w:top w:val="none" w:sz="0" w:space="0" w:color="auto"/>
                        <w:left w:val="none" w:sz="0" w:space="0" w:color="auto"/>
                        <w:bottom w:val="none" w:sz="0" w:space="0" w:color="auto"/>
                        <w:right w:val="none" w:sz="0" w:space="0" w:color="auto"/>
                      </w:divBdr>
                    </w:div>
                    <w:div w:id="19903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8084">
              <w:marLeft w:val="0"/>
              <w:marRight w:val="0"/>
              <w:marTop w:val="0"/>
              <w:marBottom w:val="0"/>
              <w:divBdr>
                <w:top w:val="none" w:sz="0" w:space="0" w:color="auto"/>
                <w:left w:val="none" w:sz="0" w:space="0" w:color="auto"/>
                <w:bottom w:val="none" w:sz="0" w:space="0" w:color="auto"/>
                <w:right w:val="none" w:sz="0" w:space="0" w:color="auto"/>
              </w:divBdr>
              <w:divsChild>
                <w:div w:id="559098850">
                  <w:marLeft w:val="0"/>
                  <w:marRight w:val="0"/>
                  <w:marTop w:val="0"/>
                  <w:marBottom w:val="0"/>
                  <w:divBdr>
                    <w:top w:val="none" w:sz="0" w:space="0" w:color="auto"/>
                    <w:left w:val="none" w:sz="0" w:space="0" w:color="auto"/>
                    <w:bottom w:val="none" w:sz="0" w:space="0" w:color="auto"/>
                    <w:right w:val="none" w:sz="0" w:space="0" w:color="auto"/>
                  </w:divBdr>
                  <w:divsChild>
                    <w:div w:id="1583563511">
                      <w:marLeft w:val="0"/>
                      <w:marRight w:val="0"/>
                      <w:marTop w:val="0"/>
                      <w:marBottom w:val="0"/>
                      <w:divBdr>
                        <w:top w:val="none" w:sz="0" w:space="0" w:color="auto"/>
                        <w:left w:val="none" w:sz="0" w:space="0" w:color="auto"/>
                        <w:bottom w:val="none" w:sz="0" w:space="0" w:color="auto"/>
                        <w:right w:val="none" w:sz="0" w:space="0" w:color="auto"/>
                      </w:divBdr>
                      <w:divsChild>
                        <w:div w:id="112388182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50179013">
                              <w:marLeft w:val="0"/>
                              <w:marRight w:val="0"/>
                              <w:marTop w:val="0"/>
                              <w:marBottom w:val="0"/>
                              <w:divBdr>
                                <w:top w:val="none" w:sz="0" w:space="0" w:color="auto"/>
                                <w:left w:val="none" w:sz="0" w:space="0" w:color="auto"/>
                                <w:bottom w:val="none" w:sz="0" w:space="0" w:color="auto"/>
                                <w:right w:val="none" w:sz="0" w:space="0" w:color="auto"/>
                              </w:divBdr>
                            </w:div>
                          </w:divsChild>
                        </w:div>
                        <w:div w:id="1447119526">
                          <w:marLeft w:val="0"/>
                          <w:marRight w:val="0"/>
                          <w:marTop w:val="0"/>
                          <w:marBottom w:val="0"/>
                          <w:divBdr>
                            <w:top w:val="none" w:sz="0" w:space="0" w:color="auto"/>
                            <w:left w:val="none" w:sz="0" w:space="0" w:color="auto"/>
                            <w:bottom w:val="none" w:sz="0" w:space="0" w:color="auto"/>
                            <w:right w:val="none" w:sz="0" w:space="0" w:color="auto"/>
                          </w:divBdr>
                        </w:div>
                        <w:div w:id="1835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076335">
          <w:marLeft w:val="0"/>
          <w:marRight w:val="0"/>
          <w:marTop w:val="0"/>
          <w:marBottom w:val="0"/>
          <w:divBdr>
            <w:top w:val="none" w:sz="0" w:space="0" w:color="auto"/>
            <w:left w:val="none" w:sz="0" w:space="0" w:color="auto"/>
            <w:bottom w:val="none" w:sz="0" w:space="0" w:color="auto"/>
            <w:right w:val="none" w:sz="0" w:space="0" w:color="auto"/>
          </w:divBdr>
          <w:divsChild>
            <w:div w:id="1610623787">
              <w:marLeft w:val="0"/>
              <w:marRight w:val="0"/>
              <w:marTop w:val="0"/>
              <w:marBottom w:val="0"/>
              <w:divBdr>
                <w:top w:val="none" w:sz="0" w:space="0" w:color="auto"/>
                <w:left w:val="none" w:sz="0" w:space="0" w:color="auto"/>
                <w:bottom w:val="none" w:sz="0" w:space="0" w:color="auto"/>
                <w:right w:val="none" w:sz="0" w:space="0" w:color="auto"/>
              </w:divBdr>
            </w:div>
          </w:divsChild>
        </w:div>
        <w:div w:id="1756973004">
          <w:marLeft w:val="0"/>
          <w:marRight w:val="0"/>
          <w:marTop w:val="0"/>
          <w:marBottom w:val="0"/>
          <w:divBdr>
            <w:top w:val="none" w:sz="0" w:space="0" w:color="auto"/>
            <w:left w:val="none" w:sz="0" w:space="0" w:color="auto"/>
            <w:bottom w:val="none" w:sz="0" w:space="0" w:color="auto"/>
            <w:right w:val="none" w:sz="0" w:space="0" w:color="auto"/>
          </w:divBdr>
          <w:divsChild>
            <w:div w:id="406074618">
              <w:marLeft w:val="0"/>
              <w:marRight w:val="0"/>
              <w:marTop w:val="0"/>
              <w:marBottom w:val="0"/>
              <w:divBdr>
                <w:top w:val="none" w:sz="0" w:space="0" w:color="auto"/>
                <w:left w:val="none" w:sz="0" w:space="0" w:color="auto"/>
                <w:bottom w:val="none" w:sz="0" w:space="0" w:color="auto"/>
                <w:right w:val="none" w:sz="0" w:space="0" w:color="auto"/>
              </w:divBdr>
            </w:div>
          </w:divsChild>
        </w:div>
        <w:div w:id="1866627291">
          <w:marLeft w:val="0"/>
          <w:marRight w:val="0"/>
          <w:marTop w:val="0"/>
          <w:marBottom w:val="0"/>
          <w:divBdr>
            <w:top w:val="none" w:sz="0" w:space="0" w:color="auto"/>
            <w:left w:val="none" w:sz="0" w:space="0" w:color="auto"/>
            <w:bottom w:val="none" w:sz="0" w:space="0" w:color="auto"/>
            <w:right w:val="none" w:sz="0" w:space="0" w:color="auto"/>
          </w:divBdr>
          <w:divsChild>
            <w:div w:id="518586971">
              <w:marLeft w:val="0"/>
              <w:marRight w:val="0"/>
              <w:marTop w:val="0"/>
              <w:marBottom w:val="0"/>
              <w:divBdr>
                <w:top w:val="none" w:sz="0" w:space="0" w:color="auto"/>
                <w:left w:val="none" w:sz="0" w:space="0" w:color="auto"/>
                <w:bottom w:val="none" w:sz="0" w:space="0" w:color="auto"/>
                <w:right w:val="none" w:sz="0" w:space="0" w:color="auto"/>
              </w:divBdr>
            </w:div>
          </w:divsChild>
        </w:div>
        <w:div w:id="545987829">
          <w:marLeft w:val="0"/>
          <w:marRight w:val="0"/>
          <w:marTop w:val="0"/>
          <w:marBottom w:val="0"/>
          <w:divBdr>
            <w:top w:val="none" w:sz="0" w:space="0" w:color="auto"/>
            <w:left w:val="none" w:sz="0" w:space="0" w:color="auto"/>
            <w:bottom w:val="none" w:sz="0" w:space="0" w:color="auto"/>
            <w:right w:val="none" w:sz="0" w:space="0" w:color="auto"/>
          </w:divBdr>
          <w:divsChild>
            <w:div w:id="1401293305">
              <w:marLeft w:val="0"/>
              <w:marRight w:val="0"/>
              <w:marTop w:val="0"/>
              <w:marBottom w:val="0"/>
              <w:divBdr>
                <w:top w:val="none" w:sz="0" w:space="0" w:color="auto"/>
                <w:left w:val="none" w:sz="0" w:space="0" w:color="auto"/>
                <w:bottom w:val="none" w:sz="0" w:space="0" w:color="auto"/>
                <w:right w:val="none" w:sz="0" w:space="0" w:color="auto"/>
              </w:divBdr>
            </w:div>
          </w:divsChild>
        </w:div>
        <w:div w:id="573399064">
          <w:marLeft w:val="0"/>
          <w:marRight w:val="0"/>
          <w:marTop w:val="0"/>
          <w:marBottom w:val="0"/>
          <w:divBdr>
            <w:top w:val="none" w:sz="0" w:space="0" w:color="auto"/>
            <w:left w:val="none" w:sz="0" w:space="0" w:color="auto"/>
            <w:bottom w:val="none" w:sz="0" w:space="0" w:color="auto"/>
            <w:right w:val="none" w:sz="0" w:space="0" w:color="auto"/>
          </w:divBdr>
        </w:div>
        <w:div w:id="573659034">
          <w:marLeft w:val="0"/>
          <w:marRight w:val="0"/>
          <w:marTop w:val="0"/>
          <w:marBottom w:val="0"/>
          <w:divBdr>
            <w:top w:val="none" w:sz="0" w:space="0" w:color="auto"/>
            <w:left w:val="none" w:sz="0" w:space="0" w:color="auto"/>
            <w:bottom w:val="none" w:sz="0" w:space="0" w:color="auto"/>
            <w:right w:val="none" w:sz="0" w:space="0" w:color="auto"/>
          </w:divBdr>
        </w:div>
        <w:div w:id="1089086060">
          <w:marLeft w:val="0"/>
          <w:marRight w:val="0"/>
          <w:marTop w:val="0"/>
          <w:marBottom w:val="0"/>
          <w:divBdr>
            <w:top w:val="none" w:sz="0" w:space="0" w:color="auto"/>
            <w:left w:val="none" w:sz="0" w:space="0" w:color="auto"/>
            <w:bottom w:val="none" w:sz="0" w:space="0" w:color="auto"/>
            <w:right w:val="none" w:sz="0" w:space="0" w:color="auto"/>
          </w:divBdr>
          <w:divsChild>
            <w:div w:id="691692422">
              <w:marLeft w:val="0"/>
              <w:marRight w:val="0"/>
              <w:marTop w:val="0"/>
              <w:marBottom w:val="0"/>
              <w:divBdr>
                <w:top w:val="none" w:sz="0" w:space="0" w:color="auto"/>
                <w:left w:val="none" w:sz="0" w:space="0" w:color="auto"/>
                <w:bottom w:val="none" w:sz="0" w:space="0" w:color="auto"/>
                <w:right w:val="none" w:sz="0" w:space="0" w:color="auto"/>
              </w:divBdr>
            </w:div>
          </w:divsChild>
        </w:div>
        <w:div w:id="774251501">
          <w:marLeft w:val="0"/>
          <w:marRight w:val="0"/>
          <w:marTop w:val="0"/>
          <w:marBottom w:val="0"/>
          <w:divBdr>
            <w:top w:val="none" w:sz="0" w:space="0" w:color="auto"/>
            <w:left w:val="none" w:sz="0" w:space="0" w:color="auto"/>
            <w:bottom w:val="none" w:sz="0" w:space="0" w:color="auto"/>
            <w:right w:val="none" w:sz="0" w:space="0" w:color="auto"/>
          </w:divBdr>
          <w:divsChild>
            <w:div w:id="869033962">
              <w:marLeft w:val="0"/>
              <w:marRight w:val="0"/>
              <w:marTop w:val="0"/>
              <w:marBottom w:val="0"/>
              <w:divBdr>
                <w:top w:val="none" w:sz="0" w:space="0" w:color="auto"/>
                <w:left w:val="none" w:sz="0" w:space="0" w:color="auto"/>
                <w:bottom w:val="none" w:sz="0" w:space="0" w:color="auto"/>
                <w:right w:val="none" w:sz="0" w:space="0" w:color="auto"/>
              </w:divBdr>
            </w:div>
          </w:divsChild>
        </w:div>
        <w:div w:id="1492720808">
          <w:marLeft w:val="0"/>
          <w:marRight w:val="0"/>
          <w:marTop w:val="0"/>
          <w:marBottom w:val="0"/>
          <w:divBdr>
            <w:top w:val="none" w:sz="0" w:space="0" w:color="auto"/>
            <w:left w:val="none" w:sz="0" w:space="0" w:color="auto"/>
            <w:bottom w:val="none" w:sz="0" w:space="0" w:color="auto"/>
            <w:right w:val="none" w:sz="0" w:space="0" w:color="auto"/>
          </w:divBdr>
          <w:divsChild>
            <w:div w:id="782378602">
              <w:marLeft w:val="0"/>
              <w:marRight w:val="0"/>
              <w:marTop w:val="0"/>
              <w:marBottom w:val="0"/>
              <w:divBdr>
                <w:top w:val="none" w:sz="0" w:space="0" w:color="auto"/>
                <w:left w:val="none" w:sz="0" w:space="0" w:color="auto"/>
                <w:bottom w:val="none" w:sz="0" w:space="0" w:color="auto"/>
                <w:right w:val="none" w:sz="0" w:space="0" w:color="auto"/>
              </w:divBdr>
            </w:div>
            <w:div w:id="814372831">
              <w:marLeft w:val="0"/>
              <w:marRight w:val="0"/>
              <w:marTop w:val="0"/>
              <w:marBottom w:val="0"/>
              <w:divBdr>
                <w:top w:val="none" w:sz="0" w:space="0" w:color="auto"/>
                <w:left w:val="none" w:sz="0" w:space="0" w:color="auto"/>
                <w:bottom w:val="none" w:sz="0" w:space="0" w:color="auto"/>
                <w:right w:val="none" w:sz="0" w:space="0" w:color="auto"/>
              </w:divBdr>
            </w:div>
            <w:div w:id="893387616">
              <w:marLeft w:val="0"/>
              <w:marRight w:val="0"/>
              <w:marTop w:val="0"/>
              <w:marBottom w:val="0"/>
              <w:divBdr>
                <w:top w:val="none" w:sz="0" w:space="0" w:color="auto"/>
                <w:left w:val="none" w:sz="0" w:space="0" w:color="auto"/>
                <w:bottom w:val="none" w:sz="0" w:space="0" w:color="auto"/>
                <w:right w:val="none" w:sz="0" w:space="0" w:color="auto"/>
              </w:divBdr>
            </w:div>
            <w:div w:id="989484258">
              <w:marLeft w:val="0"/>
              <w:marRight w:val="0"/>
              <w:marTop w:val="0"/>
              <w:marBottom w:val="0"/>
              <w:divBdr>
                <w:top w:val="none" w:sz="0" w:space="0" w:color="auto"/>
                <w:left w:val="none" w:sz="0" w:space="0" w:color="auto"/>
                <w:bottom w:val="none" w:sz="0" w:space="0" w:color="auto"/>
                <w:right w:val="none" w:sz="0" w:space="0" w:color="auto"/>
              </w:divBdr>
            </w:div>
            <w:div w:id="1183399462">
              <w:marLeft w:val="0"/>
              <w:marRight w:val="0"/>
              <w:marTop w:val="0"/>
              <w:marBottom w:val="0"/>
              <w:divBdr>
                <w:top w:val="none" w:sz="0" w:space="0" w:color="auto"/>
                <w:left w:val="none" w:sz="0" w:space="0" w:color="auto"/>
                <w:bottom w:val="none" w:sz="0" w:space="0" w:color="auto"/>
                <w:right w:val="none" w:sz="0" w:space="0" w:color="auto"/>
              </w:divBdr>
            </w:div>
            <w:div w:id="1241988060">
              <w:marLeft w:val="0"/>
              <w:marRight w:val="0"/>
              <w:marTop w:val="0"/>
              <w:marBottom w:val="0"/>
              <w:divBdr>
                <w:top w:val="none" w:sz="0" w:space="0" w:color="auto"/>
                <w:left w:val="none" w:sz="0" w:space="0" w:color="auto"/>
                <w:bottom w:val="none" w:sz="0" w:space="0" w:color="auto"/>
                <w:right w:val="none" w:sz="0" w:space="0" w:color="auto"/>
              </w:divBdr>
            </w:div>
            <w:div w:id="1335066458">
              <w:marLeft w:val="0"/>
              <w:marRight w:val="0"/>
              <w:marTop w:val="0"/>
              <w:marBottom w:val="0"/>
              <w:divBdr>
                <w:top w:val="none" w:sz="0" w:space="0" w:color="auto"/>
                <w:left w:val="none" w:sz="0" w:space="0" w:color="auto"/>
                <w:bottom w:val="none" w:sz="0" w:space="0" w:color="auto"/>
                <w:right w:val="none" w:sz="0" w:space="0" w:color="auto"/>
              </w:divBdr>
            </w:div>
            <w:div w:id="1843230012">
              <w:marLeft w:val="0"/>
              <w:marRight w:val="0"/>
              <w:marTop w:val="0"/>
              <w:marBottom w:val="0"/>
              <w:divBdr>
                <w:top w:val="none" w:sz="0" w:space="0" w:color="auto"/>
                <w:left w:val="none" w:sz="0" w:space="0" w:color="auto"/>
                <w:bottom w:val="none" w:sz="0" w:space="0" w:color="auto"/>
                <w:right w:val="none" w:sz="0" w:space="0" w:color="auto"/>
              </w:divBdr>
            </w:div>
            <w:div w:id="1886482465">
              <w:marLeft w:val="0"/>
              <w:marRight w:val="0"/>
              <w:marTop w:val="0"/>
              <w:marBottom w:val="0"/>
              <w:divBdr>
                <w:top w:val="none" w:sz="0" w:space="0" w:color="auto"/>
                <w:left w:val="none" w:sz="0" w:space="0" w:color="auto"/>
                <w:bottom w:val="none" w:sz="0" w:space="0" w:color="auto"/>
                <w:right w:val="none" w:sz="0" w:space="0" w:color="auto"/>
              </w:divBdr>
            </w:div>
            <w:div w:id="2118866884">
              <w:marLeft w:val="0"/>
              <w:marRight w:val="0"/>
              <w:marTop w:val="0"/>
              <w:marBottom w:val="0"/>
              <w:divBdr>
                <w:top w:val="none" w:sz="0" w:space="0" w:color="auto"/>
                <w:left w:val="none" w:sz="0" w:space="0" w:color="auto"/>
                <w:bottom w:val="none" w:sz="0" w:space="0" w:color="auto"/>
                <w:right w:val="none" w:sz="0" w:space="0" w:color="auto"/>
              </w:divBdr>
            </w:div>
          </w:divsChild>
        </w:div>
        <w:div w:id="1122310537">
          <w:marLeft w:val="0"/>
          <w:marRight w:val="0"/>
          <w:marTop w:val="0"/>
          <w:marBottom w:val="0"/>
          <w:divBdr>
            <w:top w:val="none" w:sz="0" w:space="0" w:color="auto"/>
            <w:left w:val="none" w:sz="0" w:space="0" w:color="auto"/>
            <w:bottom w:val="none" w:sz="0" w:space="0" w:color="auto"/>
            <w:right w:val="none" w:sz="0" w:space="0" w:color="auto"/>
          </w:divBdr>
          <w:divsChild>
            <w:div w:id="2051957502">
              <w:marLeft w:val="0"/>
              <w:marRight w:val="0"/>
              <w:marTop w:val="0"/>
              <w:marBottom w:val="0"/>
              <w:divBdr>
                <w:top w:val="none" w:sz="0" w:space="0" w:color="auto"/>
                <w:left w:val="none" w:sz="0" w:space="0" w:color="auto"/>
                <w:bottom w:val="none" w:sz="0" w:space="0" w:color="auto"/>
                <w:right w:val="none" w:sz="0" w:space="0" w:color="auto"/>
              </w:divBdr>
            </w:div>
          </w:divsChild>
        </w:div>
        <w:div w:id="1307123911">
          <w:marLeft w:val="0"/>
          <w:marRight w:val="0"/>
          <w:marTop w:val="0"/>
          <w:marBottom w:val="0"/>
          <w:divBdr>
            <w:top w:val="none" w:sz="0" w:space="0" w:color="auto"/>
            <w:left w:val="none" w:sz="0" w:space="0" w:color="auto"/>
            <w:bottom w:val="none" w:sz="0" w:space="0" w:color="auto"/>
            <w:right w:val="none" w:sz="0" w:space="0" w:color="auto"/>
          </w:divBdr>
          <w:divsChild>
            <w:div w:id="1717271372">
              <w:marLeft w:val="0"/>
              <w:marRight w:val="0"/>
              <w:marTop w:val="0"/>
              <w:marBottom w:val="0"/>
              <w:divBdr>
                <w:top w:val="none" w:sz="0" w:space="0" w:color="auto"/>
                <w:left w:val="none" w:sz="0" w:space="0" w:color="auto"/>
                <w:bottom w:val="none" w:sz="0" w:space="0" w:color="auto"/>
                <w:right w:val="none" w:sz="0" w:space="0" w:color="auto"/>
              </w:divBdr>
            </w:div>
          </w:divsChild>
        </w:div>
        <w:div w:id="2035767508">
          <w:marLeft w:val="0"/>
          <w:marRight w:val="0"/>
          <w:marTop w:val="0"/>
          <w:marBottom w:val="0"/>
          <w:divBdr>
            <w:top w:val="none" w:sz="0" w:space="0" w:color="auto"/>
            <w:left w:val="none" w:sz="0" w:space="0" w:color="auto"/>
            <w:bottom w:val="none" w:sz="0" w:space="0" w:color="auto"/>
            <w:right w:val="none" w:sz="0" w:space="0" w:color="auto"/>
          </w:divBdr>
          <w:divsChild>
            <w:div w:id="147721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62630">
      <w:bodyDiv w:val="1"/>
      <w:marLeft w:val="0"/>
      <w:marRight w:val="0"/>
      <w:marTop w:val="0"/>
      <w:marBottom w:val="0"/>
      <w:divBdr>
        <w:top w:val="none" w:sz="0" w:space="0" w:color="auto"/>
        <w:left w:val="none" w:sz="0" w:space="0" w:color="auto"/>
        <w:bottom w:val="none" w:sz="0" w:space="0" w:color="auto"/>
        <w:right w:val="none" w:sz="0" w:space="0" w:color="auto"/>
      </w:divBdr>
    </w:div>
    <w:div w:id="229193639">
      <w:bodyDiv w:val="1"/>
      <w:marLeft w:val="0"/>
      <w:marRight w:val="0"/>
      <w:marTop w:val="0"/>
      <w:marBottom w:val="0"/>
      <w:divBdr>
        <w:top w:val="none" w:sz="0" w:space="0" w:color="auto"/>
        <w:left w:val="none" w:sz="0" w:space="0" w:color="auto"/>
        <w:bottom w:val="none" w:sz="0" w:space="0" w:color="auto"/>
        <w:right w:val="none" w:sz="0" w:space="0" w:color="auto"/>
      </w:divBdr>
    </w:div>
    <w:div w:id="233126169">
      <w:bodyDiv w:val="1"/>
      <w:marLeft w:val="0"/>
      <w:marRight w:val="0"/>
      <w:marTop w:val="0"/>
      <w:marBottom w:val="0"/>
      <w:divBdr>
        <w:top w:val="none" w:sz="0" w:space="0" w:color="auto"/>
        <w:left w:val="none" w:sz="0" w:space="0" w:color="auto"/>
        <w:bottom w:val="none" w:sz="0" w:space="0" w:color="auto"/>
        <w:right w:val="none" w:sz="0" w:space="0" w:color="auto"/>
      </w:divBdr>
    </w:div>
    <w:div w:id="238952598">
      <w:bodyDiv w:val="1"/>
      <w:marLeft w:val="0"/>
      <w:marRight w:val="0"/>
      <w:marTop w:val="0"/>
      <w:marBottom w:val="0"/>
      <w:divBdr>
        <w:top w:val="none" w:sz="0" w:space="0" w:color="auto"/>
        <w:left w:val="none" w:sz="0" w:space="0" w:color="auto"/>
        <w:bottom w:val="none" w:sz="0" w:space="0" w:color="auto"/>
        <w:right w:val="none" w:sz="0" w:space="0" w:color="auto"/>
      </w:divBdr>
      <w:divsChild>
        <w:div w:id="21443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581025">
          <w:marLeft w:val="0"/>
          <w:marRight w:val="0"/>
          <w:marTop w:val="0"/>
          <w:marBottom w:val="0"/>
          <w:divBdr>
            <w:top w:val="none" w:sz="0" w:space="0" w:color="auto"/>
            <w:left w:val="none" w:sz="0" w:space="0" w:color="auto"/>
            <w:bottom w:val="none" w:sz="0" w:space="0" w:color="auto"/>
            <w:right w:val="none" w:sz="0" w:space="0" w:color="auto"/>
          </w:divBdr>
        </w:div>
      </w:divsChild>
    </w:div>
    <w:div w:id="242491537">
      <w:bodyDiv w:val="1"/>
      <w:marLeft w:val="0"/>
      <w:marRight w:val="0"/>
      <w:marTop w:val="0"/>
      <w:marBottom w:val="0"/>
      <w:divBdr>
        <w:top w:val="none" w:sz="0" w:space="0" w:color="auto"/>
        <w:left w:val="none" w:sz="0" w:space="0" w:color="auto"/>
        <w:bottom w:val="none" w:sz="0" w:space="0" w:color="auto"/>
        <w:right w:val="none" w:sz="0" w:space="0" w:color="auto"/>
      </w:divBdr>
    </w:div>
    <w:div w:id="244384415">
      <w:bodyDiv w:val="1"/>
      <w:marLeft w:val="0"/>
      <w:marRight w:val="0"/>
      <w:marTop w:val="0"/>
      <w:marBottom w:val="0"/>
      <w:divBdr>
        <w:top w:val="none" w:sz="0" w:space="0" w:color="auto"/>
        <w:left w:val="none" w:sz="0" w:space="0" w:color="auto"/>
        <w:bottom w:val="none" w:sz="0" w:space="0" w:color="auto"/>
        <w:right w:val="none" w:sz="0" w:space="0" w:color="auto"/>
      </w:divBdr>
    </w:div>
    <w:div w:id="251209681">
      <w:bodyDiv w:val="1"/>
      <w:marLeft w:val="0"/>
      <w:marRight w:val="0"/>
      <w:marTop w:val="0"/>
      <w:marBottom w:val="0"/>
      <w:divBdr>
        <w:top w:val="none" w:sz="0" w:space="0" w:color="auto"/>
        <w:left w:val="none" w:sz="0" w:space="0" w:color="auto"/>
        <w:bottom w:val="none" w:sz="0" w:space="0" w:color="auto"/>
        <w:right w:val="none" w:sz="0" w:space="0" w:color="auto"/>
      </w:divBdr>
    </w:div>
    <w:div w:id="253713441">
      <w:bodyDiv w:val="1"/>
      <w:marLeft w:val="0"/>
      <w:marRight w:val="0"/>
      <w:marTop w:val="0"/>
      <w:marBottom w:val="0"/>
      <w:divBdr>
        <w:top w:val="none" w:sz="0" w:space="0" w:color="auto"/>
        <w:left w:val="none" w:sz="0" w:space="0" w:color="auto"/>
        <w:bottom w:val="none" w:sz="0" w:space="0" w:color="auto"/>
        <w:right w:val="none" w:sz="0" w:space="0" w:color="auto"/>
      </w:divBdr>
    </w:div>
    <w:div w:id="256061713">
      <w:bodyDiv w:val="1"/>
      <w:marLeft w:val="0"/>
      <w:marRight w:val="0"/>
      <w:marTop w:val="0"/>
      <w:marBottom w:val="0"/>
      <w:divBdr>
        <w:top w:val="none" w:sz="0" w:space="0" w:color="auto"/>
        <w:left w:val="none" w:sz="0" w:space="0" w:color="auto"/>
        <w:bottom w:val="none" w:sz="0" w:space="0" w:color="auto"/>
        <w:right w:val="none" w:sz="0" w:space="0" w:color="auto"/>
      </w:divBdr>
    </w:div>
    <w:div w:id="270169317">
      <w:bodyDiv w:val="1"/>
      <w:marLeft w:val="0"/>
      <w:marRight w:val="0"/>
      <w:marTop w:val="0"/>
      <w:marBottom w:val="0"/>
      <w:divBdr>
        <w:top w:val="none" w:sz="0" w:space="0" w:color="auto"/>
        <w:left w:val="none" w:sz="0" w:space="0" w:color="auto"/>
        <w:bottom w:val="none" w:sz="0" w:space="0" w:color="auto"/>
        <w:right w:val="none" w:sz="0" w:space="0" w:color="auto"/>
      </w:divBdr>
    </w:div>
    <w:div w:id="270863547">
      <w:bodyDiv w:val="1"/>
      <w:marLeft w:val="0"/>
      <w:marRight w:val="0"/>
      <w:marTop w:val="0"/>
      <w:marBottom w:val="0"/>
      <w:divBdr>
        <w:top w:val="none" w:sz="0" w:space="0" w:color="auto"/>
        <w:left w:val="none" w:sz="0" w:space="0" w:color="auto"/>
        <w:bottom w:val="none" w:sz="0" w:space="0" w:color="auto"/>
        <w:right w:val="none" w:sz="0" w:space="0" w:color="auto"/>
      </w:divBdr>
    </w:div>
    <w:div w:id="274022297">
      <w:bodyDiv w:val="1"/>
      <w:marLeft w:val="0"/>
      <w:marRight w:val="0"/>
      <w:marTop w:val="0"/>
      <w:marBottom w:val="0"/>
      <w:divBdr>
        <w:top w:val="none" w:sz="0" w:space="0" w:color="auto"/>
        <w:left w:val="none" w:sz="0" w:space="0" w:color="auto"/>
        <w:bottom w:val="none" w:sz="0" w:space="0" w:color="auto"/>
        <w:right w:val="none" w:sz="0" w:space="0" w:color="auto"/>
      </w:divBdr>
    </w:div>
    <w:div w:id="277182215">
      <w:bodyDiv w:val="1"/>
      <w:marLeft w:val="0"/>
      <w:marRight w:val="0"/>
      <w:marTop w:val="0"/>
      <w:marBottom w:val="0"/>
      <w:divBdr>
        <w:top w:val="none" w:sz="0" w:space="0" w:color="auto"/>
        <w:left w:val="none" w:sz="0" w:space="0" w:color="auto"/>
        <w:bottom w:val="none" w:sz="0" w:space="0" w:color="auto"/>
        <w:right w:val="none" w:sz="0" w:space="0" w:color="auto"/>
      </w:divBdr>
    </w:div>
    <w:div w:id="293291502">
      <w:bodyDiv w:val="1"/>
      <w:marLeft w:val="0"/>
      <w:marRight w:val="0"/>
      <w:marTop w:val="0"/>
      <w:marBottom w:val="0"/>
      <w:divBdr>
        <w:top w:val="none" w:sz="0" w:space="0" w:color="auto"/>
        <w:left w:val="none" w:sz="0" w:space="0" w:color="auto"/>
        <w:bottom w:val="none" w:sz="0" w:space="0" w:color="auto"/>
        <w:right w:val="none" w:sz="0" w:space="0" w:color="auto"/>
      </w:divBdr>
    </w:div>
    <w:div w:id="298728873">
      <w:bodyDiv w:val="1"/>
      <w:marLeft w:val="0"/>
      <w:marRight w:val="0"/>
      <w:marTop w:val="0"/>
      <w:marBottom w:val="0"/>
      <w:divBdr>
        <w:top w:val="none" w:sz="0" w:space="0" w:color="auto"/>
        <w:left w:val="none" w:sz="0" w:space="0" w:color="auto"/>
        <w:bottom w:val="none" w:sz="0" w:space="0" w:color="auto"/>
        <w:right w:val="none" w:sz="0" w:space="0" w:color="auto"/>
      </w:divBdr>
    </w:div>
    <w:div w:id="303001505">
      <w:bodyDiv w:val="1"/>
      <w:marLeft w:val="0"/>
      <w:marRight w:val="0"/>
      <w:marTop w:val="0"/>
      <w:marBottom w:val="0"/>
      <w:divBdr>
        <w:top w:val="none" w:sz="0" w:space="0" w:color="auto"/>
        <w:left w:val="none" w:sz="0" w:space="0" w:color="auto"/>
        <w:bottom w:val="none" w:sz="0" w:space="0" w:color="auto"/>
        <w:right w:val="none" w:sz="0" w:space="0" w:color="auto"/>
      </w:divBdr>
    </w:div>
    <w:div w:id="306055386">
      <w:bodyDiv w:val="1"/>
      <w:marLeft w:val="0"/>
      <w:marRight w:val="0"/>
      <w:marTop w:val="0"/>
      <w:marBottom w:val="0"/>
      <w:divBdr>
        <w:top w:val="none" w:sz="0" w:space="0" w:color="auto"/>
        <w:left w:val="none" w:sz="0" w:space="0" w:color="auto"/>
        <w:bottom w:val="none" w:sz="0" w:space="0" w:color="auto"/>
        <w:right w:val="none" w:sz="0" w:space="0" w:color="auto"/>
      </w:divBdr>
    </w:div>
    <w:div w:id="307782324">
      <w:bodyDiv w:val="1"/>
      <w:marLeft w:val="0"/>
      <w:marRight w:val="0"/>
      <w:marTop w:val="0"/>
      <w:marBottom w:val="0"/>
      <w:divBdr>
        <w:top w:val="none" w:sz="0" w:space="0" w:color="auto"/>
        <w:left w:val="none" w:sz="0" w:space="0" w:color="auto"/>
        <w:bottom w:val="none" w:sz="0" w:space="0" w:color="auto"/>
        <w:right w:val="none" w:sz="0" w:space="0" w:color="auto"/>
      </w:divBdr>
      <w:divsChild>
        <w:div w:id="13545031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9885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26478">
          <w:marLeft w:val="0"/>
          <w:marRight w:val="0"/>
          <w:marTop w:val="0"/>
          <w:marBottom w:val="0"/>
          <w:divBdr>
            <w:top w:val="none" w:sz="0" w:space="0" w:color="auto"/>
            <w:left w:val="none" w:sz="0" w:space="0" w:color="auto"/>
            <w:bottom w:val="none" w:sz="0" w:space="0" w:color="auto"/>
            <w:right w:val="none" w:sz="0" w:space="0" w:color="auto"/>
          </w:divBdr>
        </w:div>
      </w:divsChild>
    </w:div>
    <w:div w:id="310864987">
      <w:bodyDiv w:val="1"/>
      <w:marLeft w:val="0"/>
      <w:marRight w:val="0"/>
      <w:marTop w:val="0"/>
      <w:marBottom w:val="0"/>
      <w:divBdr>
        <w:top w:val="none" w:sz="0" w:space="0" w:color="auto"/>
        <w:left w:val="none" w:sz="0" w:space="0" w:color="auto"/>
        <w:bottom w:val="none" w:sz="0" w:space="0" w:color="auto"/>
        <w:right w:val="none" w:sz="0" w:space="0" w:color="auto"/>
      </w:divBdr>
      <w:divsChild>
        <w:div w:id="46223727">
          <w:marLeft w:val="0"/>
          <w:marRight w:val="0"/>
          <w:marTop w:val="0"/>
          <w:marBottom w:val="0"/>
          <w:divBdr>
            <w:top w:val="none" w:sz="0" w:space="0" w:color="auto"/>
            <w:left w:val="none" w:sz="0" w:space="0" w:color="auto"/>
            <w:bottom w:val="none" w:sz="0" w:space="0" w:color="auto"/>
            <w:right w:val="none" w:sz="0" w:space="0" w:color="auto"/>
          </w:divBdr>
        </w:div>
        <w:div w:id="55010082">
          <w:marLeft w:val="0"/>
          <w:marRight w:val="0"/>
          <w:marTop w:val="0"/>
          <w:marBottom w:val="0"/>
          <w:divBdr>
            <w:top w:val="none" w:sz="0" w:space="0" w:color="auto"/>
            <w:left w:val="none" w:sz="0" w:space="0" w:color="auto"/>
            <w:bottom w:val="none" w:sz="0" w:space="0" w:color="auto"/>
            <w:right w:val="none" w:sz="0" w:space="0" w:color="auto"/>
          </w:divBdr>
        </w:div>
        <w:div w:id="76556655">
          <w:marLeft w:val="0"/>
          <w:marRight w:val="0"/>
          <w:marTop w:val="0"/>
          <w:marBottom w:val="0"/>
          <w:divBdr>
            <w:top w:val="none" w:sz="0" w:space="0" w:color="auto"/>
            <w:left w:val="none" w:sz="0" w:space="0" w:color="auto"/>
            <w:bottom w:val="none" w:sz="0" w:space="0" w:color="auto"/>
            <w:right w:val="none" w:sz="0" w:space="0" w:color="auto"/>
          </w:divBdr>
        </w:div>
        <w:div w:id="124155673">
          <w:marLeft w:val="0"/>
          <w:marRight w:val="0"/>
          <w:marTop w:val="0"/>
          <w:marBottom w:val="0"/>
          <w:divBdr>
            <w:top w:val="none" w:sz="0" w:space="0" w:color="auto"/>
            <w:left w:val="none" w:sz="0" w:space="0" w:color="auto"/>
            <w:bottom w:val="none" w:sz="0" w:space="0" w:color="auto"/>
            <w:right w:val="none" w:sz="0" w:space="0" w:color="auto"/>
          </w:divBdr>
        </w:div>
        <w:div w:id="150104541">
          <w:marLeft w:val="0"/>
          <w:marRight w:val="0"/>
          <w:marTop w:val="0"/>
          <w:marBottom w:val="0"/>
          <w:divBdr>
            <w:top w:val="none" w:sz="0" w:space="0" w:color="auto"/>
            <w:left w:val="none" w:sz="0" w:space="0" w:color="auto"/>
            <w:bottom w:val="none" w:sz="0" w:space="0" w:color="auto"/>
            <w:right w:val="none" w:sz="0" w:space="0" w:color="auto"/>
          </w:divBdr>
        </w:div>
        <w:div w:id="181435105">
          <w:marLeft w:val="0"/>
          <w:marRight w:val="0"/>
          <w:marTop w:val="0"/>
          <w:marBottom w:val="0"/>
          <w:divBdr>
            <w:top w:val="none" w:sz="0" w:space="0" w:color="auto"/>
            <w:left w:val="none" w:sz="0" w:space="0" w:color="auto"/>
            <w:bottom w:val="none" w:sz="0" w:space="0" w:color="auto"/>
            <w:right w:val="none" w:sz="0" w:space="0" w:color="auto"/>
          </w:divBdr>
        </w:div>
        <w:div w:id="232325409">
          <w:marLeft w:val="0"/>
          <w:marRight w:val="0"/>
          <w:marTop w:val="0"/>
          <w:marBottom w:val="0"/>
          <w:divBdr>
            <w:top w:val="none" w:sz="0" w:space="0" w:color="auto"/>
            <w:left w:val="none" w:sz="0" w:space="0" w:color="auto"/>
            <w:bottom w:val="none" w:sz="0" w:space="0" w:color="auto"/>
            <w:right w:val="none" w:sz="0" w:space="0" w:color="auto"/>
          </w:divBdr>
        </w:div>
        <w:div w:id="323440625">
          <w:marLeft w:val="0"/>
          <w:marRight w:val="0"/>
          <w:marTop w:val="0"/>
          <w:marBottom w:val="0"/>
          <w:divBdr>
            <w:top w:val="none" w:sz="0" w:space="0" w:color="auto"/>
            <w:left w:val="none" w:sz="0" w:space="0" w:color="auto"/>
            <w:bottom w:val="none" w:sz="0" w:space="0" w:color="auto"/>
            <w:right w:val="none" w:sz="0" w:space="0" w:color="auto"/>
          </w:divBdr>
        </w:div>
        <w:div w:id="398406825">
          <w:marLeft w:val="0"/>
          <w:marRight w:val="0"/>
          <w:marTop w:val="0"/>
          <w:marBottom w:val="0"/>
          <w:divBdr>
            <w:top w:val="none" w:sz="0" w:space="0" w:color="auto"/>
            <w:left w:val="none" w:sz="0" w:space="0" w:color="auto"/>
            <w:bottom w:val="none" w:sz="0" w:space="0" w:color="auto"/>
            <w:right w:val="none" w:sz="0" w:space="0" w:color="auto"/>
          </w:divBdr>
        </w:div>
        <w:div w:id="483740323">
          <w:marLeft w:val="0"/>
          <w:marRight w:val="0"/>
          <w:marTop w:val="0"/>
          <w:marBottom w:val="0"/>
          <w:divBdr>
            <w:top w:val="none" w:sz="0" w:space="0" w:color="auto"/>
            <w:left w:val="none" w:sz="0" w:space="0" w:color="auto"/>
            <w:bottom w:val="none" w:sz="0" w:space="0" w:color="auto"/>
            <w:right w:val="none" w:sz="0" w:space="0" w:color="auto"/>
          </w:divBdr>
        </w:div>
        <w:div w:id="524101326">
          <w:marLeft w:val="0"/>
          <w:marRight w:val="0"/>
          <w:marTop w:val="0"/>
          <w:marBottom w:val="0"/>
          <w:divBdr>
            <w:top w:val="none" w:sz="0" w:space="0" w:color="auto"/>
            <w:left w:val="none" w:sz="0" w:space="0" w:color="auto"/>
            <w:bottom w:val="none" w:sz="0" w:space="0" w:color="auto"/>
            <w:right w:val="none" w:sz="0" w:space="0" w:color="auto"/>
          </w:divBdr>
        </w:div>
        <w:div w:id="531772122">
          <w:marLeft w:val="0"/>
          <w:marRight w:val="0"/>
          <w:marTop w:val="0"/>
          <w:marBottom w:val="0"/>
          <w:divBdr>
            <w:top w:val="none" w:sz="0" w:space="0" w:color="auto"/>
            <w:left w:val="none" w:sz="0" w:space="0" w:color="auto"/>
            <w:bottom w:val="none" w:sz="0" w:space="0" w:color="auto"/>
            <w:right w:val="none" w:sz="0" w:space="0" w:color="auto"/>
          </w:divBdr>
        </w:div>
        <w:div w:id="638463900">
          <w:marLeft w:val="0"/>
          <w:marRight w:val="0"/>
          <w:marTop w:val="0"/>
          <w:marBottom w:val="0"/>
          <w:divBdr>
            <w:top w:val="none" w:sz="0" w:space="0" w:color="auto"/>
            <w:left w:val="none" w:sz="0" w:space="0" w:color="auto"/>
            <w:bottom w:val="none" w:sz="0" w:space="0" w:color="auto"/>
            <w:right w:val="none" w:sz="0" w:space="0" w:color="auto"/>
          </w:divBdr>
        </w:div>
        <w:div w:id="651374482">
          <w:marLeft w:val="0"/>
          <w:marRight w:val="0"/>
          <w:marTop w:val="0"/>
          <w:marBottom w:val="0"/>
          <w:divBdr>
            <w:top w:val="none" w:sz="0" w:space="0" w:color="auto"/>
            <w:left w:val="none" w:sz="0" w:space="0" w:color="auto"/>
            <w:bottom w:val="none" w:sz="0" w:space="0" w:color="auto"/>
            <w:right w:val="none" w:sz="0" w:space="0" w:color="auto"/>
          </w:divBdr>
        </w:div>
        <w:div w:id="666127971">
          <w:marLeft w:val="0"/>
          <w:marRight w:val="0"/>
          <w:marTop w:val="0"/>
          <w:marBottom w:val="0"/>
          <w:divBdr>
            <w:top w:val="none" w:sz="0" w:space="0" w:color="auto"/>
            <w:left w:val="none" w:sz="0" w:space="0" w:color="auto"/>
            <w:bottom w:val="none" w:sz="0" w:space="0" w:color="auto"/>
            <w:right w:val="none" w:sz="0" w:space="0" w:color="auto"/>
          </w:divBdr>
        </w:div>
        <w:div w:id="692341545">
          <w:marLeft w:val="0"/>
          <w:marRight w:val="0"/>
          <w:marTop w:val="0"/>
          <w:marBottom w:val="0"/>
          <w:divBdr>
            <w:top w:val="none" w:sz="0" w:space="0" w:color="auto"/>
            <w:left w:val="none" w:sz="0" w:space="0" w:color="auto"/>
            <w:bottom w:val="none" w:sz="0" w:space="0" w:color="auto"/>
            <w:right w:val="none" w:sz="0" w:space="0" w:color="auto"/>
          </w:divBdr>
        </w:div>
        <w:div w:id="698317829">
          <w:marLeft w:val="0"/>
          <w:marRight w:val="0"/>
          <w:marTop w:val="0"/>
          <w:marBottom w:val="0"/>
          <w:divBdr>
            <w:top w:val="none" w:sz="0" w:space="0" w:color="auto"/>
            <w:left w:val="none" w:sz="0" w:space="0" w:color="auto"/>
            <w:bottom w:val="none" w:sz="0" w:space="0" w:color="auto"/>
            <w:right w:val="none" w:sz="0" w:space="0" w:color="auto"/>
          </w:divBdr>
        </w:div>
        <w:div w:id="704253137">
          <w:marLeft w:val="0"/>
          <w:marRight w:val="0"/>
          <w:marTop w:val="0"/>
          <w:marBottom w:val="0"/>
          <w:divBdr>
            <w:top w:val="none" w:sz="0" w:space="0" w:color="auto"/>
            <w:left w:val="none" w:sz="0" w:space="0" w:color="auto"/>
            <w:bottom w:val="none" w:sz="0" w:space="0" w:color="auto"/>
            <w:right w:val="none" w:sz="0" w:space="0" w:color="auto"/>
          </w:divBdr>
        </w:div>
        <w:div w:id="740564218">
          <w:marLeft w:val="0"/>
          <w:marRight w:val="0"/>
          <w:marTop w:val="0"/>
          <w:marBottom w:val="0"/>
          <w:divBdr>
            <w:top w:val="none" w:sz="0" w:space="0" w:color="auto"/>
            <w:left w:val="none" w:sz="0" w:space="0" w:color="auto"/>
            <w:bottom w:val="none" w:sz="0" w:space="0" w:color="auto"/>
            <w:right w:val="none" w:sz="0" w:space="0" w:color="auto"/>
          </w:divBdr>
        </w:div>
        <w:div w:id="761531408">
          <w:marLeft w:val="0"/>
          <w:marRight w:val="0"/>
          <w:marTop w:val="0"/>
          <w:marBottom w:val="0"/>
          <w:divBdr>
            <w:top w:val="none" w:sz="0" w:space="0" w:color="auto"/>
            <w:left w:val="none" w:sz="0" w:space="0" w:color="auto"/>
            <w:bottom w:val="none" w:sz="0" w:space="0" w:color="auto"/>
            <w:right w:val="none" w:sz="0" w:space="0" w:color="auto"/>
          </w:divBdr>
        </w:div>
        <w:div w:id="786506320">
          <w:marLeft w:val="0"/>
          <w:marRight w:val="0"/>
          <w:marTop w:val="0"/>
          <w:marBottom w:val="0"/>
          <w:divBdr>
            <w:top w:val="none" w:sz="0" w:space="0" w:color="auto"/>
            <w:left w:val="none" w:sz="0" w:space="0" w:color="auto"/>
            <w:bottom w:val="none" w:sz="0" w:space="0" w:color="auto"/>
            <w:right w:val="none" w:sz="0" w:space="0" w:color="auto"/>
          </w:divBdr>
        </w:div>
        <w:div w:id="816994693">
          <w:marLeft w:val="0"/>
          <w:marRight w:val="0"/>
          <w:marTop w:val="0"/>
          <w:marBottom w:val="0"/>
          <w:divBdr>
            <w:top w:val="none" w:sz="0" w:space="0" w:color="auto"/>
            <w:left w:val="none" w:sz="0" w:space="0" w:color="auto"/>
            <w:bottom w:val="none" w:sz="0" w:space="0" w:color="auto"/>
            <w:right w:val="none" w:sz="0" w:space="0" w:color="auto"/>
          </w:divBdr>
        </w:div>
        <w:div w:id="831261569">
          <w:marLeft w:val="0"/>
          <w:marRight w:val="0"/>
          <w:marTop w:val="0"/>
          <w:marBottom w:val="0"/>
          <w:divBdr>
            <w:top w:val="none" w:sz="0" w:space="0" w:color="auto"/>
            <w:left w:val="none" w:sz="0" w:space="0" w:color="auto"/>
            <w:bottom w:val="none" w:sz="0" w:space="0" w:color="auto"/>
            <w:right w:val="none" w:sz="0" w:space="0" w:color="auto"/>
          </w:divBdr>
        </w:div>
        <w:div w:id="846165969">
          <w:marLeft w:val="0"/>
          <w:marRight w:val="0"/>
          <w:marTop w:val="0"/>
          <w:marBottom w:val="0"/>
          <w:divBdr>
            <w:top w:val="none" w:sz="0" w:space="0" w:color="auto"/>
            <w:left w:val="none" w:sz="0" w:space="0" w:color="auto"/>
            <w:bottom w:val="none" w:sz="0" w:space="0" w:color="auto"/>
            <w:right w:val="none" w:sz="0" w:space="0" w:color="auto"/>
          </w:divBdr>
        </w:div>
        <w:div w:id="855465785">
          <w:marLeft w:val="0"/>
          <w:marRight w:val="0"/>
          <w:marTop w:val="0"/>
          <w:marBottom w:val="0"/>
          <w:divBdr>
            <w:top w:val="none" w:sz="0" w:space="0" w:color="auto"/>
            <w:left w:val="none" w:sz="0" w:space="0" w:color="auto"/>
            <w:bottom w:val="none" w:sz="0" w:space="0" w:color="auto"/>
            <w:right w:val="none" w:sz="0" w:space="0" w:color="auto"/>
          </w:divBdr>
        </w:div>
        <w:div w:id="869343482">
          <w:marLeft w:val="0"/>
          <w:marRight w:val="0"/>
          <w:marTop w:val="0"/>
          <w:marBottom w:val="0"/>
          <w:divBdr>
            <w:top w:val="none" w:sz="0" w:space="0" w:color="auto"/>
            <w:left w:val="none" w:sz="0" w:space="0" w:color="auto"/>
            <w:bottom w:val="none" w:sz="0" w:space="0" w:color="auto"/>
            <w:right w:val="none" w:sz="0" w:space="0" w:color="auto"/>
          </w:divBdr>
        </w:div>
        <w:div w:id="870804044">
          <w:marLeft w:val="0"/>
          <w:marRight w:val="0"/>
          <w:marTop w:val="0"/>
          <w:marBottom w:val="0"/>
          <w:divBdr>
            <w:top w:val="none" w:sz="0" w:space="0" w:color="auto"/>
            <w:left w:val="none" w:sz="0" w:space="0" w:color="auto"/>
            <w:bottom w:val="none" w:sz="0" w:space="0" w:color="auto"/>
            <w:right w:val="none" w:sz="0" w:space="0" w:color="auto"/>
          </w:divBdr>
        </w:div>
        <w:div w:id="898177589">
          <w:marLeft w:val="0"/>
          <w:marRight w:val="0"/>
          <w:marTop w:val="0"/>
          <w:marBottom w:val="0"/>
          <w:divBdr>
            <w:top w:val="none" w:sz="0" w:space="0" w:color="auto"/>
            <w:left w:val="none" w:sz="0" w:space="0" w:color="auto"/>
            <w:bottom w:val="none" w:sz="0" w:space="0" w:color="auto"/>
            <w:right w:val="none" w:sz="0" w:space="0" w:color="auto"/>
          </w:divBdr>
        </w:div>
        <w:div w:id="926157939">
          <w:marLeft w:val="0"/>
          <w:marRight w:val="0"/>
          <w:marTop w:val="0"/>
          <w:marBottom w:val="0"/>
          <w:divBdr>
            <w:top w:val="none" w:sz="0" w:space="0" w:color="auto"/>
            <w:left w:val="none" w:sz="0" w:space="0" w:color="auto"/>
            <w:bottom w:val="none" w:sz="0" w:space="0" w:color="auto"/>
            <w:right w:val="none" w:sz="0" w:space="0" w:color="auto"/>
          </w:divBdr>
        </w:div>
        <w:div w:id="933440201">
          <w:marLeft w:val="0"/>
          <w:marRight w:val="0"/>
          <w:marTop w:val="0"/>
          <w:marBottom w:val="0"/>
          <w:divBdr>
            <w:top w:val="none" w:sz="0" w:space="0" w:color="auto"/>
            <w:left w:val="none" w:sz="0" w:space="0" w:color="auto"/>
            <w:bottom w:val="none" w:sz="0" w:space="0" w:color="auto"/>
            <w:right w:val="none" w:sz="0" w:space="0" w:color="auto"/>
          </w:divBdr>
        </w:div>
        <w:div w:id="945038332">
          <w:marLeft w:val="0"/>
          <w:marRight w:val="0"/>
          <w:marTop w:val="0"/>
          <w:marBottom w:val="0"/>
          <w:divBdr>
            <w:top w:val="none" w:sz="0" w:space="0" w:color="auto"/>
            <w:left w:val="none" w:sz="0" w:space="0" w:color="auto"/>
            <w:bottom w:val="none" w:sz="0" w:space="0" w:color="auto"/>
            <w:right w:val="none" w:sz="0" w:space="0" w:color="auto"/>
          </w:divBdr>
        </w:div>
        <w:div w:id="952441012">
          <w:marLeft w:val="0"/>
          <w:marRight w:val="0"/>
          <w:marTop w:val="0"/>
          <w:marBottom w:val="0"/>
          <w:divBdr>
            <w:top w:val="none" w:sz="0" w:space="0" w:color="auto"/>
            <w:left w:val="none" w:sz="0" w:space="0" w:color="auto"/>
            <w:bottom w:val="none" w:sz="0" w:space="0" w:color="auto"/>
            <w:right w:val="none" w:sz="0" w:space="0" w:color="auto"/>
          </w:divBdr>
        </w:div>
        <w:div w:id="960572951">
          <w:marLeft w:val="0"/>
          <w:marRight w:val="0"/>
          <w:marTop w:val="0"/>
          <w:marBottom w:val="0"/>
          <w:divBdr>
            <w:top w:val="none" w:sz="0" w:space="0" w:color="auto"/>
            <w:left w:val="none" w:sz="0" w:space="0" w:color="auto"/>
            <w:bottom w:val="none" w:sz="0" w:space="0" w:color="auto"/>
            <w:right w:val="none" w:sz="0" w:space="0" w:color="auto"/>
          </w:divBdr>
        </w:div>
        <w:div w:id="1003554528">
          <w:marLeft w:val="0"/>
          <w:marRight w:val="0"/>
          <w:marTop w:val="0"/>
          <w:marBottom w:val="0"/>
          <w:divBdr>
            <w:top w:val="none" w:sz="0" w:space="0" w:color="auto"/>
            <w:left w:val="none" w:sz="0" w:space="0" w:color="auto"/>
            <w:bottom w:val="none" w:sz="0" w:space="0" w:color="auto"/>
            <w:right w:val="none" w:sz="0" w:space="0" w:color="auto"/>
          </w:divBdr>
        </w:div>
        <w:div w:id="1016074252">
          <w:marLeft w:val="0"/>
          <w:marRight w:val="0"/>
          <w:marTop w:val="0"/>
          <w:marBottom w:val="0"/>
          <w:divBdr>
            <w:top w:val="none" w:sz="0" w:space="0" w:color="auto"/>
            <w:left w:val="none" w:sz="0" w:space="0" w:color="auto"/>
            <w:bottom w:val="none" w:sz="0" w:space="0" w:color="auto"/>
            <w:right w:val="none" w:sz="0" w:space="0" w:color="auto"/>
          </w:divBdr>
        </w:div>
        <w:div w:id="1022435320">
          <w:marLeft w:val="0"/>
          <w:marRight w:val="0"/>
          <w:marTop w:val="0"/>
          <w:marBottom w:val="0"/>
          <w:divBdr>
            <w:top w:val="none" w:sz="0" w:space="0" w:color="auto"/>
            <w:left w:val="none" w:sz="0" w:space="0" w:color="auto"/>
            <w:bottom w:val="none" w:sz="0" w:space="0" w:color="auto"/>
            <w:right w:val="none" w:sz="0" w:space="0" w:color="auto"/>
          </w:divBdr>
        </w:div>
        <w:div w:id="1035693391">
          <w:marLeft w:val="0"/>
          <w:marRight w:val="0"/>
          <w:marTop w:val="0"/>
          <w:marBottom w:val="0"/>
          <w:divBdr>
            <w:top w:val="none" w:sz="0" w:space="0" w:color="auto"/>
            <w:left w:val="none" w:sz="0" w:space="0" w:color="auto"/>
            <w:bottom w:val="none" w:sz="0" w:space="0" w:color="auto"/>
            <w:right w:val="none" w:sz="0" w:space="0" w:color="auto"/>
          </w:divBdr>
        </w:div>
        <w:div w:id="1050886638">
          <w:marLeft w:val="0"/>
          <w:marRight w:val="0"/>
          <w:marTop w:val="0"/>
          <w:marBottom w:val="0"/>
          <w:divBdr>
            <w:top w:val="none" w:sz="0" w:space="0" w:color="auto"/>
            <w:left w:val="none" w:sz="0" w:space="0" w:color="auto"/>
            <w:bottom w:val="none" w:sz="0" w:space="0" w:color="auto"/>
            <w:right w:val="none" w:sz="0" w:space="0" w:color="auto"/>
          </w:divBdr>
        </w:div>
        <w:div w:id="1061245603">
          <w:marLeft w:val="0"/>
          <w:marRight w:val="0"/>
          <w:marTop w:val="0"/>
          <w:marBottom w:val="0"/>
          <w:divBdr>
            <w:top w:val="none" w:sz="0" w:space="0" w:color="auto"/>
            <w:left w:val="none" w:sz="0" w:space="0" w:color="auto"/>
            <w:bottom w:val="none" w:sz="0" w:space="0" w:color="auto"/>
            <w:right w:val="none" w:sz="0" w:space="0" w:color="auto"/>
          </w:divBdr>
        </w:div>
        <w:div w:id="1068531673">
          <w:marLeft w:val="0"/>
          <w:marRight w:val="0"/>
          <w:marTop w:val="0"/>
          <w:marBottom w:val="0"/>
          <w:divBdr>
            <w:top w:val="none" w:sz="0" w:space="0" w:color="auto"/>
            <w:left w:val="none" w:sz="0" w:space="0" w:color="auto"/>
            <w:bottom w:val="none" w:sz="0" w:space="0" w:color="auto"/>
            <w:right w:val="none" w:sz="0" w:space="0" w:color="auto"/>
          </w:divBdr>
        </w:div>
        <w:div w:id="1069421588">
          <w:marLeft w:val="0"/>
          <w:marRight w:val="0"/>
          <w:marTop w:val="0"/>
          <w:marBottom w:val="0"/>
          <w:divBdr>
            <w:top w:val="none" w:sz="0" w:space="0" w:color="auto"/>
            <w:left w:val="none" w:sz="0" w:space="0" w:color="auto"/>
            <w:bottom w:val="none" w:sz="0" w:space="0" w:color="auto"/>
            <w:right w:val="none" w:sz="0" w:space="0" w:color="auto"/>
          </w:divBdr>
        </w:div>
        <w:div w:id="1069765273">
          <w:marLeft w:val="0"/>
          <w:marRight w:val="0"/>
          <w:marTop w:val="0"/>
          <w:marBottom w:val="0"/>
          <w:divBdr>
            <w:top w:val="none" w:sz="0" w:space="0" w:color="auto"/>
            <w:left w:val="none" w:sz="0" w:space="0" w:color="auto"/>
            <w:bottom w:val="none" w:sz="0" w:space="0" w:color="auto"/>
            <w:right w:val="none" w:sz="0" w:space="0" w:color="auto"/>
          </w:divBdr>
        </w:div>
        <w:div w:id="1073890902">
          <w:marLeft w:val="0"/>
          <w:marRight w:val="0"/>
          <w:marTop w:val="0"/>
          <w:marBottom w:val="0"/>
          <w:divBdr>
            <w:top w:val="none" w:sz="0" w:space="0" w:color="auto"/>
            <w:left w:val="none" w:sz="0" w:space="0" w:color="auto"/>
            <w:bottom w:val="none" w:sz="0" w:space="0" w:color="auto"/>
            <w:right w:val="none" w:sz="0" w:space="0" w:color="auto"/>
          </w:divBdr>
        </w:div>
        <w:div w:id="1074427721">
          <w:marLeft w:val="0"/>
          <w:marRight w:val="0"/>
          <w:marTop w:val="0"/>
          <w:marBottom w:val="0"/>
          <w:divBdr>
            <w:top w:val="none" w:sz="0" w:space="0" w:color="auto"/>
            <w:left w:val="none" w:sz="0" w:space="0" w:color="auto"/>
            <w:bottom w:val="none" w:sz="0" w:space="0" w:color="auto"/>
            <w:right w:val="none" w:sz="0" w:space="0" w:color="auto"/>
          </w:divBdr>
        </w:div>
        <w:div w:id="1080785434">
          <w:marLeft w:val="0"/>
          <w:marRight w:val="0"/>
          <w:marTop w:val="0"/>
          <w:marBottom w:val="0"/>
          <w:divBdr>
            <w:top w:val="none" w:sz="0" w:space="0" w:color="auto"/>
            <w:left w:val="none" w:sz="0" w:space="0" w:color="auto"/>
            <w:bottom w:val="none" w:sz="0" w:space="0" w:color="auto"/>
            <w:right w:val="none" w:sz="0" w:space="0" w:color="auto"/>
          </w:divBdr>
        </w:div>
        <w:div w:id="1179467181">
          <w:marLeft w:val="0"/>
          <w:marRight w:val="0"/>
          <w:marTop w:val="0"/>
          <w:marBottom w:val="0"/>
          <w:divBdr>
            <w:top w:val="none" w:sz="0" w:space="0" w:color="auto"/>
            <w:left w:val="none" w:sz="0" w:space="0" w:color="auto"/>
            <w:bottom w:val="none" w:sz="0" w:space="0" w:color="auto"/>
            <w:right w:val="none" w:sz="0" w:space="0" w:color="auto"/>
          </w:divBdr>
        </w:div>
        <w:div w:id="1218202465">
          <w:marLeft w:val="0"/>
          <w:marRight w:val="0"/>
          <w:marTop w:val="0"/>
          <w:marBottom w:val="0"/>
          <w:divBdr>
            <w:top w:val="none" w:sz="0" w:space="0" w:color="auto"/>
            <w:left w:val="none" w:sz="0" w:space="0" w:color="auto"/>
            <w:bottom w:val="none" w:sz="0" w:space="0" w:color="auto"/>
            <w:right w:val="none" w:sz="0" w:space="0" w:color="auto"/>
          </w:divBdr>
        </w:div>
        <w:div w:id="1219710172">
          <w:marLeft w:val="0"/>
          <w:marRight w:val="0"/>
          <w:marTop w:val="0"/>
          <w:marBottom w:val="0"/>
          <w:divBdr>
            <w:top w:val="none" w:sz="0" w:space="0" w:color="auto"/>
            <w:left w:val="none" w:sz="0" w:space="0" w:color="auto"/>
            <w:bottom w:val="none" w:sz="0" w:space="0" w:color="auto"/>
            <w:right w:val="none" w:sz="0" w:space="0" w:color="auto"/>
          </w:divBdr>
        </w:div>
        <w:div w:id="1271084472">
          <w:marLeft w:val="0"/>
          <w:marRight w:val="0"/>
          <w:marTop w:val="0"/>
          <w:marBottom w:val="0"/>
          <w:divBdr>
            <w:top w:val="none" w:sz="0" w:space="0" w:color="auto"/>
            <w:left w:val="none" w:sz="0" w:space="0" w:color="auto"/>
            <w:bottom w:val="none" w:sz="0" w:space="0" w:color="auto"/>
            <w:right w:val="none" w:sz="0" w:space="0" w:color="auto"/>
          </w:divBdr>
        </w:div>
        <w:div w:id="1286306841">
          <w:marLeft w:val="0"/>
          <w:marRight w:val="0"/>
          <w:marTop w:val="0"/>
          <w:marBottom w:val="0"/>
          <w:divBdr>
            <w:top w:val="none" w:sz="0" w:space="0" w:color="auto"/>
            <w:left w:val="none" w:sz="0" w:space="0" w:color="auto"/>
            <w:bottom w:val="none" w:sz="0" w:space="0" w:color="auto"/>
            <w:right w:val="none" w:sz="0" w:space="0" w:color="auto"/>
          </w:divBdr>
        </w:div>
        <w:div w:id="1294404937">
          <w:marLeft w:val="0"/>
          <w:marRight w:val="0"/>
          <w:marTop w:val="0"/>
          <w:marBottom w:val="0"/>
          <w:divBdr>
            <w:top w:val="none" w:sz="0" w:space="0" w:color="auto"/>
            <w:left w:val="none" w:sz="0" w:space="0" w:color="auto"/>
            <w:bottom w:val="none" w:sz="0" w:space="0" w:color="auto"/>
            <w:right w:val="none" w:sz="0" w:space="0" w:color="auto"/>
          </w:divBdr>
        </w:div>
        <w:div w:id="1364863251">
          <w:marLeft w:val="0"/>
          <w:marRight w:val="0"/>
          <w:marTop w:val="0"/>
          <w:marBottom w:val="0"/>
          <w:divBdr>
            <w:top w:val="none" w:sz="0" w:space="0" w:color="auto"/>
            <w:left w:val="none" w:sz="0" w:space="0" w:color="auto"/>
            <w:bottom w:val="none" w:sz="0" w:space="0" w:color="auto"/>
            <w:right w:val="none" w:sz="0" w:space="0" w:color="auto"/>
          </w:divBdr>
        </w:div>
        <w:div w:id="1371300139">
          <w:marLeft w:val="0"/>
          <w:marRight w:val="0"/>
          <w:marTop w:val="0"/>
          <w:marBottom w:val="0"/>
          <w:divBdr>
            <w:top w:val="none" w:sz="0" w:space="0" w:color="auto"/>
            <w:left w:val="none" w:sz="0" w:space="0" w:color="auto"/>
            <w:bottom w:val="none" w:sz="0" w:space="0" w:color="auto"/>
            <w:right w:val="none" w:sz="0" w:space="0" w:color="auto"/>
          </w:divBdr>
        </w:div>
        <w:div w:id="1415207305">
          <w:marLeft w:val="0"/>
          <w:marRight w:val="0"/>
          <w:marTop w:val="0"/>
          <w:marBottom w:val="0"/>
          <w:divBdr>
            <w:top w:val="none" w:sz="0" w:space="0" w:color="auto"/>
            <w:left w:val="none" w:sz="0" w:space="0" w:color="auto"/>
            <w:bottom w:val="none" w:sz="0" w:space="0" w:color="auto"/>
            <w:right w:val="none" w:sz="0" w:space="0" w:color="auto"/>
          </w:divBdr>
        </w:div>
        <w:div w:id="1428694598">
          <w:marLeft w:val="0"/>
          <w:marRight w:val="0"/>
          <w:marTop w:val="0"/>
          <w:marBottom w:val="0"/>
          <w:divBdr>
            <w:top w:val="none" w:sz="0" w:space="0" w:color="auto"/>
            <w:left w:val="none" w:sz="0" w:space="0" w:color="auto"/>
            <w:bottom w:val="none" w:sz="0" w:space="0" w:color="auto"/>
            <w:right w:val="none" w:sz="0" w:space="0" w:color="auto"/>
          </w:divBdr>
        </w:div>
        <w:div w:id="1464543606">
          <w:marLeft w:val="0"/>
          <w:marRight w:val="0"/>
          <w:marTop w:val="0"/>
          <w:marBottom w:val="0"/>
          <w:divBdr>
            <w:top w:val="none" w:sz="0" w:space="0" w:color="auto"/>
            <w:left w:val="none" w:sz="0" w:space="0" w:color="auto"/>
            <w:bottom w:val="none" w:sz="0" w:space="0" w:color="auto"/>
            <w:right w:val="none" w:sz="0" w:space="0" w:color="auto"/>
          </w:divBdr>
        </w:div>
        <w:div w:id="1476603069">
          <w:marLeft w:val="0"/>
          <w:marRight w:val="0"/>
          <w:marTop w:val="0"/>
          <w:marBottom w:val="0"/>
          <w:divBdr>
            <w:top w:val="none" w:sz="0" w:space="0" w:color="auto"/>
            <w:left w:val="none" w:sz="0" w:space="0" w:color="auto"/>
            <w:bottom w:val="none" w:sz="0" w:space="0" w:color="auto"/>
            <w:right w:val="none" w:sz="0" w:space="0" w:color="auto"/>
          </w:divBdr>
        </w:div>
        <w:div w:id="1498229305">
          <w:marLeft w:val="0"/>
          <w:marRight w:val="0"/>
          <w:marTop w:val="0"/>
          <w:marBottom w:val="0"/>
          <w:divBdr>
            <w:top w:val="none" w:sz="0" w:space="0" w:color="auto"/>
            <w:left w:val="none" w:sz="0" w:space="0" w:color="auto"/>
            <w:bottom w:val="none" w:sz="0" w:space="0" w:color="auto"/>
            <w:right w:val="none" w:sz="0" w:space="0" w:color="auto"/>
          </w:divBdr>
        </w:div>
        <w:div w:id="1499928386">
          <w:marLeft w:val="0"/>
          <w:marRight w:val="0"/>
          <w:marTop w:val="0"/>
          <w:marBottom w:val="0"/>
          <w:divBdr>
            <w:top w:val="none" w:sz="0" w:space="0" w:color="auto"/>
            <w:left w:val="none" w:sz="0" w:space="0" w:color="auto"/>
            <w:bottom w:val="none" w:sz="0" w:space="0" w:color="auto"/>
            <w:right w:val="none" w:sz="0" w:space="0" w:color="auto"/>
          </w:divBdr>
        </w:div>
        <w:div w:id="1508329486">
          <w:marLeft w:val="0"/>
          <w:marRight w:val="0"/>
          <w:marTop w:val="0"/>
          <w:marBottom w:val="0"/>
          <w:divBdr>
            <w:top w:val="none" w:sz="0" w:space="0" w:color="auto"/>
            <w:left w:val="none" w:sz="0" w:space="0" w:color="auto"/>
            <w:bottom w:val="none" w:sz="0" w:space="0" w:color="auto"/>
            <w:right w:val="none" w:sz="0" w:space="0" w:color="auto"/>
          </w:divBdr>
        </w:div>
        <w:div w:id="1522356393">
          <w:marLeft w:val="0"/>
          <w:marRight w:val="0"/>
          <w:marTop w:val="0"/>
          <w:marBottom w:val="0"/>
          <w:divBdr>
            <w:top w:val="none" w:sz="0" w:space="0" w:color="auto"/>
            <w:left w:val="none" w:sz="0" w:space="0" w:color="auto"/>
            <w:bottom w:val="none" w:sz="0" w:space="0" w:color="auto"/>
            <w:right w:val="none" w:sz="0" w:space="0" w:color="auto"/>
          </w:divBdr>
        </w:div>
        <w:div w:id="1540507125">
          <w:marLeft w:val="0"/>
          <w:marRight w:val="0"/>
          <w:marTop w:val="0"/>
          <w:marBottom w:val="0"/>
          <w:divBdr>
            <w:top w:val="none" w:sz="0" w:space="0" w:color="auto"/>
            <w:left w:val="none" w:sz="0" w:space="0" w:color="auto"/>
            <w:bottom w:val="none" w:sz="0" w:space="0" w:color="auto"/>
            <w:right w:val="none" w:sz="0" w:space="0" w:color="auto"/>
          </w:divBdr>
        </w:div>
        <w:div w:id="1548642753">
          <w:marLeft w:val="0"/>
          <w:marRight w:val="0"/>
          <w:marTop w:val="0"/>
          <w:marBottom w:val="0"/>
          <w:divBdr>
            <w:top w:val="none" w:sz="0" w:space="0" w:color="auto"/>
            <w:left w:val="none" w:sz="0" w:space="0" w:color="auto"/>
            <w:bottom w:val="none" w:sz="0" w:space="0" w:color="auto"/>
            <w:right w:val="none" w:sz="0" w:space="0" w:color="auto"/>
          </w:divBdr>
        </w:div>
        <w:div w:id="1563641826">
          <w:marLeft w:val="0"/>
          <w:marRight w:val="0"/>
          <w:marTop w:val="0"/>
          <w:marBottom w:val="0"/>
          <w:divBdr>
            <w:top w:val="none" w:sz="0" w:space="0" w:color="auto"/>
            <w:left w:val="none" w:sz="0" w:space="0" w:color="auto"/>
            <w:bottom w:val="none" w:sz="0" w:space="0" w:color="auto"/>
            <w:right w:val="none" w:sz="0" w:space="0" w:color="auto"/>
          </w:divBdr>
        </w:div>
        <w:div w:id="1576816734">
          <w:marLeft w:val="0"/>
          <w:marRight w:val="0"/>
          <w:marTop w:val="0"/>
          <w:marBottom w:val="0"/>
          <w:divBdr>
            <w:top w:val="none" w:sz="0" w:space="0" w:color="auto"/>
            <w:left w:val="none" w:sz="0" w:space="0" w:color="auto"/>
            <w:bottom w:val="none" w:sz="0" w:space="0" w:color="auto"/>
            <w:right w:val="none" w:sz="0" w:space="0" w:color="auto"/>
          </w:divBdr>
        </w:div>
        <w:div w:id="1583754860">
          <w:marLeft w:val="0"/>
          <w:marRight w:val="0"/>
          <w:marTop w:val="0"/>
          <w:marBottom w:val="0"/>
          <w:divBdr>
            <w:top w:val="none" w:sz="0" w:space="0" w:color="auto"/>
            <w:left w:val="none" w:sz="0" w:space="0" w:color="auto"/>
            <w:bottom w:val="none" w:sz="0" w:space="0" w:color="auto"/>
            <w:right w:val="none" w:sz="0" w:space="0" w:color="auto"/>
          </w:divBdr>
        </w:div>
        <w:div w:id="1592273915">
          <w:marLeft w:val="0"/>
          <w:marRight w:val="0"/>
          <w:marTop w:val="0"/>
          <w:marBottom w:val="0"/>
          <w:divBdr>
            <w:top w:val="none" w:sz="0" w:space="0" w:color="auto"/>
            <w:left w:val="none" w:sz="0" w:space="0" w:color="auto"/>
            <w:bottom w:val="none" w:sz="0" w:space="0" w:color="auto"/>
            <w:right w:val="none" w:sz="0" w:space="0" w:color="auto"/>
          </w:divBdr>
        </w:div>
        <w:div w:id="1601335814">
          <w:marLeft w:val="0"/>
          <w:marRight w:val="0"/>
          <w:marTop w:val="0"/>
          <w:marBottom w:val="0"/>
          <w:divBdr>
            <w:top w:val="none" w:sz="0" w:space="0" w:color="auto"/>
            <w:left w:val="none" w:sz="0" w:space="0" w:color="auto"/>
            <w:bottom w:val="none" w:sz="0" w:space="0" w:color="auto"/>
            <w:right w:val="none" w:sz="0" w:space="0" w:color="auto"/>
          </w:divBdr>
        </w:div>
        <w:div w:id="1604845976">
          <w:marLeft w:val="0"/>
          <w:marRight w:val="0"/>
          <w:marTop w:val="0"/>
          <w:marBottom w:val="0"/>
          <w:divBdr>
            <w:top w:val="none" w:sz="0" w:space="0" w:color="auto"/>
            <w:left w:val="none" w:sz="0" w:space="0" w:color="auto"/>
            <w:bottom w:val="none" w:sz="0" w:space="0" w:color="auto"/>
            <w:right w:val="none" w:sz="0" w:space="0" w:color="auto"/>
          </w:divBdr>
        </w:div>
        <w:div w:id="1610701173">
          <w:marLeft w:val="0"/>
          <w:marRight w:val="0"/>
          <w:marTop w:val="0"/>
          <w:marBottom w:val="0"/>
          <w:divBdr>
            <w:top w:val="none" w:sz="0" w:space="0" w:color="auto"/>
            <w:left w:val="none" w:sz="0" w:space="0" w:color="auto"/>
            <w:bottom w:val="none" w:sz="0" w:space="0" w:color="auto"/>
            <w:right w:val="none" w:sz="0" w:space="0" w:color="auto"/>
          </w:divBdr>
        </w:div>
        <w:div w:id="1615556913">
          <w:marLeft w:val="0"/>
          <w:marRight w:val="0"/>
          <w:marTop w:val="0"/>
          <w:marBottom w:val="0"/>
          <w:divBdr>
            <w:top w:val="none" w:sz="0" w:space="0" w:color="auto"/>
            <w:left w:val="none" w:sz="0" w:space="0" w:color="auto"/>
            <w:bottom w:val="none" w:sz="0" w:space="0" w:color="auto"/>
            <w:right w:val="none" w:sz="0" w:space="0" w:color="auto"/>
          </w:divBdr>
        </w:div>
        <w:div w:id="1617562546">
          <w:marLeft w:val="0"/>
          <w:marRight w:val="0"/>
          <w:marTop w:val="0"/>
          <w:marBottom w:val="0"/>
          <w:divBdr>
            <w:top w:val="none" w:sz="0" w:space="0" w:color="auto"/>
            <w:left w:val="none" w:sz="0" w:space="0" w:color="auto"/>
            <w:bottom w:val="none" w:sz="0" w:space="0" w:color="auto"/>
            <w:right w:val="none" w:sz="0" w:space="0" w:color="auto"/>
          </w:divBdr>
        </w:div>
        <w:div w:id="1669602272">
          <w:marLeft w:val="0"/>
          <w:marRight w:val="0"/>
          <w:marTop w:val="0"/>
          <w:marBottom w:val="0"/>
          <w:divBdr>
            <w:top w:val="none" w:sz="0" w:space="0" w:color="auto"/>
            <w:left w:val="none" w:sz="0" w:space="0" w:color="auto"/>
            <w:bottom w:val="none" w:sz="0" w:space="0" w:color="auto"/>
            <w:right w:val="none" w:sz="0" w:space="0" w:color="auto"/>
          </w:divBdr>
        </w:div>
        <w:div w:id="1689789247">
          <w:marLeft w:val="0"/>
          <w:marRight w:val="0"/>
          <w:marTop w:val="0"/>
          <w:marBottom w:val="0"/>
          <w:divBdr>
            <w:top w:val="none" w:sz="0" w:space="0" w:color="auto"/>
            <w:left w:val="none" w:sz="0" w:space="0" w:color="auto"/>
            <w:bottom w:val="none" w:sz="0" w:space="0" w:color="auto"/>
            <w:right w:val="none" w:sz="0" w:space="0" w:color="auto"/>
          </w:divBdr>
        </w:div>
        <w:div w:id="1692996952">
          <w:marLeft w:val="0"/>
          <w:marRight w:val="0"/>
          <w:marTop w:val="0"/>
          <w:marBottom w:val="0"/>
          <w:divBdr>
            <w:top w:val="none" w:sz="0" w:space="0" w:color="auto"/>
            <w:left w:val="none" w:sz="0" w:space="0" w:color="auto"/>
            <w:bottom w:val="none" w:sz="0" w:space="0" w:color="auto"/>
            <w:right w:val="none" w:sz="0" w:space="0" w:color="auto"/>
          </w:divBdr>
        </w:div>
        <w:div w:id="1703048593">
          <w:marLeft w:val="0"/>
          <w:marRight w:val="0"/>
          <w:marTop w:val="0"/>
          <w:marBottom w:val="0"/>
          <w:divBdr>
            <w:top w:val="none" w:sz="0" w:space="0" w:color="auto"/>
            <w:left w:val="none" w:sz="0" w:space="0" w:color="auto"/>
            <w:bottom w:val="none" w:sz="0" w:space="0" w:color="auto"/>
            <w:right w:val="none" w:sz="0" w:space="0" w:color="auto"/>
          </w:divBdr>
        </w:div>
        <w:div w:id="1712340560">
          <w:marLeft w:val="0"/>
          <w:marRight w:val="0"/>
          <w:marTop w:val="0"/>
          <w:marBottom w:val="0"/>
          <w:divBdr>
            <w:top w:val="none" w:sz="0" w:space="0" w:color="auto"/>
            <w:left w:val="none" w:sz="0" w:space="0" w:color="auto"/>
            <w:bottom w:val="none" w:sz="0" w:space="0" w:color="auto"/>
            <w:right w:val="none" w:sz="0" w:space="0" w:color="auto"/>
          </w:divBdr>
        </w:div>
        <w:div w:id="1752772034">
          <w:marLeft w:val="0"/>
          <w:marRight w:val="0"/>
          <w:marTop w:val="0"/>
          <w:marBottom w:val="0"/>
          <w:divBdr>
            <w:top w:val="none" w:sz="0" w:space="0" w:color="auto"/>
            <w:left w:val="none" w:sz="0" w:space="0" w:color="auto"/>
            <w:bottom w:val="none" w:sz="0" w:space="0" w:color="auto"/>
            <w:right w:val="none" w:sz="0" w:space="0" w:color="auto"/>
          </w:divBdr>
        </w:div>
        <w:div w:id="1768378700">
          <w:marLeft w:val="0"/>
          <w:marRight w:val="0"/>
          <w:marTop w:val="0"/>
          <w:marBottom w:val="0"/>
          <w:divBdr>
            <w:top w:val="none" w:sz="0" w:space="0" w:color="auto"/>
            <w:left w:val="none" w:sz="0" w:space="0" w:color="auto"/>
            <w:bottom w:val="none" w:sz="0" w:space="0" w:color="auto"/>
            <w:right w:val="none" w:sz="0" w:space="0" w:color="auto"/>
          </w:divBdr>
        </w:div>
        <w:div w:id="1772428125">
          <w:marLeft w:val="0"/>
          <w:marRight w:val="0"/>
          <w:marTop w:val="0"/>
          <w:marBottom w:val="0"/>
          <w:divBdr>
            <w:top w:val="none" w:sz="0" w:space="0" w:color="auto"/>
            <w:left w:val="none" w:sz="0" w:space="0" w:color="auto"/>
            <w:bottom w:val="none" w:sz="0" w:space="0" w:color="auto"/>
            <w:right w:val="none" w:sz="0" w:space="0" w:color="auto"/>
          </w:divBdr>
        </w:div>
        <w:div w:id="1806269126">
          <w:marLeft w:val="0"/>
          <w:marRight w:val="0"/>
          <w:marTop w:val="0"/>
          <w:marBottom w:val="0"/>
          <w:divBdr>
            <w:top w:val="none" w:sz="0" w:space="0" w:color="auto"/>
            <w:left w:val="none" w:sz="0" w:space="0" w:color="auto"/>
            <w:bottom w:val="none" w:sz="0" w:space="0" w:color="auto"/>
            <w:right w:val="none" w:sz="0" w:space="0" w:color="auto"/>
          </w:divBdr>
        </w:div>
        <w:div w:id="1821342651">
          <w:marLeft w:val="0"/>
          <w:marRight w:val="0"/>
          <w:marTop w:val="0"/>
          <w:marBottom w:val="0"/>
          <w:divBdr>
            <w:top w:val="none" w:sz="0" w:space="0" w:color="auto"/>
            <w:left w:val="none" w:sz="0" w:space="0" w:color="auto"/>
            <w:bottom w:val="none" w:sz="0" w:space="0" w:color="auto"/>
            <w:right w:val="none" w:sz="0" w:space="0" w:color="auto"/>
          </w:divBdr>
        </w:div>
        <w:div w:id="1822042735">
          <w:marLeft w:val="0"/>
          <w:marRight w:val="0"/>
          <w:marTop w:val="0"/>
          <w:marBottom w:val="0"/>
          <w:divBdr>
            <w:top w:val="none" w:sz="0" w:space="0" w:color="auto"/>
            <w:left w:val="none" w:sz="0" w:space="0" w:color="auto"/>
            <w:bottom w:val="none" w:sz="0" w:space="0" w:color="auto"/>
            <w:right w:val="none" w:sz="0" w:space="0" w:color="auto"/>
          </w:divBdr>
        </w:div>
        <w:div w:id="1853034373">
          <w:marLeft w:val="0"/>
          <w:marRight w:val="0"/>
          <w:marTop w:val="0"/>
          <w:marBottom w:val="0"/>
          <w:divBdr>
            <w:top w:val="none" w:sz="0" w:space="0" w:color="auto"/>
            <w:left w:val="none" w:sz="0" w:space="0" w:color="auto"/>
            <w:bottom w:val="none" w:sz="0" w:space="0" w:color="auto"/>
            <w:right w:val="none" w:sz="0" w:space="0" w:color="auto"/>
          </w:divBdr>
        </w:div>
        <w:div w:id="1855221140">
          <w:marLeft w:val="0"/>
          <w:marRight w:val="0"/>
          <w:marTop w:val="0"/>
          <w:marBottom w:val="0"/>
          <w:divBdr>
            <w:top w:val="none" w:sz="0" w:space="0" w:color="auto"/>
            <w:left w:val="none" w:sz="0" w:space="0" w:color="auto"/>
            <w:bottom w:val="none" w:sz="0" w:space="0" w:color="auto"/>
            <w:right w:val="none" w:sz="0" w:space="0" w:color="auto"/>
          </w:divBdr>
        </w:div>
        <w:div w:id="1908496264">
          <w:marLeft w:val="0"/>
          <w:marRight w:val="0"/>
          <w:marTop w:val="0"/>
          <w:marBottom w:val="0"/>
          <w:divBdr>
            <w:top w:val="none" w:sz="0" w:space="0" w:color="auto"/>
            <w:left w:val="none" w:sz="0" w:space="0" w:color="auto"/>
            <w:bottom w:val="none" w:sz="0" w:space="0" w:color="auto"/>
            <w:right w:val="none" w:sz="0" w:space="0" w:color="auto"/>
          </w:divBdr>
        </w:div>
        <w:div w:id="1926258927">
          <w:marLeft w:val="0"/>
          <w:marRight w:val="0"/>
          <w:marTop w:val="0"/>
          <w:marBottom w:val="0"/>
          <w:divBdr>
            <w:top w:val="none" w:sz="0" w:space="0" w:color="auto"/>
            <w:left w:val="none" w:sz="0" w:space="0" w:color="auto"/>
            <w:bottom w:val="none" w:sz="0" w:space="0" w:color="auto"/>
            <w:right w:val="none" w:sz="0" w:space="0" w:color="auto"/>
          </w:divBdr>
        </w:div>
        <w:div w:id="1930232094">
          <w:marLeft w:val="0"/>
          <w:marRight w:val="0"/>
          <w:marTop w:val="0"/>
          <w:marBottom w:val="0"/>
          <w:divBdr>
            <w:top w:val="none" w:sz="0" w:space="0" w:color="auto"/>
            <w:left w:val="none" w:sz="0" w:space="0" w:color="auto"/>
            <w:bottom w:val="none" w:sz="0" w:space="0" w:color="auto"/>
            <w:right w:val="none" w:sz="0" w:space="0" w:color="auto"/>
          </w:divBdr>
        </w:div>
        <w:div w:id="1940216493">
          <w:marLeft w:val="0"/>
          <w:marRight w:val="0"/>
          <w:marTop w:val="0"/>
          <w:marBottom w:val="0"/>
          <w:divBdr>
            <w:top w:val="none" w:sz="0" w:space="0" w:color="auto"/>
            <w:left w:val="none" w:sz="0" w:space="0" w:color="auto"/>
            <w:bottom w:val="none" w:sz="0" w:space="0" w:color="auto"/>
            <w:right w:val="none" w:sz="0" w:space="0" w:color="auto"/>
          </w:divBdr>
        </w:div>
        <w:div w:id="1948389439">
          <w:marLeft w:val="0"/>
          <w:marRight w:val="0"/>
          <w:marTop w:val="0"/>
          <w:marBottom w:val="0"/>
          <w:divBdr>
            <w:top w:val="none" w:sz="0" w:space="0" w:color="auto"/>
            <w:left w:val="none" w:sz="0" w:space="0" w:color="auto"/>
            <w:bottom w:val="none" w:sz="0" w:space="0" w:color="auto"/>
            <w:right w:val="none" w:sz="0" w:space="0" w:color="auto"/>
          </w:divBdr>
        </w:div>
        <w:div w:id="1959218489">
          <w:marLeft w:val="0"/>
          <w:marRight w:val="0"/>
          <w:marTop w:val="0"/>
          <w:marBottom w:val="0"/>
          <w:divBdr>
            <w:top w:val="none" w:sz="0" w:space="0" w:color="auto"/>
            <w:left w:val="none" w:sz="0" w:space="0" w:color="auto"/>
            <w:bottom w:val="none" w:sz="0" w:space="0" w:color="auto"/>
            <w:right w:val="none" w:sz="0" w:space="0" w:color="auto"/>
          </w:divBdr>
        </w:div>
        <w:div w:id="1964119313">
          <w:marLeft w:val="0"/>
          <w:marRight w:val="0"/>
          <w:marTop w:val="0"/>
          <w:marBottom w:val="0"/>
          <w:divBdr>
            <w:top w:val="none" w:sz="0" w:space="0" w:color="auto"/>
            <w:left w:val="none" w:sz="0" w:space="0" w:color="auto"/>
            <w:bottom w:val="none" w:sz="0" w:space="0" w:color="auto"/>
            <w:right w:val="none" w:sz="0" w:space="0" w:color="auto"/>
          </w:divBdr>
        </w:div>
        <w:div w:id="2001498195">
          <w:marLeft w:val="0"/>
          <w:marRight w:val="0"/>
          <w:marTop w:val="0"/>
          <w:marBottom w:val="0"/>
          <w:divBdr>
            <w:top w:val="none" w:sz="0" w:space="0" w:color="auto"/>
            <w:left w:val="none" w:sz="0" w:space="0" w:color="auto"/>
            <w:bottom w:val="none" w:sz="0" w:space="0" w:color="auto"/>
            <w:right w:val="none" w:sz="0" w:space="0" w:color="auto"/>
          </w:divBdr>
        </w:div>
        <w:div w:id="2004510307">
          <w:marLeft w:val="0"/>
          <w:marRight w:val="0"/>
          <w:marTop w:val="0"/>
          <w:marBottom w:val="0"/>
          <w:divBdr>
            <w:top w:val="none" w:sz="0" w:space="0" w:color="auto"/>
            <w:left w:val="none" w:sz="0" w:space="0" w:color="auto"/>
            <w:bottom w:val="none" w:sz="0" w:space="0" w:color="auto"/>
            <w:right w:val="none" w:sz="0" w:space="0" w:color="auto"/>
          </w:divBdr>
        </w:div>
        <w:div w:id="2019505376">
          <w:marLeft w:val="0"/>
          <w:marRight w:val="0"/>
          <w:marTop w:val="0"/>
          <w:marBottom w:val="0"/>
          <w:divBdr>
            <w:top w:val="none" w:sz="0" w:space="0" w:color="auto"/>
            <w:left w:val="none" w:sz="0" w:space="0" w:color="auto"/>
            <w:bottom w:val="none" w:sz="0" w:space="0" w:color="auto"/>
            <w:right w:val="none" w:sz="0" w:space="0" w:color="auto"/>
          </w:divBdr>
        </w:div>
        <w:div w:id="2052612922">
          <w:marLeft w:val="0"/>
          <w:marRight w:val="0"/>
          <w:marTop w:val="0"/>
          <w:marBottom w:val="0"/>
          <w:divBdr>
            <w:top w:val="none" w:sz="0" w:space="0" w:color="auto"/>
            <w:left w:val="none" w:sz="0" w:space="0" w:color="auto"/>
            <w:bottom w:val="none" w:sz="0" w:space="0" w:color="auto"/>
            <w:right w:val="none" w:sz="0" w:space="0" w:color="auto"/>
          </w:divBdr>
        </w:div>
        <w:div w:id="2138061162">
          <w:marLeft w:val="0"/>
          <w:marRight w:val="0"/>
          <w:marTop w:val="0"/>
          <w:marBottom w:val="0"/>
          <w:divBdr>
            <w:top w:val="none" w:sz="0" w:space="0" w:color="auto"/>
            <w:left w:val="none" w:sz="0" w:space="0" w:color="auto"/>
            <w:bottom w:val="none" w:sz="0" w:space="0" w:color="auto"/>
            <w:right w:val="none" w:sz="0" w:space="0" w:color="auto"/>
          </w:divBdr>
        </w:div>
        <w:div w:id="2142380883">
          <w:marLeft w:val="0"/>
          <w:marRight w:val="0"/>
          <w:marTop w:val="0"/>
          <w:marBottom w:val="0"/>
          <w:divBdr>
            <w:top w:val="none" w:sz="0" w:space="0" w:color="auto"/>
            <w:left w:val="none" w:sz="0" w:space="0" w:color="auto"/>
            <w:bottom w:val="none" w:sz="0" w:space="0" w:color="auto"/>
            <w:right w:val="none" w:sz="0" w:space="0" w:color="auto"/>
          </w:divBdr>
        </w:div>
      </w:divsChild>
    </w:div>
    <w:div w:id="312831079">
      <w:bodyDiv w:val="1"/>
      <w:marLeft w:val="0"/>
      <w:marRight w:val="0"/>
      <w:marTop w:val="0"/>
      <w:marBottom w:val="0"/>
      <w:divBdr>
        <w:top w:val="none" w:sz="0" w:space="0" w:color="auto"/>
        <w:left w:val="none" w:sz="0" w:space="0" w:color="auto"/>
        <w:bottom w:val="none" w:sz="0" w:space="0" w:color="auto"/>
        <w:right w:val="none" w:sz="0" w:space="0" w:color="auto"/>
      </w:divBdr>
      <w:divsChild>
        <w:div w:id="1148328389">
          <w:marLeft w:val="0"/>
          <w:marRight w:val="0"/>
          <w:marTop w:val="0"/>
          <w:marBottom w:val="0"/>
          <w:divBdr>
            <w:top w:val="none" w:sz="0" w:space="0" w:color="auto"/>
            <w:left w:val="none" w:sz="0" w:space="0" w:color="auto"/>
            <w:bottom w:val="none" w:sz="0" w:space="0" w:color="auto"/>
            <w:right w:val="none" w:sz="0" w:space="0" w:color="auto"/>
          </w:divBdr>
          <w:divsChild>
            <w:div w:id="688409133">
              <w:marLeft w:val="0"/>
              <w:marRight w:val="0"/>
              <w:marTop w:val="0"/>
              <w:marBottom w:val="0"/>
              <w:divBdr>
                <w:top w:val="none" w:sz="0" w:space="0" w:color="auto"/>
                <w:left w:val="none" w:sz="0" w:space="0" w:color="auto"/>
                <w:bottom w:val="none" w:sz="0" w:space="0" w:color="auto"/>
                <w:right w:val="none" w:sz="0" w:space="0" w:color="auto"/>
              </w:divBdr>
              <w:divsChild>
                <w:div w:id="1215432672">
                  <w:marLeft w:val="0"/>
                  <w:marRight w:val="0"/>
                  <w:marTop w:val="0"/>
                  <w:marBottom w:val="0"/>
                  <w:divBdr>
                    <w:top w:val="none" w:sz="0" w:space="0" w:color="auto"/>
                    <w:left w:val="none" w:sz="0" w:space="0" w:color="auto"/>
                    <w:bottom w:val="none" w:sz="0" w:space="0" w:color="auto"/>
                    <w:right w:val="none" w:sz="0" w:space="0" w:color="auto"/>
                  </w:divBdr>
                  <w:divsChild>
                    <w:div w:id="11231670">
                      <w:marLeft w:val="0"/>
                      <w:marRight w:val="0"/>
                      <w:marTop w:val="0"/>
                      <w:marBottom w:val="0"/>
                      <w:divBdr>
                        <w:top w:val="none" w:sz="0" w:space="0" w:color="auto"/>
                        <w:left w:val="none" w:sz="0" w:space="0" w:color="auto"/>
                        <w:bottom w:val="none" w:sz="0" w:space="0" w:color="auto"/>
                        <w:right w:val="none" w:sz="0" w:space="0" w:color="auto"/>
                      </w:divBdr>
                    </w:div>
                    <w:div w:id="253242701">
                      <w:marLeft w:val="0"/>
                      <w:marRight w:val="0"/>
                      <w:marTop w:val="0"/>
                      <w:marBottom w:val="0"/>
                      <w:divBdr>
                        <w:top w:val="none" w:sz="0" w:space="0" w:color="auto"/>
                        <w:left w:val="none" w:sz="0" w:space="0" w:color="auto"/>
                        <w:bottom w:val="none" w:sz="0" w:space="0" w:color="auto"/>
                        <w:right w:val="none" w:sz="0" w:space="0" w:color="auto"/>
                      </w:divBdr>
                    </w:div>
                    <w:div w:id="429005731">
                      <w:marLeft w:val="0"/>
                      <w:marRight w:val="0"/>
                      <w:marTop w:val="0"/>
                      <w:marBottom w:val="0"/>
                      <w:divBdr>
                        <w:top w:val="none" w:sz="0" w:space="0" w:color="auto"/>
                        <w:left w:val="none" w:sz="0" w:space="0" w:color="auto"/>
                        <w:bottom w:val="none" w:sz="0" w:space="0" w:color="auto"/>
                        <w:right w:val="none" w:sz="0" w:space="0" w:color="auto"/>
                      </w:divBdr>
                    </w:div>
                    <w:div w:id="708141032">
                      <w:marLeft w:val="0"/>
                      <w:marRight w:val="0"/>
                      <w:marTop w:val="0"/>
                      <w:marBottom w:val="0"/>
                      <w:divBdr>
                        <w:top w:val="none" w:sz="0" w:space="0" w:color="auto"/>
                        <w:left w:val="none" w:sz="0" w:space="0" w:color="auto"/>
                        <w:bottom w:val="none" w:sz="0" w:space="0" w:color="auto"/>
                        <w:right w:val="none" w:sz="0" w:space="0" w:color="auto"/>
                      </w:divBdr>
                    </w:div>
                    <w:div w:id="1346321765">
                      <w:marLeft w:val="0"/>
                      <w:marRight w:val="0"/>
                      <w:marTop w:val="0"/>
                      <w:marBottom w:val="0"/>
                      <w:divBdr>
                        <w:top w:val="none" w:sz="0" w:space="0" w:color="auto"/>
                        <w:left w:val="none" w:sz="0" w:space="0" w:color="auto"/>
                        <w:bottom w:val="none" w:sz="0" w:space="0" w:color="auto"/>
                        <w:right w:val="none" w:sz="0" w:space="0" w:color="auto"/>
                      </w:divBdr>
                    </w:div>
                    <w:div w:id="1418749214">
                      <w:marLeft w:val="0"/>
                      <w:marRight w:val="0"/>
                      <w:marTop w:val="0"/>
                      <w:marBottom w:val="0"/>
                      <w:divBdr>
                        <w:top w:val="none" w:sz="0" w:space="0" w:color="auto"/>
                        <w:left w:val="none" w:sz="0" w:space="0" w:color="auto"/>
                        <w:bottom w:val="none" w:sz="0" w:space="0" w:color="auto"/>
                        <w:right w:val="none" w:sz="0" w:space="0" w:color="auto"/>
                      </w:divBdr>
                    </w:div>
                    <w:div w:id="1501967484">
                      <w:marLeft w:val="0"/>
                      <w:marRight w:val="0"/>
                      <w:marTop w:val="0"/>
                      <w:marBottom w:val="0"/>
                      <w:divBdr>
                        <w:top w:val="none" w:sz="0" w:space="0" w:color="auto"/>
                        <w:left w:val="none" w:sz="0" w:space="0" w:color="auto"/>
                        <w:bottom w:val="none" w:sz="0" w:space="0" w:color="auto"/>
                        <w:right w:val="none" w:sz="0" w:space="0" w:color="auto"/>
                      </w:divBdr>
                    </w:div>
                    <w:div w:id="1584024903">
                      <w:marLeft w:val="0"/>
                      <w:marRight w:val="0"/>
                      <w:marTop w:val="0"/>
                      <w:marBottom w:val="0"/>
                      <w:divBdr>
                        <w:top w:val="none" w:sz="0" w:space="0" w:color="auto"/>
                        <w:left w:val="none" w:sz="0" w:space="0" w:color="auto"/>
                        <w:bottom w:val="none" w:sz="0" w:space="0" w:color="auto"/>
                        <w:right w:val="none" w:sz="0" w:space="0" w:color="auto"/>
                      </w:divBdr>
                    </w:div>
                    <w:div w:id="187696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63878">
          <w:marLeft w:val="0"/>
          <w:marRight w:val="0"/>
          <w:marTop w:val="0"/>
          <w:marBottom w:val="0"/>
          <w:divBdr>
            <w:top w:val="none" w:sz="0" w:space="0" w:color="auto"/>
            <w:left w:val="none" w:sz="0" w:space="0" w:color="auto"/>
            <w:bottom w:val="none" w:sz="0" w:space="0" w:color="auto"/>
            <w:right w:val="none" w:sz="0" w:space="0" w:color="auto"/>
          </w:divBdr>
          <w:divsChild>
            <w:div w:id="1532690742">
              <w:marLeft w:val="0"/>
              <w:marRight w:val="0"/>
              <w:marTop w:val="0"/>
              <w:marBottom w:val="0"/>
              <w:divBdr>
                <w:top w:val="none" w:sz="0" w:space="0" w:color="auto"/>
                <w:left w:val="none" w:sz="0" w:space="0" w:color="auto"/>
                <w:bottom w:val="none" w:sz="0" w:space="0" w:color="auto"/>
                <w:right w:val="none" w:sz="0" w:space="0" w:color="auto"/>
              </w:divBdr>
              <w:divsChild>
                <w:div w:id="1527019087">
                  <w:marLeft w:val="0"/>
                  <w:marRight w:val="0"/>
                  <w:marTop w:val="0"/>
                  <w:marBottom w:val="0"/>
                  <w:divBdr>
                    <w:top w:val="none" w:sz="0" w:space="0" w:color="auto"/>
                    <w:left w:val="none" w:sz="0" w:space="0" w:color="auto"/>
                    <w:bottom w:val="none" w:sz="0" w:space="0" w:color="auto"/>
                    <w:right w:val="none" w:sz="0" w:space="0" w:color="auto"/>
                  </w:divBdr>
                  <w:divsChild>
                    <w:div w:id="16003705">
                      <w:marLeft w:val="0"/>
                      <w:marRight w:val="0"/>
                      <w:marTop w:val="0"/>
                      <w:marBottom w:val="0"/>
                      <w:divBdr>
                        <w:top w:val="none" w:sz="0" w:space="0" w:color="auto"/>
                        <w:left w:val="none" w:sz="0" w:space="0" w:color="auto"/>
                        <w:bottom w:val="none" w:sz="0" w:space="0" w:color="auto"/>
                        <w:right w:val="none" w:sz="0" w:space="0" w:color="auto"/>
                      </w:divBdr>
                      <w:divsChild>
                        <w:div w:id="276643718">
                          <w:marLeft w:val="0"/>
                          <w:marRight w:val="0"/>
                          <w:marTop w:val="0"/>
                          <w:marBottom w:val="0"/>
                          <w:divBdr>
                            <w:top w:val="none" w:sz="0" w:space="0" w:color="auto"/>
                            <w:left w:val="none" w:sz="0" w:space="0" w:color="auto"/>
                            <w:bottom w:val="none" w:sz="0" w:space="0" w:color="auto"/>
                            <w:right w:val="none" w:sz="0" w:space="0" w:color="auto"/>
                          </w:divBdr>
                          <w:divsChild>
                            <w:div w:id="651714724">
                              <w:marLeft w:val="0"/>
                              <w:marRight w:val="0"/>
                              <w:marTop w:val="0"/>
                              <w:marBottom w:val="0"/>
                              <w:divBdr>
                                <w:top w:val="none" w:sz="0" w:space="0" w:color="auto"/>
                                <w:left w:val="none" w:sz="0" w:space="0" w:color="auto"/>
                                <w:bottom w:val="none" w:sz="0" w:space="0" w:color="auto"/>
                                <w:right w:val="none" w:sz="0" w:space="0" w:color="auto"/>
                              </w:divBdr>
                            </w:div>
                            <w:div w:id="191295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621697">
                  <w:marLeft w:val="0"/>
                  <w:marRight w:val="0"/>
                  <w:marTop w:val="0"/>
                  <w:marBottom w:val="0"/>
                  <w:divBdr>
                    <w:top w:val="none" w:sz="0" w:space="0" w:color="auto"/>
                    <w:left w:val="none" w:sz="0" w:space="0" w:color="auto"/>
                    <w:bottom w:val="none" w:sz="0" w:space="0" w:color="auto"/>
                    <w:right w:val="none" w:sz="0" w:space="0" w:color="auto"/>
                  </w:divBdr>
                  <w:divsChild>
                    <w:div w:id="515271306">
                      <w:marLeft w:val="0"/>
                      <w:marRight w:val="0"/>
                      <w:marTop w:val="0"/>
                      <w:marBottom w:val="0"/>
                      <w:divBdr>
                        <w:top w:val="none" w:sz="0" w:space="0" w:color="auto"/>
                        <w:left w:val="none" w:sz="0" w:space="0" w:color="auto"/>
                        <w:bottom w:val="none" w:sz="0" w:space="0" w:color="auto"/>
                        <w:right w:val="none" w:sz="0" w:space="0" w:color="auto"/>
                      </w:divBdr>
                      <w:divsChild>
                        <w:div w:id="178849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833436">
          <w:marLeft w:val="0"/>
          <w:marRight w:val="0"/>
          <w:marTop w:val="0"/>
          <w:marBottom w:val="0"/>
          <w:divBdr>
            <w:top w:val="none" w:sz="0" w:space="0" w:color="auto"/>
            <w:left w:val="none" w:sz="0" w:space="0" w:color="auto"/>
            <w:bottom w:val="none" w:sz="0" w:space="0" w:color="auto"/>
            <w:right w:val="none" w:sz="0" w:space="0" w:color="auto"/>
          </w:divBdr>
          <w:divsChild>
            <w:div w:id="270674205">
              <w:marLeft w:val="0"/>
              <w:marRight w:val="0"/>
              <w:marTop w:val="0"/>
              <w:marBottom w:val="0"/>
              <w:divBdr>
                <w:top w:val="none" w:sz="0" w:space="0" w:color="auto"/>
                <w:left w:val="none" w:sz="0" w:space="0" w:color="auto"/>
                <w:bottom w:val="none" w:sz="0" w:space="0" w:color="auto"/>
                <w:right w:val="none" w:sz="0" w:space="0" w:color="auto"/>
              </w:divBdr>
              <w:divsChild>
                <w:div w:id="19165559">
                  <w:marLeft w:val="0"/>
                  <w:marRight w:val="0"/>
                  <w:marTop w:val="0"/>
                  <w:marBottom w:val="0"/>
                  <w:divBdr>
                    <w:top w:val="none" w:sz="0" w:space="0" w:color="auto"/>
                    <w:left w:val="none" w:sz="0" w:space="0" w:color="auto"/>
                    <w:bottom w:val="none" w:sz="0" w:space="0" w:color="auto"/>
                    <w:right w:val="none" w:sz="0" w:space="0" w:color="auto"/>
                  </w:divBdr>
                </w:div>
              </w:divsChild>
            </w:div>
            <w:div w:id="332878018">
              <w:marLeft w:val="0"/>
              <w:marRight w:val="0"/>
              <w:marTop w:val="0"/>
              <w:marBottom w:val="0"/>
              <w:divBdr>
                <w:top w:val="none" w:sz="0" w:space="0" w:color="auto"/>
                <w:left w:val="none" w:sz="0" w:space="0" w:color="auto"/>
                <w:bottom w:val="none" w:sz="0" w:space="0" w:color="auto"/>
                <w:right w:val="none" w:sz="0" w:space="0" w:color="auto"/>
              </w:divBdr>
              <w:divsChild>
                <w:div w:id="688221963">
                  <w:marLeft w:val="0"/>
                  <w:marRight w:val="0"/>
                  <w:marTop w:val="0"/>
                  <w:marBottom w:val="0"/>
                  <w:divBdr>
                    <w:top w:val="none" w:sz="0" w:space="0" w:color="auto"/>
                    <w:left w:val="none" w:sz="0" w:space="0" w:color="auto"/>
                    <w:bottom w:val="none" w:sz="0" w:space="0" w:color="auto"/>
                    <w:right w:val="none" w:sz="0" w:space="0" w:color="auto"/>
                  </w:divBdr>
                  <w:divsChild>
                    <w:div w:id="21175242">
                      <w:marLeft w:val="0"/>
                      <w:marRight w:val="0"/>
                      <w:marTop w:val="0"/>
                      <w:marBottom w:val="0"/>
                      <w:divBdr>
                        <w:top w:val="none" w:sz="0" w:space="0" w:color="auto"/>
                        <w:left w:val="none" w:sz="0" w:space="0" w:color="auto"/>
                        <w:bottom w:val="none" w:sz="0" w:space="0" w:color="auto"/>
                        <w:right w:val="none" w:sz="0" w:space="0" w:color="auto"/>
                      </w:divBdr>
                      <w:divsChild>
                        <w:div w:id="77558111">
                          <w:marLeft w:val="0"/>
                          <w:marRight w:val="0"/>
                          <w:marTop w:val="0"/>
                          <w:marBottom w:val="0"/>
                          <w:divBdr>
                            <w:top w:val="none" w:sz="0" w:space="0" w:color="auto"/>
                            <w:left w:val="none" w:sz="0" w:space="0" w:color="auto"/>
                            <w:bottom w:val="none" w:sz="0" w:space="0" w:color="auto"/>
                            <w:right w:val="none" w:sz="0" w:space="0" w:color="auto"/>
                          </w:divBdr>
                        </w:div>
                        <w:div w:id="20461739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5248966">
                              <w:marLeft w:val="0"/>
                              <w:marRight w:val="0"/>
                              <w:marTop w:val="0"/>
                              <w:marBottom w:val="0"/>
                              <w:divBdr>
                                <w:top w:val="none" w:sz="0" w:space="0" w:color="auto"/>
                                <w:left w:val="none" w:sz="0" w:space="0" w:color="auto"/>
                                <w:bottom w:val="none" w:sz="0" w:space="0" w:color="auto"/>
                                <w:right w:val="none" w:sz="0" w:space="0" w:color="auto"/>
                              </w:divBdr>
                              <w:divsChild>
                                <w:div w:id="1844931125">
                                  <w:marLeft w:val="0"/>
                                  <w:marRight w:val="0"/>
                                  <w:marTop w:val="0"/>
                                  <w:marBottom w:val="0"/>
                                  <w:divBdr>
                                    <w:top w:val="none" w:sz="0" w:space="0" w:color="auto"/>
                                    <w:left w:val="none" w:sz="0" w:space="0" w:color="auto"/>
                                    <w:bottom w:val="none" w:sz="0" w:space="0" w:color="auto"/>
                                    <w:right w:val="none" w:sz="0" w:space="0" w:color="auto"/>
                                  </w:divBdr>
                                </w:div>
                              </w:divsChild>
                            </w:div>
                            <w:div w:id="78461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737590">
              <w:marLeft w:val="0"/>
              <w:marRight w:val="0"/>
              <w:marTop w:val="0"/>
              <w:marBottom w:val="0"/>
              <w:divBdr>
                <w:top w:val="none" w:sz="0" w:space="0" w:color="auto"/>
                <w:left w:val="none" w:sz="0" w:space="0" w:color="auto"/>
                <w:bottom w:val="none" w:sz="0" w:space="0" w:color="auto"/>
                <w:right w:val="none" w:sz="0" w:space="0" w:color="auto"/>
              </w:divBdr>
              <w:divsChild>
                <w:div w:id="74403806">
                  <w:marLeft w:val="0"/>
                  <w:marRight w:val="0"/>
                  <w:marTop w:val="0"/>
                  <w:marBottom w:val="0"/>
                  <w:divBdr>
                    <w:top w:val="none" w:sz="0" w:space="0" w:color="auto"/>
                    <w:left w:val="none" w:sz="0" w:space="0" w:color="auto"/>
                    <w:bottom w:val="none" w:sz="0" w:space="0" w:color="auto"/>
                    <w:right w:val="none" w:sz="0" w:space="0" w:color="auto"/>
                  </w:divBdr>
                  <w:divsChild>
                    <w:div w:id="1352024222">
                      <w:marLeft w:val="0"/>
                      <w:marRight w:val="0"/>
                      <w:marTop w:val="0"/>
                      <w:marBottom w:val="0"/>
                      <w:divBdr>
                        <w:top w:val="none" w:sz="0" w:space="0" w:color="auto"/>
                        <w:left w:val="none" w:sz="0" w:space="0" w:color="auto"/>
                        <w:bottom w:val="none" w:sz="0" w:space="0" w:color="auto"/>
                        <w:right w:val="none" w:sz="0" w:space="0" w:color="auto"/>
                      </w:divBdr>
                      <w:divsChild>
                        <w:div w:id="1852723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8878110">
                              <w:marLeft w:val="0"/>
                              <w:marRight w:val="0"/>
                              <w:marTop w:val="0"/>
                              <w:marBottom w:val="0"/>
                              <w:divBdr>
                                <w:top w:val="none" w:sz="0" w:space="0" w:color="auto"/>
                                <w:left w:val="none" w:sz="0" w:space="0" w:color="auto"/>
                                <w:bottom w:val="none" w:sz="0" w:space="0" w:color="auto"/>
                                <w:right w:val="none" w:sz="0" w:space="0" w:color="auto"/>
                              </w:divBdr>
                              <w:divsChild>
                                <w:div w:id="144122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86608">
              <w:marLeft w:val="0"/>
              <w:marRight w:val="0"/>
              <w:marTop w:val="0"/>
              <w:marBottom w:val="0"/>
              <w:divBdr>
                <w:top w:val="none" w:sz="0" w:space="0" w:color="auto"/>
                <w:left w:val="none" w:sz="0" w:space="0" w:color="auto"/>
                <w:bottom w:val="none" w:sz="0" w:space="0" w:color="auto"/>
                <w:right w:val="none" w:sz="0" w:space="0" w:color="auto"/>
              </w:divBdr>
              <w:divsChild>
                <w:div w:id="75636280">
                  <w:marLeft w:val="0"/>
                  <w:marRight w:val="0"/>
                  <w:marTop w:val="0"/>
                  <w:marBottom w:val="0"/>
                  <w:divBdr>
                    <w:top w:val="none" w:sz="0" w:space="0" w:color="auto"/>
                    <w:left w:val="none" w:sz="0" w:space="0" w:color="auto"/>
                    <w:bottom w:val="none" w:sz="0" w:space="0" w:color="auto"/>
                    <w:right w:val="none" w:sz="0" w:space="0" w:color="auto"/>
                  </w:divBdr>
                  <w:divsChild>
                    <w:div w:id="236479278">
                      <w:marLeft w:val="0"/>
                      <w:marRight w:val="0"/>
                      <w:marTop w:val="0"/>
                      <w:marBottom w:val="0"/>
                      <w:divBdr>
                        <w:top w:val="none" w:sz="0" w:space="0" w:color="auto"/>
                        <w:left w:val="none" w:sz="0" w:space="0" w:color="auto"/>
                        <w:bottom w:val="none" w:sz="0" w:space="0" w:color="auto"/>
                        <w:right w:val="none" w:sz="0" w:space="0" w:color="auto"/>
                      </w:divBdr>
                      <w:divsChild>
                        <w:div w:id="230046144">
                          <w:marLeft w:val="0"/>
                          <w:marRight w:val="0"/>
                          <w:marTop w:val="0"/>
                          <w:marBottom w:val="0"/>
                          <w:divBdr>
                            <w:top w:val="none" w:sz="0" w:space="0" w:color="auto"/>
                            <w:left w:val="none" w:sz="0" w:space="0" w:color="auto"/>
                            <w:bottom w:val="none" w:sz="0" w:space="0" w:color="auto"/>
                            <w:right w:val="none" w:sz="0" w:space="0" w:color="auto"/>
                          </w:divBdr>
                        </w:div>
                        <w:div w:id="21093480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121934">
                              <w:marLeft w:val="0"/>
                              <w:marRight w:val="0"/>
                              <w:marTop w:val="0"/>
                              <w:marBottom w:val="0"/>
                              <w:divBdr>
                                <w:top w:val="none" w:sz="0" w:space="0" w:color="auto"/>
                                <w:left w:val="none" w:sz="0" w:space="0" w:color="auto"/>
                                <w:bottom w:val="none" w:sz="0" w:space="0" w:color="auto"/>
                                <w:right w:val="none" w:sz="0" w:space="0" w:color="auto"/>
                              </w:divBdr>
                              <w:divsChild>
                                <w:div w:id="12821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377745">
              <w:marLeft w:val="0"/>
              <w:marRight w:val="0"/>
              <w:marTop w:val="0"/>
              <w:marBottom w:val="0"/>
              <w:divBdr>
                <w:top w:val="none" w:sz="0" w:space="0" w:color="auto"/>
                <w:left w:val="none" w:sz="0" w:space="0" w:color="auto"/>
                <w:bottom w:val="none" w:sz="0" w:space="0" w:color="auto"/>
                <w:right w:val="none" w:sz="0" w:space="0" w:color="auto"/>
              </w:divBdr>
              <w:divsChild>
                <w:div w:id="1095323852">
                  <w:marLeft w:val="0"/>
                  <w:marRight w:val="0"/>
                  <w:marTop w:val="0"/>
                  <w:marBottom w:val="0"/>
                  <w:divBdr>
                    <w:top w:val="none" w:sz="0" w:space="0" w:color="auto"/>
                    <w:left w:val="none" w:sz="0" w:space="0" w:color="auto"/>
                    <w:bottom w:val="none" w:sz="0" w:space="0" w:color="auto"/>
                    <w:right w:val="none" w:sz="0" w:space="0" w:color="auto"/>
                  </w:divBdr>
                  <w:divsChild>
                    <w:div w:id="105544676">
                      <w:marLeft w:val="0"/>
                      <w:marRight w:val="0"/>
                      <w:marTop w:val="0"/>
                      <w:marBottom w:val="0"/>
                      <w:divBdr>
                        <w:top w:val="none" w:sz="0" w:space="0" w:color="auto"/>
                        <w:left w:val="none" w:sz="0" w:space="0" w:color="auto"/>
                        <w:bottom w:val="none" w:sz="0" w:space="0" w:color="auto"/>
                        <w:right w:val="none" w:sz="0" w:space="0" w:color="auto"/>
                      </w:divBdr>
                    </w:div>
                    <w:div w:id="296492111">
                      <w:marLeft w:val="0"/>
                      <w:marRight w:val="0"/>
                      <w:marTop w:val="0"/>
                      <w:marBottom w:val="0"/>
                      <w:divBdr>
                        <w:top w:val="none" w:sz="0" w:space="0" w:color="auto"/>
                        <w:left w:val="none" w:sz="0" w:space="0" w:color="auto"/>
                        <w:bottom w:val="none" w:sz="0" w:space="0" w:color="auto"/>
                        <w:right w:val="none" w:sz="0" w:space="0" w:color="auto"/>
                      </w:divBdr>
                    </w:div>
                    <w:div w:id="414056625">
                      <w:marLeft w:val="0"/>
                      <w:marRight w:val="0"/>
                      <w:marTop w:val="0"/>
                      <w:marBottom w:val="0"/>
                      <w:divBdr>
                        <w:top w:val="none" w:sz="0" w:space="0" w:color="auto"/>
                        <w:left w:val="none" w:sz="0" w:space="0" w:color="auto"/>
                        <w:bottom w:val="none" w:sz="0" w:space="0" w:color="auto"/>
                        <w:right w:val="none" w:sz="0" w:space="0" w:color="auto"/>
                      </w:divBdr>
                    </w:div>
                    <w:div w:id="7515065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2526507">
                          <w:marLeft w:val="0"/>
                          <w:marRight w:val="0"/>
                          <w:marTop w:val="0"/>
                          <w:marBottom w:val="0"/>
                          <w:divBdr>
                            <w:top w:val="none" w:sz="0" w:space="0" w:color="auto"/>
                            <w:left w:val="none" w:sz="0" w:space="0" w:color="auto"/>
                            <w:bottom w:val="none" w:sz="0" w:space="0" w:color="auto"/>
                            <w:right w:val="none" w:sz="0" w:space="0" w:color="auto"/>
                          </w:divBdr>
                          <w:divsChild>
                            <w:div w:id="6639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9125">
                      <w:marLeft w:val="0"/>
                      <w:marRight w:val="0"/>
                      <w:marTop w:val="0"/>
                      <w:marBottom w:val="0"/>
                      <w:divBdr>
                        <w:top w:val="none" w:sz="0" w:space="0" w:color="auto"/>
                        <w:left w:val="none" w:sz="0" w:space="0" w:color="auto"/>
                        <w:bottom w:val="none" w:sz="0" w:space="0" w:color="auto"/>
                        <w:right w:val="none" w:sz="0" w:space="0" w:color="auto"/>
                      </w:divBdr>
                    </w:div>
                    <w:div w:id="1807622871">
                      <w:marLeft w:val="0"/>
                      <w:marRight w:val="0"/>
                      <w:marTop w:val="0"/>
                      <w:marBottom w:val="0"/>
                      <w:divBdr>
                        <w:top w:val="none" w:sz="0" w:space="0" w:color="auto"/>
                        <w:left w:val="none" w:sz="0" w:space="0" w:color="auto"/>
                        <w:bottom w:val="none" w:sz="0" w:space="0" w:color="auto"/>
                        <w:right w:val="none" w:sz="0" w:space="0" w:color="auto"/>
                      </w:divBdr>
                    </w:div>
                    <w:div w:id="19579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46027">
              <w:marLeft w:val="0"/>
              <w:marRight w:val="0"/>
              <w:marTop w:val="0"/>
              <w:marBottom w:val="0"/>
              <w:divBdr>
                <w:top w:val="none" w:sz="0" w:space="0" w:color="auto"/>
                <w:left w:val="none" w:sz="0" w:space="0" w:color="auto"/>
                <w:bottom w:val="none" w:sz="0" w:space="0" w:color="auto"/>
                <w:right w:val="none" w:sz="0" w:space="0" w:color="auto"/>
              </w:divBdr>
              <w:divsChild>
                <w:div w:id="1640263610">
                  <w:marLeft w:val="0"/>
                  <w:marRight w:val="0"/>
                  <w:marTop w:val="0"/>
                  <w:marBottom w:val="0"/>
                  <w:divBdr>
                    <w:top w:val="none" w:sz="0" w:space="0" w:color="auto"/>
                    <w:left w:val="none" w:sz="0" w:space="0" w:color="auto"/>
                    <w:bottom w:val="none" w:sz="0" w:space="0" w:color="auto"/>
                    <w:right w:val="none" w:sz="0" w:space="0" w:color="auto"/>
                  </w:divBdr>
                  <w:divsChild>
                    <w:div w:id="113797457">
                      <w:marLeft w:val="0"/>
                      <w:marRight w:val="0"/>
                      <w:marTop w:val="0"/>
                      <w:marBottom w:val="0"/>
                      <w:divBdr>
                        <w:top w:val="none" w:sz="0" w:space="0" w:color="auto"/>
                        <w:left w:val="none" w:sz="0" w:space="0" w:color="auto"/>
                        <w:bottom w:val="none" w:sz="0" w:space="0" w:color="auto"/>
                        <w:right w:val="none" w:sz="0" w:space="0" w:color="auto"/>
                      </w:divBdr>
                      <w:divsChild>
                        <w:div w:id="5652660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8185610">
                              <w:marLeft w:val="0"/>
                              <w:marRight w:val="0"/>
                              <w:marTop w:val="0"/>
                              <w:marBottom w:val="0"/>
                              <w:divBdr>
                                <w:top w:val="none" w:sz="0" w:space="0" w:color="auto"/>
                                <w:left w:val="none" w:sz="0" w:space="0" w:color="auto"/>
                                <w:bottom w:val="none" w:sz="0" w:space="0" w:color="auto"/>
                                <w:right w:val="none" w:sz="0" w:space="0" w:color="auto"/>
                              </w:divBdr>
                              <w:divsChild>
                                <w:div w:id="146381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1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143633">
              <w:marLeft w:val="0"/>
              <w:marRight w:val="0"/>
              <w:marTop w:val="0"/>
              <w:marBottom w:val="0"/>
              <w:divBdr>
                <w:top w:val="none" w:sz="0" w:space="0" w:color="auto"/>
                <w:left w:val="none" w:sz="0" w:space="0" w:color="auto"/>
                <w:bottom w:val="none" w:sz="0" w:space="0" w:color="auto"/>
                <w:right w:val="none" w:sz="0" w:space="0" w:color="auto"/>
              </w:divBdr>
              <w:divsChild>
                <w:div w:id="1140534036">
                  <w:marLeft w:val="0"/>
                  <w:marRight w:val="0"/>
                  <w:marTop w:val="0"/>
                  <w:marBottom w:val="0"/>
                  <w:divBdr>
                    <w:top w:val="none" w:sz="0" w:space="0" w:color="auto"/>
                    <w:left w:val="none" w:sz="0" w:space="0" w:color="auto"/>
                    <w:bottom w:val="none" w:sz="0" w:space="0" w:color="auto"/>
                    <w:right w:val="none" w:sz="0" w:space="0" w:color="auto"/>
                  </w:divBdr>
                  <w:divsChild>
                    <w:div w:id="642277044">
                      <w:marLeft w:val="0"/>
                      <w:marRight w:val="0"/>
                      <w:marTop w:val="0"/>
                      <w:marBottom w:val="0"/>
                      <w:divBdr>
                        <w:top w:val="none" w:sz="0" w:space="0" w:color="auto"/>
                        <w:left w:val="none" w:sz="0" w:space="0" w:color="auto"/>
                        <w:bottom w:val="none" w:sz="0" w:space="0" w:color="auto"/>
                        <w:right w:val="none" w:sz="0" w:space="0" w:color="auto"/>
                      </w:divBdr>
                      <w:divsChild>
                        <w:div w:id="1407798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749731">
                              <w:marLeft w:val="0"/>
                              <w:marRight w:val="0"/>
                              <w:marTop w:val="0"/>
                              <w:marBottom w:val="0"/>
                              <w:divBdr>
                                <w:top w:val="none" w:sz="0" w:space="0" w:color="auto"/>
                                <w:left w:val="none" w:sz="0" w:space="0" w:color="auto"/>
                                <w:bottom w:val="none" w:sz="0" w:space="0" w:color="auto"/>
                                <w:right w:val="none" w:sz="0" w:space="0" w:color="auto"/>
                              </w:divBdr>
                              <w:divsChild>
                                <w:div w:id="143177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2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20854">
              <w:marLeft w:val="0"/>
              <w:marRight w:val="0"/>
              <w:marTop w:val="0"/>
              <w:marBottom w:val="0"/>
              <w:divBdr>
                <w:top w:val="none" w:sz="0" w:space="0" w:color="auto"/>
                <w:left w:val="none" w:sz="0" w:space="0" w:color="auto"/>
                <w:bottom w:val="none" w:sz="0" w:space="0" w:color="auto"/>
                <w:right w:val="none" w:sz="0" w:space="0" w:color="auto"/>
              </w:divBdr>
              <w:divsChild>
                <w:div w:id="145048131">
                  <w:marLeft w:val="0"/>
                  <w:marRight w:val="0"/>
                  <w:marTop w:val="0"/>
                  <w:marBottom w:val="0"/>
                  <w:divBdr>
                    <w:top w:val="none" w:sz="0" w:space="0" w:color="auto"/>
                    <w:left w:val="none" w:sz="0" w:space="0" w:color="auto"/>
                    <w:bottom w:val="none" w:sz="0" w:space="0" w:color="auto"/>
                    <w:right w:val="none" w:sz="0" w:space="0" w:color="auto"/>
                  </w:divBdr>
                </w:div>
                <w:div w:id="386103152">
                  <w:marLeft w:val="0"/>
                  <w:marRight w:val="0"/>
                  <w:marTop w:val="0"/>
                  <w:marBottom w:val="0"/>
                  <w:divBdr>
                    <w:top w:val="none" w:sz="0" w:space="0" w:color="auto"/>
                    <w:left w:val="none" w:sz="0" w:space="0" w:color="auto"/>
                    <w:bottom w:val="none" w:sz="0" w:space="0" w:color="auto"/>
                    <w:right w:val="none" w:sz="0" w:space="0" w:color="auto"/>
                  </w:divBdr>
                </w:div>
                <w:div w:id="669337270">
                  <w:marLeft w:val="0"/>
                  <w:marRight w:val="0"/>
                  <w:marTop w:val="0"/>
                  <w:marBottom w:val="0"/>
                  <w:divBdr>
                    <w:top w:val="none" w:sz="0" w:space="0" w:color="auto"/>
                    <w:left w:val="none" w:sz="0" w:space="0" w:color="auto"/>
                    <w:bottom w:val="none" w:sz="0" w:space="0" w:color="auto"/>
                    <w:right w:val="none" w:sz="0" w:space="0" w:color="auto"/>
                  </w:divBdr>
                </w:div>
                <w:div w:id="731269216">
                  <w:marLeft w:val="0"/>
                  <w:marRight w:val="0"/>
                  <w:marTop w:val="0"/>
                  <w:marBottom w:val="0"/>
                  <w:divBdr>
                    <w:top w:val="none" w:sz="0" w:space="0" w:color="auto"/>
                    <w:left w:val="none" w:sz="0" w:space="0" w:color="auto"/>
                    <w:bottom w:val="none" w:sz="0" w:space="0" w:color="auto"/>
                    <w:right w:val="none" w:sz="0" w:space="0" w:color="auto"/>
                  </w:divBdr>
                </w:div>
                <w:div w:id="1640500809">
                  <w:marLeft w:val="0"/>
                  <w:marRight w:val="0"/>
                  <w:marTop w:val="0"/>
                  <w:marBottom w:val="0"/>
                  <w:divBdr>
                    <w:top w:val="none" w:sz="0" w:space="0" w:color="auto"/>
                    <w:left w:val="none" w:sz="0" w:space="0" w:color="auto"/>
                    <w:bottom w:val="none" w:sz="0" w:space="0" w:color="auto"/>
                    <w:right w:val="none" w:sz="0" w:space="0" w:color="auto"/>
                  </w:divBdr>
                </w:div>
              </w:divsChild>
            </w:div>
            <w:div w:id="548151246">
              <w:marLeft w:val="0"/>
              <w:marRight w:val="0"/>
              <w:marTop w:val="0"/>
              <w:marBottom w:val="0"/>
              <w:divBdr>
                <w:top w:val="none" w:sz="0" w:space="0" w:color="auto"/>
                <w:left w:val="none" w:sz="0" w:space="0" w:color="auto"/>
                <w:bottom w:val="none" w:sz="0" w:space="0" w:color="auto"/>
                <w:right w:val="none" w:sz="0" w:space="0" w:color="auto"/>
              </w:divBdr>
              <w:divsChild>
                <w:div w:id="2060544105">
                  <w:marLeft w:val="0"/>
                  <w:marRight w:val="0"/>
                  <w:marTop w:val="0"/>
                  <w:marBottom w:val="0"/>
                  <w:divBdr>
                    <w:top w:val="none" w:sz="0" w:space="0" w:color="auto"/>
                    <w:left w:val="none" w:sz="0" w:space="0" w:color="auto"/>
                    <w:bottom w:val="none" w:sz="0" w:space="0" w:color="auto"/>
                    <w:right w:val="none" w:sz="0" w:space="0" w:color="auto"/>
                  </w:divBdr>
                  <w:divsChild>
                    <w:div w:id="2071422840">
                      <w:marLeft w:val="0"/>
                      <w:marRight w:val="0"/>
                      <w:marTop w:val="0"/>
                      <w:marBottom w:val="0"/>
                      <w:divBdr>
                        <w:top w:val="none" w:sz="0" w:space="0" w:color="auto"/>
                        <w:left w:val="none" w:sz="0" w:space="0" w:color="auto"/>
                        <w:bottom w:val="none" w:sz="0" w:space="0" w:color="auto"/>
                        <w:right w:val="none" w:sz="0" w:space="0" w:color="auto"/>
                      </w:divBdr>
                      <w:divsChild>
                        <w:div w:id="13948115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855898">
                              <w:marLeft w:val="0"/>
                              <w:marRight w:val="0"/>
                              <w:marTop w:val="0"/>
                              <w:marBottom w:val="0"/>
                              <w:divBdr>
                                <w:top w:val="none" w:sz="0" w:space="0" w:color="auto"/>
                                <w:left w:val="none" w:sz="0" w:space="0" w:color="auto"/>
                                <w:bottom w:val="none" w:sz="0" w:space="0" w:color="auto"/>
                                <w:right w:val="none" w:sz="0" w:space="0" w:color="auto"/>
                              </w:divBdr>
                              <w:divsChild>
                                <w:div w:id="15218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914724">
              <w:marLeft w:val="0"/>
              <w:marRight w:val="0"/>
              <w:marTop w:val="0"/>
              <w:marBottom w:val="0"/>
              <w:divBdr>
                <w:top w:val="none" w:sz="0" w:space="0" w:color="auto"/>
                <w:left w:val="none" w:sz="0" w:space="0" w:color="auto"/>
                <w:bottom w:val="none" w:sz="0" w:space="0" w:color="auto"/>
                <w:right w:val="none" w:sz="0" w:space="0" w:color="auto"/>
              </w:divBdr>
              <w:divsChild>
                <w:div w:id="1675449016">
                  <w:marLeft w:val="0"/>
                  <w:marRight w:val="0"/>
                  <w:marTop w:val="0"/>
                  <w:marBottom w:val="0"/>
                  <w:divBdr>
                    <w:top w:val="none" w:sz="0" w:space="0" w:color="auto"/>
                    <w:left w:val="none" w:sz="0" w:space="0" w:color="auto"/>
                    <w:bottom w:val="none" w:sz="0" w:space="0" w:color="auto"/>
                    <w:right w:val="none" w:sz="0" w:space="0" w:color="auto"/>
                  </w:divBdr>
                  <w:divsChild>
                    <w:div w:id="1611626951">
                      <w:marLeft w:val="0"/>
                      <w:marRight w:val="0"/>
                      <w:marTop w:val="0"/>
                      <w:marBottom w:val="0"/>
                      <w:divBdr>
                        <w:top w:val="none" w:sz="0" w:space="0" w:color="auto"/>
                        <w:left w:val="none" w:sz="0" w:space="0" w:color="auto"/>
                        <w:bottom w:val="none" w:sz="0" w:space="0" w:color="auto"/>
                        <w:right w:val="none" w:sz="0" w:space="0" w:color="auto"/>
                      </w:divBdr>
                      <w:divsChild>
                        <w:div w:id="1877770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250373">
                              <w:marLeft w:val="0"/>
                              <w:marRight w:val="0"/>
                              <w:marTop w:val="0"/>
                              <w:marBottom w:val="0"/>
                              <w:divBdr>
                                <w:top w:val="none" w:sz="0" w:space="0" w:color="auto"/>
                                <w:left w:val="none" w:sz="0" w:space="0" w:color="auto"/>
                                <w:bottom w:val="none" w:sz="0" w:space="0" w:color="auto"/>
                                <w:right w:val="none" w:sz="0" w:space="0" w:color="auto"/>
                              </w:divBdr>
                              <w:divsChild>
                                <w:div w:id="7189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472626">
              <w:marLeft w:val="0"/>
              <w:marRight w:val="0"/>
              <w:marTop w:val="0"/>
              <w:marBottom w:val="0"/>
              <w:divBdr>
                <w:top w:val="none" w:sz="0" w:space="0" w:color="auto"/>
                <w:left w:val="none" w:sz="0" w:space="0" w:color="auto"/>
                <w:bottom w:val="none" w:sz="0" w:space="0" w:color="auto"/>
                <w:right w:val="none" w:sz="0" w:space="0" w:color="auto"/>
              </w:divBdr>
              <w:divsChild>
                <w:div w:id="285738287">
                  <w:marLeft w:val="0"/>
                  <w:marRight w:val="0"/>
                  <w:marTop w:val="0"/>
                  <w:marBottom w:val="0"/>
                  <w:divBdr>
                    <w:top w:val="none" w:sz="0" w:space="0" w:color="auto"/>
                    <w:left w:val="none" w:sz="0" w:space="0" w:color="auto"/>
                    <w:bottom w:val="none" w:sz="0" w:space="0" w:color="auto"/>
                    <w:right w:val="none" w:sz="0" w:space="0" w:color="auto"/>
                  </w:divBdr>
                </w:div>
                <w:div w:id="678584437">
                  <w:marLeft w:val="0"/>
                  <w:marRight w:val="0"/>
                  <w:marTop w:val="0"/>
                  <w:marBottom w:val="0"/>
                  <w:divBdr>
                    <w:top w:val="none" w:sz="0" w:space="0" w:color="auto"/>
                    <w:left w:val="none" w:sz="0" w:space="0" w:color="auto"/>
                    <w:bottom w:val="none" w:sz="0" w:space="0" w:color="auto"/>
                    <w:right w:val="none" w:sz="0" w:space="0" w:color="auto"/>
                  </w:divBdr>
                </w:div>
                <w:div w:id="1200435114">
                  <w:marLeft w:val="0"/>
                  <w:marRight w:val="0"/>
                  <w:marTop w:val="0"/>
                  <w:marBottom w:val="0"/>
                  <w:divBdr>
                    <w:top w:val="none" w:sz="0" w:space="0" w:color="auto"/>
                    <w:left w:val="none" w:sz="0" w:space="0" w:color="auto"/>
                    <w:bottom w:val="none" w:sz="0" w:space="0" w:color="auto"/>
                    <w:right w:val="none" w:sz="0" w:space="0" w:color="auto"/>
                  </w:divBdr>
                </w:div>
              </w:divsChild>
            </w:div>
            <w:div w:id="787433821">
              <w:marLeft w:val="0"/>
              <w:marRight w:val="0"/>
              <w:marTop w:val="0"/>
              <w:marBottom w:val="0"/>
              <w:divBdr>
                <w:top w:val="none" w:sz="0" w:space="0" w:color="auto"/>
                <w:left w:val="none" w:sz="0" w:space="0" w:color="auto"/>
                <w:bottom w:val="none" w:sz="0" w:space="0" w:color="auto"/>
                <w:right w:val="none" w:sz="0" w:space="0" w:color="auto"/>
              </w:divBdr>
              <w:divsChild>
                <w:div w:id="320426129">
                  <w:marLeft w:val="0"/>
                  <w:marRight w:val="0"/>
                  <w:marTop w:val="0"/>
                  <w:marBottom w:val="0"/>
                  <w:divBdr>
                    <w:top w:val="none" w:sz="0" w:space="0" w:color="auto"/>
                    <w:left w:val="none" w:sz="0" w:space="0" w:color="auto"/>
                    <w:bottom w:val="none" w:sz="0" w:space="0" w:color="auto"/>
                    <w:right w:val="none" w:sz="0" w:space="0" w:color="auto"/>
                  </w:divBdr>
                </w:div>
                <w:div w:id="422339845">
                  <w:marLeft w:val="0"/>
                  <w:marRight w:val="0"/>
                  <w:marTop w:val="0"/>
                  <w:marBottom w:val="0"/>
                  <w:divBdr>
                    <w:top w:val="none" w:sz="0" w:space="0" w:color="auto"/>
                    <w:left w:val="none" w:sz="0" w:space="0" w:color="auto"/>
                    <w:bottom w:val="none" w:sz="0" w:space="0" w:color="auto"/>
                    <w:right w:val="none" w:sz="0" w:space="0" w:color="auto"/>
                  </w:divBdr>
                </w:div>
                <w:div w:id="1431504681">
                  <w:marLeft w:val="0"/>
                  <w:marRight w:val="0"/>
                  <w:marTop w:val="0"/>
                  <w:marBottom w:val="0"/>
                  <w:divBdr>
                    <w:top w:val="none" w:sz="0" w:space="0" w:color="auto"/>
                    <w:left w:val="none" w:sz="0" w:space="0" w:color="auto"/>
                    <w:bottom w:val="none" w:sz="0" w:space="0" w:color="auto"/>
                    <w:right w:val="none" w:sz="0" w:space="0" w:color="auto"/>
                  </w:divBdr>
                </w:div>
                <w:div w:id="1471904057">
                  <w:marLeft w:val="0"/>
                  <w:marRight w:val="0"/>
                  <w:marTop w:val="0"/>
                  <w:marBottom w:val="0"/>
                  <w:divBdr>
                    <w:top w:val="none" w:sz="0" w:space="0" w:color="auto"/>
                    <w:left w:val="none" w:sz="0" w:space="0" w:color="auto"/>
                    <w:bottom w:val="none" w:sz="0" w:space="0" w:color="auto"/>
                    <w:right w:val="none" w:sz="0" w:space="0" w:color="auto"/>
                  </w:divBdr>
                </w:div>
                <w:div w:id="1530414380">
                  <w:marLeft w:val="0"/>
                  <w:marRight w:val="0"/>
                  <w:marTop w:val="0"/>
                  <w:marBottom w:val="0"/>
                  <w:divBdr>
                    <w:top w:val="none" w:sz="0" w:space="0" w:color="auto"/>
                    <w:left w:val="none" w:sz="0" w:space="0" w:color="auto"/>
                    <w:bottom w:val="none" w:sz="0" w:space="0" w:color="auto"/>
                    <w:right w:val="none" w:sz="0" w:space="0" w:color="auto"/>
                  </w:divBdr>
                </w:div>
              </w:divsChild>
            </w:div>
            <w:div w:id="905451395">
              <w:marLeft w:val="0"/>
              <w:marRight w:val="0"/>
              <w:marTop w:val="0"/>
              <w:marBottom w:val="0"/>
              <w:divBdr>
                <w:top w:val="none" w:sz="0" w:space="0" w:color="auto"/>
                <w:left w:val="none" w:sz="0" w:space="0" w:color="auto"/>
                <w:bottom w:val="none" w:sz="0" w:space="0" w:color="auto"/>
                <w:right w:val="none" w:sz="0" w:space="0" w:color="auto"/>
              </w:divBdr>
              <w:divsChild>
                <w:div w:id="820460900">
                  <w:marLeft w:val="0"/>
                  <w:marRight w:val="0"/>
                  <w:marTop w:val="0"/>
                  <w:marBottom w:val="0"/>
                  <w:divBdr>
                    <w:top w:val="none" w:sz="0" w:space="0" w:color="auto"/>
                    <w:left w:val="none" w:sz="0" w:space="0" w:color="auto"/>
                    <w:bottom w:val="none" w:sz="0" w:space="0" w:color="auto"/>
                    <w:right w:val="none" w:sz="0" w:space="0" w:color="auto"/>
                  </w:divBdr>
                  <w:divsChild>
                    <w:div w:id="568152311">
                      <w:marLeft w:val="0"/>
                      <w:marRight w:val="0"/>
                      <w:marTop w:val="0"/>
                      <w:marBottom w:val="0"/>
                      <w:divBdr>
                        <w:top w:val="none" w:sz="0" w:space="0" w:color="auto"/>
                        <w:left w:val="none" w:sz="0" w:space="0" w:color="auto"/>
                        <w:bottom w:val="none" w:sz="0" w:space="0" w:color="auto"/>
                        <w:right w:val="none" w:sz="0" w:space="0" w:color="auto"/>
                      </w:divBdr>
                      <w:divsChild>
                        <w:div w:id="18677944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1074791">
                              <w:marLeft w:val="0"/>
                              <w:marRight w:val="0"/>
                              <w:marTop w:val="0"/>
                              <w:marBottom w:val="0"/>
                              <w:divBdr>
                                <w:top w:val="none" w:sz="0" w:space="0" w:color="auto"/>
                                <w:left w:val="none" w:sz="0" w:space="0" w:color="auto"/>
                                <w:bottom w:val="none" w:sz="0" w:space="0" w:color="auto"/>
                                <w:right w:val="none" w:sz="0" w:space="0" w:color="auto"/>
                              </w:divBdr>
                              <w:divsChild>
                                <w:div w:id="97958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471504">
              <w:marLeft w:val="0"/>
              <w:marRight w:val="0"/>
              <w:marTop w:val="0"/>
              <w:marBottom w:val="0"/>
              <w:divBdr>
                <w:top w:val="none" w:sz="0" w:space="0" w:color="auto"/>
                <w:left w:val="none" w:sz="0" w:space="0" w:color="auto"/>
                <w:bottom w:val="none" w:sz="0" w:space="0" w:color="auto"/>
                <w:right w:val="none" w:sz="0" w:space="0" w:color="auto"/>
              </w:divBdr>
            </w:div>
            <w:div w:id="810710100">
              <w:marLeft w:val="0"/>
              <w:marRight w:val="0"/>
              <w:marTop w:val="0"/>
              <w:marBottom w:val="0"/>
              <w:divBdr>
                <w:top w:val="none" w:sz="0" w:space="0" w:color="auto"/>
                <w:left w:val="none" w:sz="0" w:space="0" w:color="auto"/>
                <w:bottom w:val="none" w:sz="0" w:space="0" w:color="auto"/>
                <w:right w:val="none" w:sz="0" w:space="0" w:color="auto"/>
              </w:divBdr>
              <w:divsChild>
                <w:div w:id="1618295616">
                  <w:marLeft w:val="0"/>
                  <w:marRight w:val="0"/>
                  <w:marTop w:val="0"/>
                  <w:marBottom w:val="0"/>
                  <w:divBdr>
                    <w:top w:val="none" w:sz="0" w:space="0" w:color="auto"/>
                    <w:left w:val="none" w:sz="0" w:space="0" w:color="auto"/>
                    <w:bottom w:val="none" w:sz="0" w:space="0" w:color="auto"/>
                    <w:right w:val="none" w:sz="0" w:space="0" w:color="auto"/>
                  </w:divBdr>
                </w:div>
              </w:divsChild>
            </w:div>
            <w:div w:id="1217467552">
              <w:marLeft w:val="0"/>
              <w:marRight w:val="0"/>
              <w:marTop w:val="0"/>
              <w:marBottom w:val="0"/>
              <w:divBdr>
                <w:top w:val="none" w:sz="0" w:space="0" w:color="auto"/>
                <w:left w:val="none" w:sz="0" w:space="0" w:color="auto"/>
                <w:bottom w:val="none" w:sz="0" w:space="0" w:color="auto"/>
                <w:right w:val="none" w:sz="0" w:space="0" w:color="auto"/>
              </w:divBdr>
              <w:divsChild>
                <w:div w:id="886524395">
                  <w:marLeft w:val="0"/>
                  <w:marRight w:val="0"/>
                  <w:marTop w:val="0"/>
                  <w:marBottom w:val="0"/>
                  <w:divBdr>
                    <w:top w:val="none" w:sz="0" w:space="0" w:color="auto"/>
                    <w:left w:val="none" w:sz="0" w:space="0" w:color="auto"/>
                    <w:bottom w:val="none" w:sz="0" w:space="0" w:color="auto"/>
                    <w:right w:val="none" w:sz="0" w:space="0" w:color="auto"/>
                  </w:divBdr>
                </w:div>
                <w:div w:id="908731161">
                  <w:marLeft w:val="0"/>
                  <w:marRight w:val="0"/>
                  <w:marTop w:val="0"/>
                  <w:marBottom w:val="0"/>
                  <w:divBdr>
                    <w:top w:val="none" w:sz="0" w:space="0" w:color="auto"/>
                    <w:left w:val="none" w:sz="0" w:space="0" w:color="auto"/>
                    <w:bottom w:val="none" w:sz="0" w:space="0" w:color="auto"/>
                    <w:right w:val="none" w:sz="0" w:space="0" w:color="auto"/>
                  </w:divBdr>
                </w:div>
                <w:div w:id="1278677812">
                  <w:marLeft w:val="0"/>
                  <w:marRight w:val="0"/>
                  <w:marTop w:val="0"/>
                  <w:marBottom w:val="0"/>
                  <w:divBdr>
                    <w:top w:val="none" w:sz="0" w:space="0" w:color="auto"/>
                    <w:left w:val="none" w:sz="0" w:space="0" w:color="auto"/>
                    <w:bottom w:val="none" w:sz="0" w:space="0" w:color="auto"/>
                    <w:right w:val="none" w:sz="0" w:space="0" w:color="auto"/>
                  </w:divBdr>
                </w:div>
                <w:div w:id="1884363282">
                  <w:marLeft w:val="0"/>
                  <w:marRight w:val="0"/>
                  <w:marTop w:val="0"/>
                  <w:marBottom w:val="0"/>
                  <w:divBdr>
                    <w:top w:val="none" w:sz="0" w:space="0" w:color="auto"/>
                    <w:left w:val="none" w:sz="0" w:space="0" w:color="auto"/>
                    <w:bottom w:val="none" w:sz="0" w:space="0" w:color="auto"/>
                    <w:right w:val="none" w:sz="0" w:space="0" w:color="auto"/>
                  </w:divBdr>
                </w:div>
                <w:div w:id="2058777711">
                  <w:marLeft w:val="0"/>
                  <w:marRight w:val="0"/>
                  <w:marTop w:val="0"/>
                  <w:marBottom w:val="0"/>
                  <w:divBdr>
                    <w:top w:val="none" w:sz="0" w:space="0" w:color="auto"/>
                    <w:left w:val="none" w:sz="0" w:space="0" w:color="auto"/>
                    <w:bottom w:val="none" w:sz="0" w:space="0" w:color="auto"/>
                    <w:right w:val="none" w:sz="0" w:space="0" w:color="auto"/>
                  </w:divBdr>
                </w:div>
              </w:divsChild>
            </w:div>
            <w:div w:id="1418206646">
              <w:marLeft w:val="0"/>
              <w:marRight w:val="0"/>
              <w:marTop w:val="0"/>
              <w:marBottom w:val="0"/>
              <w:divBdr>
                <w:top w:val="none" w:sz="0" w:space="0" w:color="auto"/>
                <w:left w:val="none" w:sz="0" w:space="0" w:color="auto"/>
                <w:bottom w:val="none" w:sz="0" w:space="0" w:color="auto"/>
                <w:right w:val="none" w:sz="0" w:space="0" w:color="auto"/>
              </w:divBdr>
              <w:divsChild>
                <w:div w:id="136841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8359">
          <w:marLeft w:val="0"/>
          <w:marRight w:val="0"/>
          <w:marTop w:val="0"/>
          <w:marBottom w:val="0"/>
          <w:divBdr>
            <w:top w:val="none" w:sz="0" w:space="0" w:color="auto"/>
            <w:left w:val="none" w:sz="0" w:space="0" w:color="auto"/>
            <w:bottom w:val="none" w:sz="0" w:space="0" w:color="auto"/>
            <w:right w:val="none" w:sz="0" w:space="0" w:color="auto"/>
          </w:divBdr>
          <w:divsChild>
            <w:div w:id="21708831">
              <w:marLeft w:val="0"/>
              <w:marRight w:val="0"/>
              <w:marTop w:val="0"/>
              <w:marBottom w:val="0"/>
              <w:divBdr>
                <w:top w:val="none" w:sz="0" w:space="0" w:color="auto"/>
                <w:left w:val="none" w:sz="0" w:space="0" w:color="auto"/>
                <w:bottom w:val="none" w:sz="0" w:space="0" w:color="auto"/>
                <w:right w:val="none" w:sz="0" w:space="0" w:color="auto"/>
              </w:divBdr>
              <w:divsChild>
                <w:div w:id="1625648162">
                  <w:marLeft w:val="0"/>
                  <w:marRight w:val="0"/>
                  <w:marTop w:val="0"/>
                  <w:marBottom w:val="0"/>
                  <w:divBdr>
                    <w:top w:val="none" w:sz="0" w:space="0" w:color="auto"/>
                    <w:left w:val="none" w:sz="0" w:space="0" w:color="auto"/>
                    <w:bottom w:val="none" w:sz="0" w:space="0" w:color="auto"/>
                    <w:right w:val="none" w:sz="0" w:space="0" w:color="auto"/>
                  </w:divBdr>
                  <w:divsChild>
                    <w:div w:id="1802728285">
                      <w:marLeft w:val="0"/>
                      <w:marRight w:val="0"/>
                      <w:marTop w:val="0"/>
                      <w:marBottom w:val="0"/>
                      <w:divBdr>
                        <w:top w:val="none" w:sz="0" w:space="0" w:color="auto"/>
                        <w:left w:val="none" w:sz="0" w:space="0" w:color="auto"/>
                        <w:bottom w:val="none" w:sz="0" w:space="0" w:color="auto"/>
                        <w:right w:val="none" w:sz="0" w:space="0" w:color="auto"/>
                      </w:divBdr>
                      <w:divsChild>
                        <w:div w:id="355498389">
                          <w:marLeft w:val="0"/>
                          <w:marRight w:val="0"/>
                          <w:marTop w:val="0"/>
                          <w:marBottom w:val="0"/>
                          <w:divBdr>
                            <w:top w:val="none" w:sz="0" w:space="0" w:color="auto"/>
                            <w:left w:val="none" w:sz="0" w:space="0" w:color="auto"/>
                            <w:bottom w:val="none" w:sz="0" w:space="0" w:color="auto"/>
                            <w:right w:val="none" w:sz="0" w:space="0" w:color="auto"/>
                          </w:divBdr>
                          <w:divsChild>
                            <w:div w:id="134265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90622061">
          <w:marLeft w:val="0"/>
          <w:marRight w:val="0"/>
          <w:marTop w:val="0"/>
          <w:marBottom w:val="0"/>
          <w:divBdr>
            <w:top w:val="none" w:sz="0" w:space="0" w:color="auto"/>
            <w:left w:val="none" w:sz="0" w:space="0" w:color="auto"/>
            <w:bottom w:val="none" w:sz="0" w:space="0" w:color="auto"/>
            <w:right w:val="none" w:sz="0" w:space="0" w:color="auto"/>
          </w:divBdr>
          <w:divsChild>
            <w:div w:id="1095857873">
              <w:marLeft w:val="0"/>
              <w:marRight w:val="0"/>
              <w:marTop w:val="0"/>
              <w:marBottom w:val="0"/>
              <w:divBdr>
                <w:top w:val="none" w:sz="0" w:space="0" w:color="auto"/>
                <w:left w:val="none" w:sz="0" w:space="0" w:color="auto"/>
                <w:bottom w:val="none" w:sz="0" w:space="0" w:color="auto"/>
                <w:right w:val="none" w:sz="0" w:space="0" w:color="auto"/>
              </w:divBdr>
              <w:divsChild>
                <w:div w:id="1651132146">
                  <w:marLeft w:val="0"/>
                  <w:marRight w:val="0"/>
                  <w:marTop w:val="0"/>
                  <w:marBottom w:val="0"/>
                  <w:divBdr>
                    <w:top w:val="none" w:sz="0" w:space="0" w:color="auto"/>
                    <w:left w:val="none" w:sz="0" w:space="0" w:color="auto"/>
                    <w:bottom w:val="none" w:sz="0" w:space="0" w:color="auto"/>
                    <w:right w:val="none" w:sz="0" w:space="0" w:color="auto"/>
                  </w:divBdr>
                  <w:divsChild>
                    <w:div w:id="22831749">
                      <w:marLeft w:val="0"/>
                      <w:marRight w:val="0"/>
                      <w:marTop w:val="0"/>
                      <w:marBottom w:val="0"/>
                      <w:divBdr>
                        <w:top w:val="none" w:sz="0" w:space="0" w:color="auto"/>
                        <w:left w:val="none" w:sz="0" w:space="0" w:color="auto"/>
                        <w:bottom w:val="none" w:sz="0" w:space="0" w:color="auto"/>
                        <w:right w:val="none" w:sz="0" w:space="0" w:color="auto"/>
                      </w:divBdr>
                    </w:div>
                    <w:div w:id="81687885">
                      <w:marLeft w:val="0"/>
                      <w:marRight w:val="0"/>
                      <w:marTop w:val="0"/>
                      <w:marBottom w:val="0"/>
                      <w:divBdr>
                        <w:top w:val="none" w:sz="0" w:space="0" w:color="auto"/>
                        <w:left w:val="none" w:sz="0" w:space="0" w:color="auto"/>
                        <w:bottom w:val="none" w:sz="0" w:space="0" w:color="auto"/>
                        <w:right w:val="none" w:sz="0" w:space="0" w:color="auto"/>
                      </w:divBdr>
                    </w:div>
                    <w:div w:id="120537091">
                      <w:marLeft w:val="0"/>
                      <w:marRight w:val="0"/>
                      <w:marTop w:val="0"/>
                      <w:marBottom w:val="0"/>
                      <w:divBdr>
                        <w:top w:val="none" w:sz="0" w:space="0" w:color="auto"/>
                        <w:left w:val="none" w:sz="0" w:space="0" w:color="auto"/>
                        <w:bottom w:val="none" w:sz="0" w:space="0" w:color="auto"/>
                        <w:right w:val="none" w:sz="0" w:space="0" w:color="auto"/>
                      </w:divBdr>
                    </w:div>
                    <w:div w:id="275990293">
                      <w:marLeft w:val="0"/>
                      <w:marRight w:val="0"/>
                      <w:marTop w:val="0"/>
                      <w:marBottom w:val="0"/>
                      <w:divBdr>
                        <w:top w:val="none" w:sz="0" w:space="0" w:color="auto"/>
                        <w:left w:val="none" w:sz="0" w:space="0" w:color="auto"/>
                        <w:bottom w:val="none" w:sz="0" w:space="0" w:color="auto"/>
                        <w:right w:val="none" w:sz="0" w:space="0" w:color="auto"/>
                      </w:divBdr>
                    </w:div>
                    <w:div w:id="332924889">
                      <w:marLeft w:val="0"/>
                      <w:marRight w:val="0"/>
                      <w:marTop w:val="0"/>
                      <w:marBottom w:val="0"/>
                      <w:divBdr>
                        <w:top w:val="none" w:sz="0" w:space="0" w:color="auto"/>
                        <w:left w:val="none" w:sz="0" w:space="0" w:color="auto"/>
                        <w:bottom w:val="none" w:sz="0" w:space="0" w:color="auto"/>
                        <w:right w:val="none" w:sz="0" w:space="0" w:color="auto"/>
                      </w:divBdr>
                    </w:div>
                    <w:div w:id="1890651186">
                      <w:marLeft w:val="0"/>
                      <w:marRight w:val="0"/>
                      <w:marTop w:val="0"/>
                      <w:marBottom w:val="0"/>
                      <w:divBdr>
                        <w:top w:val="none" w:sz="0" w:space="0" w:color="auto"/>
                        <w:left w:val="none" w:sz="0" w:space="0" w:color="auto"/>
                        <w:bottom w:val="none" w:sz="0" w:space="0" w:color="auto"/>
                        <w:right w:val="none" w:sz="0" w:space="0" w:color="auto"/>
                      </w:divBdr>
                      <w:divsChild>
                        <w:div w:id="1838154014">
                          <w:marLeft w:val="0"/>
                          <w:marRight w:val="0"/>
                          <w:marTop w:val="0"/>
                          <w:marBottom w:val="0"/>
                          <w:divBdr>
                            <w:top w:val="none" w:sz="0" w:space="0" w:color="auto"/>
                            <w:left w:val="none" w:sz="0" w:space="0" w:color="auto"/>
                            <w:bottom w:val="none" w:sz="0" w:space="0" w:color="auto"/>
                            <w:right w:val="none" w:sz="0" w:space="0" w:color="auto"/>
                          </w:divBdr>
                          <w:divsChild>
                            <w:div w:id="1945112073">
                              <w:marLeft w:val="0"/>
                              <w:marRight w:val="0"/>
                              <w:marTop w:val="0"/>
                              <w:marBottom w:val="0"/>
                              <w:divBdr>
                                <w:top w:val="none" w:sz="0" w:space="0" w:color="auto"/>
                                <w:left w:val="none" w:sz="0" w:space="0" w:color="auto"/>
                                <w:bottom w:val="none" w:sz="0" w:space="0" w:color="auto"/>
                                <w:right w:val="none" w:sz="0" w:space="0" w:color="auto"/>
                              </w:divBdr>
                              <w:divsChild>
                                <w:div w:id="2024278099">
                                  <w:marLeft w:val="0"/>
                                  <w:marRight w:val="0"/>
                                  <w:marTop w:val="0"/>
                                  <w:marBottom w:val="0"/>
                                  <w:divBdr>
                                    <w:top w:val="none" w:sz="0" w:space="0" w:color="auto"/>
                                    <w:left w:val="none" w:sz="0" w:space="0" w:color="auto"/>
                                    <w:bottom w:val="none" w:sz="0" w:space="0" w:color="auto"/>
                                    <w:right w:val="none" w:sz="0" w:space="0" w:color="auto"/>
                                  </w:divBdr>
                                  <w:divsChild>
                                    <w:div w:id="684093317">
                                      <w:marLeft w:val="0"/>
                                      <w:marRight w:val="0"/>
                                      <w:marTop w:val="0"/>
                                      <w:marBottom w:val="0"/>
                                      <w:divBdr>
                                        <w:top w:val="none" w:sz="0" w:space="0" w:color="auto"/>
                                        <w:left w:val="none" w:sz="0" w:space="0" w:color="auto"/>
                                        <w:bottom w:val="none" w:sz="0" w:space="0" w:color="auto"/>
                                        <w:right w:val="none" w:sz="0" w:space="0" w:color="auto"/>
                                      </w:divBdr>
                                      <w:divsChild>
                                        <w:div w:id="371687180">
                                          <w:marLeft w:val="0"/>
                                          <w:marRight w:val="0"/>
                                          <w:marTop w:val="0"/>
                                          <w:marBottom w:val="0"/>
                                          <w:divBdr>
                                            <w:top w:val="none" w:sz="0" w:space="0" w:color="auto"/>
                                            <w:left w:val="none" w:sz="0" w:space="0" w:color="auto"/>
                                            <w:bottom w:val="none" w:sz="0" w:space="0" w:color="auto"/>
                                            <w:right w:val="none" w:sz="0" w:space="0" w:color="auto"/>
                                          </w:divBdr>
                                          <w:divsChild>
                                            <w:div w:id="197205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858620">
                      <w:marLeft w:val="0"/>
                      <w:marRight w:val="0"/>
                      <w:marTop w:val="0"/>
                      <w:marBottom w:val="0"/>
                      <w:divBdr>
                        <w:top w:val="none" w:sz="0" w:space="0" w:color="auto"/>
                        <w:left w:val="none" w:sz="0" w:space="0" w:color="auto"/>
                        <w:bottom w:val="none" w:sz="0" w:space="0" w:color="auto"/>
                        <w:right w:val="none" w:sz="0" w:space="0" w:color="auto"/>
                      </w:divBdr>
                    </w:div>
                    <w:div w:id="486827986">
                      <w:marLeft w:val="0"/>
                      <w:marRight w:val="0"/>
                      <w:marTop w:val="0"/>
                      <w:marBottom w:val="0"/>
                      <w:divBdr>
                        <w:top w:val="none" w:sz="0" w:space="0" w:color="auto"/>
                        <w:left w:val="none" w:sz="0" w:space="0" w:color="auto"/>
                        <w:bottom w:val="none" w:sz="0" w:space="0" w:color="auto"/>
                        <w:right w:val="none" w:sz="0" w:space="0" w:color="auto"/>
                      </w:divBdr>
                    </w:div>
                    <w:div w:id="540555694">
                      <w:marLeft w:val="0"/>
                      <w:marRight w:val="0"/>
                      <w:marTop w:val="0"/>
                      <w:marBottom w:val="0"/>
                      <w:divBdr>
                        <w:top w:val="none" w:sz="0" w:space="0" w:color="auto"/>
                        <w:left w:val="none" w:sz="0" w:space="0" w:color="auto"/>
                        <w:bottom w:val="none" w:sz="0" w:space="0" w:color="auto"/>
                        <w:right w:val="none" w:sz="0" w:space="0" w:color="auto"/>
                      </w:divBdr>
                    </w:div>
                    <w:div w:id="870805254">
                      <w:marLeft w:val="0"/>
                      <w:marRight w:val="0"/>
                      <w:marTop w:val="0"/>
                      <w:marBottom w:val="0"/>
                      <w:divBdr>
                        <w:top w:val="none" w:sz="0" w:space="0" w:color="auto"/>
                        <w:left w:val="none" w:sz="0" w:space="0" w:color="auto"/>
                        <w:bottom w:val="none" w:sz="0" w:space="0" w:color="auto"/>
                        <w:right w:val="none" w:sz="0" w:space="0" w:color="auto"/>
                      </w:divBdr>
                    </w:div>
                    <w:div w:id="1132673576">
                      <w:marLeft w:val="0"/>
                      <w:marRight w:val="0"/>
                      <w:marTop w:val="0"/>
                      <w:marBottom w:val="0"/>
                      <w:divBdr>
                        <w:top w:val="none" w:sz="0" w:space="0" w:color="auto"/>
                        <w:left w:val="none" w:sz="0" w:space="0" w:color="auto"/>
                        <w:bottom w:val="none" w:sz="0" w:space="0" w:color="auto"/>
                        <w:right w:val="none" w:sz="0" w:space="0" w:color="auto"/>
                      </w:divBdr>
                    </w:div>
                    <w:div w:id="1172256434">
                      <w:marLeft w:val="0"/>
                      <w:marRight w:val="0"/>
                      <w:marTop w:val="0"/>
                      <w:marBottom w:val="0"/>
                      <w:divBdr>
                        <w:top w:val="none" w:sz="0" w:space="0" w:color="auto"/>
                        <w:left w:val="none" w:sz="0" w:space="0" w:color="auto"/>
                        <w:bottom w:val="none" w:sz="0" w:space="0" w:color="auto"/>
                        <w:right w:val="none" w:sz="0" w:space="0" w:color="auto"/>
                      </w:divBdr>
                    </w:div>
                    <w:div w:id="1179855578">
                      <w:marLeft w:val="0"/>
                      <w:marRight w:val="0"/>
                      <w:marTop w:val="0"/>
                      <w:marBottom w:val="0"/>
                      <w:divBdr>
                        <w:top w:val="none" w:sz="0" w:space="0" w:color="auto"/>
                        <w:left w:val="none" w:sz="0" w:space="0" w:color="auto"/>
                        <w:bottom w:val="none" w:sz="0" w:space="0" w:color="auto"/>
                        <w:right w:val="none" w:sz="0" w:space="0" w:color="auto"/>
                      </w:divBdr>
                    </w:div>
                    <w:div w:id="1354845697">
                      <w:marLeft w:val="0"/>
                      <w:marRight w:val="0"/>
                      <w:marTop w:val="0"/>
                      <w:marBottom w:val="0"/>
                      <w:divBdr>
                        <w:top w:val="none" w:sz="0" w:space="0" w:color="auto"/>
                        <w:left w:val="none" w:sz="0" w:space="0" w:color="auto"/>
                        <w:bottom w:val="none" w:sz="0" w:space="0" w:color="auto"/>
                        <w:right w:val="none" w:sz="0" w:space="0" w:color="auto"/>
                      </w:divBdr>
                    </w:div>
                    <w:div w:id="1890918632">
                      <w:marLeft w:val="0"/>
                      <w:marRight w:val="0"/>
                      <w:marTop w:val="0"/>
                      <w:marBottom w:val="0"/>
                      <w:divBdr>
                        <w:top w:val="none" w:sz="0" w:space="0" w:color="auto"/>
                        <w:left w:val="none" w:sz="0" w:space="0" w:color="auto"/>
                        <w:bottom w:val="none" w:sz="0" w:space="0" w:color="auto"/>
                        <w:right w:val="none" w:sz="0" w:space="0" w:color="auto"/>
                      </w:divBdr>
                    </w:div>
                    <w:div w:id="2047634982">
                      <w:marLeft w:val="0"/>
                      <w:marRight w:val="0"/>
                      <w:marTop w:val="0"/>
                      <w:marBottom w:val="0"/>
                      <w:divBdr>
                        <w:top w:val="none" w:sz="0" w:space="0" w:color="auto"/>
                        <w:left w:val="none" w:sz="0" w:space="0" w:color="auto"/>
                        <w:bottom w:val="none" w:sz="0" w:space="0" w:color="auto"/>
                        <w:right w:val="none" w:sz="0" w:space="0" w:color="auto"/>
                      </w:divBdr>
                    </w:div>
                    <w:div w:id="2089881910">
                      <w:marLeft w:val="0"/>
                      <w:marRight w:val="0"/>
                      <w:marTop w:val="0"/>
                      <w:marBottom w:val="0"/>
                      <w:divBdr>
                        <w:top w:val="none" w:sz="0" w:space="0" w:color="auto"/>
                        <w:left w:val="none" w:sz="0" w:space="0" w:color="auto"/>
                        <w:bottom w:val="none" w:sz="0" w:space="0" w:color="auto"/>
                        <w:right w:val="none" w:sz="0" w:space="0" w:color="auto"/>
                      </w:divBdr>
                    </w:div>
                  </w:divsChild>
                </w:div>
                <w:div w:id="1071386624">
                  <w:marLeft w:val="0"/>
                  <w:marRight w:val="0"/>
                  <w:marTop w:val="0"/>
                  <w:marBottom w:val="0"/>
                  <w:divBdr>
                    <w:top w:val="none" w:sz="0" w:space="0" w:color="auto"/>
                    <w:left w:val="none" w:sz="0" w:space="0" w:color="auto"/>
                    <w:bottom w:val="none" w:sz="0" w:space="0" w:color="auto"/>
                    <w:right w:val="none" w:sz="0" w:space="0" w:color="auto"/>
                  </w:divBdr>
                </w:div>
                <w:div w:id="1507864914">
                  <w:marLeft w:val="0"/>
                  <w:marRight w:val="0"/>
                  <w:marTop w:val="0"/>
                  <w:marBottom w:val="0"/>
                  <w:divBdr>
                    <w:top w:val="none" w:sz="0" w:space="0" w:color="auto"/>
                    <w:left w:val="none" w:sz="0" w:space="0" w:color="auto"/>
                    <w:bottom w:val="none" w:sz="0" w:space="0" w:color="auto"/>
                    <w:right w:val="none" w:sz="0" w:space="0" w:color="auto"/>
                  </w:divBdr>
                </w:div>
                <w:div w:id="1856916301">
                  <w:marLeft w:val="0"/>
                  <w:marRight w:val="0"/>
                  <w:marTop w:val="0"/>
                  <w:marBottom w:val="0"/>
                  <w:divBdr>
                    <w:top w:val="none" w:sz="0" w:space="0" w:color="auto"/>
                    <w:left w:val="none" w:sz="0" w:space="0" w:color="auto"/>
                    <w:bottom w:val="none" w:sz="0" w:space="0" w:color="auto"/>
                    <w:right w:val="none" w:sz="0" w:space="0" w:color="auto"/>
                  </w:divBdr>
                </w:div>
                <w:div w:id="193986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90668">
          <w:marLeft w:val="0"/>
          <w:marRight w:val="0"/>
          <w:marTop w:val="0"/>
          <w:marBottom w:val="0"/>
          <w:divBdr>
            <w:top w:val="none" w:sz="0" w:space="0" w:color="auto"/>
            <w:left w:val="none" w:sz="0" w:space="0" w:color="auto"/>
            <w:bottom w:val="none" w:sz="0" w:space="0" w:color="auto"/>
            <w:right w:val="none" w:sz="0" w:space="0" w:color="auto"/>
          </w:divBdr>
          <w:divsChild>
            <w:div w:id="1402022421">
              <w:marLeft w:val="0"/>
              <w:marRight w:val="0"/>
              <w:marTop w:val="0"/>
              <w:marBottom w:val="0"/>
              <w:divBdr>
                <w:top w:val="none" w:sz="0" w:space="0" w:color="auto"/>
                <w:left w:val="none" w:sz="0" w:space="0" w:color="auto"/>
                <w:bottom w:val="none" w:sz="0" w:space="0" w:color="auto"/>
                <w:right w:val="none" w:sz="0" w:space="0" w:color="auto"/>
              </w:divBdr>
              <w:divsChild>
                <w:div w:id="339739473">
                  <w:marLeft w:val="0"/>
                  <w:marRight w:val="0"/>
                  <w:marTop w:val="0"/>
                  <w:marBottom w:val="0"/>
                  <w:divBdr>
                    <w:top w:val="none" w:sz="0" w:space="0" w:color="auto"/>
                    <w:left w:val="none" w:sz="0" w:space="0" w:color="auto"/>
                    <w:bottom w:val="none" w:sz="0" w:space="0" w:color="auto"/>
                    <w:right w:val="none" w:sz="0" w:space="0" w:color="auto"/>
                  </w:divBdr>
                  <w:divsChild>
                    <w:div w:id="645427679">
                      <w:marLeft w:val="0"/>
                      <w:marRight w:val="0"/>
                      <w:marTop w:val="0"/>
                      <w:marBottom w:val="0"/>
                      <w:divBdr>
                        <w:top w:val="none" w:sz="0" w:space="0" w:color="auto"/>
                        <w:left w:val="none" w:sz="0" w:space="0" w:color="auto"/>
                        <w:bottom w:val="none" w:sz="0" w:space="0" w:color="auto"/>
                        <w:right w:val="none" w:sz="0" w:space="0" w:color="auto"/>
                      </w:divBdr>
                      <w:divsChild>
                        <w:div w:id="1087074714">
                          <w:marLeft w:val="0"/>
                          <w:marRight w:val="0"/>
                          <w:marTop w:val="0"/>
                          <w:marBottom w:val="0"/>
                          <w:divBdr>
                            <w:top w:val="none" w:sz="0" w:space="0" w:color="auto"/>
                            <w:left w:val="none" w:sz="0" w:space="0" w:color="auto"/>
                            <w:bottom w:val="none" w:sz="0" w:space="0" w:color="auto"/>
                            <w:right w:val="none" w:sz="0" w:space="0" w:color="auto"/>
                          </w:divBdr>
                          <w:divsChild>
                            <w:div w:id="711736673">
                              <w:marLeft w:val="0"/>
                              <w:marRight w:val="0"/>
                              <w:marTop w:val="0"/>
                              <w:marBottom w:val="0"/>
                              <w:divBdr>
                                <w:top w:val="none" w:sz="0" w:space="0" w:color="auto"/>
                                <w:left w:val="none" w:sz="0" w:space="0" w:color="auto"/>
                                <w:bottom w:val="none" w:sz="0" w:space="0" w:color="auto"/>
                                <w:right w:val="none" w:sz="0" w:space="0" w:color="auto"/>
                              </w:divBdr>
                              <w:divsChild>
                                <w:div w:id="172440541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3755964">
                                      <w:marLeft w:val="0"/>
                                      <w:marRight w:val="0"/>
                                      <w:marTop w:val="0"/>
                                      <w:marBottom w:val="0"/>
                                      <w:divBdr>
                                        <w:top w:val="none" w:sz="0" w:space="0" w:color="auto"/>
                                        <w:left w:val="none" w:sz="0" w:space="0" w:color="auto"/>
                                        <w:bottom w:val="none" w:sz="0" w:space="0" w:color="auto"/>
                                        <w:right w:val="none" w:sz="0" w:space="0" w:color="auto"/>
                                      </w:divBdr>
                                    </w:div>
                                    <w:div w:id="349724275">
                                      <w:marLeft w:val="0"/>
                                      <w:marRight w:val="0"/>
                                      <w:marTop w:val="0"/>
                                      <w:marBottom w:val="0"/>
                                      <w:divBdr>
                                        <w:top w:val="none" w:sz="0" w:space="0" w:color="auto"/>
                                        <w:left w:val="none" w:sz="0" w:space="0" w:color="auto"/>
                                        <w:bottom w:val="none" w:sz="0" w:space="0" w:color="auto"/>
                                        <w:right w:val="none" w:sz="0" w:space="0" w:color="auto"/>
                                      </w:divBdr>
                                    </w:div>
                                  </w:divsChild>
                                </w:div>
                                <w:div w:id="7129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6826">
                          <w:marLeft w:val="0"/>
                          <w:marRight w:val="0"/>
                          <w:marTop w:val="0"/>
                          <w:marBottom w:val="0"/>
                          <w:divBdr>
                            <w:top w:val="none" w:sz="0" w:space="0" w:color="auto"/>
                            <w:left w:val="none" w:sz="0" w:space="0" w:color="auto"/>
                            <w:bottom w:val="none" w:sz="0" w:space="0" w:color="auto"/>
                            <w:right w:val="none" w:sz="0" w:space="0" w:color="auto"/>
                          </w:divBdr>
                        </w:div>
                        <w:div w:id="97875694">
                          <w:marLeft w:val="0"/>
                          <w:marRight w:val="0"/>
                          <w:marTop w:val="0"/>
                          <w:marBottom w:val="0"/>
                          <w:divBdr>
                            <w:top w:val="none" w:sz="0" w:space="0" w:color="auto"/>
                            <w:left w:val="none" w:sz="0" w:space="0" w:color="auto"/>
                            <w:bottom w:val="none" w:sz="0" w:space="0" w:color="auto"/>
                            <w:right w:val="none" w:sz="0" w:space="0" w:color="auto"/>
                          </w:divBdr>
                        </w:div>
                        <w:div w:id="143091264">
                          <w:marLeft w:val="0"/>
                          <w:marRight w:val="0"/>
                          <w:marTop w:val="0"/>
                          <w:marBottom w:val="0"/>
                          <w:divBdr>
                            <w:top w:val="none" w:sz="0" w:space="0" w:color="auto"/>
                            <w:left w:val="none" w:sz="0" w:space="0" w:color="auto"/>
                            <w:bottom w:val="none" w:sz="0" w:space="0" w:color="auto"/>
                            <w:right w:val="none" w:sz="0" w:space="0" w:color="auto"/>
                          </w:divBdr>
                        </w:div>
                        <w:div w:id="359865252">
                          <w:marLeft w:val="0"/>
                          <w:marRight w:val="0"/>
                          <w:marTop w:val="0"/>
                          <w:marBottom w:val="0"/>
                          <w:divBdr>
                            <w:top w:val="none" w:sz="0" w:space="0" w:color="auto"/>
                            <w:left w:val="none" w:sz="0" w:space="0" w:color="auto"/>
                            <w:bottom w:val="none" w:sz="0" w:space="0" w:color="auto"/>
                            <w:right w:val="none" w:sz="0" w:space="0" w:color="auto"/>
                          </w:divBdr>
                        </w:div>
                        <w:div w:id="373190641">
                          <w:marLeft w:val="0"/>
                          <w:marRight w:val="0"/>
                          <w:marTop w:val="0"/>
                          <w:marBottom w:val="0"/>
                          <w:divBdr>
                            <w:top w:val="none" w:sz="0" w:space="0" w:color="auto"/>
                            <w:left w:val="none" w:sz="0" w:space="0" w:color="auto"/>
                            <w:bottom w:val="none" w:sz="0" w:space="0" w:color="auto"/>
                            <w:right w:val="none" w:sz="0" w:space="0" w:color="auto"/>
                          </w:divBdr>
                        </w:div>
                        <w:div w:id="426967945">
                          <w:marLeft w:val="0"/>
                          <w:marRight w:val="0"/>
                          <w:marTop w:val="0"/>
                          <w:marBottom w:val="0"/>
                          <w:divBdr>
                            <w:top w:val="none" w:sz="0" w:space="0" w:color="auto"/>
                            <w:left w:val="none" w:sz="0" w:space="0" w:color="auto"/>
                            <w:bottom w:val="none" w:sz="0" w:space="0" w:color="auto"/>
                            <w:right w:val="none" w:sz="0" w:space="0" w:color="auto"/>
                          </w:divBdr>
                        </w:div>
                        <w:div w:id="559483769">
                          <w:marLeft w:val="0"/>
                          <w:marRight w:val="0"/>
                          <w:marTop w:val="0"/>
                          <w:marBottom w:val="0"/>
                          <w:divBdr>
                            <w:top w:val="none" w:sz="0" w:space="0" w:color="auto"/>
                            <w:left w:val="none" w:sz="0" w:space="0" w:color="auto"/>
                            <w:bottom w:val="none" w:sz="0" w:space="0" w:color="auto"/>
                            <w:right w:val="none" w:sz="0" w:space="0" w:color="auto"/>
                          </w:divBdr>
                        </w:div>
                        <w:div w:id="969365858">
                          <w:marLeft w:val="0"/>
                          <w:marRight w:val="0"/>
                          <w:marTop w:val="0"/>
                          <w:marBottom w:val="0"/>
                          <w:divBdr>
                            <w:top w:val="none" w:sz="0" w:space="0" w:color="auto"/>
                            <w:left w:val="none" w:sz="0" w:space="0" w:color="auto"/>
                            <w:bottom w:val="none" w:sz="0" w:space="0" w:color="auto"/>
                            <w:right w:val="none" w:sz="0" w:space="0" w:color="auto"/>
                          </w:divBdr>
                        </w:div>
                        <w:div w:id="1009215161">
                          <w:marLeft w:val="0"/>
                          <w:marRight w:val="0"/>
                          <w:marTop w:val="0"/>
                          <w:marBottom w:val="0"/>
                          <w:divBdr>
                            <w:top w:val="none" w:sz="0" w:space="0" w:color="auto"/>
                            <w:left w:val="none" w:sz="0" w:space="0" w:color="auto"/>
                            <w:bottom w:val="none" w:sz="0" w:space="0" w:color="auto"/>
                            <w:right w:val="none" w:sz="0" w:space="0" w:color="auto"/>
                          </w:divBdr>
                        </w:div>
                        <w:div w:id="1020086908">
                          <w:marLeft w:val="0"/>
                          <w:marRight w:val="0"/>
                          <w:marTop w:val="0"/>
                          <w:marBottom w:val="0"/>
                          <w:divBdr>
                            <w:top w:val="none" w:sz="0" w:space="0" w:color="auto"/>
                            <w:left w:val="none" w:sz="0" w:space="0" w:color="auto"/>
                            <w:bottom w:val="none" w:sz="0" w:space="0" w:color="auto"/>
                            <w:right w:val="none" w:sz="0" w:space="0" w:color="auto"/>
                          </w:divBdr>
                        </w:div>
                        <w:div w:id="1477532450">
                          <w:marLeft w:val="0"/>
                          <w:marRight w:val="0"/>
                          <w:marTop w:val="0"/>
                          <w:marBottom w:val="0"/>
                          <w:divBdr>
                            <w:top w:val="none" w:sz="0" w:space="0" w:color="auto"/>
                            <w:left w:val="none" w:sz="0" w:space="0" w:color="auto"/>
                            <w:bottom w:val="none" w:sz="0" w:space="0" w:color="auto"/>
                            <w:right w:val="none" w:sz="0" w:space="0" w:color="auto"/>
                          </w:divBdr>
                        </w:div>
                        <w:div w:id="1682585360">
                          <w:marLeft w:val="0"/>
                          <w:marRight w:val="0"/>
                          <w:marTop w:val="0"/>
                          <w:marBottom w:val="0"/>
                          <w:divBdr>
                            <w:top w:val="none" w:sz="0" w:space="0" w:color="auto"/>
                            <w:left w:val="none" w:sz="0" w:space="0" w:color="auto"/>
                            <w:bottom w:val="none" w:sz="0" w:space="0" w:color="auto"/>
                            <w:right w:val="none" w:sz="0" w:space="0" w:color="auto"/>
                          </w:divBdr>
                        </w:div>
                      </w:divsChild>
                    </w:div>
                    <w:div w:id="1576017315">
                      <w:marLeft w:val="0"/>
                      <w:marRight w:val="0"/>
                      <w:marTop w:val="0"/>
                      <w:marBottom w:val="0"/>
                      <w:divBdr>
                        <w:top w:val="none" w:sz="0" w:space="0" w:color="auto"/>
                        <w:left w:val="none" w:sz="0" w:space="0" w:color="auto"/>
                        <w:bottom w:val="none" w:sz="0" w:space="0" w:color="auto"/>
                        <w:right w:val="none" w:sz="0" w:space="0" w:color="auto"/>
                      </w:divBdr>
                      <w:divsChild>
                        <w:div w:id="3371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595094">
          <w:marLeft w:val="0"/>
          <w:marRight w:val="0"/>
          <w:marTop w:val="0"/>
          <w:marBottom w:val="0"/>
          <w:divBdr>
            <w:top w:val="none" w:sz="0" w:space="0" w:color="auto"/>
            <w:left w:val="none" w:sz="0" w:space="0" w:color="auto"/>
            <w:bottom w:val="none" w:sz="0" w:space="0" w:color="auto"/>
            <w:right w:val="none" w:sz="0" w:space="0" w:color="auto"/>
          </w:divBdr>
          <w:divsChild>
            <w:div w:id="1713192042">
              <w:marLeft w:val="0"/>
              <w:marRight w:val="0"/>
              <w:marTop w:val="0"/>
              <w:marBottom w:val="0"/>
              <w:divBdr>
                <w:top w:val="none" w:sz="0" w:space="0" w:color="auto"/>
                <w:left w:val="none" w:sz="0" w:space="0" w:color="auto"/>
                <w:bottom w:val="none" w:sz="0" w:space="0" w:color="auto"/>
                <w:right w:val="none" w:sz="0" w:space="0" w:color="auto"/>
              </w:divBdr>
              <w:divsChild>
                <w:div w:id="75251352">
                  <w:marLeft w:val="0"/>
                  <w:marRight w:val="0"/>
                  <w:marTop w:val="0"/>
                  <w:marBottom w:val="0"/>
                  <w:divBdr>
                    <w:top w:val="none" w:sz="0" w:space="0" w:color="auto"/>
                    <w:left w:val="none" w:sz="0" w:space="0" w:color="auto"/>
                    <w:bottom w:val="none" w:sz="0" w:space="0" w:color="auto"/>
                    <w:right w:val="none" w:sz="0" w:space="0" w:color="auto"/>
                  </w:divBdr>
                  <w:divsChild>
                    <w:div w:id="25718972">
                      <w:marLeft w:val="0"/>
                      <w:marRight w:val="0"/>
                      <w:marTop w:val="0"/>
                      <w:marBottom w:val="0"/>
                      <w:divBdr>
                        <w:top w:val="none" w:sz="0" w:space="0" w:color="auto"/>
                        <w:left w:val="none" w:sz="0" w:space="0" w:color="auto"/>
                        <w:bottom w:val="none" w:sz="0" w:space="0" w:color="auto"/>
                        <w:right w:val="none" w:sz="0" w:space="0" w:color="auto"/>
                      </w:divBdr>
                      <w:divsChild>
                        <w:div w:id="1007827268">
                          <w:marLeft w:val="0"/>
                          <w:marRight w:val="0"/>
                          <w:marTop w:val="0"/>
                          <w:marBottom w:val="0"/>
                          <w:divBdr>
                            <w:top w:val="none" w:sz="0" w:space="0" w:color="auto"/>
                            <w:left w:val="none" w:sz="0" w:space="0" w:color="auto"/>
                            <w:bottom w:val="none" w:sz="0" w:space="0" w:color="auto"/>
                            <w:right w:val="none" w:sz="0" w:space="0" w:color="auto"/>
                          </w:divBdr>
                          <w:divsChild>
                            <w:div w:id="1837645625">
                              <w:marLeft w:val="0"/>
                              <w:marRight w:val="0"/>
                              <w:marTop w:val="0"/>
                              <w:marBottom w:val="0"/>
                              <w:divBdr>
                                <w:top w:val="none" w:sz="0" w:space="0" w:color="auto"/>
                                <w:left w:val="none" w:sz="0" w:space="0" w:color="auto"/>
                                <w:bottom w:val="none" w:sz="0" w:space="0" w:color="auto"/>
                                <w:right w:val="none" w:sz="0" w:space="0" w:color="auto"/>
                              </w:divBdr>
                            </w:div>
                            <w:div w:id="203340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047324">
                  <w:marLeft w:val="0"/>
                  <w:marRight w:val="0"/>
                  <w:marTop w:val="0"/>
                  <w:marBottom w:val="0"/>
                  <w:divBdr>
                    <w:top w:val="none" w:sz="0" w:space="0" w:color="auto"/>
                    <w:left w:val="none" w:sz="0" w:space="0" w:color="auto"/>
                    <w:bottom w:val="none" w:sz="0" w:space="0" w:color="auto"/>
                    <w:right w:val="none" w:sz="0" w:space="0" w:color="auto"/>
                  </w:divBdr>
                  <w:divsChild>
                    <w:div w:id="75518232">
                      <w:marLeft w:val="0"/>
                      <w:marRight w:val="0"/>
                      <w:marTop w:val="0"/>
                      <w:marBottom w:val="0"/>
                      <w:divBdr>
                        <w:top w:val="none" w:sz="0" w:space="0" w:color="auto"/>
                        <w:left w:val="none" w:sz="0" w:space="0" w:color="auto"/>
                        <w:bottom w:val="none" w:sz="0" w:space="0" w:color="auto"/>
                        <w:right w:val="none" w:sz="0" w:space="0" w:color="auto"/>
                      </w:divBdr>
                      <w:divsChild>
                        <w:div w:id="11167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960578">
          <w:marLeft w:val="0"/>
          <w:marRight w:val="0"/>
          <w:marTop w:val="0"/>
          <w:marBottom w:val="0"/>
          <w:divBdr>
            <w:top w:val="none" w:sz="0" w:space="0" w:color="auto"/>
            <w:left w:val="none" w:sz="0" w:space="0" w:color="auto"/>
            <w:bottom w:val="none" w:sz="0" w:space="0" w:color="auto"/>
            <w:right w:val="none" w:sz="0" w:space="0" w:color="auto"/>
          </w:divBdr>
          <w:divsChild>
            <w:div w:id="29187237">
              <w:marLeft w:val="0"/>
              <w:marRight w:val="0"/>
              <w:marTop w:val="0"/>
              <w:marBottom w:val="0"/>
              <w:divBdr>
                <w:top w:val="none" w:sz="0" w:space="0" w:color="auto"/>
                <w:left w:val="none" w:sz="0" w:space="0" w:color="auto"/>
                <w:bottom w:val="none" w:sz="0" w:space="0" w:color="auto"/>
                <w:right w:val="none" w:sz="0" w:space="0" w:color="auto"/>
              </w:divBdr>
              <w:divsChild>
                <w:div w:id="1736855591">
                  <w:marLeft w:val="0"/>
                  <w:marRight w:val="0"/>
                  <w:marTop w:val="0"/>
                  <w:marBottom w:val="0"/>
                  <w:divBdr>
                    <w:top w:val="none" w:sz="0" w:space="0" w:color="auto"/>
                    <w:left w:val="none" w:sz="0" w:space="0" w:color="auto"/>
                    <w:bottom w:val="none" w:sz="0" w:space="0" w:color="auto"/>
                    <w:right w:val="none" w:sz="0" w:space="0" w:color="auto"/>
                  </w:divBdr>
                  <w:divsChild>
                    <w:div w:id="597719955">
                      <w:marLeft w:val="0"/>
                      <w:marRight w:val="0"/>
                      <w:marTop w:val="0"/>
                      <w:marBottom w:val="0"/>
                      <w:divBdr>
                        <w:top w:val="none" w:sz="0" w:space="0" w:color="auto"/>
                        <w:left w:val="none" w:sz="0" w:space="0" w:color="auto"/>
                        <w:bottom w:val="none" w:sz="0" w:space="0" w:color="auto"/>
                        <w:right w:val="none" w:sz="0" w:space="0" w:color="auto"/>
                      </w:divBdr>
                      <w:divsChild>
                        <w:div w:id="1279098149">
                          <w:marLeft w:val="0"/>
                          <w:marRight w:val="0"/>
                          <w:marTop w:val="0"/>
                          <w:marBottom w:val="0"/>
                          <w:divBdr>
                            <w:top w:val="none" w:sz="0" w:space="0" w:color="auto"/>
                            <w:left w:val="none" w:sz="0" w:space="0" w:color="auto"/>
                            <w:bottom w:val="none" w:sz="0" w:space="0" w:color="auto"/>
                            <w:right w:val="none" w:sz="0" w:space="0" w:color="auto"/>
                          </w:divBdr>
                          <w:divsChild>
                            <w:div w:id="114258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14811057">
          <w:marLeft w:val="0"/>
          <w:marRight w:val="0"/>
          <w:marTop w:val="0"/>
          <w:marBottom w:val="0"/>
          <w:divBdr>
            <w:top w:val="none" w:sz="0" w:space="0" w:color="auto"/>
            <w:left w:val="none" w:sz="0" w:space="0" w:color="auto"/>
            <w:bottom w:val="none" w:sz="0" w:space="0" w:color="auto"/>
            <w:right w:val="none" w:sz="0" w:space="0" w:color="auto"/>
          </w:divBdr>
          <w:divsChild>
            <w:div w:id="759447207">
              <w:marLeft w:val="0"/>
              <w:marRight w:val="0"/>
              <w:marTop w:val="0"/>
              <w:marBottom w:val="0"/>
              <w:divBdr>
                <w:top w:val="none" w:sz="0" w:space="0" w:color="auto"/>
                <w:left w:val="none" w:sz="0" w:space="0" w:color="auto"/>
                <w:bottom w:val="none" w:sz="0" w:space="0" w:color="auto"/>
                <w:right w:val="none" w:sz="0" w:space="0" w:color="auto"/>
              </w:divBdr>
              <w:divsChild>
                <w:div w:id="31000050">
                  <w:marLeft w:val="0"/>
                  <w:marRight w:val="0"/>
                  <w:marTop w:val="0"/>
                  <w:marBottom w:val="0"/>
                  <w:divBdr>
                    <w:top w:val="none" w:sz="0" w:space="0" w:color="auto"/>
                    <w:left w:val="none" w:sz="0" w:space="0" w:color="auto"/>
                    <w:bottom w:val="none" w:sz="0" w:space="0" w:color="auto"/>
                    <w:right w:val="none" w:sz="0" w:space="0" w:color="auto"/>
                  </w:divBdr>
                  <w:divsChild>
                    <w:div w:id="1060900748">
                      <w:marLeft w:val="0"/>
                      <w:marRight w:val="0"/>
                      <w:marTop w:val="0"/>
                      <w:marBottom w:val="0"/>
                      <w:divBdr>
                        <w:top w:val="none" w:sz="0" w:space="0" w:color="auto"/>
                        <w:left w:val="none" w:sz="0" w:space="0" w:color="auto"/>
                        <w:bottom w:val="none" w:sz="0" w:space="0" w:color="auto"/>
                        <w:right w:val="none" w:sz="0" w:space="0" w:color="auto"/>
                      </w:divBdr>
                      <w:divsChild>
                        <w:div w:id="1507746124">
                          <w:marLeft w:val="0"/>
                          <w:marRight w:val="0"/>
                          <w:marTop w:val="0"/>
                          <w:marBottom w:val="0"/>
                          <w:divBdr>
                            <w:top w:val="none" w:sz="0" w:space="0" w:color="auto"/>
                            <w:left w:val="none" w:sz="0" w:space="0" w:color="auto"/>
                            <w:bottom w:val="none" w:sz="0" w:space="0" w:color="auto"/>
                            <w:right w:val="none" w:sz="0" w:space="0" w:color="auto"/>
                          </w:divBdr>
                          <w:divsChild>
                            <w:div w:id="1295327086">
                              <w:marLeft w:val="0"/>
                              <w:marRight w:val="0"/>
                              <w:marTop w:val="0"/>
                              <w:marBottom w:val="0"/>
                              <w:divBdr>
                                <w:top w:val="none" w:sz="0" w:space="0" w:color="auto"/>
                                <w:left w:val="none" w:sz="0" w:space="0" w:color="auto"/>
                                <w:bottom w:val="none" w:sz="0" w:space="0" w:color="auto"/>
                                <w:right w:val="none" w:sz="0" w:space="0" w:color="auto"/>
                              </w:divBdr>
                              <w:divsChild>
                                <w:div w:id="440149046">
                                  <w:marLeft w:val="0"/>
                                  <w:marRight w:val="0"/>
                                  <w:marTop w:val="0"/>
                                  <w:marBottom w:val="0"/>
                                  <w:divBdr>
                                    <w:top w:val="none" w:sz="0" w:space="0" w:color="auto"/>
                                    <w:left w:val="none" w:sz="0" w:space="0" w:color="auto"/>
                                    <w:bottom w:val="none" w:sz="0" w:space="0" w:color="auto"/>
                                    <w:right w:val="none" w:sz="0" w:space="0" w:color="auto"/>
                                  </w:divBdr>
                                  <w:divsChild>
                                    <w:div w:id="1635527437">
                                      <w:marLeft w:val="0"/>
                                      <w:marRight w:val="0"/>
                                      <w:marTop w:val="0"/>
                                      <w:marBottom w:val="0"/>
                                      <w:divBdr>
                                        <w:top w:val="none" w:sz="0" w:space="0" w:color="auto"/>
                                        <w:left w:val="none" w:sz="0" w:space="0" w:color="auto"/>
                                        <w:bottom w:val="none" w:sz="0" w:space="0" w:color="auto"/>
                                        <w:right w:val="none" w:sz="0" w:space="0" w:color="auto"/>
                                      </w:divBdr>
                                      <w:divsChild>
                                        <w:div w:id="1692798619">
                                          <w:marLeft w:val="0"/>
                                          <w:marRight w:val="0"/>
                                          <w:marTop w:val="0"/>
                                          <w:marBottom w:val="0"/>
                                          <w:divBdr>
                                            <w:top w:val="none" w:sz="0" w:space="0" w:color="auto"/>
                                            <w:left w:val="none" w:sz="0" w:space="0" w:color="auto"/>
                                            <w:bottom w:val="none" w:sz="0" w:space="0" w:color="auto"/>
                                            <w:right w:val="none" w:sz="0" w:space="0" w:color="auto"/>
                                          </w:divBdr>
                                          <w:divsChild>
                                            <w:div w:id="85735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168869">
          <w:marLeft w:val="0"/>
          <w:marRight w:val="0"/>
          <w:marTop w:val="0"/>
          <w:marBottom w:val="0"/>
          <w:divBdr>
            <w:top w:val="none" w:sz="0" w:space="0" w:color="auto"/>
            <w:left w:val="none" w:sz="0" w:space="0" w:color="auto"/>
            <w:bottom w:val="none" w:sz="0" w:space="0" w:color="auto"/>
            <w:right w:val="none" w:sz="0" w:space="0" w:color="auto"/>
          </w:divBdr>
          <w:divsChild>
            <w:div w:id="872964021">
              <w:marLeft w:val="0"/>
              <w:marRight w:val="0"/>
              <w:marTop w:val="0"/>
              <w:marBottom w:val="0"/>
              <w:divBdr>
                <w:top w:val="none" w:sz="0" w:space="0" w:color="auto"/>
                <w:left w:val="none" w:sz="0" w:space="0" w:color="auto"/>
                <w:bottom w:val="none" w:sz="0" w:space="0" w:color="auto"/>
                <w:right w:val="none" w:sz="0" w:space="0" w:color="auto"/>
              </w:divBdr>
              <w:divsChild>
                <w:div w:id="2062047633">
                  <w:marLeft w:val="0"/>
                  <w:marRight w:val="0"/>
                  <w:marTop w:val="0"/>
                  <w:marBottom w:val="0"/>
                  <w:divBdr>
                    <w:top w:val="none" w:sz="0" w:space="0" w:color="auto"/>
                    <w:left w:val="none" w:sz="0" w:space="0" w:color="auto"/>
                    <w:bottom w:val="none" w:sz="0" w:space="0" w:color="auto"/>
                    <w:right w:val="none" w:sz="0" w:space="0" w:color="auto"/>
                  </w:divBdr>
                  <w:divsChild>
                    <w:div w:id="1478913829">
                      <w:marLeft w:val="0"/>
                      <w:marRight w:val="0"/>
                      <w:marTop w:val="0"/>
                      <w:marBottom w:val="0"/>
                      <w:divBdr>
                        <w:top w:val="none" w:sz="0" w:space="0" w:color="auto"/>
                        <w:left w:val="none" w:sz="0" w:space="0" w:color="auto"/>
                        <w:bottom w:val="none" w:sz="0" w:space="0" w:color="auto"/>
                        <w:right w:val="none" w:sz="0" w:space="0" w:color="auto"/>
                      </w:divBdr>
                      <w:divsChild>
                        <w:div w:id="31807997">
                          <w:marLeft w:val="0"/>
                          <w:marRight w:val="0"/>
                          <w:marTop w:val="0"/>
                          <w:marBottom w:val="0"/>
                          <w:divBdr>
                            <w:top w:val="none" w:sz="0" w:space="0" w:color="auto"/>
                            <w:left w:val="none" w:sz="0" w:space="0" w:color="auto"/>
                            <w:bottom w:val="none" w:sz="0" w:space="0" w:color="auto"/>
                            <w:right w:val="none" w:sz="0" w:space="0" w:color="auto"/>
                          </w:divBdr>
                          <w:divsChild>
                            <w:div w:id="187180361">
                              <w:marLeft w:val="0"/>
                              <w:marRight w:val="0"/>
                              <w:marTop w:val="0"/>
                              <w:marBottom w:val="0"/>
                              <w:divBdr>
                                <w:top w:val="none" w:sz="0" w:space="0" w:color="auto"/>
                                <w:left w:val="none" w:sz="0" w:space="0" w:color="auto"/>
                                <w:bottom w:val="none" w:sz="0" w:space="0" w:color="auto"/>
                                <w:right w:val="none" w:sz="0" w:space="0" w:color="auto"/>
                              </w:divBdr>
                              <w:divsChild>
                                <w:div w:id="306857395">
                                  <w:marLeft w:val="0"/>
                                  <w:marRight w:val="0"/>
                                  <w:marTop w:val="0"/>
                                  <w:marBottom w:val="0"/>
                                  <w:divBdr>
                                    <w:top w:val="none" w:sz="0" w:space="0" w:color="auto"/>
                                    <w:left w:val="none" w:sz="0" w:space="0" w:color="auto"/>
                                    <w:bottom w:val="none" w:sz="0" w:space="0" w:color="auto"/>
                                    <w:right w:val="none" w:sz="0" w:space="0" w:color="auto"/>
                                  </w:divBdr>
                                  <w:divsChild>
                                    <w:div w:id="1256288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69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262082">
          <w:marLeft w:val="0"/>
          <w:marRight w:val="0"/>
          <w:marTop w:val="0"/>
          <w:marBottom w:val="0"/>
          <w:divBdr>
            <w:top w:val="none" w:sz="0" w:space="0" w:color="auto"/>
            <w:left w:val="none" w:sz="0" w:space="0" w:color="auto"/>
            <w:bottom w:val="none" w:sz="0" w:space="0" w:color="auto"/>
            <w:right w:val="none" w:sz="0" w:space="0" w:color="auto"/>
          </w:divBdr>
          <w:divsChild>
            <w:div w:id="34164638">
              <w:marLeft w:val="0"/>
              <w:marRight w:val="0"/>
              <w:marTop w:val="0"/>
              <w:marBottom w:val="0"/>
              <w:divBdr>
                <w:top w:val="none" w:sz="0" w:space="0" w:color="auto"/>
                <w:left w:val="none" w:sz="0" w:space="0" w:color="auto"/>
                <w:bottom w:val="none" w:sz="0" w:space="0" w:color="auto"/>
                <w:right w:val="none" w:sz="0" w:space="0" w:color="auto"/>
              </w:divBdr>
              <w:divsChild>
                <w:div w:id="174467279">
                  <w:marLeft w:val="0"/>
                  <w:marRight w:val="0"/>
                  <w:marTop w:val="0"/>
                  <w:marBottom w:val="0"/>
                  <w:divBdr>
                    <w:top w:val="none" w:sz="0" w:space="0" w:color="auto"/>
                    <w:left w:val="none" w:sz="0" w:space="0" w:color="auto"/>
                    <w:bottom w:val="none" w:sz="0" w:space="0" w:color="auto"/>
                    <w:right w:val="none" w:sz="0" w:space="0" w:color="auto"/>
                  </w:divBdr>
                </w:div>
                <w:div w:id="249387369">
                  <w:marLeft w:val="0"/>
                  <w:marRight w:val="0"/>
                  <w:marTop w:val="0"/>
                  <w:marBottom w:val="0"/>
                  <w:divBdr>
                    <w:top w:val="none" w:sz="0" w:space="0" w:color="auto"/>
                    <w:left w:val="none" w:sz="0" w:space="0" w:color="auto"/>
                    <w:bottom w:val="none" w:sz="0" w:space="0" w:color="auto"/>
                    <w:right w:val="none" w:sz="0" w:space="0" w:color="auto"/>
                  </w:divBdr>
                </w:div>
                <w:div w:id="264920299">
                  <w:marLeft w:val="0"/>
                  <w:marRight w:val="0"/>
                  <w:marTop w:val="0"/>
                  <w:marBottom w:val="0"/>
                  <w:divBdr>
                    <w:top w:val="none" w:sz="0" w:space="0" w:color="auto"/>
                    <w:left w:val="none" w:sz="0" w:space="0" w:color="auto"/>
                    <w:bottom w:val="none" w:sz="0" w:space="0" w:color="auto"/>
                    <w:right w:val="none" w:sz="0" w:space="0" w:color="auto"/>
                  </w:divBdr>
                </w:div>
                <w:div w:id="920483245">
                  <w:marLeft w:val="0"/>
                  <w:marRight w:val="0"/>
                  <w:marTop w:val="0"/>
                  <w:marBottom w:val="0"/>
                  <w:divBdr>
                    <w:top w:val="none" w:sz="0" w:space="0" w:color="auto"/>
                    <w:left w:val="none" w:sz="0" w:space="0" w:color="auto"/>
                    <w:bottom w:val="none" w:sz="0" w:space="0" w:color="auto"/>
                    <w:right w:val="none" w:sz="0" w:space="0" w:color="auto"/>
                  </w:divBdr>
                </w:div>
                <w:div w:id="1032459068">
                  <w:marLeft w:val="0"/>
                  <w:marRight w:val="0"/>
                  <w:marTop w:val="0"/>
                  <w:marBottom w:val="0"/>
                  <w:divBdr>
                    <w:top w:val="none" w:sz="0" w:space="0" w:color="auto"/>
                    <w:left w:val="none" w:sz="0" w:space="0" w:color="auto"/>
                    <w:bottom w:val="none" w:sz="0" w:space="0" w:color="auto"/>
                    <w:right w:val="none" w:sz="0" w:space="0" w:color="auto"/>
                  </w:divBdr>
                  <w:divsChild>
                    <w:div w:id="986394178">
                      <w:marLeft w:val="0"/>
                      <w:marRight w:val="0"/>
                      <w:marTop w:val="0"/>
                      <w:marBottom w:val="0"/>
                      <w:divBdr>
                        <w:top w:val="none" w:sz="0" w:space="0" w:color="auto"/>
                        <w:left w:val="none" w:sz="0" w:space="0" w:color="auto"/>
                        <w:bottom w:val="none" w:sz="0" w:space="0" w:color="auto"/>
                        <w:right w:val="none" w:sz="0" w:space="0" w:color="auto"/>
                      </w:divBdr>
                    </w:div>
                  </w:divsChild>
                </w:div>
                <w:div w:id="1370760939">
                  <w:marLeft w:val="0"/>
                  <w:marRight w:val="0"/>
                  <w:marTop w:val="0"/>
                  <w:marBottom w:val="0"/>
                  <w:divBdr>
                    <w:top w:val="none" w:sz="0" w:space="0" w:color="auto"/>
                    <w:left w:val="none" w:sz="0" w:space="0" w:color="auto"/>
                    <w:bottom w:val="none" w:sz="0" w:space="0" w:color="auto"/>
                    <w:right w:val="none" w:sz="0" w:space="0" w:color="auto"/>
                  </w:divBdr>
                </w:div>
              </w:divsChild>
            </w:div>
            <w:div w:id="1678144977">
              <w:marLeft w:val="0"/>
              <w:marRight w:val="0"/>
              <w:marTop w:val="0"/>
              <w:marBottom w:val="0"/>
              <w:divBdr>
                <w:top w:val="none" w:sz="0" w:space="0" w:color="auto"/>
                <w:left w:val="none" w:sz="0" w:space="0" w:color="auto"/>
                <w:bottom w:val="none" w:sz="0" w:space="0" w:color="auto"/>
                <w:right w:val="none" w:sz="0" w:space="0" w:color="auto"/>
              </w:divBdr>
              <w:divsChild>
                <w:div w:id="1729762378">
                  <w:marLeft w:val="0"/>
                  <w:marRight w:val="0"/>
                  <w:marTop w:val="0"/>
                  <w:marBottom w:val="0"/>
                  <w:divBdr>
                    <w:top w:val="none" w:sz="0" w:space="0" w:color="auto"/>
                    <w:left w:val="none" w:sz="0" w:space="0" w:color="auto"/>
                    <w:bottom w:val="none" w:sz="0" w:space="0" w:color="auto"/>
                    <w:right w:val="none" w:sz="0" w:space="0" w:color="auto"/>
                  </w:divBdr>
                  <w:divsChild>
                    <w:div w:id="1248999777">
                      <w:marLeft w:val="0"/>
                      <w:marRight w:val="0"/>
                      <w:marTop w:val="0"/>
                      <w:marBottom w:val="0"/>
                      <w:divBdr>
                        <w:top w:val="none" w:sz="0" w:space="0" w:color="auto"/>
                        <w:left w:val="none" w:sz="0" w:space="0" w:color="auto"/>
                        <w:bottom w:val="none" w:sz="0" w:space="0" w:color="auto"/>
                        <w:right w:val="none" w:sz="0" w:space="0" w:color="auto"/>
                      </w:divBdr>
                      <w:divsChild>
                        <w:div w:id="482090231">
                          <w:marLeft w:val="0"/>
                          <w:marRight w:val="0"/>
                          <w:marTop w:val="0"/>
                          <w:marBottom w:val="0"/>
                          <w:divBdr>
                            <w:top w:val="none" w:sz="0" w:space="0" w:color="auto"/>
                            <w:left w:val="none" w:sz="0" w:space="0" w:color="auto"/>
                            <w:bottom w:val="none" w:sz="0" w:space="0" w:color="auto"/>
                            <w:right w:val="none" w:sz="0" w:space="0" w:color="auto"/>
                          </w:divBdr>
                          <w:divsChild>
                            <w:div w:id="4102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56018068">
          <w:marLeft w:val="0"/>
          <w:marRight w:val="0"/>
          <w:marTop w:val="0"/>
          <w:marBottom w:val="0"/>
          <w:divBdr>
            <w:top w:val="none" w:sz="0" w:space="0" w:color="auto"/>
            <w:left w:val="none" w:sz="0" w:space="0" w:color="auto"/>
            <w:bottom w:val="none" w:sz="0" w:space="0" w:color="auto"/>
            <w:right w:val="none" w:sz="0" w:space="0" w:color="auto"/>
          </w:divBdr>
          <w:divsChild>
            <w:div w:id="221211370">
              <w:marLeft w:val="0"/>
              <w:marRight w:val="0"/>
              <w:marTop w:val="0"/>
              <w:marBottom w:val="0"/>
              <w:divBdr>
                <w:top w:val="none" w:sz="0" w:space="0" w:color="auto"/>
                <w:left w:val="none" w:sz="0" w:space="0" w:color="auto"/>
                <w:bottom w:val="none" w:sz="0" w:space="0" w:color="auto"/>
                <w:right w:val="none" w:sz="0" w:space="0" w:color="auto"/>
              </w:divBdr>
              <w:divsChild>
                <w:div w:id="2020040557">
                  <w:marLeft w:val="0"/>
                  <w:marRight w:val="0"/>
                  <w:marTop w:val="0"/>
                  <w:marBottom w:val="0"/>
                  <w:divBdr>
                    <w:top w:val="none" w:sz="0" w:space="0" w:color="auto"/>
                    <w:left w:val="none" w:sz="0" w:space="0" w:color="auto"/>
                    <w:bottom w:val="none" w:sz="0" w:space="0" w:color="auto"/>
                    <w:right w:val="none" w:sz="0" w:space="0" w:color="auto"/>
                  </w:divBdr>
                  <w:divsChild>
                    <w:div w:id="37052386">
                      <w:marLeft w:val="0"/>
                      <w:marRight w:val="0"/>
                      <w:marTop w:val="0"/>
                      <w:marBottom w:val="0"/>
                      <w:divBdr>
                        <w:top w:val="none" w:sz="0" w:space="0" w:color="auto"/>
                        <w:left w:val="none" w:sz="0" w:space="0" w:color="auto"/>
                        <w:bottom w:val="none" w:sz="0" w:space="0" w:color="auto"/>
                        <w:right w:val="none" w:sz="0" w:space="0" w:color="auto"/>
                      </w:divBdr>
                      <w:divsChild>
                        <w:div w:id="420564110">
                          <w:marLeft w:val="0"/>
                          <w:marRight w:val="0"/>
                          <w:marTop w:val="0"/>
                          <w:marBottom w:val="0"/>
                          <w:divBdr>
                            <w:top w:val="none" w:sz="0" w:space="0" w:color="auto"/>
                            <w:left w:val="none" w:sz="0" w:space="0" w:color="auto"/>
                            <w:bottom w:val="none" w:sz="0" w:space="0" w:color="auto"/>
                            <w:right w:val="none" w:sz="0" w:space="0" w:color="auto"/>
                          </w:divBdr>
                          <w:divsChild>
                            <w:div w:id="486870171">
                              <w:marLeft w:val="0"/>
                              <w:marRight w:val="0"/>
                              <w:marTop w:val="0"/>
                              <w:marBottom w:val="0"/>
                              <w:divBdr>
                                <w:top w:val="none" w:sz="0" w:space="0" w:color="auto"/>
                                <w:left w:val="none" w:sz="0" w:space="0" w:color="auto"/>
                                <w:bottom w:val="none" w:sz="0" w:space="0" w:color="auto"/>
                                <w:right w:val="none" w:sz="0" w:space="0" w:color="auto"/>
                              </w:divBdr>
                            </w:div>
                            <w:div w:id="98798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628957">
                  <w:marLeft w:val="0"/>
                  <w:marRight w:val="0"/>
                  <w:marTop w:val="0"/>
                  <w:marBottom w:val="0"/>
                  <w:divBdr>
                    <w:top w:val="none" w:sz="0" w:space="0" w:color="auto"/>
                    <w:left w:val="none" w:sz="0" w:space="0" w:color="auto"/>
                    <w:bottom w:val="none" w:sz="0" w:space="0" w:color="auto"/>
                    <w:right w:val="none" w:sz="0" w:space="0" w:color="auto"/>
                  </w:divBdr>
                  <w:divsChild>
                    <w:div w:id="1668089833">
                      <w:marLeft w:val="0"/>
                      <w:marRight w:val="0"/>
                      <w:marTop w:val="0"/>
                      <w:marBottom w:val="0"/>
                      <w:divBdr>
                        <w:top w:val="none" w:sz="0" w:space="0" w:color="auto"/>
                        <w:left w:val="none" w:sz="0" w:space="0" w:color="auto"/>
                        <w:bottom w:val="none" w:sz="0" w:space="0" w:color="auto"/>
                        <w:right w:val="none" w:sz="0" w:space="0" w:color="auto"/>
                      </w:divBdr>
                      <w:divsChild>
                        <w:div w:id="89752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81602">
          <w:marLeft w:val="0"/>
          <w:marRight w:val="0"/>
          <w:marTop w:val="0"/>
          <w:marBottom w:val="0"/>
          <w:divBdr>
            <w:top w:val="none" w:sz="0" w:space="0" w:color="auto"/>
            <w:left w:val="none" w:sz="0" w:space="0" w:color="auto"/>
            <w:bottom w:val="none" w:sz="0" w:space="0" w:color="auto"/>
            <w:right w:val="none" w:sz="0" w:space="0" w:color="auto"/>
          </w:divBdr>
          <w:divsChild>
            <w:div w:id="37095240">
              <w:marLeft w:val="0"/>
              <w:marRight w:val="0"/>
              <w:marTop w:val="0"/>
              <w:marBottom w:val="0"/>
              <w:divBdr>
                <w:top w:val="none" w:sz="0" w:space="0" w:color="auto"/>
                <w:left w:val="none" w:sz="0" w:space="0" w:color="auto"/>
                <w:bottom w:val="none" w:sz="0" w:space="0" w:color="auto"/>
                <w:right w:val="none" w:sz="0" w:space="0" w:color="auto"/>
              </w:divBdr>
              <w:divsChild>
                <w:div w:id="914165094">
                  <w:marLeft w:val="0"/>
                  <w:marRight w:val="0"/>
                  <w:marTop w:val="0"/>
                  <w:marBottom w:val="0"/>
                  <w:divBdr>
                    <w:top w:val="none" w:sz="0" w:space="0" w:color="auto"/>
                    <w:left w:val="none" w:sz="0" w:space="0" w:color="auto"/>
                    <w:bottom w:val="none" w:sz="0" w:space="0" w:color="auto"/>
                    <w:right w:val="none" w:sz="0" w:space="0" w:color="auto"/>
                  </w:divBdr>
                  <w:divsChild>
                    <w:div w:id="1689986209">
                      <w:marLeft w:val="0"/>
                      <w:marRight w:val="0"/>
                      <w:marTop w:val="0"/>
                      <w:marBottom w:val="0"/>
                      <w:divBdr>
                        <w:top w:val="none" w:sz="0" w:space="0" w:color="auto"/>
                        <w:left w:val="none" w:sz="0" w:space="0" w:color="auto"/>
                        <w:bottom w:val="none" w:sz="0" w:space="0" w:color="auto"/>
                        <w:right w:val="none" w:sz="0" w:space="0" w:color="auto"/>
                      </w:divBdr>
                      <w:divsChild>
                        <w:div w:id="1713964722">
                          <w:marLeft w:val="0"/>
                          <w:marRight w:val="0"/>
                          <w:marTop w:val="0"/>
                          <w:marBottom w:val="0"/>
                          <w:divBdr>
                            <w:top w:val="none" w:sz="0" w:space="0" w:color="auto"/>
                            <w:left w:val="none" w:sz="0" w:space="0" w:color="auto"/>
                            <w:bottom w:val="none" w:sz="0" w:space="0" w:color="auto"/>
                            <w:right w:val="none" w:sz="0" w:space="0" w:color="auto"/>
                          </w:divBdr>
                          <w:divsChild>
                            <w:div w:id="2081752367">
                              <w:marLeft w:val="0"/>
                              <w:marRight w:val="0"/>
                              <w:marTop w:val="0"/>
                              <w:marBottom w:val="0"/>
                              <w:divBdr>
                                <w:top w:val="none" w:sz="0" w:space="0" w:color="auto"/>
                                <w:left w:val="none" w:sz="0" w:space="0" w:color="auto"/>
                                <w:bottom w:val="none" w:sz="0" w:space="0" w:color="auto"/>
                                <w:right w:val="none" w:sz="0" w:space="0" w:color="auto"/>
                              </w:divBdr>
                              <w:divsChild>
                                <w:div w:id="586117745">
                                  <w:marLeft w:val="0"/>
                                  <w:marRight w:val="0"/>
                                  <w:marTop w:val="0"/>
                                  <w:marBottom w:val="0"/>
                                  <w:divBdr>
                                    <w:top w:val="none" w:sz="0" w:space="0" w:color="auto"/>
                                    <w:left w:val="none" w:sz="0" w:space="0" w:color="auto"/>
                                    <w:bottom w:val="none" w:sz="0" w:space="0" w:color="auto"/>
                                    <w:right w:val="none" w:sz="0" w:space="0" w:color="auto"/>
                                  </w:divBdr>
                                </w:div>
                                <w:div w:id="1476490329">
                                  <w:marLeft w:val="0"/>
                                  <w:marRight w:val="0"/>
                                  <w:marTop w:val="0"/>
                                  <w:marBottom w:val="0"/>
                                  <w:divBdr>
                                    <w:top w:val="none" w:sz="0" w:space="0" w:color="auto"/>
                                    <w:left w:val="none" w:sz="0" w:space="0" w:color="auto"/>
                                    <w:bottom w:val="none" w:sz="0" w:space="0" w:color="auto"/>
                                    <w:right w:val="none" w:sz="0" w:space="0" w:color="auto"/>
                                  </w:divBdr>
                                </w:div>
                                <w:div w:id="19510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807400">
              <w:marLeft w:val="0"/>
              <w:marRight w:val="0"/>
              <w:marTop w:val="0"/>
              <w:marBottom w:val="0"/>
              <w:divBdr>
                <w:top w:val="none" w:sz="0" w:space="0" w:color="auto"/>
                <w:left w:val="none" w:sz="0" w:space="0" w:color="auto"/>
                <w:bottom w:val="none" w:sz="0" w:space="0" w:color="auto"/>
                <w:right w:val="none" w:sz="0" w:space="0" w:color="auto"/>
              </w:divBdr>
              <w:divsChild>
                <w:div w:id="996692154">
                  <w:marLeft w:val="0"/>
                  <w:marRight w:val="0"/>
                  <w:marTop w:val="0"/>
                  <w:marBottom w:val="0"/>
                  <w:divBdr>
                    <w:top w:val="none" w:sz="0" w:space="0" w:color="auto"/>
                    <w:left w:val="none" w:sz="0" w:space="0" w:color="auto"/>
                    <w:bottom w:val="none" w:sz="0" w:space="0" w:color="auto"/>
                    <w:right w:val="none" w:sz="0" w:space="0" w:color="auto"/>
                  </w:divBdr>
                  <w:divsChild>
                    <w:div w:id="521670618">
                      <w:marLeft w:val="0"/>
                      <w:marRight w:val="0"/>
                      <w:marTop w:val="0"/>
                      <w:marBottom w:val="0"/>
                      <w:divBdr>
                        <w:top w:val="none" w:sz="0" w:space="0" w:color="auto"/>
                        <w:left w:val="none" w:sz="0" w:space="0" w:color="auto"/>
                        <w:bottom w:val="none" w:sz="0" w:space="0" w:color="auto"/>
                        <w:right w:val="none" w:sz="0" w:space="0" w:color="auto"/>
                      </w:divBdr>
                      <w:divsChild>
                        <w:div w:id="1798446259">
                          <w:marLeft w:val="0"/>
                          <w:marRight w:val="0"/>
                          <w:marTop w:val="0"/>
                          <w:marBottom w:val="0"/>
                          <w:divBdr>
                            <w:top w:val="none" w:sz="0" w:space="0" w:color="auto"/>
                            <w:left w:val="none" w:sz="0" w:space="0" w:color="auto"/>
                            <w:bottom w:val="none" w:sz="0" w:space="0" w:color="auto"/>
                            <w:right w:val="none" w:sz="0" w:space="0" w:color="auto"/>
                          </w:divBdr>
                          <w:divsChild>
                            <w:div w:id="640159874">
                              <w:marLeft w:val="0"/>
                              <w:marRight w:val="0"/>
                              <w:marTop w:val="0"/>
                              <w:marBottom w:val="0"/>
                              <w:divBdr>
                                <w:top w:val="none" w:sz="0" w:space="0" w:color="auto"/>
                                <w:left w:val="none" w:sz="0" w:space="0" w:color="auto"/>
                                <w:bottom w:val="none" w:sz="0" w:space="0" w:color="auto"/>
                                <w:right w:val="none" w:sz="0" w:space="0" w:color="auto"/>
                              </w:divBdr>
                              <w:divsChild>
                                <w:div w:id="690494690">
                                  <w:marLeft w:val="0"/>
                                  <w:marRight w:val="0"/>
                                  <w:marTop w:val="0"/>
                                  <w:marBottom w:val="0"/>
                                  <w:divBdr>
                                    <w:top w:val="none" w:sz="0" w:space="0" w:color="auto"/>
                                    <w:left w:val="none" w:sz="0" w:space="0" w:color="auto"/>
                                    <w:bottom w:val="none" w:sz="0" w:space="0" w:color="auto"/>
                                    <w:right w:val="none" w:sz="0" w:space="0" w:color="auto"/>
                                  </w:divBdr>
                                  <w:divsChild>
                                    <w:div w:id="1377239254">
                                      <w:marLeft w:val="0"/>
                                      <w:marRight w:val="0"/>
                                      <w:marTop w:val="0"/>
                                      <w:marBottom w:val="0"/>
                                      <w:divBdr>
                                        <w:top w:val="none" w:sz="0" w:space="0" w:color="auto"/>
                                        <w:left w:val="none" w:sz="0" w:space="0" w:color="auto"/>
                                        <w:bottom w:val="none" w:sz="0" w:space="0" w:color="auto"/>
                                        <w:right w:val="none" w:sz="0" w:space="0" w:color="auto"/>
                                      </w:divBdr>
                                      <w:divsChild>
                                        <w:div w:id="80609562">
                                          <w:marLeft w:val="0"/>
                                          <w:marRight w:val="0"/>
                                          <w:marTop w:val="0"/>
                                          <w:marBottom w:val="0"/>
                                          <w:divBdr>
                                            <w:top w:val="none" w:sz="0" w:space="0" w:color="auto"/>
                                            <w:left w:val="none" w:sz="0" w:space="0" w:color="auto"/>
                                            <w:bottom w:val="none" w:sz="0" w:space="0" w:color="auto"/>
                                            <w:right w:val="none" w:sz="0" w:space="0" w:color="auto"/>
                                          </w:divBdr>
                                          <w:divsChild>
                                            <w:div w:id="1986541729">
                                              <w:marLeft w:val="0"/>
                                              <w:marRight w:val="0"/>
                                              <w:marTop w:val="0"/>
                                              <w:marBottom w:val="0"/>
                                              <w:divBdr>
                                                <w:top w:val="none" w:sz="0" w:space="0" w:color="auto"/>
                                                <w:left w:val="none" w:sz="0" w:space="0" w:color="auto"/>
                                                <w:bottom w:val="none" w:sz="0" w:space="0" w:color="auto"/>
                                                <w:right w:val="none" w:sz="0" w:space="0" w:color="auto"/>
                                              </w:divBdr>
                                              <w:divsChild>
                                                <w:div w:id="1454709308">
                                                  <w:marLeft w:val="0"/>
                                                  <w:marRight w:val="0"/>
                                                  <w:marTop w:val="0"/>
                                                  <w:marBottom w:val="0"/>
                                                  <w:divBdr>
                                                    <w:top w:val="none" w:sz="0" w:space="0" w:color="auto"/>
                                                    <w:left w:val="none" w:sz="0" w:space="0" w:color="auto"/>
                                                    <w:bottom w:val="none" w:sz="0" w:space="0" w:color="auto"/>
                                                    <w:right w:val="none" w:sz="0" w:space="0" w:color="auto"/>
                                                  </w:divBdr>
                                                  <w:divsChild>
                                                    <w:div w:id="1784228365">
                                                      <w:marLeft w:val="0"/>
                                                      <w:marRight w:val="0"/>
                                                      <w:marTop w:val="0"/>
                                                      <w:marBottom w:val="0"/>
                                                      <w:divBdr>
                                                        <w:top w:val="none" w:sz="0" w:space="0" w:color="auto"/>
                                                        <w:left w:val="none" w:sz="0" w:space="0" w:color="auto"/>
                                                        <w:bottom w:val="none" w:sz="0" w:space="0" w:color="auto"/>
                                                        <w:right w:val="none" w:sz="0" w:space="0" w:color="auto"/>
                                                      </w:divBdr>
                                                      <w:divsChild>
                                                        <w:div w:id="1653874432">
                                                          <w:marLeft w:val="0"/>
                                                          <w:marRight w:val="0"/>
                                                          <w:marTop w:val="0"/>
                                                          <w:marBottom w:val="0"/>
                                                          <w:divBdr>
                                                            <w:top w:val="none" w:sz="0" w:space="0" w:color="auto"/>
                                                            <w:left w:val="none" w:sz="0" w:space="0" w:color="auto"/>
                                                            <w:bottom w:val="none" w:sz="0" w:space="0" w:color="auto"/>
                                                            <w:right w:val="none" w:sz="0" w:space="0" w:color="auto"/>
                                                          </w:divBdr>
                                                        </w:div>
                                                        <w:div w:id="1697920780">
                                                          <w:marLeft w:val="0"/>
                                                          <w:marRight w:val="0"/>
                                                          <w:marTop w:val="0"/>
                                                          <w:marBottom w:val="0"/>
                                                          <w:divBdr>
                                                            <w:top w:val="none" w:sz="0" w:space="0" w:color="auto"/>
                                                            <w:left w:val="none" w:sz="0" w:space="0" w:color="auto"/>
                                                            <w:bottom w:val="none" w:sz="0" w:space="0" w:color="auto"/>
                                                            <w:right w:val="none" w:sz="0" w:space="0" w:color="auto"/>
                                                          </w:divBdr>
                                                        </w:div>
                                                        <w:div w:id="17262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409662">
              <w:marLeft w:val="0"/>
              <w:marRight w:val="0"/>
              <w:marTop w:val="0"/>
              <w:marBottom w:val="0"/>
              <w:divBdr>
                <w:top w:val="none" w:sz="0" w:space="0" w:color="auto"/>
                <w:left w:val="none" w:sz="0" w:space="0" w:color="auto"/>
                <w:bottom w:val="none" w:sz="0" w:space="0" w:color="auto"/>
                <w:right w:val="none" w:sz="0" w:space="0" w:color="auto"/>
              </w:divBdr>
              <w:divsChild>
                <w:div w:id="135688799">
                  <w:marLeft w:val="0"/>
                  <w:marRight w:val="0"/>
                  <w:marTop w:val="0"/>
                  <w:marBottom w:val="0"/>
                  <w:divBdr>
                    <w:top w:val="none" w:sz="0" w:space="0" w:color="auto"/>
                    <w:left w:val="none" w:sz="0" w:space="0" w:color="auto"/>
                    <w:bottom w:val="none" w:sz="0" w:space="0" w:color="auto"/>
                    <w:right w:val="none" w:sz="0" w:space="0" w:color="auto"/>
                  </w:divBdr>
                  <w:divsChild>
                    <w:div w:id="682362333">
                      <w:marLeft w:val="0"/>
                      <w:marRight w:val="0"/>
                      <w:marTop w:val="0"/>
                      <w:marBottom w:val="0"/>
                      <w:divBdr>
                        <w:top w:val="none" w:sz="0" w:space="0" w:color="auto"/>
                        <w:left w:val="none" w:sz="0" w:space="0" w:color="auto"/>
                        <w:bottom w:val="none" w:sz="0" w:space="0" w:color="auto"/>
                        <w:right w:val="none" w:sz="0" w:space="0" w:color="auto"/>
                      </w:divBdr>
                      <w:divsChild>
                        <w:div w:id="1834566058">
                          <w:marLeft w:val="0"/>
                          <w:marRight w:val="0"/>
                          <w:marTop w:val="0"/>
                          <w:marBottom w:val="0"/>
                          <w:divBdr>
                            <w:top w:val="none" w:sz="0" w:space="0" w:color="auto"/>
                            <w:left w:val="none" w:sz="0" w:space="0" w:color="auto"/>
                            <w:bottom w:val="none" w:sz="0" w:space="0" w:color="auto"/>
                            <w:right w:val="none" w:sz="0" w:space="0" w:color="auto"/>
                          </w:divBdr>
                          <w:divsChild>
                            <w:div w:id="1607733605">
                              <w:marLeft w:val="0"/>
                              <w:marRight w:val="0"/>
                              <w:marTop w:val="0"/>
                              <w:marBottom w:val="0"/>
                              <w:divBdr>
                                <w:top w:val="none" w:sz="0" w:space="0" w:color="auto"/>
                                <w:left w:val="none" w:sz="0" w:space="0" w:color="auto"/>
                                <w:bottom w:val="none" w:sz="0" w:space="0" w:color="auto"/>
                                <w:right w:val="none" w:sz="0" w:space="0" w:color="auto"/>
                              </w:divBdr>
                              <w:divsChild>
                                <w:div w:id="265238851">
                                  <w:marLeft w:val="0"/>
                                  <w:marRight w:val="0"/>
                                  <w:marTop w:val="0"/>
                                  <w:marBottom w:val="0"/>
                                  <w:divBdr>
                                    <w:top w:val="none" w:sz="0" w:space="0" w:color="auto"/>
                                    <w:left w:val="none" w:sz="0" w:space="0" w:color="auto"/>
                                    <w:bottom w:val="none" w:sz="0" w:space="0" w:color="auto"/>
                                    <w:right w:val="none" w:sz="0" w:space="0" w:color="auto"/>
                                  </w:divBdr>
                                  <w:divsChild>
                                    <w:div w:id="2084138686">
                                      <w:marLeft w:val="0"/>
                                      <w:marRight w:val="0"/>
                                      <w:marTop w:val="0"/>
                                      <w:marBottom w:val="0"/>
                                      <w:divBdr>
                                        <w:top w:val="none" w:sz="0" w:space="0" w:color="auto"/>
                                        <w:left w:val="none" w:sz="0" w:space="0" w:color="auto"/>
                                        <w:bottom w:val="none" w:sz="0" w:space="0" w:color="auto"/>
                                        <w:right w:val="none" w:sz="0" w:space="0" w:color="auto"/>
                                      </w:divBdr>
                                      <w:divsChild>
                                        <w:div w:id="648439178">
                                          <w:marLeft w:val="0"/>
                                          <w:marRight w:val="0"/>
                                          <w:marTop w:val="0"/>
                                          <w:marBottom w:val="0"/>
                                          <w:divBdr>
                                            <w:top w:val="none" w:sz="0" w:space="0" w:color="auto"/>
                                            <w:left w:val="none" w:sz="0" w:space="0" w:color="auto"/>
                                            <w:bottom w:val="none" w:sz="0" w:space="0" w:color="auto"/>
                                            <w:right w:val="none" w:sz="0" w:space="0" w:color="auto"/>
                                          </w:divBdr>
                                          <w:divsChild>
                                            <w:div w:id="2106067910">
                                              <w:marLeft w:val="0"/>
                                              <w:marRight w:val="0"/>
                                              <w:marTop w:val="0"/>
                                              <w:marBottom w:val="0"/>
                                              <w:divBdr>
                                                <w:top w:val="none" w:sz="0" w:space="0" w:color="auto"/>
                                                <w:left w:val="none" w:sz="0" w:space="0" w:color="auto"/>
                                                <w:bottom w:val="none" w:sz="0" w:space="0" w:color="auto"/>
                                                <w:right w:val="none" w:sz="0" w:space="0" w:color="auto"/>
                                              </w:divBdr>
                                              <w:divsChild>
                                                <w:div w:id="165290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3049295">
              <w:marLeft w:val="0"/>
              <w:marRight w:val="0"/>
              <w:marTop w:val="0"/>
              <w:marBottom w:val="0"/>
              <w:divBdr>
                <w:top w:val="none" w:sz="0" w:space="0" w:color="auto"/>
                <w:left w:val="none" w:sz="0" w:space="0" w:color="auto"/>
                <w:bottom w:val="none" w:sz="0" w:space="0" w:color="auto"/>
                <w:right w:val="none" w:sz="0" w:space="0" w:color="auto"/>
              </w:divBdr>
              <w:divsChild>
                <w:div w:id="1352341236">
                  <w:marLeft w:val="0"/>
                  <w:marRight w:val="0"/>
                  <w:marTop w:val="0"/>
                  <w:marBottom w:val="0"/>
                  <w:divBdr>
                    <w:top w:val="none" w:sz="0" w:space="0" w:color="auto"/>
                    <w:left w:val="none" w:sz="0" w:space="0" w:color="auto"/>
                    <w:bottom w:val="none" w:sz="0" w:space="0" w:color="auto"/>
                    <w:right w:val="none" w:sz="0" w:space="0" w:color="auto"/>
                  </w:divBdr>
                  <w:divsChild>
                    <w:div w:id="2037074588">
                      <w:marLeft w:val="0"/>
                      <w:marRight w:val="0"/>
                      <w:marTop w:val="0"/>
                      <w:marBottom w:val="0"/>
                      <w:divBdr>
                        <w:top w:val="none" w:sz="0" w:space="0" w:color="auto"/>
                        <w:left w:val="none" w:sz="0" w:space="0" w:color="auto"/>
                        <w:bottom w:val="none" w:sz="0" w:space="0" w:color="auto"/>
                        <w:right w:val="none" w:sz="0" w:space="0" w:color="auto"/>
                      </w:divBdr>
                      <w:divsChild>
                        <w:div w:id="1082989009">
                          <w:marLeft w:val="0"/>
                          <w:marRight w:val="0"/>
                          <w:marTop w:val="0"/>
                          <w:marBottom w:val="0"/>
                          <w:divBdr>
                            <w:top w:val="none" w:sz="0" w:space="0" w:color="auto"/>
                            <w:left w:val="none" w:sz="0" w:space="0" w:color="auto"/>
                            <w:bottom w:val="none" w:sz="0" w:space="0" w:color="auto"/>
                            <w:right w:val="none" w:sz="0" w:space="0" w:color="auto"/>
                          </w:divBdr>
                          <w:divsChild>
                            <w:div w:id="435057250">
                              <w:marLeft w:val="0"/>
                              <w:marRight w:val="0"/>
                              <w:marTop w:val="0"/>
                              <w:marBottom w:val="0"/>
                              <w:divBdr>
                                <w:top w:val="none" w:sz="0" w:space="0" w:color="auto"/>
                                <w:left w:val="none" w:sz="0" w:space="0" w:color="auto"/>
                                <w:bottom w:val="none" w:sz="0" w:space="0" w:color="auto"/>
                                <w:right w:val="none" w:sz="0" w:space="0" w:color="auto"/>
                              </w:divBdr>
                              <w:divsChild>
                                <w:div w:id="1187450799">
                                  <w:marLeft w:val="0"/>
                                  <w:marRight w:val="0"/>
                                  <w:marTop w:val="0"/>
                                  <w:marBottom w:val="0"/>
                                  <w:divBdr>
                                    <w:top w:val="none" w:sz="0" w:space="0" w:color="auto"/>
                                    <w:left w:val="none" w:sz="0" w:space="0" w:color="auto"/>
                                    <w:bottom w:val="none" w:sz="0" w:space="0" w:color="auto"/>
                                    <w:right w:val="none" w:sz="0" w:space="0" w:color="auto"/>
                                  </w:divBdr>
                                  <w:divsChild>
                                    <w:div w:id="189495490">
                                      <w:marLeft w:val="0"/>
                                      <w:marRight w:val="0"/>
                                      <w:marTop w:val="0"/>
                                      <w:marBottom w:val="0"/>
                                      <w:divBdr>
                                        <w:top w:val="none" w:sz="0" w:space="0" w:color="auto"/>
                                        <w:left w:val="none" w:sz="0" w:space="0" w:color="auto"/>
                                        <w:bottom w:val="none" w:sz="0" w:space="0" w:color="auto"/>
                                        <w:right w:val="none" w:sz="0" w:space="0" w:color="auto"/>
                                      </w:divBdr>
                                    </w:div>
                                    <w:div w:id="453136981">
                                      <w:marLeft w:val="0"/>
                                      <w:marRight w:val="0"/>
                                      <w:marTop w:val="0"/>
                                      <w:marBottom w:val="0"/>
                                      <w:divBdr>
                                        <w:top w:val="none" w:sz="0" w:space="0" w:color="auto"/>
                                        <w:left w:val="none" w:sz="0" w:space="0" w:color="auto"/>
                                        <w:bottom w:val="none" w:sz="0" w:space="0" w:color="auto"/>
                                        <w:right w:val="none" w:sz="0" w:space="0" w:color="auto"/>
                                      </w:divBdr>
                                    </w:div>
                                    <w:div w:id="565921725">
                                      <w:marLeft w:val="0"/>
                                      <w:marRight w:val="0"/>
                                      <w:marTop w:val="0"/>
                                      <w:marBottom w:val="0"/>
                                      <w:divBdr>
                                        <w:top w:val="none" w:sz="0" w:space="0" w:color="auto"/>
                                        <w:left w:val="none" w:sz="0" w:space="0" w:color="auto"/>
                                        <w:bottom w:val="none" w:sz="0" w:space="0" w:color="auto"/>
                                        <w:right w:val="none" w:sz="0" w:space="0" w:color="auto"/>
                                      </w:divBdr>
                                    </w:div>
                                    <w:div w:id="760758998">
                                      <w:marLeft w:val="0"/>
                                      <w:marRight w:val="0"/>
                                      <w:marTop w:val="0"/>
                                      <w:marBottom w:val="0"/>
                                      <w:divBdr>
                                        <w:top w:val="none" w:sz="0" w:space="0" w:color="auto"/>
                                        <w:left w:val="none" w:sz="0" w:space="0" w:color="auto"/>
                                        <w:bottom w:val="none" w:sz="0" w:space="0" w:color="auto"/>
                                        <w:right w:val="none" w:sz="0" w:space="0" w:color="auto"/>
                                      </w:divBdr>
                                    </w:div>
                                    <w:div w:id="1192261902">
                                      <w:marLeft w:val="0"/>
                                      <w:marRight w:val="0"/>
                                      <w:marTop w:val="0"/>
                                      <w:marBottom w:val="0"/>
                                      <w:divBdr>
                                        <w:top w:val="none" w:sz="0" w:space="0" w:color="auto"/>
                                        <w:left w:val="none" w:sz="0" w:space="0" w:color="auto"/>
                                        <w:bottom w:val="none" w:sz="0" w:space="0" w:color="auto"/>
                                        <w:right w:val="none" w:sz="0" w:space="0" w:color="auto"/>
                                      </w:divBdr>
                                    </w:div>
                                    <w:div w:id="1319961179">
                                      <w:marLeft w:val="0"/>
                                      <w:marRight w:val="0"/>
                                      <w:marTop w:val="0"/>
                                      <w:marBottom w:val="0"/>
                                      <w:divBdr>
                                        <w:top w:val="none" w:sz="0" w:space="0" w:color="auto"/>
                                        <w:left w:val="none" w:sz="0" w:space="0" w:color="auto"/>
                                        <w:bottom w:val="none" w:sz="0" w:space="0" w:color="auto"/>
                                        <w:right w:val="none" w:sz="0" w:space="0" w:color="auto"/>
                                      </w:divBdr>
                                    </w:div>
                                    <w:div w:id="1655911098">
                                      <w:marLeft w:val="0"/>
                                      <w:marRight w:val="0"/>
                                      <w:marTop w:val="0"/>
                                      <w:marBottom w:val="0"/>
                                      <w:divBdr>
                                        <w:top w:val="none" w:sz="0" w:space="0" w:color="auto"/>
                                        <w:left w:val="none" w:sz="0" w:space="0" w:color="auto"/>
                                        <w:bottom w:val="none" w:sz="0" w:space="0" w:color="auto"/>
                                        <w:right w:val="none" w:sz="0" w:space="0" w:color="auto"/>
                                      </w:divBdr>
                                    </w:div>
                                  </w:divsChild>
                                </w:div>
                                <w:div w:id="98016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462890">
              <w:marLeft w:val="0"/>
              <w:marRight w:val="0"/>
              <w:marTop w:val="0"/>
              <w:marBottom w:val="0"/>
              <w:divBdr>
                <w:top w:val="none" w:sz="0" w:space="0" w:color="auto"/>
                <w:left w:val="none" w:sz="0" w:space="0" w:color="auto"/>
                <w:bottom w:val="none" w:sz="0" w:space="0" w:color="auto"/>
                <w:right w:val="none" w:sz="0" w:space="0" w:color="auto"/>
              </w:divBdr>
              <w:divsChild>
                <w:div w:id="851574987">
                  <w:marLeft w:val="0"/>
                  <w:marRight w:val="0"/>
                  <w:marTop w:val="0"/>
                  <w:marBottom w:val="0"/>
                  <w:divBdr>
                    <w:top w:val="none" w:sz="0" w:space="0" w:color="auto"/>
                    <w:left w:val="none" w:sz="0" w:space="0" w:color="auto"/>
                    <w:bottom w:val="none" w:sz="0" w:space="0" w:color="auto"/>
                    <w:right w:val="none" w:sz="0" w:space="0" w:color="auto"/>
                  </w:divBdr>
                  <w:divsChild>
                    <w:div w:id="244730383">
                      <w:marLeft w:val="0"/>
                      <w:marRight w:val="0"/>
                      <w:marTop w:val="0"/>
                      <w:marBottom w:val="0"/>
                      <w:divBdr>
                        <w:top w:val="none" w:sz="0" w:space="0" w:color="auto"/>
                        <w:left w:val="none" w:sz="0" w:space="0" w:color="auto"/>
                        <w:bottom w:val="none" w:sz="0" w:space="0" w:color="auto"/>
                        <w:right w:val="none" w:sz="0" w:space="0" w:color="auto"/>
                      </w:divBdr>
                      <w:divsChild>
                        <w:div w:id="1868525423">
                          <w:marLeft w:val="0"/>
                          <w:marRight w:val="0"/>
                          <w:marTop w:val="0"/>
                          <w:marBottom w:val="0"/>
                          <w:divBdr>
                            <w:top w:val="none" w:sz="0" w:space="0" w:color="auto"/>
                            <w:left w:val="none" w:sz="0" w:space="0" w:color="auto"/>
                            <w:bottom w:val="none" w:sz="0" w:space="0" w:color="auto"/>
                            <w:right w:val="none" w:sz="0" w:space="0" w:color="auto"/>
                          </w:divBdr>
                          <w:divsChild>
                            <w:div w:id="1068647281">
                              <w:marLeft w:val="0"/>
                              <w:marRight w:val="0"/>
                              <w:marTop w:val="0"/>
                              <w:marBottom w:val="0"/>
                              <w:divBdr>
                                <w:top w:val="none" w:sz="0" w:space="0" w:color="auto"/>
                                <w:left w:val="none" w:sz="0" w:space="0" w:color="auto"/>
                                <w:bottom w:val="none" w:sz="0" w:space="0" w:color="auto"/>
                                <w:right w:val="none" w:sz="0" w:space="0" w:color="auto"/>
                              </w:divBdr>
                              <w:divsChild>
                                <w:div w:id="437985664">
                                  <w:marLeft w:val="0"/>
                                  <w:marRight w:val="0"/>
                                  <w:marTop w:val="0"/>
                                  <w:marBottom w:val="0"/>
                                  <w:divBdr>
                                    <w:top w:val="none" w:sz="0" w:space="0" w:color="auto"/>
                                    <w:left w:val="none" w:sz="0" w:space="0" w:color="auto"/>
                                    <w:bottom w:val="none" w:sz="0" w:space="0" w:color="auto"/>
                                    <w:right w:val="none" w:sz="0" w:space="0" w:color="auto"/>
                                  </w:divBdr>
                                  <w:divsChild>
                                    <w:div w:id="831260163">
                                      <w:marLeft w:val="0"/>
                                      <w:marRight w:val="0"/>
                                      <w:marTop w:val="0"/>
                                      <w:marBottom w:val="0"/>
                                      <w:divBdr>
                                        <w:top w:val="none" w:sz="0" w:space="0" w:color="auto"/>
                                        <w:left w:val="none" w:sz="0" w:space="0" w:color="auto"/>
                                        <w:bottom w:val="none" w:sz="0" w:space="0" w:color="auto"/>
                                        <w:right w:val="none" w:sz="0" w:space="0" w:color="auto"/>
                                      </w:divBdr>
                                      <w:divsChild>
                                        <w:div w:id="406730150">
                                          <w:marLeft w:val="0"/>
                                          <w:marRight w:val="0"/>
                                          <w:marTop w:val="0"/>
                                          <w:marBottom w:val="0"/>
                                          <w:divBdr>
                                            <w:top w:val="none" w:sz="0" w:space="0" w:color="auto"/>
                                            <w:left w:val="none" w:sz="0" w:space="0" w:color="auto"/>
                                            <w:bottom w:val="none" w:sz="0" w:space="0" w:color="auto"/>
                                            <w:right w:val="none" w:sz="0" w:space="0" w:color="auto"/>
                                          </w:divBdr>
                                          <w:divsChild>
                                            <w:div w:id="1426609455">
                                              <w:marLeft w:val="0"/>
                                              <w:marRight w:val="0"/>
                                              <w:marTop w:val="0"/>
                                              <w:marBottom w:val="0"/>
                                              <w:divBdr>
                                                <w:top w:val="none" w:sz="0" w:space="0" w:color="auto"/>
                                                <w:left w:val="none" w:sz="0" w:space="0" w:color="auto"/>
                                                <w:bottom w:val="none" w:sz="0" w:space="0" w:color="auto"/>
                                                <w:right w:val="none" w:sz="0" w:space="0" w:color="auto"/>
                                              </w:divBdr>
                                              <w:divsChild>
                                                <w:div w:id="940989982">
                                                  <w:marLeft w:val="0"/>
                                                  <w:marRight w:val="0"/>
                                                  <w:marTop w:val="0"/>
                                                  <w:marBottom w:val="0"/>
                                                  <w:divBdr>
                                                    <w:top w:val="none" w:sz="0" w:space="0" w:color="auto"/>
                                                    <w:left w:val="none" w:sz="0" w:space="0" w:color="auto"/>
                                                    <w:bottom w:val="none" w:sz="0" w:space="0" w:color="auto"/>
                                                    <w:right w:val="none" w:sz="0" w:space="0" w:color="auto"/>
                                                  </w:divBdr>
                                                  <w:divsChild>
                                                    <w:div w:id="1784954155">
                                                      <w:marLeft w:val="0"/>
                                                      <w:marRight w:val="0"/>
                                                      <w:marTop w:val="0"/>
                                                      <w:marBottom w:val="0"/>
                                                      <w:divBdr>
                                                        <w:top w:val="none" w:sz="0" w:space="0" w:color="auto"/>
                                                        <w:left w:val="none" w:sz="0" w:space="0" w:color="auto"/>
                                                        <w:bottom w:val="none" w:sz="0" w:space="0" w:color="auto"/>
                                                        <w:right w:val="none" w:sz="0" w:space="0" w:color="auto"/>
                                                      </w:divBdr>
                                                      <w:divsChild>
                                                        <w:div w:id="890848337">
                                                          <w:marLeft w:val="0"/>
                                                          <w:marRight w:val="0"/>
                                                          <w:marTop w:val="0"/>
                                                          <w:marBottom w:val="0"/>
                                                          <w:divBdr>
                                                            <w:top w:val="none" w:sz="0" w:space="0" w:color="auto"/>
                                                            <w:left w:val="none" w:sz="0" w:space="0" w:color="auto"/>
                                                            <w:bottom w:val="none" w:sz="0" w:space="0" w:color="auto"/>
                                                            <w:right w:val="none" w:sz="0" w:space="0" w:color="auto"/>
                                                          </w:divBdr>
                                                          <w:divsChild>
                                                            <w:div w:id="645475539">
                                                              <w:marLeft w:val="0"/>
                                                              <w:marRight w:val="0"/>
                                                              <w:marTop w:val="0"/>
                                                              <w:marBottom w:val="0"/>
                                                              <w:divBdr>
                                                                <w:top w:val="none" w:sz="0" w:space="0" w:color="auto"/>
                                                                <w:left w:val="none" w:sz="0" w:space="0" w:color="auto"/>
                                                                <w:bottom w:val="none" w:sz="0" w:space="0" w:color="auto"/>
                                                                <w:right w:val="none" w:sz="0" w:space="0" w:color="auto"/>
                                                              </w:divBdr>
                                                              <w:divsChild>
                                                                <w:div w:id="10092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444586">
              <w:marLeft w:val="0"/>
              <w:marRight w:val="0"/>
              <w:marTop w:val="0"/>
              <w:marBottom w:val="0"/>
              <w:divBdr>
                <w:top w:val="none" w:sz="0" w:space="0" w:color="auto"/>
                <w:left w:val="none" w:sz="0" w:space="0" w:color="auto"/>
                <w:bottom w:val="none" w:sz="0" w:space="0" w:color="auto"/>
                <w:right w:val="none" w:sz="0" w:space="0" w:color="auto"/>
              </w:divBdr>
              <w:divsChild>
                <w:div w:id="1413576762">
                  <w:marLeft w:val="0"/>
                  <w:marRight w:val="0"/>
                  <w:marTop w:val="0"/>
                  <w:marBottom w:val="0"/>
                  <w:divBdr>
                    <w:top w:val="none" w:sz="0" w:space="0" w:color="auto"/>
                    <w:left w:val="none" w:sz="0" w:space="0" w:color="auto"/>
                    <w:bottom w:val="none" w:sz="0" w:space="0" w:color="auto"/>
                    <w:right w:val="none" w:sz="0" w:space="0" w:color="auto"/>
                  </w:divBdr>
                  <w:divsChild>
                    <w:div w:id="1237284955">
                      <w:marLeft w:val="0"/>
                      <w:marRight w:val="0"/>
                      <w:marTop w:val="0"/>
                      <w:marBottom w:val="0"/>
                      <w:divBdr>
                        <w:top w:val="none" w:sz="0" w:space="0" w:color="auto"/>
                        <w:left w:val="none" w:sz="0" w:space="0" w:color="auto"/>
                        <w:bottom w:val="none" w:sz="0" w:space="0" w:color="auto"/>
                        <w:right w:val="none" w:sz="0" w:space="0" w:color="auto"/>
                      </w:divBdr>
                      <w:divsChild>
                        <w:div w:id="450788453">
                          <w:marLeft w:val="0"/>
                          <w:marRight w:val="0"/>
                          <w:marTop w:val="0"/>
                          <w:marBottom w:val="0"/>
                          <w:divBdr>
                            <w:top w:val="none" w:sz="0" w:space="0" w:color="auto"/>
                            <w:left w:val="none" w:sz="0" w:space="0" w:color="auto"/>
                            <w:bottom w:val="none" w:sz="0" w:space="0" w:color="auto"/>
                            <w:right w:val="none" w:sz="0" w:space="0" w:color="auto"/>
                          </w:divBdr>
                          <w:divsChild>
                            <w:div w:id="332999650">
                              <w:marLeft w:val="0"/>
                              <w:marRight w:val="0"/>
                              <w:marTop w:val="0"/>
                              <w:marBottom w:val="0"/>
                              <w:divBdr>
                                <w:top w:val="none" w:sz="0" w:space="0" w:color="auto"/>
                                <w:left w:val="none" w:sz="0" w:space="0" w:color="auto"/>
                                <w:bottom w:val="none" w:sz="0" w:space="0" w:color="auto"/>
                                <w:right w:val="none" w:sz="0" w:space="0" w:color="auto"/>
                              </w:divBdr>
                              <w:divsChild>
                                <w:div w:id="297343068">
                                  <w:marLeft w:val="0"/>
                                  <w:marRight w:val="0"/>
                                  <w:marTop w:val="0"/>
                                  <w:marBottom w:val="0"/>
                                  <w:divBdr>
                                    <w:top w:val="none" w:sz="0" w:space="0" w:color="auto"/>
                                    <w:left w:val="none" w:sz="0" w:space="0" w:color="auto"/>
                                    <w:bottom w:val="none" w:sz="0" w:space="0" w:color="auto"/>
                                    <w:right w:val="none" w:sz="0" w:space="0" w:color="auto"/>
                                  </w:divBdr>
                                  <w:divsChild>
                                    <w:div w:id="417289185">
                                      <w:marLeft w:val="0"/>
                                      <w:marRight w:val="0"/>
                                      <w:marTop w:val="0"/>
                                      <w:marBottom w:val="0"/>
                                      <w:divBdr>
                                        <w:top w:val="none" w:sz="0" w:space="0" w:color="auto"/>
                                        <w:left w:val="none" w:sz="0" w:space="0" w:color="auto"/>
                                        <w:bottom w:val="none" w:sz="0" w:space="0" w:color="auto"/>
                                        <w:right w:val="none" w:sz="0" w:space="0" w:color="auto"/>
                                      </w:divBdr>
                                      <w:divsChild>
                                        <w:div w:id="1593931058">
                                          <w:marLeft w:val="0"/>
                                          <w:marRight w:val="0"/>
                                          <w:marTop w:val="0"/>
                                          <w:marBottom w:val="0"/>
                                          <w:divBdr>
                                            <w:top w:val="none" w:sz="0" w:space="0" w:color="auto"/>
                                            <w:left w:val="none" w:sz="0" w:space="0" w:color="auto"/>
                                            <w:bottom w:val="none" w:sz="0" w:space="0" w:color="auto"/>
                                            <w:right w:val="none" w:sz="0" w:space="0" w:color="auto"/>
                                          </w:divBdr>
                                          <w:divsChild>
                                            <w:div w:id="1208302845">
                                              <w:marLeft w:val="0"/>
                                              <w:marRight w:val="0"/>
                                              <w:marTop w:val="0"/>
                                              <w:marBottom w:val="0"/>
                                              <w:divBdr>
                                                <w:top w:val="none" w:sz="0" w:space="0" w:color="auto"/>
                                                <w:left w:val="none" w:sz="0" w:space="0" w:color="auto"/>
                                                <w:bottom w:val="none" w:sz="0" w:space="0" w:color="auto"/>
                                                <w:right w:val="none" w:sz="0" w:space="0" w:color="auto"/>
                                              </w:divBdr>
                                              <w:divsChild>
                                                <w:div w:id="1174497249">
                                                  <w:marLeft w:val="0"/>
                                                  <w:marRight w:val="0"/>
                                                  <w:marTop w:val="0"/>
                                                  <w:marBottom w:val="0"/>
                                                  <w:divBdr>
                                                    <w:top w:val="none" w:sz="0" w:space="0" w:color="auto"/>
                                                    <w:left w:val="none" w:sz="0" w:space="0" w:color="auto"/>
                                                    <w:bottom w:val="none" w:sz="0" w:space="0" w:color="auto"/>
                                                    <w:right w:val="none" w:sz="0" w:space="0" w:color="auto"/>
                                                  </w:divBdr>
                                                  <w:divsChild>
                                                    <w:div w:id="452292011">
                                                      <w:marLeft w:val="0"/>
                                                      <w:marRight w:val="0"/>
                                                      <w:marTop w:val="0"/>
                                                      <w:marBottom w:val="0"/>
                                                      <w:divBdr>
                                                        <w:top w:val="none" w:sz="0" w:space="0" w:color="auto"/>
                                                        <w:left w:val="none" w:sz="0" w:space="0" w:color="auto"/>
                                                        <w:bottom w:val="none" w:sz="0" w:space="0" w:color="auto"/>
                                                        <w:right w:val="none" w:sz="0" w:space="0" w:color="auto"/>
                                                      </w:divBdr>
                                                    </w:div>
                                                    <w:div w:id="587273657">
                                                      <w:marLeft w:val="0"/>
                                                      <w:marRight w:val="0"/>
                                                      <w:marTop w:val="0"/>
                                                      <w:marBottom w:val="0"/>
                                                      <w:divBdr>
                                                        <w:top w:val="none" w:sz="0" w:space="0" w:color="auto"/>
                                                        <w:left w:val="none" w:sz="0" w:space="0" w:color="auto"/>
                                                        <w:bottom w:val="none" w:sz="0" w:space="0" w:color="auto"/>
                                                        <w:right w:val="none" w:sz="0" w:space="0" w:color="auto"/>
                                                      </w:divBdr>
                                                    </w:div>
                                                    <w:div w:id="1355502035">
                                                      <w:marLeft w:val="0"/>
                                                      <w:marRight w:val="0"/>
                                                      <w:marTop w:val="0"/>
                                                      <w:marBottom w:val="0"/>
                                                      <w:divBdr>
                                                        <w:top w:val="none" w:sz="0" w:space="0" w:color="auto"/>
                                                        <w:left w:val="none" w:sz="0" w:space="0" w:color="auto"/>
                                                        <w:bottom w:val="none" w:sz="0" w:space="0" w:color="auto"/>
                                                        <w:right w:val="none" w:sz="0" w:space="0" w:color="auto"/>
                                                      </w:divBdr>
                                                    </w:div>
                                                    <w:div w:id="1482388804">
                                                      <w:marLeft w:val="0"/>
                                                      <w:marRight w:val="0"/>
                                                      <w:marTop w:val="0"/>
                                                      <w:marBottom w:val="0"/>
                                                      <w:divBdr>
                                                        <w:top w:val="none" w:sz="0" w:space="0" w:color="auto"/>
                                                        <w:left w:val="none" w:sz="0" w:space="0" w:color="auto"/>
                                                        <w:bottom w:val="none" w:sz="0" w:space="0" w:color="auto"/>
                                                        <w:right w:val="none" w:sz="0" w:space="0" w:color="auto"/>
                                                      </w:divBdr>
                                                    </w:div>
                                                    <w:div w:id="1601913399">
                                                      <w:marLeft w:val="0"/>
                                                      <w:marRight w:val="0"/>
                                                      <w:marTop w:val="0"/>
                                                      <w:marBottom w:val="0"/>
                                                      <w:divBdr>
                                                        <w:top w:val="none" w:sz="0" w:space="0" w:color="auto"/>
                                                        <w:left w:val="none" w:sz="0" w:space="0" w:color="auto"/>
                                                        <w:bottom w:val="none" w:sz="0" w:space="0" w:color="auto"/>
                                                        <w:right w:val="none" w:sz="0" w:space="0" w:color="auto"/>
                                                      </w:divBdr>
                                                    </w:div>
                                                    <w:div w:id="1694653239">
                                                      <w:marLeft w:val="0"/>
                                                      <w:marRight w:val="0"/>
                                                      <w:marTop w:val="0"/>
                                                      <w:marBottom w:val="0"/>
                                                      <w:divBdr>
                                                        <w:top w:val="none" w:sz="0" w:space="0" w:color="auto"/>
                                                        <w:left w:val="none" w:sz="0" w:space="0" w:color="auto"/>
                                                        <w:bottom w:val="none" w:sz="0" w:space="0" w:color="auto"/>
                                                        <w:right w:val="none" w:sz="0" w:space="0" w:color="auto"/>
                                                      </w:divBdr>
                                                    </w:div>
                                                    <w:div w:id="19265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675603">
          <w:marLeft w:val="0"/>
          <w:marRight w:val="0"/>
          <w:marTop w:val="0"/>
          <w:marBottom w:val="0"/>
          <w:divBdr>
            <w:top w:val="none" w:sz="0" w:space="0" w:color="auto"/>
            <w:left w:val="none" w:sz="0" w:space="0" w:color="auto"/>
            <w:bottom w:val="none" w:sz="0" w:space="0" w:color="auto"/>
            <w:right w:val="none" w:sz="0" w:space="0" w:color="auto"/>
          </w:divBdr>
          <w:divsChild>
            <w:div w:id="1467160558">
              <w:marLeft w:val="0"/>
              <w:marRight w:val="0"/>
              <w:marTop w:val="0"/>
              <w:marBottom w:val="0"/>
              <w:divBdr>
                <w:top w:val="none" w:sz="0" w:space="0" w:color="auto"/>
                <w:left w:val="none" w:sz="0" w:space="0" w:color="auto"/>
                <w:bottom w:val="none" w:sz="0" w:space="0" w:color="auto"/>
                <w:right w:val="none" w:sz="0" w:space="0" w:color="auto"/>
              </w:divBdr>
              <w:divsChild>
                <w:div w:id="1554780043">
                  <w:marLeft w:val="0"/>
                  <w:marRight w:val="0"/>
                  <w:marTop w:val="0"/>
                  <w:marBottom w:val="0"/>
                  <w:divBdr>
                    <w:top w:val="none" w:sz="0" w:space="0" w:color="auto"/>
                    <w:left w:val="none" w:sz="0" w:space="0" w:color="auto"/>
                    <w:bottom w:val="none" w:sz="0" w:space="0" w:color="auto"/>
                    <w:right w:val="none" w:sz="0" w:space="0" w:color="auto"/>
                  </w:divBdr>
                  <w:divsChild>
                    <w:div w:id="652291888">
                      <w:marLeft w:val="0"/>
                      <w:marRight w:val="0"/>
                      <w:marTop w:val="0"/>
                      <w:marBottom w:val="0"/>
                      <w:divBdr>
                        <w:top w:val="none" w:sz="0" w:space="0" w:color="auto"/>
                        <w:left w:val="none" w:sz="0" w:space="0" w:color="auto"/>
                        <w:bottom w:val="none" w:sz="0" w:space="0" w:color="auto"/>
                        <w:right w:val="none" w:sz="0" w:space="0" w:color="auto"/>
                      </w:divBdr>
                      <w:divsChild>
                        <w:div w:id="335159239">
                          <w:marLeft w:val="0"/>
                          <w:marRight w:val="0"/>
                          <w:marTop w:val="0"/>
                          <w:marBottom w:val="0"/>
                          <w:divBdr>
                            <w:top w:val="none" w:sz="0" w:space="0" w:color="auto"/>
                            <w:left w:val="none" w:sz="0" w:space="0" w:color="auto"/>
                            <w:bottom w:val="none" w:sz="0" w:space="0" w:color="auto"/>
                            <w:right w:val="none" w:sz="0" w:space="0" w:color="auto"/>
                          </w:divBdr>
                          <w:divsChild>
                            <w:div w:id="39520678">
                              <w:marLeft w:val="0"/>
                              <w:marRight w:val="0"/>
                              <w:marTop w:val="0"/>
                              <w:marBottom w:val="0"/>
                              <w:divBdr>
                                <w:top w:val="none" w:sz="0" w:space="0" w:color="auto"/>
                                <w:left w:val="none" w:sz="0" w:space="0" w:color="auto"/>
                                <w:bottom w:val="none" w:sz="0" w:space="0" w:color="auto"/>
                                <w:right w:val="none" w:sz="0" w:space="0" w:color="auto"/>
                              </w:divBdr>
                            </w:div>
                            <w:div w:id="7765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03677">
                  <w:marLeft w:val="0"/>
                  <w:marRight w:val="0"/>
                  <w:marTop w:val="0"/>
                  <w:marBottom w:val="0"/>
                  <w:divBdr>
                    <w:top w:val="none" w:sz="0" w:space="0" w:color="auto"/>
                    <w:left w:val="none" w:sz="0" w:space="0" w:color="auto"/>
                    <w:bottom w:val="none" w:sz="0" w:space="0" w:color="auto"/>
                    <w:right w:val="none" w:sz="0" w:space="0" w:color="auto"/>
                  </w:divBdr>
                  <w:divsChild>
                    <w:div w:id="489753256">
                      <w:marLeft w:val="0"/>
                      <w:marRight w:val="0"/>
                      <w:marTop w:val="0"/>
                      <w:marBottom w:val="0"/>
                      <w:divBdr>
                        <w:top w:val="none" w:sz="0" w:space="0" w:color="auto"/>
                        <w:left w:val="none" w:sz="0" w:space="0" w:color="auto"/>
                        <w:bottom w:val="none" w:sz="0" w:space="0" w:color="auto"/>
                        <w:right w:val="none" w:sz="0" w:space="0" w:color="auto"/>
                      </w:divBdr>
                      <w:divsChild>
                        <w:div w:id="59867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720580">
          <w:marLeft w:val="0"/>
          <w:marRight w:val="0"/>
          <w:marTop w:val="0"/>
          <w:marBottom w:val="0"/>
          <w:divBdr>
            <w:top w:val="none" w:sz="0" w:space="0" w:color="auto"/>
            <w:left w:val="none" w:sz="0" w:space="0" w:color="auto"/>
            <w:bottom w:val="none" w:sz="0" w:space="0" w:color="auto"/>
            <w:right w:val="none" w:sz="0" w:space="0" w:color="auto"/>
          </w:divBdr>
          <w:divsChild>
            <w:div w:id="442192975">
              <w:marLeft w:val="0"/>
              <w:marRight w:val="0"/>
              <w:marTop w:val="0"/>
              <w:marBottom w:val="0"/>
              <w:divBdr>
                <w:top w:val="none" w:sz="0" w:space="0" w:color="auto"/>
                <w:left w:val="none" w:sz="0" w:space="0" w:color="auto"/>
                <w:bottom w:val="none" w:sz="0" w:space="0" w:color="auto"/>
                <w:right w:val="none" w:sz="0" w:space="0" w:color="auto"/>
              </w:divBdr>
              <w:divsChild>
                <w:div w:id="1971742654">
                  <w:marLeft w:val="0"/>
                  <w:marRight w:val="0"/>
                  <w:marTop w:val="0"/>
                  <w:marBottom w:val="0"/>
                  <w:divBdr>
                    <w:top w:val="none" w:sz="0" w:space="0" w:color="auto"/>
                    <w:left w:val="none" w:sz="0" w:space="0" w:color="auto"/>
                    <w:bottom w:val="none" w:sz="0" w:space="0" w:color="auto"/>
                    <w:right w:val="none" w:sz="0" w:space="0" w:color="auto"/>
                  </w:divBdr>
                  <w:divsChild>
                    <w:div w:id="1643539683">
                      <w:marLeft w:val="0"/>
                      <w:marRight w:val="0"/>
                      <w:marTop w:val="0"/>
                      <w:marBottom w:val="0"/>
                      <w:divBdr>
                        <w:top w:val="none" w:sz="0" w:space="0" w:color="auto"/>
                        <w:left w:val="none" w:sz="0" w:space="0" w:color="auto"/>
                        <w:bottom w:val="none" w:sz="0" w:space="0" w:color="auto"/>
                        <w:right w:val="none" w:sz="0" w:space="0" w:color="auto"/>
                      </w:divBdr>
                      <w:divsChild>
                        <w:div w:id="42754868">
                          <w:marLeft w:val="0"/>
                          <w:marRight w:val="0"/>
                          <w:marTop w:val="0"/>
                          <w:marBottom w:val="0"/>
                          <w:divBdr>
                            <w:top w:val="none" w:sz="0" w:space="0" w:color="auto"/>
                            <w:left w:val="none" w:sz="0" w:space="0" w:color="auto"/>
                            <w:bottom w:val="none" w:sz="0" w:space="0" w:color="auto"/>
                            <w:right w:val="none" w:sz="0" w:space="0" w:color="auto"/>
                          </w:divBdr>
                        </w:div>
                        <w:div w:id="15250906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1862513">
                              <w:marLeft w:val="0"/>
                              <w:marRight w:val="0"/>
                              <w:marTop w:val="0"/>
                              <w:marBottom w:val="0"/>
                              <w:divBdr>
                                <w:top w:val="none" w:sz="0" w:space="0" w:color="auto"/>
                                <w:left w:val="none" w:sz="0" w:space="0" w:color="auto"/>
                                <w:bottom w:val="none" w:sz="0" w:space="0" w:color="auto"/>
                                <w:right w:val="none" w:sz="0" w:space="0" w:color="auto"/>
                              </w:divBdr>
                              <w:divsChild>
                                <w:div w:id="248582693">
                                  <w:marLeft w:val="0"/>
                                  <w:marRight w:val="0"/>
                                  <w:marTop w:val="0"/>
                                  <w:marBottom w:val="0"/>
                                  <w:divBdr>
                                    <w:top w:val="none" w:sz="0" w:space="0" w:color="auto"/>
                                    <w:left w:val="none" w:sz="0" w:space="0" w:color="auto"/>
                                    <w:bottom w:val="none" w:sz="0" w:space="0" w:color="auto"/>
                                    <w:right w:val="none" w:sz="0" w:space="0" w:color="auto"/>
                                  </w:divBdr>
                                  <w:divsChild>
                                    <w:div w:id="744767052">
                                      <w:marLeft w:val="0"/>
                                      <w:marRight w:val="0"/>
                                      <w:marTop w:val="0"/>
                                      <w:marBottom w:val="0"/>
                                      <w:divBdr>
                                        <w:top w:val="none" w:sz="0" w:space="0" w:color="auto"/>
                                        <w:left w:val="none" w:sz="0" w:space="0" w:color="auto"/>
                                        <w:bottom w:val="none" w:sz="0" w:space="0" w:color="auto"/>
                                        <w:right w:val="none" w:sz="0" w:space="0" w:color="auto"/>
                                      </w:divBdr>
                                      <w:divsChild>
                                        <w:div w:id="1208376057">
                                          <w:marLeft w:val="0"/>
                                          <w:marRight w:val="0"/>
                                          <w:marTop w:val="0"/>
                                          <w:marBottom w:val="0"/>
                                          <w:divBdr>
                                            <w:top w:val="none" w:sz="0" w:space="0" w:color="auto"/>
                                            <w:left w:val="none" w:sz="0" w:space="0" w:color="auto"/>
                                            <w:bottom w:val="none" w:sz="0" w:space="0" w:color="auto"/>
                                            <w:right w:val="none" w:sz="0" w:space="0" w:color="auto"/>
                                          </w:divBdr>
                                        </w:div>
                                        <w:div w:id="131618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397433">
              <w:marLeft w:val="0"/>
              <w:marRight w:val="0"/>
              <w:marTop w:val="0"/>
              <w:marBottom w:val="0"/>
              <w:divBdr>
                <w:top w:val="none" w:sz="0" w:space="0" w:color="auto"/>
                <w:left w:val="none" w:sz="0" w:space="0" w:color="auto"/>
                <w:bottom w:val="none" w:sz="0" w:space="0" w:color="auto"/>
                <w:right w:val="none" w:sz="0" w:space="0" w:color="auto"/>
              </w:divBdr>
              <w:divsChild>
                <w:div w:id="2093550197">
                  <w:marLeft w:val="0"/>
                  <w:marRight w:val="0"/>
                  <w:marTop w:val="0"/>
                  <w:marBottom w:val="0"/>
                  <w:divBdr>
                    <w:top w:val="none" w:sz="0" w:space="0" w:color="auto"/>
                    <w:left w:val="none" w:sz="0" w:space="0" w:color="auto"/>
                    <w:bottom w:val="none" w:sz="0" w:space="0" w:color="auto"/>
                    <w:right w:val="none" w:sz="0" w:space="0" w:color="auto"/>
                  </w:divBdr>
                  <w:divsChild>
                    <w:div w:id="2114012288">
                      <w:marLeft w:val="0"/>
                      <w:marRight w:val="0"/>
                      <w:marTop w:val="0"/>
                      <w:marBottom w:val="0"/>
                      <w:divBdr>
                        <w:top w:val="none" w:sz="0" w:space="0" w:color="auto"/>
                        <w:left w:val="none" w:sz="0" w:space="0" w:color="auto"/>
                        <w:bottom w:val="none" w:sz="0" w:space="0" w:color="auto"/>
                        <w:right w:val="none" w:sz="0" w:space="0" w:color="auto"/>
                      </w:divBdr>
                      <w:divsChild>
                        <w:div w:id="152374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5801187">
                              <w:marLeft w:val="0"/>
                              <w:marRight w:val="0"/>
                              <w:marTop w:val="0"/>
                              <w:marBottom w:val="0"/>
                              <w:divBdr>
                                <w:top w:val="none" w:sz="0" w:space="0" w:color="auto"/>
                                <w:left w:val="none" w:sz="0" w:space="0" w:color="auto"/>
                                <w:bottom w:val="none" w:sz="0" w:space="0" w:color="auto"/>
                                <w:right w:val="none" w:sz="0" w:space="0" w:color="auto"/>
                              </w:divBdr>
                              <w:divsChild>
                                <w:div w:id="624383617">
                                  <w:marLeft w:val="0"/>
                                  <w:marRight w:val="0"/>
                                  <w:marTop w:val="0"/>
                                  <w:marBottom w:val="0"/>
                                  <w:divBdr>
                                    <w:top w:val="none" w:sz="0" w:space="0" w:color="auto"/>
                                    <w:left w:val="none" w:sz="0" w:space="0" w:color="auto"/>
                                    <w:bottom w:val="none" w:sz="0" w:space="0" w:color="auto"/>
                                    <w:right w:val="none" w:sz="0" w:space="0" w:color="auto"/>
                                  </w:divBdr>
                                  <w:divsChild>
                                    <w:div w:id="843938894">
                                      <w:marLeft w:val="0"/>
                                      <w:marRight w:val="0"/>
                                      <w:marTop w:val="0"/>
                                      <w:marBottom w:val="0"/>
                                      <w:divBdr>
                                        <w:top w:val="none" w:sz="0" w:space="0" w:color="auto"/>
                                        <w:left w:val="none" w:sz="0" w:space="0" w:color="auto"/>
                                        <w:bottom w:val="none" w:sz="0" w:space="0" w:color="auto"/>
                                        <w:right w:val="none" w:sz="0" w:space="0" w:color="auto"/>
                                      </w:divBdr>
                                    </w:div>
                                    <w:div w:id="161887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76099">
                              <w:marLeft w:val="0"/>
                              <w:marRight w:val="0"/>
                              <w:marTop w:val="0"/>
                              <w:marBottom w:val="0"/>
                              <w:divBdr>
                                <w:top w:val="none" w:sz="0" w:space="0" w:color="auto"/>
                                <w:left w:val="none" w:sz="0" w:space="0" w:color="auto"/>
                                <w:bottom w:val="none" w:sz="0" w:space="0" w:color="auto"/>
                                <w:right w:val="none" w:sz="0" w:space="0" w:color="auto"/>
                              </w:divBdr>
                            </w:div>
                          </w:divsChild>
                        </w:div>
                        <w:div w:id="63360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96160">
              <w:marLeft w:val="0"/>
              <w:marRight w:val="0"/>
              <w:marTop w:val="0"/>
              <w:marBottom w:val="0"/>
              <w:divBdr>
                <w:top w:val="none" w:sz="0" w:space="0" w:color="auto"/>
                <w:left w:val="none" w:sz="0" w:space="0" w:color="auto"/>
                <w:bottom w:val="none" w:sz="0" w:space="0" w:color="auto"/>
                <w:right w:val="none" w:sz="0" w:space="0" w:color="auto"/>
              </w:divBdr>
              <w:divsChild>
                <w:div w:id="575827638">
                  <w:marLeft w:val="0"/>
                  <w:marRight w:val="0"/>
                  <w:marTop w:val="0"/>
                  <w:marBottom w:val="0"/>
                  <w:divBdr>
                    <w:top w:val="none" w:sz="0" w:space="0" w:color="auto"/>
                    <w:left w:val="none" w:sz="0" w:space="0" w:color="auto"/>
                    <w:bottom w:val="none" w:sz="0" w:space="0" w:color="auto"/>
                    <w:right w:val="none" w:sz="0" w:space="0" w:color="auto"/>
                  </w:divBdr>
                  <w:divsChild>
                    <w:div w:id="1859076465">
                      <w:marLeft w:val="0"/>
                      <w:marRight w:val="0"/>
                      <w:marTop w:val="0"/>
                      <w:marBottom w:val="0"/>
                      <w:divBdr>
                        <w:top w:val="none" w:sz="0" w:space="0" w:color="auto"/>
                        <w:left w:val="none" w:sz="0" w:space="0" w:color="auto"/>
                        <w:bottom w:val="none" w:sz="0" w:space="0" w:color="auto"/>
                        <w:right w:val="none" w:sz="0" w:space="0" w:color="auto"/>
                      </w:divBdr>
                      <w:divsChild>
                        <w:div w:id="444009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908986">
                              <w:marLeft w:val="0"/>
                              <w:marRight w:val="0"/>
                              <w:marTop w:val="0"/>
                              <w:marBottom w:val="0"/>
                              <w:divBdr>
                                <w:top w:val="none" w:sz="0" w:space="0" w:color="auto"/>
                                <w:left w:val="none" w:sz="0" w:space="0" w:color="auto"/>
                                <w:bottom w:val="none" w:sz="0" w:space="0" w:color="auto"/>
                                <w:right w:val="none" w:sz="0" w:space="0" w:color="auto"/>
                              </w:divBdr>
                              <w:divsChild>
                                <w:div w:id="1336835089">
                                  <w:marLeft w:val="0"/>
                                  <w:marRight w:val="0"/>
                                  <w:marTop w:val="0"/>
                                  <w:marBottom w:val="0"/>
                                  <w:divBdr>
                                    <w:top w:val="none" w:sz="0" w:space="0" w:color="auto"/>
                                    <w:left w:val="none" w:sz="0" w:space="0" w:color="auto"/>
                                    <w:bottom w:val="none" w:sz="0" w:space="0" w:color="auto"/>
                                    <w:right w:val="none" w:sz="0" w:space="0" w:color="auto"/>
                                  </w:divBdr>
                                  <w:divsChild>
                                    <w:div w:id="651954952">
                                      <w:marLeft w:val="0"/>
                                      <w:marRight w:val="0"/>
                                      <w:marTop w:val="0"/>
                                      <w:marBottom w:val="0"/>
                                      <w:divBdr>
                                        <w:top w:val="none" w:sz="0" w:space="0" w:color="auto"/>
                                        <w:left w:val="none" w:sz="0" w:space="0" w:color="auto"/>
                                        <w:bottom w:val="none" w:sz="0" w:space="0" w:color="auto"/>
                                        <w:right w:val="none" w:sz="0" w:space="0" w:color="auto"/>
                                      </w:divBdr>
                                      <w:divsChild>
                                        <w:div w:id="354159256">
                                          <w:marLeft w:val="0"/>
                                          <w:marRight w:val="0"/>
                                          <w:marTop w:val="0"/>
                                          <w:marBottom w:val="0"/>
                                          <w:divBdr>
                                            <w:top w:val="none" w:sz="0" w:space="0" w:color="auto"/>
                                            <w:left w:val="none" w:sz="0" w:space="0" w:color="auto"/>
                                            <w:bottom w:val="none" w:sz="0" w:space="0" w:color="auto"/>
                                            <w:right w:val="none" w:sz="0" w:space="0" w:color="auto"/>
                                          </w:divBdr>
                                        </w:div>
                                        <w:div w:id="426342049">
                                          <w:marLeft w:val="0"/>
                                          <w:marRight w:val="0"/>
                                          <w:marTop w:val="0"/>
                                          <w:marBottom w:val="0"/>
                                          <w:divBdr>
                                            <w:top w:val="none" w:sz="0" w:space="0" w:color="auto"/>
                                            <w:left w:val="none" w:sz="0" w:space="0" w:color="auto"/>
                                            <w:bottom w:val="none" w:sz="0" w:space="0" w:color="auto"/>
                                            <w:right w:val="none" w:sz="0" w:space="0" w:color="auto"/>
                                          </w:divBdr>
                                        </w:div>
                                        <w:div w:id="514000107">
                                          <w:marLeft w:val="0"/>
                                          <w:marRight w:val="0"/>
                                          <w:marTop w:val="0"/>
                                          <w:marBottom w:val="0"/>
                                          <w:divBdr>
                                            <w:top w:val="none" w:sz="0" w:space="0" w:color="auto"/>
                                            <w:left w:val="none" w:sz="0" w:space="0" w:color="auto"/>
                                            <w:bottom w:val="none" w:sz="0" w:space="0" w:color="auto"/>
                                            <w:right w:val="none" w:sz="0" w:space="0" w:color="auto"/>
                                          </w:divBdr>
                                        </w:div>
                                        <w:div w:id="623268911">
                                          <w:marLeft w:val="0"/>
                                          <w:marRight w:val="0"/>
                                          <w:marTop w:val="0"/>
                                          <w:marBottom w:val="0"/>
                                          <w:divBdr>
                                            <w:top w:val="none" w:sz="0" w:space="0" w:color="auto"/>
                                            <w:left w:val="none" w:sz="0" w:space="0" w:color="auto"/>
                                            <w:bottom w:val="none" w:sz="0" w:space="0" w:color="auto"/>
                                            <w:right w:val="none" w:sz="0" w:space="0" w:color="auto"/>
                                          </w:divBdr>
                                        </w:div>
                                        <w:div w:id="937524377">
                                          <w:marLeft w:val="0"/>
                                          <w:marRight w:val="0"/>
                                          <w:marTop w:val="0"/>
                                          <w:marBottom w:val="0"/>
                                          <w:divBdr>
                                            <w:top w:val="none" w:sz="0" w:space="0" w:color="auto"/>
                                            <w:left w:val="none" w:sz="0" w:space="0" w:color="auto"/>
                                            <w:bottom w:val="none" w:sz="0" w:space="0" w:color="auto"/>
                                            <w:right w:val="none" w:sz="0" w:space="0" w:color="auto"/>
                                          </w:divBdr>
                                        </w:div>
                                        <w:div w:id="956525571">
                                          <w:marLeft w:val="0"/>
                                          <w:marRight w:val="0"/>
                                          <w:marTop w:val="0"/>
                                          <w:marBottom w:val="0"/>
                                          <w:divBdr>
                                            <w:top w:val="none" w:sz="0" w:space="0" w:color="auto"/>
                                            <w:left w:val="none" w:sz="0" w:space="0" w:color="auto"/>
                                            <w:bottom w:val="none" w:sz="0" w:space="0" w:color="auto"/>
                                            <w:right w:val="none" w:sz="0" w:space="0" w:color="auto"/>
                                          </w:divBdr>
                                        </w:div>
                                        <w:div w:id="1415710545">
                                          <w:marLeft w:val="0"/>
                                          <w:marRight w:val="0"/>
                                          <w:marTop w:val="0"/>
                                          <w:marBottom w:val="0"/>
                                          <w:divBdr>
                                            <w:top w:val="none" w:sz="0" w:space="0" w:color="auto"/>
                                            <w:left w:val="none" w:sz="0" w:space="0" w:color="auto"/>
                                            <w:bottom w:val="none" w:sz="0" w:space="0" w:color="auto"/>
                                            <w:right w:val="none" w:sz="0" w:space="0" w:color="auto"/>
                                          </w:divBdr>
                                        </w:div>
                                        <w:div w:id="1545829869">
                                          <w:marLeft w:val="0"/>
                                          <w:marRight w:val="0"/>
                                          <w:marTop w:val="0"/>
                                          <w:marBottom w:val="0"/>
                                          <w:divBdr>
                                            <w:top w:val="none" w:sz="0" w:space="0" w:color="auto"/>
                                            <w:left w:val="none" w:sz="0" w:space="0" w:color="auto"/>
                                            <w:bottom w:val="none" w:sz="0" w:space="0" w:color="auto"/>
                                            <w:right w:val="none" w:sz="0" w:space="0" w:color="auto"/>
                                          </w:divBdr>
                                        </w:div>
                                        <w:div w:id="1665627850">
                                          <w:marLeft w:val="0"/>
                                          <w:marRight w:val="0"/>
                                          <w:marTop w:val="0"/>
                                          <w:marBottom w:val="0"/>
                                          <w:divBdr>
                                            <w:top w:val="none" w:sz="0" w:space="0" w:color="auto"/>
                                            <w:left w:val="none" w:sz="0" w:space="0" w:color="auto"/>
                                            <w:bottom w:val="none" w:sz="0" w:space="0" w:color="auto"/>
                                            <w:right w:val="none" w:sz="0" w:space="0" w:color="auto"/>
                                          </w:divBdr>
                                        </w:div>
                                      </w:divsChild>
                                    </w:div>
                                    <w:div w:id="1311638781">
                                      <w:marLeft w:val="0"/>
                                      <w:marRight w:val="0"/>
                                      <w:marTop w:val="0"/>
                                      <w:marBottom w:val="0"/>
                                      <w:divBdr>
                                        <w:top w:val="none" w:sz="0" w:space="0" w:color="auto"/>
                                        <w:left w:val="none" w:sz="0" w:space="0" w:color="auto"/>
                                        <w:bottom w:val="none" w:sz="0" w:space="0" w:color="auto"/>
                                        <w:right w:val="none" w:sz="0" w:space="0" w:color="auto"/>
                                      </w:divBdr>
                                    </w:div>
                                    <w:div w:id="19384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4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74998">
              <w:marLeft w:val="0"/>
              <w:marRight w:val="0"/>
              <w:marTop w:val="0"/>
              <w:marBottom w:val="0"/>
              <w:divBdr>
                <w:top w:val="none" w:sz="0" w:space="0" w:color="auto"/>
                <w:left w:val="none" w:sz="0" w:space="0" w:color="auto"/>
                <w:bottom w:val="none" w:sz="0" w:space="0" w:color="auto"/>
                <w:right w:val="none" w:sz="0" w:space="0" w:color="auto"/>
              </w:divBdr>
              <w:divsChild>
                <w:div w:id="472910349">
                  <w:marLeft w:val="0"/>
                  <w:marRight w:val="0"/>
                  <w:marTop w:val="0"/>
                  <w:marBottom w:val="0"/>
                  <w:divBdr>
                    <w:top w:val="none" w:sz="0" w:space="0" w:color="auto"/>
                    <w:left w:val="none" w:sz="0" w:space="0" w:color="auto"/>
                    <w:bottom w:val="none" w:sz="0" w:space="0" w:color="auto"/>
                    <w:right w:val="none" w:sz="0" w:space="0" w:color="auto"/>
                  </w:divBdr>
                </w:div>
              </w:divsChild>
            </w:div>
            <w:div w:id="1244221546">
              <w:marLeft w:val="0"/>
              <w:marRight w:val="0"/>
              <w:marTop w:val="0"/>
              <w:marBottom w:val="0"/>
              <w:divBdr>
                <w:top w:val="none" w:sz="0" w:space="0" w:color="auto"/>
                <w:left w:val="none" w:sz="0" w:space="0" w:color="auto"/>
                <w:bottom w:val="none" w:sz="0" w:space="0" w:color="auto"/>
                <w:right w:val="none" w:sz="0" w:space="0" w:color="auto"/>
              </w:divBdr>
              <w:divsChild>
                <w:div w:id="623384910">
                  <w:marLeft w:val="0"/>
                  <w:marRight w:val="0"/>
                  <w:marTop w:val="0"/>
                  <w:marBottom w:val="0"/>
                  <w:divBdr>
                    <w:top w:val="none" w:sz="0" w:space="0" w:color="auto"/>
                    <w:left w:val="none" w:sz="0" w:space="0" w:color="auto"/>
                    <w:bottom w:val="none" w:sz="0" w:space="0" w:color="auto"/>
                    <w:right w:val="none" w:sz="0" w:space="0" w:color="auto"/>
                  </w:divBdr>
                </w:div>
                <w:div w:id="875966408">
                  <w:marLeft w:val="0"/>
                  <w:marRight w:val="0"/>
                  <w:marTop w:val="0"/>
                  <w:marBottom w:val="0"/>
                  <w:divBdr>
                    <w:top w:val="none" w:sz="0" w:space="0" w:color="auto"/>
                    <w:left w:val="none" w:sz="0" w:space="0" w:color="auto"/>
                    <w:bottom w:val="none" w:sz="0" w:space="0" w:color="auto"/>
                    <w:right w:val="none" w:sz="0" w:space="0" w:color="auto"/>
                  </w:divBdr>
                </w:div>
                <w:div w:id="1900162616">
                  <w:marLeft w:val="0"/>
                  <w:marRight w:val="0"/>
                  <w:marTop w:val="0"/>
                  <w:marBottom w:val="0"/>
                  <w:divBdr>
                    <w:top w:val="none" w:sz="0" w:space="0" w:color="auto"/>
                    <w:left w:val="none" w:sz="0" w:space="0" w:color="auto"/>
                    <w:bottom w:val="none" w:sz="0" w:space="0" w:color="auto"/>
                    <w:right w:val="none" w:sz="0" w:space="0" w:color="auto"/>
                  </w:divBdr>
                </w:div>
              </w:divsChild>
            </w:div>
            <w:div w:id="646713019">
              <w:marLeft w:val="0"/>
              <w:marRight w:val="0"/>
              <w:marTop w:val="0"/>
              <w:marBottom w:val="0"/>
              <w:divBdr>
                <w:top w:val="none" w:sz="0" w:space="0" w:color="auto"/>
                <w:left w:val="none" w:sz="0" w:space="0" w:color="auto"/>
                <w:bottom w:val="none" w:sz="0" w:space="0" w:color="auto"/>
                <w:right w:val="none" w:sz="0" w:space="0" w:color="auto"/>
              </w:divBdr>
              <w:divsChild>
                <w:div w:id="1147697662">
                  <w:marLeft w:val="0"/>
                  <w:marRight w:val="0"/>
                  <w:marTop w:val="0"/>
                  <w:marBottom w:val="0"/>
                  <w:divBdr>
                    <w:top w:val="none" w:sz="0" w:space="0" w:color="auto"/>
                    <w:left w:val="none" w:sz="0" w:space="0" w:color="auto"/>
                    <w:bottom w:val="none" w:sz="0" w:space="0" w:color="auto"/>
                    <w:right w:val="none" w:sz="0" w:space="0" w:color="auto"/>
                  </w:divBdr>
                  <w:divsChild>
                    <w:div w:id="916129023">
                      <w:marLeft w:val="0"/>
                      <w:marRight w:val="0"/>
                      <w:marTop w:val="0"/>
                      <w:marBottom w:val="0"/>
                      <w:divBdr>
                        <w:top w:val="none" w:sz="0" w:space="0" w:color="auto"/>
                        <w:left w:val="none" w:sz="0" w:space="0" w:color="auto"/>
                        <w:bottom w:val="none" w:sz="0" w:space="0" w:color="auto"/>
                        <w:right w:val="none" w:sz="0" w:space="0" w:color="auto"/>
                      </w:divBdr>
                      <w:divsChild>
                        <w:div w:id="1067150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0908027">
                              <w:marLeft w:val="0"/>
                              <w:marRight w:val="0"/>
                              <w:marTop w:val="0"/>
                              <w:marBottom w:val="0"/>
                              <w:divBdr>
                                <w:top w:val="none" w:sz="0" w:space="0" w:color="auto"/>
                                <w:left w:val="none" w:sz="0" w:space="0" w:color="auto"/>
                                <w:bottom w:val="none" w:sz="0" w:space="0" w:color="auto"/>
                                <w:right w:val="none" w:sz="0" w:space="0" w:color="auto"/>
                              </w:divBdr>
                              <w:divsChild>
                                <w:div w:id="1707483718">
                                  <w:marLeft w:val="0"/>
                                  <w:marRight w:val="0"/>
                                  <w:marTop w:val="0"/>
                                  <w:marBottom w:val="0"/>
                                  <w:divBdr>
                                    <w:top w:val="none" w:sz="0" w:space="0" w:color="auto"/>
                                    <w:left w:val="none" w:sz="0" w:space="0" w:color="auto"/>
                                    <w:bottom w:val="none" w:sz="0" w:space="0" w:color="auto"/>
                                    <w:right w:val="none" w:sz="0" w:space="0" w:color="auto"/>
                                  </w:divBdr>
                                  <w:divsChild>
                                    <w:div w:id="1740009662">
                                      <w:marLeft w:val="0"/>
                                      <w:marRight w:val="0"/>
                                      <w:marTop w:val="0"/>
                                      <w:marBottom w:val="0"/>
                                      <w:divBdr>
                                        <w:top w:val="none" w:sz="0" w:space="0" w:color="auto"/>
                                        <w:left w:val="none" w:sz="0" w:space="0" w:color="auto"/>
                                        <w:bottom w:val="none" w:sz="0" w:space="0" w:color="auto"/>
                                        <w:right w:val="none" w:sz="0" w:space="0" w:color="auto"/>
                                      </w:divBdr>
                                      <w:divsChild>
                                        <w:div w:id="651714915">
                                          <w:marLeft w:val="0"/>
                                          <w:marRight w:val="0"/>
                                          <w:marTop w:val="0"/>
                                          <w:marBottom w:val="0"/>
                                          <w:divBdr>
                                            <w:top w:val="none" w:sz="0" w:space="0" w:color="auto"/>
                                            <w:left w:val="none" w:sz="0" w:space="0" w:color="auto"/>
                                            <w:bottom w:val="none" w:sz="0" w:space="0" w:color="auto"/>
                                            <w:right w:val="none" w:sz="0" w:space="0" w:color="auto"/>
                                          </w:divBdr>
                                        </w:div>
                                        <w:div w:id="1018199331">
                                          <w:marLeft w:val="0"/>
                                          <w:marRight w:val="0"/>
                                          <w:marTop w:val="0"/>
                                          <w:marBottom w:val="0"/>
                                          <w:divBdr>
                                            <w:top w:val="none" w:sz="0" w:space="0" w:color="auto"/>
                                            <w:left w:val="none" w:sz="0" w:space="0" w:color="auto"/>
                                            <w:bottom w:val="none" w:sz="0" w:space="0" w:color="auto"/>
                                            <w:right w:val="none" w:sz="0" w:space="0" w:color="auto"/>
                                          </w:divBdr>
                                        </w:div>
                                        <w:div w:id="1478034215">
                                          <w:marLeft w:val="0"/>
                                          <w:marRight w:val="0"/>
                                          <w:marTop w:val="0"/>
                                          <w:marBottom w:val="0"/>
                                          <w:divBdr>
                                            <w:top w:val="none" w:sz="0" w:space="0" w:color="auto"/>
                                            <w:left w:val="none" w:sz="0" w:space="0" w:color="auto"/>
                                            <w:bottom w:val="none" w:sz="0" w:space="0" w:color="auto"/>
                                            <w:right w:val="none" w:sz="0" w:space="0" w:color="auto"/>
                                          </w:divBdr>
                                        </w:div>
                                        <w:div w:id="18729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85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57826">
              <w:marLeft w:val="0"/>
              <w:marRight w:val="0"/>
              <w:marTop w:val="0"/>
              <w:marBottom w:val="0"/>
              <w:divBdr>
                <w:top w:val="none" w:sz="0" w:space="0" w:color="auto"/>
                <w:left w:val="none" w:sz="0" w:space="0" w:color="auto"/>
                <w:bottom w:val="none" w:sz="0" w:space="0" w:color="auto"/>
                <w:right w:val="none" w:sz="0" w:space="0" w:color="auto"/>
              </w:divBdr>
              <w:divsChild>
                <w:div w:id="704404882">
                  <w:marLeft w:val="0"/>
                  <w:marRight w:val="0"/>
                  <w:marTop w:val="0"/>
                  <w:marBottom w:val="0"/>
                  <w:divBdr>
                    <w:top w:val="none" w:sz="0" w:space="0" w:color="auto"/>
                    <w:left w:val="none" w:sz="0" w:space="0" w:color="auto"/>
                    <w:bottom w:val="none" w:sz="0" w:space="0" w:color="auto"/>
                    <w:right w:val="none" w:sz="0" w:space="0" w:color="auto"/>
                  </w:divBdr>
                </w:div>
              </w:divsChild>
            </w:div>
            <w:div w:id="890455517">
              <w:marLeft w:val="0"/>
              <w:marRight w:val="0"/>
              <w:marTop w:val="0"/>
              <w:marBottom w:val="0"/>
              <w:divBdr>
                <w:top w:val="none" w:sz="0" w:space="0" w:color="auto"/>
                <w:left w:val="none" w:sz="0" w:space="0" w:color="auto"/>
                <w:bottom w:val="none" w:sz="0" w:space="0" w:color="auto"/>
                <w:right w:val="none" w:sz="0" w:space="0" w:color="auto"/>
              </w:divBdr>
              <w:divsChild>
                <w:div w:id="205711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84328">
          <w:marLeft w:val="0"/>
          <w:marRight w:val="0"/>
          <w:marTop w:val="0"/>
          <w:marBottom w:val="0"/>
          <w:divBdr>
            <w:top w:val="none" w:sz="0" w:space="0" w:color="auto"/>
            <w:left w:val="none" w:sz="0" w:space="0" w:color="auto"/>
            <w:bottom w:val="none" w:sz="0" w:space="0" w:color="auto"/>
            <w:right w:val="none" w:sz="0" w:space="0" w:color="auto"/>
          </w:divBdr>
          <w:divsChild>
            <w:div w:id="216551148">
              <w:marLeft w:val="0"/>
              <w:marRight w:val="0"/>
              <w:marTop w:val="0"/>
              <w:marBottom w:val="0"/>
              <w:divBdr>
                <w:top w:val="none" w:sz="0" w:space="0" w:color="auto"/>
                <w:left w:val="none" w:sz="0" w:space="0" w:color="auto"/>
                <w:bottom w:val="none" w:sz="0" w:space="0" w:color="auto"/>
                <w:right w:val="none" w:sz="0" w:space="0" w:color="auto"/>
              </w:divBdr>
              <w:divsChild>
                <w:div w:id="609362656">
                  <w:marLeft w:val="0"/>
                  <w:marRight w:val="0"/>
                  <w:marTop w:val="0"/>
                  <w:marBottom w:val="0"/>
                  <w:divBdr>
                    <w:top w:val="none" w:sz="0" w:space="0" w:color="auto"/>
                    <w:left w:val="none" w:sz="0" w:space="0" w:color="auto"/>
                    <w:bottom w:val="none" w:sz="0" w:space="0" w:color="auto"/>
                    <w:right w:val="none" w:sz="0" w:space="0" w:color="auto"/>
                  </w:divBdr>
                  <w:divsChild>
                    <w:div w:id="133913984">
                      <w:marLeft w:val="0"/>
                      <w:marRight w:val="0"/>
                      <w:marTop w:val="0"/>
                      <w:marBottom w:val="0"/>
                      <w:divBdr>
                        <w:top w:val="none" w:sz="0" w:space="0" w:color="auto"/>
                        <w:left w:val="none" w:sz="0" w:space="0" w:color="auto"/>
                        <w:bottom w:val="none" w:sz="0" w:space="0" w:color="auto"/>
                        <w:right w:val="none" w:sz="0" w:space="0" w:color="auto"/>
                      </w:divBdr>
                      <w:divsChild>
                        <w:div w:id="1161117977">
                          <w:marLeft w:val="0"/>
                          <w:marRight w:val="0"/>
                          <w:marTop w:val="0"/>
                          <w:marBottom w:val="0"/>
                          <w:divBdr>
                            <w:top w:val="none" w:sz="0" w:space="0" w:color="auto"/>
                            <w:left w:val="none" w:sz="0" w:space="0" w:color="auto"/>
                            <w:bottom w:val="none" w:sz="0" w:space="0" w:color="auto"/>
                            <w:right w:val="none" w:sz="0" w:space="0" w:color="auto"/>
                          </w:divBdr>
                          <w:divsChild>
                            <w:div w:id="50351201">
                              <w:marLeft w:val="0"/>
                              <w:marRight w:val="0"/>
                              <w:marTop w:val="0"/>
                              <w:marBottom w:val="0"/>
                              <w:divBdr>
                                <w:top w:val="none" w:sz="0" w:space="0" w:color="auto"/>
                                <w:left w:val="none" w:sz="0" w:space="0" w:color="auto"/>
                                <w:bottom w:val="none" w:sz="0" w:space="0" w:color="auto"/>
                                <w:right w:val="none" w:sz="0" w:space="0" w:color="auto"/>
                              </w:divBdr>
                            </w:div>
                            <w:div w:id="17382362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7068888">
                                  <w:marLeft w:val="0"/>
                                  <w:marRight w:val="0"/>
                                  <w:marTop w:val="0"/>
                                  <w:marBottom w:val="0"/>
                                  <w:divBdr>
                                    <w:top w:val="none" w:sz="0" w:space="0" w:color="auto"/>
                                    <w:left w:val="none" w:sz="0" w:space="0" w:color="auto"/>
                                    <w:bottom w:val="none" w:sz="0" w:space="0" w:color="auto"/>
                                    <w:right w:val="none" w:sz="0" w:space="0" w:color="auto"/>
                                  </w:divBdr>
                                  <w:divsChild>
                                    <w:div w:id="8131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987214">
              <w:marLeft w:val="0"/>
              <w:marRight w:val="0"/>
              <w:marTop w:val="0"/>
              <w:marBottom w:val="0"/>
              <w:divBdr>
                <w:top w:val="none" w:sz="0" w:space="0" w:color="auto"/>
                <w:left w:val="none" w:sz="0" w:space="0" w:color="auto"/>
                <w:bottom w:val="none" w:sz="0" w:space="0" w:color="auto"/>
                <w:right w:val="none" w:sz="0" w:space="0" w:color="auto"/>
              </w:divBdr>
              <w:divsChild>
                <w:div w:id="1301612132">
                  <w:marLeft w:val="0"/>
                  <w:marRight w:val="0"/>
                  <w:marTop w:val="0"/>
                  <w:marBottom w:val="0"/>
                  <w:divBdr>
                    <w:top w:val="none" w:sz="0" w:space="0" w:color="auto"/>
                    <w:left w:val="none" w:sz="0" w:space="0" w:color="auto"/>
                    <w:bottom w:val="none" w:sz="0" w:space="0" w:color="auto"/>
                    <w:right w:val="none" w:sz="0" w:space="0" w:color="auto"/>
                  </w:divBdr>
                  <w:divsChild>
                    <w:div w:id="1902476115">
                      <w:marLeft w:val="0"/>
                      <w:marRight w:val="0"/>
                      <w:marTop w:val="0"/>
                      <w:marBottom w:val="0"/>
                      <w:divBdr>
                        <w:top w:val="none" w:sz="0" w:space="0" w:color="auto"/>
                        <w:left w:val="none" w:sz="0" w:space="0" w:color="auto"/>
                        <w:bottom w:val="none" w:sz="0" w:space="0" w:color="auto"/>
                        <w:right w:val="none" w:sz="0" w:space="0" w:color="auto"/>
                      </w:divBdr>
                      <w:divsChild>
                        <w:div w:id="779379401">
                          <w:marLeft w:val="0"/>
                          <w:marRight w:val="0"/>
                          <w:marTop w:val="0"/>
                          <w:marBottom w:val="0"/>
                          <w:divBdr>
                            <w:top w:val="none" w:sz="0" w:space="0" w:color="auto"/>
                            <w:left w:val="none" w:sz="0" w:space="0" w:color="auto"/>
                            <w:bottom w:val="none" w:sz="0" w:space="0" w:color="auto"/>
                            <w:right w:val="none" w:sz="0" w:space="0" w:color="auto"/>
                          </w:divBdr>
                          <w:divsChild>
                            <w:div w:id="109521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4224844">
                                  <w:marLeft w:val="0"/>
                                  <w:marRight w:val="0"/>
                                  <w:marTop w:val="0"/>
                                  <w:marBottom w:val="0"/>
                                  <w:divBdr>
                                    <w:top w:val="none" w:sz="0" w:space="0" w:color="auto"/>
                                    <w:left w:val="none" w:sz="0" w:space="0" w:color="auto"/>
                                    <w:bottom w:val="none" w:sz="0" w:space="0" w:color="auto"/>
                                    <w:right w:val="none" w:sz="0" w:space="0" w:color="auto"/>
                                  </w:divBdr>
                                  <w:divsChild>
                                    <w:div w:id="3297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1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389850">
              <w:marLeft w:val="0"/>
              <w:marRight w:val="0"/>
              <w:marTop w:val="0"/>
              <w:marBottom w:val="0"/>
              <w:divBdr>
                <w:top w:val="none" w:sz="0" w:space="0" w:color="auto"/>
                <w:left w:val="none" w:sz="0" w:space="0" w:color="auto"/>
                <w:bottom w:val="none" w:sz="0" w:space="0" w:color="auto"/>
                <w:right w:val="none" w:sz="0" w:space="0" w:color="auto"/>
              </w:divBdr>
              <w:divsChild>
                <w:div w:id="2147307828">
                  <w:marLeft w:val="0"/>
                  <w:marRight w:val="0"/>
                  <w:marTop w:val="0"/>
                  <w:marBottom w:val="0"/>
                  <w:divBdr>
                    <w:top w:val="none" w:sz="0" w:space="0" w:color="auto"/>
                    <w:left w:val="none" w:sz="0" w:space="0" w:color="auto"/>
                    <w:bottom w:val="none" w:sz="0" w:space="0" w:color="auto"/>
                    <w:right w:val="none" w:sz="0" w:space="0" w:color="auto"/>
                  </w:divBdr>
                  <w:divsChild>
                    <w:div w:id="124466583">
                      <w:marLeft w:val="0"/>
                      <w:marRight w:val="0"/>
                      <w:marTop w:val="0"/>
                      <w:marBottom w:val="0"/>
                      <w:divBdr>
                        <w:top w:val="none" w:sz="0" w:space="0" w:color="auto"/>
                        <w:left w:val="none" w:sz="0" w:space="0" w:color="auto"/>
                        <w:bottom w:val="none" w:sz="0" w:space="0" w:color="auto"/>
                        <w:right w:val="none" w:sz="0" w:space="0" w:color="auto"/>
                      </w:divBdr>
                      <w:divsChild>
                        <w:div w:id="1380015251">
                          <w:marLeft w:val="0"/>
                          <w:marRight w:val="0"/>
                          <w:marTop w:val="0"/>
                          <w:marBottom w:val="0"/>
                          <w:divBdr>
                            <w:top w:val="none" w:sz="0" w:space="0" w:color="auto"/>
                            <w:left w:val="none" w:sz="0" w:space="0" w:color="auto"/>
                            <w:bottom w:val="none" w:sz="0" w:space="0" w:color="auto"/>
                            <w:right w:val="none" w:sz="0" w:space="0" w:color="auto"/>
                          </w:divBdr>
                          <w:divsChild>
                            <w:div w:id="20371474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9468387">
                                  <w:marLeft w:val="0"/>
                                  <w:marRight w:val="0"/>
                                  <w:marTop w:val="0"/>
                                  <w:marBottom w:val="0"/>
                                  <w:divBdr>
                                    <w:top w:val="none" w:sz="0" w:space="0" w:color="auto"/>
                                    <w:left w:val="none" w:sz="0" w:space="0" w:color="auto"/>
                                    <w:bottom w:val="none" w:sz="0" w:space="0" w:color="auto"/>
                                    <w:right w:val="none" w:sz="0" w:space="0" w:color="auto"/>
                                  </w:divBdr>
                                  <w:divsChild>
                                    <w:div w:id="19762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774917">
              <w:marLeft w:val="0"/>
              <w:marRight w:val="0"/>
              <w:marTop w:val="0"/>
              <w:marBottom w:val="0"/>
              <w:divBdr>
                <w:top w:val="none" w:sz="0" w:space="0" w:color="auto"/>
                <w:left w:val="none" w:sz="0" w:space="0" w:color="auto"/>
                <w:bottom w:val="none" w:sz="0" w:space="0" w:color="auto"/>
                <w:right w:val="none" w:sz="0" w:space="0" w:color="auto"/>
              </w:divBdr>
              <w:divsChild>
                <w:div w:id="1499272830">
                  <w:marLeft w:val="0"/>
                  <w:marRight w:val="0"/>
                  <w:marTop w:val="0"/>
                  <w:marBottom w:val="0"/>
                  <w:divBdr>
                    <w:top w:val="none" w:sz="0" w:space="0" w:color="auto"/>
                    <w:left w:val="none" w:sz="0" w:space="0" w:color="auto"/>
                    <w:bottom w:val="none" w:sz="0" w:space="0" w:color="auto"/>
                    <w:right w:val="none" w:sz="0" w:space="0" w:color="auto"/>
                  </w:divBdr>
                  <w:divsChild>
                    <w:div w:id="147673680">
                      <w:marLeft w:val="0"/>
                      <w:marRight w:val="0"/>
                      <w:marTop w:val="0"/>
                      <w:marBottom w:val="0"/>
                      <w:divBdr>
                        <w:top w:val="none" w:sz="0" w:space="0" w:color="auto"/>
                        <w:left w:val="none" w:sz="0" w:space="0" w:color="auto"/>
                        <w:bottom w:val="none" w:sz="0" w:space="0" w:color="auto"/>
                        <w:right w:val="none" w:sz="0" w:space="0" w:color="auto"/>
                      </w:divBdr>
                      <w:divsChild>
                        <w:div w:id="301928239">
                          <w:marLeft w:val="0"/>
                          <w:marRight w:val="0"/>
                          <w:marTop w:val="0"/>
                          <w:marBottom w:val="0"/>
                          <w:divBdr>
                            <w:top w:val="none" w:sz="0" w:space="0" w:color="auto"/>
                            <w:left w:val="none" w:sz="0" w:space="0" w:color="auto"/>
                            <w:bottom w:val="none" w:sz="0" w:space="0" w:color="auto"/>
                            <w:right w:val="none" w:sz="0" w:space="0" w:color="auto"/>
                          </w:divBdr>
                          <w:divsChild>
                            <w:div w:id="19054108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8488604">
                                  <w:marLeft w:val="0"/>
                                  <w:marRight w:val="0"/>
                                  <w:marTop w:val="0"/>
                                  <w:marBottom w:val="0"/>
                                  <w:divBdr>
                                    <w:top w:val="none" w:sz="0" w:space="0" w:color="auto"/>
                                    <w:left w:val="none" w:sz="0" w:space="0" w:color="auto"/>
                                    <w:bottom w:val="none" w:sz="0" w:space="0" w:color="auto"/>
                                    <w:right w:val="none" w:sz="0" w:space="0" w:color="auto"/>
                                  </w:divBdr>
                                  <w:divsChild>
                                    <w:div w:id="175728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6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381560">
              <w:marLeft w:val="0"/>
              <w:marRight w:val="0"/>
              <w:marTop w:val="0"/>
              <w:marBottom w:val="0"/>
              <w:divBdr>
                <w:top w:val="none" w:sz="0" w:space="0" w:color="auto"/>
                <w:left w:val="none" w:sz="0" w:space="0" w:color="auto"/>
                <w:bottom w:val="none" w:sz="0" w:space="0" w:color="auto"/>
                <w:right w:val="none" w:sz="0" w:space="0" w:color="auto"/>
              </w:divBdr>
              <w:divsChild>
                <w:div w:id="209461669">
                  <w:marLeft w:val="0"/>
                  <w:marRight w:val="0"/>
                  <w:marTop w:val="0"/>
                  <w:marBottom w:val="0"/>
                  <w:divBdr>
                    <w:top w:val="none" w:sz="0" w:space="0" w:color="auto"/>
                    <w:left w:val="none" w:sz="0" w:space="0" w:color="auto"/>
                    <w:bottom w:val="none" w:sz="0" w:space="0" w:color="auto"/>
                    <w:right w:val="none" w:sz="0" w:space="0" w:color="auto"/>
                  </w:divBdr>
                  <w:divsChild>
                    <w:div w:id="1166625382">
                      <w:marLeft w:val="0"/>
                      <w:marRight w:val="0"/>
                      <w:marTop w:val="0"/>
                      <w:marBottom w:val="0"/>
                      <w:divBdr>
                        <w:top w:val="none" w:sz="0" w:space="0" w:color="auto"/>
                        <w:left w:val="none" w:sz="0" w:space="0" w:color="auto"/>
                        <w:bottom w:val="none" w:sz="0" w:space="0" w:color="auto"/>
                        <w:right w:val="none" w:sz="0" w:space="0" w:color="auto"/>
                      </w:divBdr>
                    </w:div>
                    <w:div w:id="1357344851">
                      <w:marLeft w:val="0"/>
                      <w:marRight w:val="0"/>
                      <w:marTop w:val="0"/>
                      <w:marBottom w:val="0"/>
                      <w:divBdr>
                        <w:top w:val="none" w:sz="0" w:space="0" w:color="auto"/>
                        <w:left w:val="none" w:sz="0" w:space="0" w:color="auto"/>
                        <w:bottom w:val="none" w:sz="0" w:space="0" w:color="auto"/>
                        <w:right w:val="none" w:sz="0" w:space="0" w:color="auto"/>
                      </w:divBdr>
                    </w:div>
                    <w:div w:id="1494252669">
                      <w:marLeft w:val="0"/>
                      <w:marRight w:val="0"/>
                      <w:marTop w:val="0"/>
                      <w:marBottom w:val="0"/>
                      <w:divBdr>
                        <w:top w:val="none" w:sz="0" w:space="0" w:color="auto"/>
                        <w:left w:val="none" w:sz="0" w:space="0" w:color="auto"/>
                        <w:bottom w:val="none" w:sz="0" w:space="0" w:color="auto"/>
                        <w:right w:val="none" w:sz="0" w:space="0" w:color="auto"/>
                      </w:divBdr>
                    </w:div>
                    <w:div w:id="1542010322">
                      <w:marLeft w:val="0"/>
                      <w:marRight w:val="0"/>
                      <w:marTop w:val="0"/>
                      <w:marBottom w:val="0"/>
                      <w:divBdr>
                        <w:top w:val="none" w:sz="0" w:space="0" w:color="auto"/>
                        <w:left w:val="none" w:sz="0" w:space="0" w:color="auto"/>
                        <w:bottom w:val="none" w:sz="0" w:space="0" w:color="auto"/>
                        <w:right w:val="none" w:sz="0" w:space="0" w:color="auto"/>
                      </w:divBdr>
                    </w:div>
                    <w:div w:id="21311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29434">
              <w:marLeft w:val="0"/>
              <w:marRight w:val="0"/>
              <w:marTop w:val="0"/>
              <w:marBottom w:val="0"/>
              <w:divBdr>
                <w:top w:val="none" w:sz="0" w:space="0" w:color="auto"/>
                <w:left w:val="none" w:sz="0" w:space="0" w:color="auto"/>
                <w:bottom w:val="none" w:sz="0" w:space="0" w:color="auto"/>
                <w:right w:val="none" w:sz="0" w:space="0" w:color="auto"/>
              </w:divBdr>
              <w:divsChild>
                <w:div w:id="1329943970">
                  <w:marLeft w:val="0"/>
                  <w:marRight w:val="0"/>
                  <w:marTop w:val="0"/>
                  <w:marBottom w:val="0"/>
                  <w:divBdr>
                    <w:top w:val="none" w:sz="0" w:space="0" w:color="auto"/>
                    <w:left w:val="none" w:sz="0" w:space="0" w:color="auto"/>
                    <w:bottom w:val="none" w:sz="0" w:space="0" w:color="auto"/>
                    <w:right w:val="none" w:sz="0" w:space="0" w:color="auto"/>
                  </w:divBdr>
                  <w:divsChild>
                    <w:div w:id="229661505">
                      <w:marLeft w:val="0"/>
                      <w:marRight w:val="0"/>
                      <w:marTop w:val="0"/>
                      <w:marBottom w:val="0"/>
                      <w:divBdr>
                        <w:top w:val="none" w:sz="0" w:space="0" w:color="auto"/>
                        <w:left w:val="none" w:sz="0" w:space="0" w:color="auto"/>
                        <w:bottom w:val="none" w:sz="0" w:space="0" w:color="auto"/>
                        <w:right w:val="none" w:sz="0" w:space="0" w:color="auto"/>
                      </w:divBdr>
                    </w:div>
                    <w:div w:id="442725415">
                      <w:marLeft w:val="0"/>
                      <w:marRight w:val="0"/>
                      <w:marTop w:val="0"/>
                      <w:marBottom w:val="0"/>
                      <w:divBdr>
                        <w:top w:val="none" w:sz="0" w:space="0" w:color="auto"/>
                        <w:left w:val="none" w:sz="0" w:space="0" w:color="auto"/>
                        <w:bottom w:val="none" w:sz="0" w:space="0" w:color="auto"/>
                        <w:right w:val="none" w:sz="0" w:space="0" w:color="auto"/>
                      </w:divBdr>
                    </w:div>
                    <w:div w:id="565530744">
                      <w:marLeft w:val="0"/>
                      <w:marRight w:val="0"/>
                      <w:marTop w:val="0"/>
                      <w:marBottom w:val="0"/>
                      <w:divBdr>
                        <w:top w:val="none" w:sz="0" w:space="0" w:color="auto"/>
                        <w:left w:val="none" w:sz="0" w:space="0" w:color="auto"/>
                        <w:bottom w:val="none" w:sz="0" w:space="0" w:color="auto"/>
                        <w:right w:val="none" w:sz="0" w:space="0" w:color="auto"/>
                      </w:divBdr>
                      <w:divsChild>
                        <w:div w:id="649595772">
                          <w:marLeft w:val="0"/>
                          <w:marRight w:val="0"/>
                          <w:marTop w:val="0"/>
                          <w:marBottom w:val="0"/>
                          <w:divBdr>
                            <w:top w:val="none" w:sz="0" w:space="0" w:color="auto"/>
                            <w:left w:val="none" w:sz="0" w:space="0" w:color="auto"/>
                            <w:bottom w:val="none" w:sz="0" w:space="0" w:color="auto"/>
                            <w:right w:val="none" w:sz="0" w:space="0" w:color="auto"/>
                          </w:divBdr>
                        </w:div>
                      </w:divsChild>
                    </w:div>
                    <w:div w:id="630600360">
                      <w:marLeft w:val="0"/>
                      <w:marRight w:val="0"/>
                      <w:marTop w:val="0"/>
                      <w:marBottom w:val="0"/>
                      <w:divBdr>
                        <w:top w:val="none" w:sz="0" w:space="0" w:color="auto"/>
                        <w:left w:val="none" w:sz="0" w:space="0" w:color="auto"/>
                        <w:bottom w:val="none" w:sz="0" w:space="0" w:color="auto"/>
                        <w:right w:val="none" w:sz="0" w:space="0" w:color="auto"/>
                      </w:divBdr>
                    </w:div>
                    <w:div w:id="786777600">
                      <w:marLeft w:val="0"/>
                      <w:marRight w:val="0"/>
                      <w:marTop w:val="0"/>
                      <w:marBottom w:val="0"/>
                      <w:divBdr>
                        <w:top w:val="none" w:sz="0" w:space="0" w:color="auto"/>
                        <w:left w:val="none" w:sz="0" w:space="0" w:color="auto"/>
                        <w:bottom w:val="none" w:sz="0" w:space="0" w:color="auto"/>
                        <w:right w:val="none" w:sz="0" w:space="0" w:color="auto"/>
                      </w:divBdr>
                    </w:div>
                    <w:div w:id="1700084146">
                      <w:marLeft w:val="0"/>
                      <w:marRight w:val="0"/>
                      <w:marTop w:val="0"/>
                      <w:marBottom w:val="0"/>
                      <w:divBdr>
                        <w:top w:val="none" w:sz="0" w:space="0" w:color="auto"/>
                        <w:left w:val="none" w:sz="0" w:space="0" w:color="auto"/>
                        <w:bottom w:val="none" w:sz="0" w:space="0" w:color="auto"/>
                        <w:right w:val="none" w:sz="0" w:space="0" w:color="auto"/>
                      </w:divBdr>
                    </w:div>
                    <w:div w:id="20748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5124">
              <w:marLeft w:val="0"/>
              <w:marRight w:val="0"/>
              <w:marTop w:val="0"/>
              <w:marBottom w:val="0"/>
              <w:divBdr>
                <w:top w:val="none" w:sz="0" w:space="0" w:color="auto"/>
                <w:left w:val="none" w:sz="0" w:space="0" w:color="auto"/>
                <w:bottom w:val="none" w:sz="0" w:space="0" w:color="auto"/>
                <w:right w:val="none" w:sz="0" w:space="0" w:color="auto"/>
              </w:divBdr>
              <w:divsChild>
                <w:div w:id="1839080140">
                  <w:marLeft w:val="0"/>
                  <w:marRight w:val="0"/>
                  <w:marTop w:val="0"/>
                  <w:marBottom w:val="0"/>
                  <w:divBdr>
                    <w:top w:val="none" w:sz="0" w:space="0" w:color="auto"/>
                    <w:left w:val="none" w:sz="0" w:space="0" w:color="auto"/>
                    <w:bottom w:val="none" w:sz="0" w:space="0" w:color="auto"/>
                    <w:right w:val="none" w:sz="0" w:space="0" w:color="auto"/>
                  </w:divBdr>
                  <w:divsChild>
                    <w:div w:id="25401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76007">
              <w:marLeft w:val="0"/>
              <w:marRight w:val="0"/>
              <w:marTop w:val="0"/>
              <w:marBottom w:val="0"/>
              <w:divBdr>
                <w:top w:val="none" w:sz="0" w:space="0" w:color="auto"/>
                <w:left w:val="none" w:sz="0" w:space="0" w:color="auto"/>
                <w:bottom w:val="none" w:sz="0" w:space="0" w:color="auto"/>
                <w:right w:val="none" w:sz="0" w:space="0" w:color="auto"/>
              </w:divBdr>
              <w:divsChild>
                <w:div w:id="1999844335">
                  <w:marLeft w:val="0"/>
                  <w:marRight w:val="0"/>
                  <w:marTop w:val="0"/>
                  <w:marBottom w:val="0"/>
                  <w:divBdr>
                    <w:top w:val="none" w:sz="0" w:space="0" w:color="auto"/>
                    <w:left w:val="none" w:sz="0" w:space="0" w:color="auto"/>
                    <w:bottom w:val="none" w:sz="0" w:space="0" w:color="auto"/>
                    <w:right w:val="none" w:sz="0" w:space="0" w:color="auto"/>
                  </w:divBdr>
                  <w:divsChild>
                    <w:div w:id="296305628">
                      <w:marLeft w:val="0"/>
                      <w:marRight w:val="0"/>
                      <w:marTop w:val="0"/>
                      <w:marBottom w:val="0"/>
                      <w:divBdr>
                        <w:top w:val="none" w:sz="0" w:space="0" w:color="auto"/>
                        <w:left w:val="none" w:sz="0" w:space="0" w:color="auto"/>
                        <w:bottom w:val="none" w:sz="0" w:space="0" w:color="auto"/>
                        <w:right w:val="none" w:sz="0" w:space="0" w:color="auto"/>
                      </w:divBdr>
                      <w:divsChild>
                        <w:div w:id="19572487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227172">
                              <w:marLeft w:val="0"/>
                              <w:marRight w:val="0"/>
                              <w:marTop w:val="0"/>
                              <w:marBottom w:val="0"/>
                              <w:divBdr>
                                <w:top w:val="none" w:sz="0" w:space="0" w:color="auto"/>
                                <w:left w:val="none" w:sz="0" w:space="0" w:color="auto"/>
                                <w:bottom w:val="none" w:sz="0" w:space="0" w:color="auto"/>
                                <w:right w:val="none" w:sz="0" w:space="0" w:color="auto"/>
                              </w:divBdr>
                              <w:divsChild>
                                <w:div w:id="7659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930048">
              <w:marLeft w:val="0"/>
              <w:marRight w:val="0"/>
              <w:marTop w:val="0"/>
              <w:marBottom w:val="0"/>
              <w:divBdr>
                <w:top w:val="none" w:sz="0" w:space="0" w:color="auto"/>
                <w:left w:val="none" w:sz="0" w:space="0" w:color="auto"/>
                <w:bottom w:val="none" w:sz="0" w:space="0" w:color="auto"/>
                <w:right w:val="none" w:sz="0" w:space="0" w:color="auto"/>
              </w:divBdr>
              <w:divsChild>
                <w:div w:id="548107784">
                  <w:marLeft w:val="0"/>
                  <w:marRight w:val="0"/>
                  <w:marTop w:val="0"/>
                  <w:marBottom w:val="0"/>
                  <w:divBdr>
                    <w:top w:val="none" w:sz="0" w:space="0" w:color="auto"/>
                    <w:left w:val="none" w:sz="0" w:space="0" w:color="auto"/>
                    <w:bottom w:val="none" w:sz="0" w:space="0" w:color="auto"/>
                    <w:right w:val="none" w:sz="0" w:space="0" w:color="auto"/>
                  </w:divBdr>
                  <w:divsChild>
                    <w:div w:id="1537737218">
                      <w:marLeft w:val="0"/>
                      <w:marRight w:val="0"/>
                      <w:marTop w:val="0"/>
                      <w:marBottom w:val="0"/>
                      <w:divBdr>
                        <w:top w:val="none" w:sz="0" w:space="0" w:color="auto"/>
                        <w:left w:val="none" w:sz="0" w:space="0" w:color="auto"/>
                        <w:bottom w:val="none" w:sz="0" w:space="0" w:color="auto"/>
                        <w:right w:val="none" w:sz="0" w:space="0" w:color="auto"/>
                      </w:divBdr>
                    </w:div>
                  </w:divsChild>
                </w:div>
                <w:div w:id="2126804232">
                  <w:marLeft w:val="0"/>
                  <w:marRight w:val="0"/>
                  <w:marTop w:val="0"/>
                  <w:marBottom w:val="0"/>
                  <w:divBdr>
                    <w:top w:val="none" w:sz="0" w:space="0" w:color="auto"/>
                    <w:left w:val="none" w:sz="0" w:space="0" w:color="auto"/>
                    <w:bottom w:val="none" w:sz="0" w:space="0" w:color="auto"/>
                    <w:right w:val="none" w:sz="0" w:space="0" w:color="auto"/>
                  </w:divBdr>
                </w:div>
              </w:divsChild>
            </w:div>
            <w:div w:id="2014532021">
              <w:marLeft w:val="0"/>
              <w:marRight w:val="0"/>
              <w:marTop w:val="0"/>
              <w:marBottom w:val="0"/>
              <w:divBdr>
                <w:top w:val="none" w:sz="0" w:space="0" w:color="auto"/>
                <w:left w:val="none" w:sz="0" w:space="0" w:color="auto"/>
                <w:bottom w:val="none" w:sz="0" w:space="0" w:color="auto"/>
                <w:right w:val="none" w:sz="0" w:space="0" w:color="auto"/>
              </w:divBdr>
              <w:divsChild>
                <w:div w:id="2134979274">
                  <w:marLeft w:val="0"/>
                  <w:marRight w:val="0"/>
                  <w:marTop w:val="0"/>
                  <w:marBottom w:val="0"/>
                  <w:divBdr>
                    <w:top w:val="none" w:sz="0" w:space="0" w:color="auto"/>
                    <w:left w:val="none" w:sz="0" w:space="0" w:color="auto"/>
                    <w:bottom w:val="none" w:sz="0" w:space="0" w:color="auto"/>
                    <w:right w:val="none" w:sz="0" w:space="0" w:color="auto"/>
                  </w:divBdr>
                  <w:divsChild>
                    <w:div w:id="632371431">
                      <w:marLeft w:val="0"/>
                      <w:marRight w:val="0"/>
                      <w:marTop w:val="0"/>
                      <w:marBottom w:val="0"/>
                      <w:divBdr>
                        <w:top w:val="none" w:sz="0" w:space="0" w:color="auto"/>
                        <w:left w:val="none" w:sz="0" w:space="0" w:color="auto"/>
                        <w:bottom w:val="none" w:sz="0" w:space="0" w:color="auto"/>
                        <w:right w:val="none" w:sz="0" w:space="0" w:color="auto"/>
                      </w:divBdr>
                      <w:divsChild>
                        <w:div w:id="1387677688">
                          <w:marLeft w:val="0"/>
                          <w:marRight w:val="0"/>
                          <w:marTop w:val="0"/>
                          <w:marBottom w:val="0"/>
                          <w:divBdr>
                            <w:top w:val="none" w:sz="0" w:space="0" w:color="auto"/>
                            <w:left w:val="none" w:sz="0" w:space="0" w:color="auto"/>
                            <w:bottom w:val="none" w:sz="0" w:space="0" w:color="auto"/>
                            <w:right w:val="none" w:sz="0" w:space="0" w:color="auto"/>
                          </w:divBdr>
                          <w:divsChild>
                            <w:div w:id="2038039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100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87748">
              <w:marLeft w:val="0"/>
              <w:marRight w:val="0"/>
              <w:marTop w:val="0"/>
              <w:marBottom w:val="0"/>
              <w:divBdr>
                <w:top w:val="none" w:sz="0" w:space="0" w:color="auto"/>
                <w:left w:val="none" w:sz="0" w:space="0" w:color="auto"/>
                <w:bottom w:val="none" w:sz="0" w:space="0" w:color="auto"/>
                <w:right w:val="none" w:sz="0" w:space="0" w:color="auto"/>
              </w:divBdr>
              <w:divsChild>
                <w:div w:id="793913641">
                  <w:marLeft w:val="0"/>
                  <w:marRight w:val="0"/>
                  <w:marTop w:val="0"/>
                  <w:marBottom w:val="0"/>
                  <w:divBdr>
                    <w:top w:val="none" w:sz="0" w:space="0" w:color="auto"/>
                    <w:left w:val="none" w:sz="0" w:space="0" w:color="auto"/>
                    <w:bottom w:val="none" w:sz="0" w:space="0" w:color="auto"/>
                    <w:right w:val="none" w:sz="0" w:space="0" w:color="auto"/>
                  </w:divBdr>
                  <w:divsChild>
                    <w:div w:id="153029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19024">
          <w:marLeft w:val="0"/>
          <w:marRight w:val="0"/>
          <w:marTop w:val="0"/>
          <w:marBottom w:val="0"/>
          <w:divBdr>
            <w:top w:val="none" w:sz="0" w:space="0" w:color="auto"/>
            <w:left w:val="none" w:sz="0" w:space="0" w:color="auto"/>
            <w:bottom w:val="none" w:sz="0" w:space="0" w:color="auto"/>
            <w:right w:val="none" w:sz="0" w:space="0" w:color="auto"/>
          </w:divBdr>
          <w:divsChild>
            <w:div w:id="988362076">
              <w:marLeft w:val="0"/>
              <w:marRight w:val="0"/>
              <w:marTop w:val="0"/>
              <w:marBottom w:val="0"/>
              <w:divBdr>
                <w:top w:val="none" w:sz="0" w:space="0" w:color="auto"/>
                <w:left w:val="none" w:sz="0" w:space="0" w:color="auto"/>
                <w:bottom w:val="none" w:sz="0" w:space="0" w:color="auto"/>
                <w:right w:val="none" w:sz="0" w:space="0" w:color="auto"/>
              </w:divBdr>
              <w:divsChild>
                <w:div w:id="953974264">
                  <w:marLeft w:val="0"/>
                  <w:marRight w:val="0"/>
                  <w:marTop w:val="0"/>
                  <w:marBottom w:val="0"/>
                  <w:divBdr>
                    <w:top w:val="none" w:sz="0" w:space="0" w:color="auto"/>
                    <w:left w:val="none" w:sz="0" w:space="0" w:color="auto"/>
                    <w:bottom w:val="none" w:sz="0" w:space="0" w:color="auto"/>
                    <w:right w:val="none" w:sz="0" w:space="0" w:color="auto"/>
                  </w:divBdr>
                  <w:divsChild>
                    <w:div w:id="50354270">
                      <w:marLeft w:val="0"/>
                      <w:marRight w:val="0"/>
                      <w:marTop w:val="0"/>
                      <w:marBottom w:val="0"/>
                      <w:divBdr>
                        <w:top w:val="none" w:sz="0" w:space="0" w:color="auto"/>
                        <w:left w:val="none" w:sz="0" w:space="0" w:color="auto"/>
                        <w:bottom w:val="none" w:sz="0" w:space="0" w:color="auto"/>
                        <w:right w:val="none" w:sz="0" w:space="0" w:color="auto"/>
                      </w:divBdr>
                      <w:divsChild>
                        <w:div w:id="511837558">
                          <w:marLeft w:val="0"/>
                          <w:marRight w:val="0"/>
                          <w:marTop w:val="0"/>
                          <w:marBottom w:val="0"/>
                          <w:divBdr>
                            <w:top w:val="none" w:sz="0" w:space="0" w:color="auto"/>
                            <w:left w:val="none" w:sz="0" w:space="0" w:color="auto"/>
                            <w:bottom w:val="none" w:sz="0" w:space="0" w:color="auto"/>
                            <w:right w:val="none" w:sz="0" w:space="0" w:color="auto"/>
                          </w:divBdr>
                          <w:divsChild>
                            <w:div w:id="1947344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18229126">
          <w:marLeft w:val="0"/>
          <w:marRight w:val="0"/>
          <w:marTop w:val="0"/>
          <w:marBottom w:val="0"/>
          <w:divBdr>
            <w:top w:val="none" w:sz="0" w:space="0" w:color="auto"/>
            <w:left w:val="none" w:sz="0" w:space="0" w:color="auto"/>
            <w:bottom w:val="none" w:sz="0" w:space="0" w:color="auto"/>
            <w:right w:val="none" w:sz="0" w:space="0" w:color="auto"/>
          </w:divBdr>
          <w:divsChild>
            <w:div w:id="59596799">
              <w:marLeft w:val="0"/>
              <w:marRight w:val="0"/>
              <w:marTop w:val="0"/>
              <w:marBottom w:val="0"/>
              <w:divBdr>
                <w:top w:val="none" w:sz="0" w:space="0" w:color="auto"/>
                <w:left w:val="none" w:sz="0" w:space="0" w:color="auto"/>
                <w:bottom w:val="none" w:sz="0" w:space="0" w:color="auto"/>
                <w:right w:val="none" w:sz="0" w:space="0" w:color="auto"/>
              </w:divBdr>
              <w:divsChild>
                <w:div w:id="294482942">
                  <w:marLeft w:val="0"/>
                  <w:marRight w:val="0"/>
                  <w:marTop w:val="0"/>
                  <w:marBottom w:val="0"/>
                  <w:divBdr>
                    <w:top w:val="none" w:sz="0" w:space="0" w:color="auto"/>
                    <w:left w:val="none" w:sz="0" w:space="0" w:color="auto"/>
                    <w:bottom w:val="none" w:sz="0" w:space="0" w:color="auto"/>
                    <w:right w:val="none" w:sz="0" w:space="0" w:color="auto"/>
                  </w:divBdr>
                  <w:divsChild>
                    <w:div w:id="335305408">
                      <w:marLeft w:val="0"/>
                      <w:marRight w:val="0"/>
                      <w:marTop w:val="0"/>
                      <w:marBottom w:val="0"/>
                      <w:divBdr>
                        <w:top w:val="none" w:sz="0" w:space="0" w:color="auto"/>
                        <w:left w:val="none" w:sz="0" w:space="0" w:color="auto"/>
                        <w:bottom w:val="none" w:sz="0" w:space="0" w:color="auto"/>
                        <w:right w:val="none" w:sz="0" w:space="0" w:color="auto"/>
                      </w:divBdr>
                      <w:divsChild>
                        <w:div w:id="1465738254">
                          <w:marLeft w:val="0"/>
                          <w:marRight w:val="0"/>
                          <w:marTop w:val="0"/>
                          <w:marBottom w:val="0"/>
                          <w:divBdr>
                            <w:top w:val="none" w:sz="0" w:space="0" w:color="auto"/>
                            <w:left w:val="none" w:sz="0" w:space="0" w:color="auto"/>
                            <w:bottom w:val="none" w:sz="0" w:space="0" w:color="auto"/>
                            <w:right w:val="none" w:sz="0" w:space="0" w:color="auto"/>
                          </w:divBdr>
                          <w:divsChild>
                            <w:div w:id="402995029">
                              <w:marLeft w:val="0"/>
                              <w:marRight w:val="0"/>
                              <w:marTop w:val="0"/>
                              <w:marBottom w:val="0"/>
                              <w:divBdr>
                                <w:top w:val="none" w:sz="0" w:space="0" w:color="auto"/>
                                <w:left w:val="none" w:sz="0" w:space="0" w:color="auto"/>
                                <w:bottom w:val="none" w:sz="0" w:space="0" w:color="auto"/>
                                <w:right w:val="none" w:sz="0" w:space="0" w:color="auto"/>
                              </w:divBdr>
                            </w:div>
                            <w:div w:id="9171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20485">
                  <w:marLeft w:val="0"/>
                  <w:marRight w:val="0"/>
                  <w:marTop w:val="0"/>
                  <w:marBottom w:val="0"/>
                  <w:divBdr>
                    <w:top w:val="none" w:sz="0" w:space="0" w:color="auto"/>
                    <w:left w:val="none" w:sz="0" w:space="0" w:color="auto"/>
                    <w:bottom w:val="none" w:sz="0" w:space="0" w:color="auto"/>
                    <w:right w:val="none" w:sz="0" w:space="0" w:color="auto"/>
                  </w:divBdr>
                  <w:divsChild>
                    <w:div w:id="1752579481">
                      <w:marLeft w:val="0"/>
                      <w:marRight w:val="0"/>
                      <w:marTop w:val="0"/>
                      <w:marBottom w:val="0"/>
                      <w:divBdr>
                        <w:top w:val="none" w:sz="0" w:space="0" w:color="auto"/>
                        <w:left w:val="none" w:sz="0" w:space="0" w:color="auto"/>
                        <w:bottom w:val="none" w:sz="0" w:space="0" w:color="auto"/>
                        <w:right w:val="none" w:sz="0" w:space="0" w:color="auto"/>
                      </w:divBdr>
                      <w:divsChild>
                        <w:div w:id="6282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922682">
          <w:marLeft w:val="0"/>
          <w:marRight w:val="0"/>
          <w:marTop w:val="0"/>
          <w:marBottom w:val="0"/>
          <w:divBdr>
            <w:top w:val="none" w:sz="0" w:space="0" w:color="auto"/>
            <w:left w:val="none" w:sz="0" w:space="0" w:color="auto"/>
            <w:bottom w:val="none" w:sz="0" w:space="0" w:color="auto"/>
            <w:right w:val="none" w:sz="0" w:space="0" w:color="auto"/>
          </w:divBdr>
          <w:divsChild>
            <w:div w:id="1762603299">
              <w:marLeft w:val="0"/>
              <w:marRight w:val="0"/>
              <w:marTop w:val="0"/>
              <w:marBottom w:val="0"/>
              <w:divBdr>
                <w:top w:val="none" w:sz="0" w:space="0" w:color="auto"/>
                <w:left w:val="none" w:sz="0" w:space="0" w:color="auto"/>
                <w:bottom w:val="none" w:sz="0" w:space="0" w:color="auto"/>
                <w:right w:val="none" w:sz="0" w:space="0" w:color="auto"/>
              </w:divBdr>
              <w:divsChild>
                <w:div w:id="1864130863">
                  <w:marLeft w:val="0"/>
                  <w:marRight w:val="0"/>
                  <w:marTop w:val="0"/>
                  <w:marBottom w:val="0"/>
                  <w:divBdr>
                    <w:top w:val="none" w:sz="0" w:space="0" w:color="auto"/>
                    <w:left w:val="none" w:sz="0" w:space="0" w:color="auto"/>
                    <w:bottom w:val="none" w:sz="0" w:space="0" w:color="auto"/>
                    <w:right w:val="none" w:sz="0" w:space="0" w:color="auto"/>
                  </w:divBdr>
                  <w:divsChild>
                    <w:div w:id="1900481017">
                      <w:marLeft w:val="0"/>
                      <w:marRight w:val="0"/>
                      <w:marTop w:val="0"/>
                      <w:marBottom w:val="0"/>
                      <w:divBdr>
                        <w:top w:val="none" w:sz="0" w:space="0" w:color="auto"/>
                        <w:left w:val="none" w:sz="0" w:space="0" w:color="auto"/>
                        <w:bottom w:val="none" w:sz="0" w:space="0" w:color="auto"/>
                        <w:right w:val="none" w:sz="0" w:space="0" w:color="auto"/>
                      </w:divBdr>
                      <w:divsChild>
                        <w:div w:id="62803686">
                          <w:marLeft w:val="0"/>
                          <w:marRight w:val="0"/>
                          <w:marTop w:val="0"/>
                          <w:marBottom w:val="0"/>
                          <w:divBdr>
                            <w:top w:val="none" w:sz="0" w:space="0" w:color="auto"/>
                            <w:left w:val="none" w:sz="0" w:space="0" w:color="auto"/>
                            <w:bottom w:val="none" w:sz="0" w:space="0" w:color="auto"/>
                            <w:right w:val="none" w:sz="0" w:space="0" w:color="auto"/>
                          </w:divBdr>
                        </w:div>
                      </w:divsChild>
                    </w:div>
                    <w:div w:id="547685312">
                      <w:marLeft w:val="0"/>
                      <w:marRight w:val="0"/>
                      <w:marTop w:val="0"/>
                      <w:marBottom w:val="0"/>
                      <w:divBdr>
                        <w:top w:val="none" w:sz="0" w:space="0" w:color="auto"/>
                        <w:left w:val="none" w:sz="0" w:space="0" w:color="auto"/>
                        <w:bottom w:val="none" w:sz="0" w:space="0" w:color="auto"/>
                        <w:right w:val="none" w:sz="0" w:space="0" w:color="auto"/>
                      </w:divBdr>
                      <w:divsChild>
                        <w:div w:id="551424943">
                          <w:marLeft w:val="0"/>
                          <w:marRight w:val="0"/>
                          <w:marTop w:val="0"/>
                          <w:marBottom w:val="0"/>
                          <w:divBdr>
                            <w:top w:val="none" w:sz="0" w:space="0" w:color="auto"/>
                            <w:left w:val="none" w:sz="0" w:space="0" w:color="auto"/>
                            <w:bottom w:val="none" w:sz="0" w:space="0" w:color="auto"/>
                            <w:right w:val="none" w:sz="0" w:space="0" w:color="auto"/>
                          </w:divBdr>
                          <w:divsChild>
                            <w:div w:id="339503235">
                              <w:marLeft w:val="0"/>
                              <w:marRight w:val="0"/>
                              <w:marTop w:val="0"/>
                              <w:marBottom w:val="0"/>
                              <w:divBdr>
                                <w:top w:val="none" w:sz="0" w:space="0" w:color="auto"/>
                                <w:left w:val="none" w:sz="0" w:space="0" w:color="auto"/>
                                <w:bottom w:val="none" w:sz="0" w:space="0" w:color="auto"/>
                                <w:right w:val="none" w:sz="0" w:space="0" w:color="auto"/>
                              </w:divBdr>
                              <w:divsChild>
                                <w:div w:id="6314373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03273256">
                                      <w:marLeft w:val="0"/>
                                      <w:marRight w:val="0"/>
                                      <w:marTop w:val="0"/>
                                      <w:marBottom w:val="0"/>
                                      <w:divBdr>
                                        <w:top w:val="none" w:sz="0" w:space="0" w:color="auto"/>
                                        <w:left w:val="none" w:sz="0" w:space="0" w:color="auto"/>
                                        <w:bottom w:val="none" w:sz="0" w:space="0" w:color="auto"/>
                                        <w:right w:val="none" w:sz="0" w:space="0" w:color="auto"/>
                                      </w:divBdr>
                                      <w:divsChild>
                                        <w:div w:id="856043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46589670">
                          <w:marLeft w:val="0"/>
                          <w:marRight w:val="0"/>
                          <w:marTop w:val="0"/>
                          <w:marBottom w:val="0"/>
                          <w:divBdr>
                            <w:top w:val="none" w:sz="0" w:space="0" w:color="auto"/>
                            <w:left w:val="none" w:sz="0" w:space="0" w:color="auto"/>
                            <w:bottom w:val="none" w:sz="0" w:space="0" w:color="auto"/>
                            <w:right w:val="none" w:sz="0" w:space="0" w:color="auto"/>
                          </w:divBdr>
                          <w:divsChild>
                            <w:div w:id="600721412">
                              <w:marLeft w:val="0"/>
                              <w:marRight w:val="0"/>
                              <w:marTop w:val="0"/>
                              <w:marBottom w:val="0"/>
                              <w:divBdr>
                                <w:top w:val="none" w:sz="0" w:space="0" w:color="auto"/>
                                <w:left w:val="none" w:sz="0" w:space="0" w:color="auto"/>
                                <w:bottom w:val="none" w:sz="0" w:space="0" w:color="auto"/>
                                <w:right w:val="none" w:sz="0" w:space="0" w:color="auto"/>
                              </w:divBdr>
                              <w:divsChild>
                                <w:div w:id="1207376498">
                                  <w:marLeft w:val="0"/>
                                  <w:marRight w:val="0"/>
                                  <w:marTop w:val="0"/>
                                  <w:marBottom w:val="0"/>
                                  <w:divBdr>
                                    <w:top w:val="none" w:sz="0" w:space="0" w:color="auto"/>
                                    <w:left w:val="none" w:sz="0" w:space="0" w:color="auto"/>
                                    <w:bottom w:val="none" w:sz="0" w:space="0" w:color="auto"/>
                                    <w:right w:val="none" w:sz="0" w:space="0" w:color="auto"/>
                                  </w:divBdr>
                                  <w:divsChild>
                                    <w:div w:id="23647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26811">
                          <w:marLeft w:val="0"/>
                          <w:marRight w:val="0"/>
                          <w:marTop w:val="0"/>
                          <w:marBottom w:val="0"/>
                          <w:divBdr>
                            <w:top w:val="none" w:sz="0" w:space="0" w:color="auto"/>
                            <w:left w:val="none" w:sz="0" w:space="0" w:color="auto"/>
                            <w:bottom w:val="none" w:sz="0" w:space="0" w:color="auto"/>
                            <w:right w:val="none" w:sz="0" w:space="0" w:color="auto"/>
                          </w:divBdr>
                        </w:div>
                        <w:div w:id="291063797">
                          <w:marLeft w:val="0"/>
                          <w:marRight w:val="0"/>
                          <w:marTop w:val="0"/>
                          <w:marBottom w:val="0"/>
                          <w:divBdr>
                            <w:top w:val="none" w:sz="0" w:space="0" w:color="auto"/>
                            <w:left w:val="none" w:sz="0" w:space="0" w:color="auto"/>
                            <w:bottom w:val="none" w:sz="0" w:space="0" w:color="auto"/>
                            <w:right w:val="none" w:sz="0" w:space="0" w:color="auto"/>
                          </w:divBdr>
                        </w:div>
                        <w:div w:id="304547324">
                          <w:marLeft w:val="0"/>
                          <w:marRight w:val="0"/>
                          <w:marTop w:val="0"/>
                          <w:marBottom w:val="0"/>
                          <w:divBdr>
                            <w:top w:val="none" w:sz="0" w:space="0" w:color="auto"/>
                            <w:left w:val="none" w:sz="0" w:space="0" w:color="auto"/>
                            <w:bottom w:val="none" w:sz="0" w:space="0" w:color="auto"/>
                            <w:right w:val="none" w:sz="0" w:space="0" w:color="auto"/>
                          </w:divBdr>
                        </w:div>
                        <w:div w:id="320306502">
                          <w:marLeft w:val="0"/>
                          <w:marRight w:val="0"/>
                          <w:marTop w:val="0"/>
                          <w:marBottom w:val="0"/>
                          <w:divBdr>
                            <w:top w:val="none" w:sz="0" w:space="0" w:color="auto"/>
                            <w:left w:val="none" w:sz="0" w:space="0" w:color="auto"/>
                            <w:bottom w:val="none" w:sz="0" w:space="0" w:color="auto"/>
                            <w:right w:val="none" w:sz="0" w:space="0" w:color="auto"/>
                          </w:divBdr>
                        </w:div>
                        <w:div w:id="1828789154">
                          <w:marLeft w:val="0"/>
                          <w:marRight w:val="0"/>
                          <w:marTop w:val="0"/>
                          <w:marBottom w:val="0"/>
                          <w:divBdr>
                            <w:top w:val="none" w:sz="0" w:space="0" w:color="auto"/>
                            <w:left w:val="none" w:sz="0" w:space="0" w:color="auto"/>
                            <w:bottom w:val="none" w:sz="0" w:space="0" w:color="auto"/>
                            <w:right w:val="none" w:sz="0" w:space="0" w:color="auto"/>
                          </w:divBdr>
                          <w:divsChild>
                            <w:div w:id="602952909">
                              <w:marLeft w:val="0"/>
                              <w:marRight w:val="0"/>
                              <w:marTop w:val="0"/>
                              <w:marBottom w:val="0"/>
                              <w:divBdr>
                                <w:top w:val="none" w:sz="0" w:space="0" w:color="auto"/>
                                <w:left w:val="none" w:sz="0" w:space="0" w:color="auto"/>
                                <w:bottom w:val="none" w:sz="0" w:space="0" w:color="auto"/>
                                <w:right w:val="none" w:sz="0" w:space="0" w:color="auto"/>
                              </w:divBdr>
                              <w:divsChild>
                                <w:div w:id="1579633090">
                                  <w:marLeft w:val="0"/>
                                  <w:marRight w:val="0"/>
                                  <w:marTop w:val="0"/>
                                  <w:marBottom w:val="0"/>
                                  <w:divBdr>
                                    <w:top w:val="none" w:sz="0" w:space="0" w:color="auto"/>
                                    <w:left w:val="none" w:sz="0" w:space="0" w:color="auto"/>
                                    <w:bottom w:val="none" w:sz="0" w:space="0" w:color="auto"/>
                                    <w:right w:val="none" w:sz="0" w:space="0" w:color="auto"/>
                                  </w:divBdr>
                                  <w:divsChild>
                                    <w:div w:id="105061313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139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144422">
                          <w:marLeft w:val="0"/>
                          <w:marRight w:val="0"/>
                          <w:marTop w:val="0"/>
                          <w:marBottom w:val="0"/>
                          <w:divBdr>
                            <w:top w:val="none" w:sz="0" w:space="0" w:color="auto"/>
                            <w:left w:val="none" w:sz="0" w:space="0" w:color="auto"/>
                            <w:bottom w:val="none" w:sz="0" w:space="0" w:color="auto"/>
                            <w:right w:val="none" w:sz="0" w:space="0" w:color="auto"/>
                          </w:divBdr>
                        </w:div>
                        <w:div w:id="75891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66868">
          <w:marLeft w:val="0"/>
          <w:marRight w:val="0"/>
          <w:marTop w:val="0"/>
          <w:marBottom w:val="0"/>
          <w:divBdr>
            <w:top w:val="none" w:sz="0" w:space="0" w:color="auto"/>
            <w:left w:val="none" w:sz="0" w:space="0" w:color="auto"/>
            <w:bottom w:val="none" w:sz="0" w:space="0" w:color="auto"/>
            <w:right w:val="none" w:sz="0" w:space="0" w:color="auto"/>
          </w:divBdr>
          <w:divsChild>
            <w:div w:id="1318148696">
              <w:marLeft w:val="0"/>
              <w:marRight w:val="0"/>
              <w:marTop w:val="0"/>
              <w:marBottom w:val="0"/>
              <w:divBdr>
                <w:top w:val="none" w:sz="0" w:space="0" w:color="auto"/>
                <w:left w:val="none" w:sz="0" w:space="0" w:color="auto"/>
                <w:bottom w:val="none" w:sz="0" w:space="0" w:color="auto"/>
                <w:right w:val="none" w:sz="0" w:space="0" w:color="auto"/>
              </w:divBdr>
              <w:divsChild>
                <w:div w:id="1368524600">
                  <w:marLeft w:val="0"/>
                  <w:marRight w:val="0"/>
                  <w:marTop w:val="0"/>
                  <w:marBottom w:val="0"/>
                  <w:divBdr>
                    <w:top w:val="none" w:sz="0" w:space="0" w:color="auto"/>
                    <w:left w:val="none" w:sz="0" w:space="0" w:color="auto"/>
                    <w:bottom w:val="none" w:sz="0" w:space="0" w:color="auto"/>
                    <w:right w:val="none" w:sz="0" w:space="0" w:color="auto"/>
                  </w:divBdr>
                  <w:divsChild>
                    <w:div w:id="69275614">
                      <w:marLeft w:val="0"/>
                      <w:marRight w:val="0"/>
                      <w:marTop w:val="0"/>
                      <w:marBottom w:val="0"/>
                      <w:divBdr>
                        <w:top w:val="none" w:sz="0" w:space="0" w:color="auto"/>
                        <w:left w:val="none" w:sz="0" w:space="0" w:color="auto"/>
                        <w:bottom w:val="none" w:sz="0" w:space="0" w:color="auto"/>
                        <w:right w:val="none" w:sz="0" w:space="0" w:color="auto"/>
                      </w:divBdr>
                      <w:divsChild>
                        <w:div w:id="14592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8053">
                  <w:marLeft w:val="0"/>
                  <w:marRight w:val="0"/>
                  <w:marTop w:val="0"/>
                  <w:marBottom w:val="0"/>
                  <w:divBdr>
                    <w:top w:val="none" w:sz="0" w:space="0" w:color="auto"/>
                    <w:left w:val="none" w:sz="0" w:space="0" w:color="auto"/>
                    <w:bottom w:val="none" w:sz="0" w:space="0" w:color="auto"/>
                    <w:right w:val="none" w:sz="0" w:space="0" w:color="auto"/>
                  </w:divBdr>
                  <w:divsChild>
                    <w:div w:id="1308130122">
                      <w:marLeft w:val="0"/>
                      <w:marRight w:val="0"/>
                      <w:marTop w:val="0"/>
                      <w:marBottom w:val="0"/>
                      <w:divBdr>
                        <w:top w:val="none" w:sz="0" w:space="0" w:color="auto"/>
                        <w:left w:val="none" w:sz="0" w:space="0" w:color="auto"/>
                        <w:bottom w:val="none" w:sz="0" w:space="0" w:color="auto"/>
                        <w:right w:val="none" w:sz="0" w:space="0" w:color="auto"/>
                      </w:divBdr>
                      <w:divsChild>
                        <w:div w:id="528644467">
                          <w:marLeft w:val="0"/>
                          <w:marRight w:val="0"/>
                          <w:marTop w:val="0"/>
                          <w:marBottom w:val="0"/>
                          <w:divBdr>
                            <w:top w:val="none" w:sz="0" w:space="0" w:color="auto"/>
                            <w:left w:val="none" w:sz="0" w:space="0" w:color="auto"/>
                            <w:bottom w:val="none" w:sz="0" w:space="0" w:color="auto"/>
                            <w:right w:val="none" w:sz="0" w:space="0" w:color="auto"/>
                          </w:divBdr>
                          <w:divsChild>
                            <w:div w:id="534775576">
                              <w:marLeft w:val="0"/>
                              <w:marRight w:val="0"/>
                              <w:marTop w:val="0"/>
                              <w:marBottom w:val="0"/>
                              <w:divBdr>
                                <w:top w:val="none" w:sz="0" w:space="0" w:color="auto"/>
                                <w:left w:val="none" w:sz="0" w:space="0" w:color="auto"/>
                                <w:bottom w:val="none" w:sz="0" w:space="0" w:color="auto"/>
                                <w:right w:val="none" w:sz="0" w:space="0" w:color="auto"/>
                              </w:divBdr>
                            </w:div>
                            <w:div w:id="21255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873771">
          <w:marLeft w:val="0"/>
          <w:marRight w:val="0"/>
          <w:marTop w:val="0"/>
          <w:marBottom w:val="0"/>
          <w:divBdr>
            <w:top w:val="none" w:sz="0" w:space="0" w:color="auto"/>
            <w:left w:val="none" w:sz="0" w:space="0" w:color="auto"/>
            <w:bottom w:val="none" w:sz="0" w:space="0" w:color="auto"/>
            <w:right w:val="none" w:sz="0" w:space="0" w:color="auto"/>
          </w:divBdr>
          <w:divsChild>
            <w:div w:id="233123402">
              <w:marLeft w:val="0"/>
              <w:marRight w:val="0"/>
              <w:marTop w:val="0"/>
              <w:marBottom w:val="0"/>
              <w:divBdr>
                <w:top w:val="none" w:sz="0" w:space="0" w:color="auto"/>
                <w:left w:val="none" w:sz="0" w:space="0" w:color="auto"/>
                <w:bottom w:val="none" w:sz="0" w:space="0" w:color="auto"/>
                <w:right w:val="none" w:sz="0" w:space="0" w:color="auto"/>
              </w:divBdr>
              <w:divsChild>
                <w:div w:id="979727699">
                  <w:marLeft w:val="0"/>
                  <w:marRight w:val="0"/>
                  <w:marTop w:val="0"/>
                  <w:marBottom w:val="0"/>
                  <w:divBdr>
                    <w:top w:val="none" w:sz="0" w:space="0" w:color="auto"/>
                    <w:left w:val="none" w:sz="0" w:space="0" w:color="auto"/>
                    <w:bottom w:val="none" w:sz="0" w:space="0" w:color="auto"/>
                    <w:right w:val="none" w:sz="0" w:space="0" w:color="auto"/>
                  </w:divBdr>
                  <w:divsChild>
                    <w:div w:id="70855589">
                      <w:marLeft w:val="0"/>
                      <w:marRight w:val="0"/>
                      <w:marTop w:val="0"/>
                      <w:marBottom w:val="0"/>
                      <w:divBdr>
                        <w:top w:val="none" w:sz="0" w:space="0" w:color="auto"/>
                        <w:left w:val="none" w:sz="0" w:space="0" w:color="auto"/>
                        <w:bottom w:val="none" w:sz="0" w:space="0" w:color="auto"/>
                        <w:right w:val="none" w:sz="0" w:space="0" w:color="auto"/>
                      </w:divBdr>
                    </w:div>
                    <w:div w:id="351147014">
                      <w:marLeft w:val="0"/>
                      <w:marRight w:val="0"/>
                      <w:marTop w:val="0"/>
                      <w:marBottom w:val="0"/>
                      <w:divBdr>
                        <w:top w:val="none" w:sz="0" w:space="0" w:color="auto"/>
                        <w:left w:val="none" w:sz="0" w:space="0" w:color="auto"/>
                        <w:bottom w:val="none" w:sz="0" w:space="0" w:color="auto"/>
                        <w:right w:val="none" w:sz="0" w:space="0" w:color="auto"/>
                      </w:divBdr>
                    </w:div>
                    <w:div w:id="359626288">
                      <w:marLeft w:val="0"/>
                      <w:marRight w:val="0"/>
                      <w:marTop w:val="0"/>
                      <w:marBottom w:val="0"/>
                      <w:divBdr>
                        <w:top w:val="none" w:sz="0" w:space="0" w:color="auto"/>
                        <w:left w:val="none" w:sz="0" w:space="0" w:color="auto"/>
                        <w:bottom w:val="none" w:sz="0" w:space="0" w:color="auto"/>
                        <w:right w:val="none" w:sz="0" w:space="0" w:color="auto"/>
                      </w:divBdr>
                    </w:div>
                    <w:div w:id="396831127">
                      <w:marLeft w:val="0"/>
                      <w:marRight w:val="0"/>
                      <w:marTop w:val="0"/>
                      <w:marBottom w:val="0"/>
                      <w:divBdr>
                        <w:top w:val="none" w:sz="0" w:space="0" w:color="auto"/>
                        <w:left w:val="none" w:sz="0" w:space="0" w:color="auto"/>
                        <w:bottom w:val="none" w:sz="0" w:space="0" w:color="auto"/>
                        <w:right w:val="none" w:sz="0" w:space="0" w:color="auto"/>
                      </w:divBdr>
                    </w:div>
                    <w:div w:id="941228231">
                      <w:marLeft w:val="0"/>
                      <w:marRight w:val="0"/>
                      <w:marTop w:val="0"/>
                      <w:marBottom w:val="0"/>
                      <w:divBdr>
                        <w:top w:val="none" w:sz="0" w:space="0" w:color="auto"/>
                        <w:left w:val="none" w:sz="0" w:space="0" w:color="auto"/>
                        <w:bottom w:val="none" w:sz="0" w:space="0" w:color="auto"/>
                        <w:right w:val="none" w:sz="0" w:space="0" w:color="auto"/>
                      </w:divBdr>
                    </w:div>
                    <w:div w:id="1137451247">
                      <w:marLeft w:val="0"/>
                      <w:marRight w:val="0"/>
                      <w:marTop w:val="0"/>
                      <w:marBottom w:val="0"/>
                      <w:divBdr>
                        <w:top w:val="none" w:sz="0" w:space="0" w:color="auto"/>
                        <w:left w:val="none" w:sz="0" w:space="0" w:color="auto"/>
                        <w:bottom w:val="none" w:sz="0" w:space="0" w:color="auto"/>
                        <w:right w:val="none" w:sz="0" w:space="0" w:color="auto"/>
                      </w:divBdr>
                    </w:div>
                    <w:div w:id="1281064919">
                      <w:marLeft w:val="0"/>
                      <w:marRight w:val="0"/>
                      <w:marTop w:val="0"/>
                      <w:marBottom w:val="0"/>
                      <w:divBdr>
                        <w:top w:val="none" w:sz="0" w:space="0" w:color="auto"/>
                        <w:left w:val="none" w:sz="0" w:space="0" w:color="auto"/>
                        <w:bottom w:val="none" w:sz="0" w:space="0" w:color="auto"/>
                        <w:right w:val="none" w:sz="0" w:space="0" w:color="auto"/>
                      </w:divBdr>
                    </w:div>
                    <w:div w:id="1623732938">
                      <w:marLeft w:val="0"/>
                      <w:marRight w:val="0"/>
                      <w:marTop w:val="0"/>
                      <w:marBottom w:val="0"/>
                      <w:divBdr>
                        <w:top w:val="none" w:sz="0" w:space="0" w:color="auto"/>
                        <w:left w:val="none" w:sz="0" w:space="0" w:color="auto"/>
                        <w:bottom w:val="none" w:sz="0" w:space="0" w:color="auto"/>
                        <w:right w:val="none" w:sz="0" w:space="0" w:color="auto"/>
                      </w:divBdr>
                    </w:div>
                    <w:div w:id="183175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071697">
          <w:marLeft w:val="0"/>
          <w:marRight w:val="0"/>
          <w:marTop w:val="0"/>
          <w:marBottom w:val="0"/>
          <w:divBdr>
            <w:top w:val="none" w:sz="0" w:space="0" w:color="auto"/>
            <w:left w:val="none" w:sz="0" w:space="0" w:color="auto"/>
            <w:bottom w:val="none" w:sz="0" w:space="0" w:color="auto"/>
            <w:right w:val="none" w:sz="0" w:space="0" w:color="auto"/>
          </w:divBdr>
          <w:divsChild>
            <w:div w:id="367803629">
              <w:marLeft w:val="0"/>
              <w:marRight w:val="0"/>
              <w:marTop w:val="0"/>
              <w:marBottom w:val="0"/>
              <w:divBdr>
                <w:top w:val="none" w:sz="0" w:space="0" w:color="auto"/>
                <w:left w:val="none" w:sz="0" w:space="0" w:color="auto"/>
                <w:bottom w:val="none" w:sz="0" w:space="0" w:color="auto"/>
                <w:right w:val="none" w:sz="0" w:space="0" w:color="auto"/>
              </w:divBdr>
              <w:divsChild>
                <w:div w:id="980888242">
                  <w:marLeft w:val="0"/>
                  <w:marRight w:val="0"/>
                  <w:marTop w:val="0"/>
                  <w:marBottom w:val="0"/>
                  <w:divBdr>
                    <w:top w:val="none" w:sz="0" w:space="0" w:color="auto"/>
                    <w:left w:val="none" w:sz="0" w:space="0" w:color="auto"/>
                    <w:bottom w:val="none" w:sz="0" w:space="0" w:color="auto"/>
                    <w:right w:val="none" w:sz="0" w:space="0" w:color="auto"/>
                  </w:divBdr>
                  <w:divsChild>
                    <w:div w:id="680820443">
                      <w:marLeft w:val="0"/>
                      <w:marRight w:val="0"/>
                      <w:marTop w:val="0"/>
                      <w:marBottom w:val="0"/>
                      <w:divBdr>
                        <w:top w:val="none" w:sz="0" w:space="0" w:color="auto"/>
                        <w:left w:val="none" w:sz="0" w:space="0" w:color="auto"/>
                        <w:bottom w:val="none" w:sz="0" w:space="0" w:color="auto"/>
                        <w:right w:val="none" w:sz="0" w:space="0" w:color="auto"/>
                      </w:divBdr>
                      <w:divsChild>
                        <w:div w:id="1092164878">
                          <w:marLeft w:val="0"/>
                          <w:marRight w:val="0"/>
                          <w:marTop w:val="0"/>
                          <w:marBottom w:val="0"/>
                          <w:divBdr>
                            <w:top w:val="none" w:sz="0" w:space="0" w:color="auto"/>
                            <w:left w:val="none" w:sz="0" w:space="0" w:color="auto"/>
                            <w:bottom w:val="none" w:sz="0" w:space="0" w:color="auto"/>
                            <w:right w:val="none" w:sz="0" w:space="0" w:color="auto"/>
                          </w:divBdr>
                          <w:divsChild>
                            <w:div w:id="2053846825">
                              <w:marLeft w:val="0"/>
                              <w:marRight w:val="0"/>
                              <w:marTop w:val="0"/>
                              <w:marBottom w:val="0"/>
                              <w:divBdr>
                                <w:top w:val="none" w:sz="0" w:space="0" w:color="auto"/>
                                <w:left w:val="none" w:sz="0" w:space="0" w:color="auto"/>
                                <w:bottom w:val="none" w:sz="0" w:space="0" w:color="auto"/>
                                <w:right w:val="none" w:sz="0" w:space="0" w:color="auto"/>
                              </w:divBdr>
                              <w:divsChild>
                                <w:div w:id="1641381073">
                                  <w:marLeft w:val="0"/>
                                  <w:marRight w:val="0"/>
                                  <w:marTop w:val="0"/>
                                  <w:marBottom w:val="0"/>
                                  <w:divBdr>
                                    <w:top w:val="none" w:sz="0" w:space="0" w:color="auto"/>
                                    <w:left w:val="none" w:sz="0" w:space="0" w:color="auto"/>
                                    <w:bottom w:val="none" w:sz="0" w:space="0" w:color="auto"/>
                                    <w:right w:val="none" w:sz="0" w:space="0" w:color="auto"/>
                                  </w:divBdr>
                                  <w:divsChild>
                                    <w:div w:id="83110400">
                                      <w:marLeft w:val="0"/>
                                      <w:marRight w:val="0"/>
                                      <w:marTop w:val="0"/>
                                      <w:marBottom w:val="0"/>
                                      <w:divBdr>
                                        <w:top w:val="none" w:sz="0" w:space="0" w:color="auto"/>
                                        <w:left w:val="none" w:sz="0" w:space="0" w:color="auto"/>
                                        <w:bottom w:val="none" w:sz="0" w:space="0" w:color="auto"/>
                                        <w:right w:val="none" w:sz="0" w:space="0" w:color="auto"/>
                                      </w:divBdr>
                                      <w:divsChild>
                                        <w:div w:id="1774783232">
                                          <w:marLeft w:val="0"/>
                                          <w:marRight w:val="0"/>
                                          <w:marTop w:val="0"/>
                                          <w:marBottom w:val="0"/>
                                          <w:divBdr>
                                            <w:top w:val="none" w:sz="0" w:space="0" w:color="auto"/>
                                            <w:left w:val="none" w:sz="0" w:space="0" w:color="auto"/>
                                            <w:bottom w:val="none" w:sz="0" w:space="0" w:color="auto"/>
                                            <w:right w:val="none" w:sz="0" w:space="0" w:color="auto"/>
                                          </w:divBdr>
                                          <w:divsChild>
                                            <w:div w:id="113482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9512728">
          <w:marLeft w:val="0"/>
          <w:marRight w:val="0"/>
          <w:marTop w:val="0"/>
          <w:marBottom w:val="0"/>
          <w:divBdr>
            <w:top w:val="none" w:sz="0" w:space="0" w:color="auto"/>
            <w:left w:val="none" w:sz="0" w:space="0" w:color="auto"/>
            <w:bottom w:val="none" w:sz="0" w:space="0" w:color="auto"/>
            <w:right w:val="none" w:sz="0" w:space="0" w:color="auto"/>
          </w:divBdr>
          <w:divsChild>
            <w:div w:id="219245644">
              <w:marLeft w:val="0"/>
              <w:marRight w:val="0"/>
              <w:marTop w:val="0"/>
              <w:marBottom w:val="0"/>
              <w:divBdr>
                <w:top w:val="none" w:sz="0" w:space="0" w:color="auto"/>
                <w:left w:val="none" w:sz="0" w:space="0" w:color="auto"/>
                <w:bottom w:val="none" w:sz="0" w:space="0" w:color="auto"/>
                <w:right w:val="none" w:sz="0" w:space="0" w:color="auto"/>
              </w:divBdr>
              <w:divsChild>
                <w:div w:id="165901717">
                  <w:marLeft w:val="0"/>
                  <w:marRight w:val="0"/>
                  <w:marTop w:val="0"/>
                  <w:marBottom w:val="0"/>
                  <w:divBdr>
                    <w:top w:val="none" w:sz="0" w:space="0" w:color="auto"/>
                    <w:left w:val="none" w:sz="0" w:space="0" w:color="auto"/>
                    <w:bottom w:val="none" w:sz="0" w:space="0" w:color="auto"/>
                    <w:right w:val="none" w:sz="0" w:space="0" w:color="auto"/>
                  </w:divBdr>
                  <w:divsChild>
                    <w:div w:id="2054957516">
                      <w:marLeft w:val="0"/>
                      <w:marRight w:val="0"/>
                      <w:marTop w:val="0"/>
                      <w:marBottom w:val="0"/>
                      <w:divBdr>
                        <w:top w:val="none" w:sz="0" w:space="0" w:color="auto"/>
                        <w:left w:val="none" w:sz="0" w:space="0" w:color="auto"/>
                        <w:bottom w:val="none" w:sz="0" w:space="0" w:color="auto"/>
                        <w:right w:val="none" w:sz="0" w:space="0" w:color="auto"/>
                      </w:divBdr>
                      <w:divsChild>
                        <w:div w:id="86657179">
                          <w:marLeft w:val="0"/>
                          <w:marRight w:val="0"/>
                          <w:marTop w:val="0"/>
                          <w:marBottom w:val="0"/>
                          <w:divBdr>
                            <w:top w:val="none" w:sz="0" w:space="0" w:color="auto"/>
                            <w:left w:val="none" w:sz="0" w:space="0" w:color="auto"/>
                            <w:bottom w:val="none" w:sz="0" w:space="0" w:color="auto"/>
                            <w:right w:val="none" w:sz="0" w:space="0" w:color="auto"/>
                          </w:divBdr>
                          <w:divsChild>
                            <w:div w:id="670375588">
                              <w:marLeft w:val="0"/>
                              <w:marRight w:val="0"/>
                              <w:marTop w:val="0"/>
                              <w:marBottom w:val="0"/>
                              <w:divBdr>
                                <w:top w:val="none" w:sz="0" w:space="0" w:color="auto"/>
                                <w:left w:val="none" w:sz="0" w:space="0" w:color="auto"/>
                                <w:bottom w:val="none" w:sz="0" w:space="0" w:color="auto"/>
                                <w:right w:val="none" w:sz="0" w:space="0" w:color="auto"/>
                              </w:divBdr>
                            </w:div>
                            <w:div w:id="160052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12994">
                  <w:marLeft w:val="0"/>
                  <w:marRight w:val="0"/>
                  <w:marTop w:val="0"/>
                  <w:marBottom w:val="0"/>
                  <w:divBdr>
                    <w:top w:val="none" w:sz="0" w:space="0" w:color="auto"/>
                    <w:left w:val="none" w:sz="0" w:space="0" w:color="auto"/>
                    <w:bottom w:val="none" w:sz="0" w:space="0" w:color="auto"/>
                    <w:right w:val="none" w:sz="0" w:space="0" w:color="auto"/>
                  </w:divBdr>
                  <w:divsChild>
                    <w:div w:id="609892266">
                      <w:marLeft w:val="0"/>
                      <w:marRight w:val="0"/>
                      <w:marTop w:val="0"/>
                      <w:marBottom w:val="0"/>
                      <w:divBdr>
                        <w:top w:val="none" w:sz="0" w:space="0" w:color="auto"/>
                        <w:left w:val="none" w:sz="0" w:space="0" w:color="auto"/>
                        <w:bottom w:val="none" w:sz="0" w:space="0" w:color="auto"/>
                        <w:right w:val="none" w:sz="0" w:space="0" w:color="auto"/>
                      </w:divBdr>
                      <w:divsChild>
                        <w:div w:id="3617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11430">
          <w:marLeft w:val="0"/>
          <w:marRight w:val="0"/>
          <w:marTop w:val="0"/>
          <w:marBottom w:val="0"/>
          <w:divBdr>
            <w:top w:val="none" w:sz="0" w:space="0" w:color="auto"/>
            <w:left w:val="none" w:sz="0" w:space="0" w:color="auto"/>
            <w:bottom w:val="none" w:sz="0" w:space="0" w:color="auto"/>
            <w:right w:val="none" w:sz="0" w:space="0" w:color="auto"/>
          </w:divBdr>
          <w:divsChild>
            <w:div w:id="408232652">
              <w:marLeft w:val="0"/>
              <w:marRight w:val="0"/>
              <w:marTop w:val="0"/>
              <w:marBottom w:val="0"/>
              <w:divBdr>
                <w:top w:val="none" w:sz="0" w:space="0" w:color="auto"/>
                <w:left w:val="none" w:sz="0" w:space="0" w:color="auto"/>
                <w:bottom w:val="none" w:sz="0" w:space="0" w:color="auto"/>
                <w:right w:val="none" w:sz="0" w:space="0" w:color="auto"/>
              </w:divBdr>
              <w:divsChild>
                <w:div w:id="997224753">
                  <w:marLeft w:val="0"/>
                  <w:marRight w:val="0"/>
                  <w:marTop w:val="0"/>
                  <w:marBottom w:val="0"/>
                  <w:divBdr>
                    <w:top w:val="none" w:sz="0" w:space="0" w:color="auto"/>
                    <w:left w:val="none" w:sz="0" w:space="0" w:color="auto"/>
                    <w:bottom w:val="none" w:sz="0" w:space="0" w:color="auto"/>
                    <w:right w:val="none" w:sz="0" w:space="0" w:color="auto"/>
                  </w:divBdr>
                  <w:divsChild>
                    <w:div w:id="1611661957">
                      <w:marLeft w:val="0"/>
                      <w:marRight w:val="0"/>
                      <w:marTop w:val="0"/>
                      <w:marBottom w:val="0"/>
                      <w:divBdr>
                        <w:top w:val="none" w:sz="0" w:space="0" w:color="auto"/>
                        <w:left w:val="none" w:sz="0" w:space="0" w:color="auto"/>
                        <w:bottom w:val="none" w:sz="0" w:space="0" w:color="auto"/>
                        <w:right w:val="none" w:sz="0" w:space="0" w:color="auto"/>
                      </w:divBdr>
                      <w:divsChild>
                        <w:div w:id="682171446">
                          <w:marLeft w:val="0"/>
                          <w:marRight w:val="0"/>
                          <w:marTop w:val="0"/>
                          <w:marBottom w:val="0"/>
                          <w:divBdr>
                            <w:top w:val="none" w:sz="0" w:space="0" w:color="auto"/>
                            <w:left w:val="none" w:sz="0" w:space="0" w:color="auto"/>
                            <w:bottom w:val="none" w:sz="0" w:space="0" w:color="auto"/>
                            <w:right w:val="none" w:sz="0" w:space="0" w:color="auto"/>
                          </w:divBdr>
                          <w:divsChild>
                            <w:div w:id="929050431">
                              <w:marLeft w:val="0"/>
                              <w:marRight w:val="0"/>
                              <w:marTop w:val="0"/>
                              <w:marBottom w:val="0"/>
                              <w:divBdr>
                                <w:top w:val="none" w:sz="0" w:space="0" w:color="auto"/>
                                <w:left w:val="none" w:sz="0" w:space="0" w:color="auto"/>
                                <w:bottom w:val="none" w:sz="0" w:space="0" w:color="auto"/>
                                <w:right w:val="none" w:sz="0" w:space="0" w:color="auto"/>
                              </w:divBdr>
                              <w:divsChild>
                                <w:div w:id="3694534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814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406429">
          <w:marLeft w:val="0"/>
          <w:marRight w:val="0"/>
          <w:marTop w:val="0"/>
          <w:marBottom w:val="0"/>
          <w:divBdr>
            <w:top w:val="none" w:sz="0" w:space="0" w:color="auto"/>
            <w:left w:val="none" w:sz="0" w:space="0" w:color="auto"/>
            <w:bottom w:val="none" w:sz="0" w:space="0" w:color="auto"/>
            <w:right w:val="none" w:sz="0" w:space="0" w:color="auto"/>
          </w:divBdr>
          <w:divsChild>
            <w:div w:id="1978802395">
              <w:marLeft w:val="0"/>
              <w:marRight w:val="0"/>
              <w:marTop w:val="0"/>
              <w:marBottom w:val="0"/>
              <w:divBdr>
                <w:top w:val="none" w:sz="0" w:space="0" w:color="auto"/>
                <w:left w:val="none" w:sz="0" w:space="0" w:color="auto"/>
                <w:bottom w:val="none" w:sz="0" w:space="0" w:color="auto"/>
                <w:right w:val="none" w:sz="0" w:space="0" w:color="auto"/>
              </w:divBdr>
              <w:divsChild>
                <w:div w:id="117530580">
                  <w:marLeft w:val="0"/>
                  <w:marRight w:val="0"/>
                  <w:marTop w:val="0"/>
                  <w:marBottom w:val="0"/>
                  <w:divBdr>
                    <w:top w:val="none" w:sz="0" w:space="0" w:color="auto"/>
                    <w:left w:val="none" w:sz="0" w:space="0" w:color="auto"/>
                    <w:bottom w:val="none" w:sz="0" w:space="0" w:color="auto"/>
                    <w:right w:val="none" w:sz="0" w:space="0" w:color="auto"/>
                  </w:divBdr>
                  <w:divsChild>
                    <w:div w:id="1308895138">
                      <w:marLeft w:val="0"/>
                      <w:marRight w:val="0"/>
                      <w:marTop w:val="0"/>
                      <w:marBottom w:val="0"/>
                      <w:divBdr>
                        <w:top w:val="none" w:sz="0" w:space="0" w:color="auto"/>
                        <w:left w:val="none" w:sz="0" w:space="0" w:color="auto"/>
                        <w:bottom w:val="none" w:sz="0" w:space="0" w:color="auto"/>
                        <w:right w:val="none" w:sz="0" w:space="0" w:color="auto"/>
                      </w:divBdr>
                      <w:divsChild>
                        <w:div w:id="2019575932">
                          <w:marLeft w:val="0"/>
                          <w:marRight w:val="0"/>
                          <w:marTop w:val="0"/>
                          <w:marBottom w:val="0"/>
                          <w:divBdr>
                            <w:top w:val="none" w:sz="0" w:space="0" w:color="auto"/>
                            <w:left w:val="none" w:sz="0" w:space="0" w:color="auto"/>
                            <w:bottom w:val="none" w:sz="0" w:space="0" w:color="auto"/>
                            <w:right w:val="none" w:sz="0" w:space="0" w:color="auto"/>
                          </w:divBdr>
                          <w:divsChild>
                            <w:div w:id="96146410">
                              <w:marLeft w:val="0"/>
                              <w:marRight w:val="0"/>
                              <w:marTop w:val="0"/>
                              <w:marBottom w:val="0"/>
                              <w:divBdr>
                                <w:top w:val="none" w:sz="0" w:space="0" w:color="auto"/>
                                <w:left w:val="none" w:sz="0" w:space="0" w:color="auto"/>
                                <w:bottom w:val="none" w:sz="0" w:space="0" w:color="auto"/>
                                <w:right w:val="none" w:sz="0" w:space="0" w:color="auto"/>
                              </w:divBdr>
                            </w:div>
                            <w:div w:id="103569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570929">
                  <w:marLeft w:val="0"/>
                  <w:marRight w:val="0"/>
                  <w:marTop w:val="0"/>
                  <w:marBottom w:val="0"/>
                  <w:divBdr>
                    <w:top w:val="none" w:sz="0" w:space="0" w:color="auto"/>
                    <w:left w:val="none" w:sz="0" w:space="0" w:color="auto"/>
                    <w:bottom w:val="none" w:sz="0" w:space="0" w:color="auto"/>
                    <w:right w:val="none" w:sz="0" w:space="0" w:color="auto"/>
                  </w:divBdr>
                  <w:divsChild>
                    <w:div w:id="1623731371">
                      <w:marLeft w:val="0"/>
                      <w:marRight w:val="0"/>
                      <w:marTop w:val="0"/>
                      <w:marBottom w:val="0"/>
                      <w:divBdr>
                        <w:top w:val="none" w:sz="0" w:space="0" w:color="auto"/>
                        <w:left w:val="none" w:sz="0" w:space="0" w:color="auto"/>
                        <w:bottom w:val="none" w:sz="0" w:space="0" w:color="auto"/>
                        <w:right w:val="none" w:sz="0" w:space="0" w:color="auto"/>
                      </w:divBdr>
                      <w:divsChild>
                        <w:div w:id="86737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234511">
          <w:marLeft w:val="0"/>
          <w:marRight w:val="0"/>
          <w:marTop w:val="0"/>
          <w:marBottom w:val="0"/>
          <w:divBdr>
            <w:top w:val="none" w:sz="0" w:space="0" w:color="auto"/>
            <w:left w:val="none" w:sz="0" w:space="0" w:color="auto"/>
            <w:bottom w:val="none" w:sz="0" w:space="0" w:color="auto"/>
            <w:right w:val="none" w:sz="0" w:space="0" w:color="auto"/>
          </w:divBdr>
          <w:divsChild>
            <w:div w:id="2106655474">
              <w:marLeft w:val="0"/>
              <w:marRight w:val="0"/>
              <w:marTop w:val="0"/>
              <w:marBottom w:val="0"/>
              <w:divBdr>
                <w:top w:val="none" w:sz="0" w:space="0" w:color="auto"/>
                <w:left w:val="none" w:sz="0" w:space="0" w:color="auto"/>
                <w:bottom w:val="none" w:sz="0" w:space="0" w:color="auto"/>
                <w:right w:val="none" w:sz="0" w:space="0" w:color="auto"/>
              </w:divBdr>
              <w:divsChild>
                <w:div w:id="303047549">
                  <w:marLeft w:val="0"/>
                  <w:marRight w:val="0"/>
                  <w:marTop w:val="0"/>
                  <w:marBottom w:val="0"/>
                  <w:divBdr>
                    <w:top w:val="none" w:sz="0" w:space="0" w:color="auto"/>
                    <w:left w:val="none" w:sz="0" w:space="0" w:color="auto"/>
                    <w:bottom w:val="none" w:sz="0" w:space="0" w:color="auto"/>
                    <w:right w:val="none" w:sz="0" w:space="0" w:color="auto"/>
                  </w:divBdr>
                  <w:divsChild>
                    <w:div w:id="1531138004">
                      <w:marLeft w:val="0"/>
                      <w:marRight w:val="0"/>
                      <w:marTop w:val="0"/>
                      <w:marBottom w:val="0"/>
                      <w:divBdr>
                        <w:top w:val="none" w:sz="0" w:space="0" w:color="auto"/>
                        <w:left w:val="none" w:sz="0" w:space="0" w:color="auto"/>
                        <w:bottom w:val="none" w:sz="0" w:space="0" w:color="auto"/>
                        <w:right w:val="none" w:sz="0" w:space="0" w:color="auto"/>
                      </w:divBdr>
                      <w:divsChild>
                        <w:div w:id="393897016">
                          <w:marLeft w:val="0"/>
                          <w:marRight w:val="0"/>
                          <w:marTop w:val="0"/>
                          <w:marBottom w:val="0"/>
                          <w:divBdr>
                            <w:top w:val="none" w:sz="0" w:space="0" w:color="auto"/>
                            <w:left w:val="none" w:sz="0" w:space="0" w:color="auto"/>
                            <w:bottom w:val="none" w:sz="0" w:space="0" w:color="auto"/>
                            <w:right w:val="none" w:sz="0" w:space="0" w:color="auto"/>
                          </w:divBdr>
                          <w:divsChild>
                            <w:div w:id="99182580">
                              <w:marLeft w:val="0"/>
                              <w:marRight w:val="0"/>
                              <w:marTop w:val="0"/>
                              <w:marBottom w:val="0"/>
                              <w:divBdr>
                                <w:top w:val="none" w:sz="0" w:space="0" w:color="auto"/>
                                <w:left w:val="none" w:sz="0" w:space="0" w:color="auto"/>
                                <w:bottom w:val="none" w:sz="0" w:space="0" w:color="auto"/>
                                <w:right w:val="none" w:sz="0" w:space="0" w:color="auto"/>
                              </w:divBdr>
                            </w:div>
                            <w:div w:id="43136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263920">
                  <w:marLeft w:val="0"/>
                  <w:marRight w:val="0"/>
                  <w:marTop w:val="0"/>
                  <w:marBottom w:val="0"/>
                  <w:divBdr>
                    <w:top w:val="none" w:sz="0" w:space="0" w:color="auto"/>
                    <w:left w:val="none" w:sz="0" w:space="0" w:color="auto"/>
                    <w:bottom w:val="none" w:sz="0" w:space="0" w:color="auto"/>
                    <w:right w:val="none" w:sz="0" w:space="0" w:color="auto"/>
                  </w:divBdr>
                  <w:divsChild>
                    <w:div w:id="803624793">
                      <w:marLeft w:val="0"/>
                      <w:marRight w:val="0"/>
                      <w:marTop w:val="0"/>
                      <w:marBottom w:val="0"/>
                      <w:divBdr>
                        <w:top w:val="none" w:sz="0" w:space="0" w:color="auto"/>
                        <w:left w:val="none" w:sz="0" w:space="0" w:color="auto"/>
                        <w:bottom w:val="none" w:sz="0" w:space="0" w:color="auto"/>
                        <w:right w:val="none" w:sz="0" w:space="0" w:color="auto"/>
                      </w:divBdr>
                      <w:divsChild>
                        <w:div w:id="20651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096016">
          <w:marLeft w:val="0"/>
          <w:marRight w:val="0"/>
          <w:marTop w:val="0"/>
          <w:marBottom w:val="0"/>
          <w:divBdr>
            <w:top w:val="none" w:sz="0" w:space="0" w:color="auto"/>
            <w:left w:val="none" w:sz="0" w:space="0" w:color="auto"/>
            <w:bottom w:val="none" w:sz="0" w:space="0" w:color="auto"/>
            <w:right w:val="none" w:sz="0" w:space="0" w:color="auto"/>
          </w:divBdr>
          <w:divsChild>
            <w:div w:id="154617454">
              <w:marLeft w:val="0"/>
              <w:marRight w:val="0"/>
              <w:marTop w:val="0"/>
              <w:marBottom w:val="0"/>
              <w:divBdr>
                <w:top w:val="none" w:sz="0" w:space="0" w:color="auto"/>
                <w:left w:val="none" w:sz="0" w:space="0" w:color="auto"/>
                <w:bottom w:val="none" w:sz="0" w:space="0" w:color="auto"/>
                <w:right w:val="none" w:sz="0" w:space="0" w:color="auto"/>
              </w:divBdr>
              <w:divsChild>
                <w:div w:id="501746095">
                  <w:marLeft w:val="0"/>
                  <w:marRight w:val="0"/>
                  <w:marTop w:val="0"/>
                  <w:marBottom w:val="0"/>
                  <w:divBdr>
                    <w:top w:val="none" w:sz="0" w:space="0" w:color="auto"/>
                    <w:left w:val="none" w:sz="0" w:space="0" w:color="auto"/>
                    <w:bottom w:val="none" w:sz="0" w:space="0" w:color="auto"/>
                    <w:right w:val="none" w:sz="0" w:space="0" w:color="auto"/>
                  </w:divBdr>
                  <w:divsChild>
                    <w:div w:id="1548494251">
                      <w:marLeft w:val="0"/>
                      <w:marRight w:val="0"/>
                      <w:marTop w:val="0"/>
                      <w:marBottom w:val="0"/>
                      <w:divBdr>
                        <w:top w:val="none" w:sz="0" w:space="0" w:color="auto"/>
                        <w:left w:val="none" w:sz="0" w:space="0" w:color="auto"/>
                        <w:bottom w:val="none" w:sz="0" w:space="0" w:color="auto"/>
                        <w:right w:val="none" w:sz="0" w:space="0" w:color="auto"/>
                      </w:divBdr>
                      <w:divsChild>
                        <w:div w:id="1140611618">
                          <w:marLeft w:val="0"/>
                          <w:marRight w:val="0"/>
                          <w:marTop w:val="0"/>
                          <w:marBottom w:val="0"/>
                          <w:divBdr>
                            <w:top w:val="none" w:sz="0" w:space="0" w:color="auto"/>
                            <w:left w:val="none" w:sz="0" w:space="0" w:color="auto"/>
                            <w:bottom w:val="none" w:sz="0" w:space="0" w:color="auto"/>
                            <w:right w:val="none" w:sz="0" w:space="0" w:color="auto"/>
                          </w:divBdr>
                          <w:divsChild>
                            <w:div w:id="102460599">
                              <w:marLeft w:val="0"/>
                              <w:marRight w:val="0"/>
                              <w:marTop w:val="0"/>
                              <w:marBottom w:val="0"/>
                              <w:divBdr>
                                <w:top w:val="none" w:sz="0" w:space="0" w:color="auto"/>
                                <w:left w:val="none" w:sz="0" w:space="0" w:color="auto"/>
                                <w:bottom w:val="none" w:sz="0" w:space="0" w:color="auto"/>
                                <w:right w:val="none" w:sz="0" w:space="0" w:color="auto"/>
                              </w:divBdr>
                            </w:div>
                            <w:div w:id="109039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742104">
                  <w:marLeft w:val="0"/>
                  <w:marRight w:val="0"/>
                  <w:marTop w:val="0"/>
                  <w:marBottom w:val="0"/>
                  <w:divBdr>
                    <w:top w:val="none" w:sz="0" w:space="0" w:color="auto"/>
                    <w:left w:val="none" w:sz="0" w:space="0" w:color="auto"/>
                    <w:bottom w:val="none" w:sz="0" w:space="0" w:color="auto"/>
                    <w:right w:val="none" w:sz="0" w:space="0" w:color="auto"/>
                  </w:divBdr>
                  <w:divsChild>
                    <w:div w:id="114296711">
                      <w:marLeft w:val="0"/>
                      <w:marRight w:val="0"/>
                      <w:marTop w:val="0"/>
                      <w:marBottom w:val="0"/>
                      <w:divBdr>
                        <w:top w:val="none" w:sz="0" w:space="0" w:color="auto"/>
                        <w:left w:val="none" w:sz="0" w:space="0" w:color="auto"/>
                        <w:bottom w:val="none" w:sz="0" w:space="0" w:color="auto"/>
                        <w:right w:val="none" w:sz="0" w:space="0" w:color="auto"/>
                      </w:divBdr>
                      <w:divsChild>
                        <w:div w:id="92098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11525">
          <w:marLeft w:val="0"/>
          <w:marRight w:val="0"/>
          <w:marTop w:val="0"/>
          <w:marBottom w:val="0"/>
          <w:divBdr>
            <w:top w:val="none" w:sz="0" w:space="0" w:color="auto"/>
            <w:left w:val="none" w:sz="0" w:space="0" w:color="auto"/>
            <w:bottom w:val="none" w:sz="0" w:space="0" w:color="auto"/>
            <w:right w:val="none" w:sz="0" w:space="0" w:color="auto"/>
          </w:divBdr>
          <w:divsChild>
            <w:div w:id="197087696">
              <w:marLeft w:val="0"/>
              <w:marRight w:val="0"/>
              <w:marTop w:val="0"/>
              <w:marBottom w:val="0"/>
              <w:divBdr>
                <w:top w:val="none" w:sz="0" w:space="0" w:color="auto"/>
                <w:left w:val="none" w:sz="0" w:space="0" w:color="auto"/>
                <w:bottom w:val="none" w:sz="0" w:space="0" w:color="auto"/>
                <w:right w:val="none" w:sz="0" w:space="0" w:color="auto"/>
              </w:divBdr>
              <w:divsChild>
                <w:div w:id="1165391818">
                  <w:marLeft w:val="0"/>
                  <w:marRight w:val="0"/>
                  <w:marTop w:val="0"/>
                  <w:marBottom w:val="0"/>
                  <w:divBdr>
                    <w:top w:val="none" w:sz="0" w:space="0" w:color="auto"/>
                    <w:left w:val="none" w:sz="0" w:space="0" w:color="auto"/>
                    <w:bottom w:val="none" w:sz="0" w:space="0" w:color="auto"/>
                    <w:right w:val="none" w:sz="0" w:space="0" w:color="auto"/>
                  </w:divBdr>
                  <w:divsChild>
                    <w:div w:id="106583551">
                      <w:marLeft w:val="0"/>
                      <w:marRight w:val="0"/>
                      <w:marTop w:val="0"/>
                      <w:marBottom w:val="0"/>
                      <w:divBdr>
                        <w:top w:val="none" w:sz="0" w:space="0" w:color="auto"/>
                        <w:left w:val="none" w:sz="0" w:space="0" w:color="auto"/>
                        <w:bottom w:val="none" w:sz="0" w:space="0" w:color="auto"/>
                        <w:right w:val="none" w:sz="0" w:space="0" w:color="auto"/>
                      </w:divBdr>
                      <w:divsChild>
                        <w:div w:id="21330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04451">
                  <w:marLeft w:val="0"/>
                  <w:marRight w:val="0"/>
                  <w:marTop w:val="0"/>
                  <w:marBottom w:val="0"/>
                  <w:divBdr>
                    <w:top w:val="none" w:sz="0" w:space="0" w:color="auto"/>
                    <w:left w:val="none" w:sz="0" w:space="0" w:color="auto"/>
                    <w:bottom w:val="none" w:sz="0" w:space="0" w:color="auto"/>
                    <w:right w:val="none" w:sz="0" w:space="0" w:color="auto"/>
                  </w:divBdr>
                  <w:divsChild>
                    <w:div w:id="291255863">
                      <w:marLeft w:val="0"/>
                      <w:marRight w:val="0"/>
                      <w:marTop w:val="0"/>
                      <w:marBottom w:val="0"/>
                      <w:divBdr>
                        <w:top w:val="none" w:sz="0" w:space="0" w:color="auto"/>
                        <w:left w:val="none" w:sz="0" w:space="0" w:color="auto"/>
                        <w:bottom w:val="none" w:sz="0" w:space="0" w:color="auto"/>
                        <w:right w:val="none" w:sz="0" w:space="0" w:color="auto"/>
                      </w:divBdr>
                      <w:divsChild>
                        <w:div w:id="1125470504">
                          <w:marLeft w:val="0"/>
                          <w:marRight w:val="0"/>
                          <w:marTop w:val="0"/>
                          <w:marBottom w:val="0"/>
                          <w:divBdr>
                            <w:top w:val="none" w:sz="0" w:space="0" w:color="auto"/>
                            <w:left w:val="none" w:sz="0" w:space="0" w:color="auto"/>
                            <w:bottom w:val="none" w:sz="0" w:space="0" w:color="auto"/>
                            <w:right w:val="none" w:sz="0" w:space="0" w:color="auto"/>
                          </w:divBdr>
                          <w:divsChild>
                            <w:div w:id="737245863">
                              <w:marLeft w:val="0"/>
                              <w:marRight w:val="0"/>
                              <w:marTop w:val="0"/>
                              <w:marBottom w:val="0"/>
                              <w:divBdr>
                                <w:top w:val="none" w:sz="0" w:space="0" w:color="auto"/>
                                <w:left w:val="none" w:sz="0" w:space="0" w:color="auto"/>
                                <w:bottom w:val="none" w:sz="0" w:space="0" w:color="auto"/>
                                <w:right w:val="none" w:sz="0" w:space="0" w:color="auto"/>
                              </w:divBdr>
                            </w:div>
                            <w:div w:id="192846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335223">
          <w:marLeft w:val="0"/>
          <w:marRight w:val="0"/>
          <w:marTop w:val="0"/>
          <w:marBottom w:val="0"/>
          <w:divBdr>
            <w:top w:val="none" w:sz="0" w:space="0" w:color="auto"/>
            <w:left w:val="none" w:sz="0" w:space="0" w:color="auto"/>
            <w:bottom w:val="none" w:sz="0" w:space="0" w:color="auto"/>
            <w:right w:val="none" w:sz="0" w:space="0" w:color="auto"/>
          </w:divBdr>
          <w:divsChild>
            <w:div w:id="1264150876">
              <w:marLeft w:val="0"/>
              <w:marRight w:val="0"/>
              <w:marTop w:val="0"/>
              <w:marBottom w:val="0"/>
              <w:divBdr>
                <w:top w:val="none" w:sz="0" w:space="0" w:color="auto"/>
                <w:left w:val="none" w:sz="0" w:space="0" w:color="auto"/>
                <w:bottom w:val="none" w:sz="0" w:space="0" w:color="auto"/>
                <w:right w:val="none" w:sz="0" w:space="0" w:color="auto"/>
              </w:divBdr>
              <w:divsChild>
                <w:div w:id="589849469">
                  <w:marLeft w:val="0"/>
                  <w:marRight w:val="0"/>
                  <w:marTop w:val="0"/>
                  <w:marBottom w:val="0"/>
                  <w:divBdr>
                    <w:top w:val="none" w:sz="0" w:space="0" w:color="auto"/>
                    <w:left w:val="none" w:sz="0" w:space="0" w:color="auto"/>
                    <w:bottom w:val="none" w:sz="0" w:space="0" w:color="auto"/>
                    <w:right w:val="none" w:sz="0" w:space="0" w:color="auto"/>
                  </w:divBdr>
                  <w:divsChild>
                    <w:div w:id="107362759">
                      <w:marLeft w:val="0"/>
                      <w:marRight w:val="0"/>
                      <w:marTop w:val="0"/>
                      <w:marBottom w:val="0"/>
                      <w:divBdr>
                        <w:top w:val="none" w:sz="0" w:space="0" w:color="auto"/>
                        <w:left w:val="none" w:sz="0" w:space="0" w:color="auto"/>
                        <w:bottom w:val="none" w:sz="0" w:space="0" w:color="auto"/>
                        <w:right w:val="none" w:sz="0" w:space="0" w:color="auto"/>
                      </w:divBdr>
                      <w:divsChild>
                        <w:div w:id="209670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8013">
                  <w:marLeft w:val="0"/>
                  <w:marRight w:val="0"/>
                  <w:marTop w:val="0"/>
                  <w:marBottom w:val="0"/>
                  <w:divBdr>
                    <w:top w:val="none" w:sz="0" w:space="0" w:color="auto"/>
                    <w:left w:val="none" w:sz="0" w:space="0" w:color="auto"/>
                    <w:bottom w:val="none" w:sz="0" w:space="0" w:color="auto"/>
                    <w:right w:val="none" w:sz="0" w:space="0" w:color="auto"/>
                  </w:divBdr>
                  <w:divsChild>
                    <w:div w:id="1369646768">
                      <w:marLeft w:val="0"/>
                      <w:marRight w:val="0"/>
                      <w:marTop w:val="0"/>
                      <w:marBottom w:val="0"/>
                      <w:divBdr>
                        <w:top w:val="none" w:sz="0" w:space="0" w:color="auto"/>
                        <w:left w:val="none" w:sz="0" w:space="0" w:color="auto"/>
                        <w:bottom w:val="none" w:sz="0" w:space="0" w:color="auto"/>
                        <w:right w:val="none" w:sz="0" w:space="0" w:color="auto"/>
                      </w:divBdr>
                      <w:divsChild>
                        <w:div w:id="1464352467">
                          <w:marLeft w:val="0"/>
                          <w:marRight w:val="0"/>
                          <w:marTop w:val="0"/>
                          <w:marBottom w:val="0"/>
                          <w:divBdr>
                            <w:top w:val="none" w:sz="0" w:space="0" w:color="auto"/>
                            <w:left w:val="none" w:sz="0" w:space="0" w:color="auto"/>
                            <w:bottom w:val="none" w:sz="0" w:space="0" w:color="auto"/>
                            <w:right w:val="none" w:sz="0" w:space="0" w:color="auto"/>
                          </w:divBdr>
                          <w:divsChild>
                            <w:div w:id="611128354">
                              <w:marLeft w:val="0"/>
                              <w:marRight w:val="0"/>
                              <w:marTop w:val="0"/>
                              <w:marBottom w:val="0"/>
                              <w:divBdr>
                                <w:top w:val="none" w:sz="0" w:space="0" w:color="auto"/>
                                <w:left w:val="none" w:sz="0" w:space="0" w:color="auto"/>
                                <w:bottom w:val="none" w:sz="0" w:space="0" w:color="auto"/>
                                <w:right w:val="none" w:sz="0" w:space="0" w:color="auto"/>
                              </w:divBdr>
                            </w:div>
                            <w:div w:id="130292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341956">
          <w:marLeft w:val="0"/>
          <w:marRight w:val="0"/>
          <w:marTop w:val="0"/>
          <w:marBottom w:val="0"/>
          <w:divBdr>
            <w:top w:val="none" w:sz="0" w:space="0" w:color="auto"/>
            <w:left w:val="none" w:sz="0" w:space="0" w:color="auto"/>
            <w:bottom w:val="none" w:sz="0" w:space="0" w:color="auto"/>
            <w:right w:val="none" w:sz="0" w:space="0" w:color="auto"/>
          </w:divBdr>
          <w:divsChild>
            <w:div w:id="1854491288">
              <w:marLeft w:val="0"/>
              <w:marRight w:val="0"/>
              <w:marTop w:val="0"/>
              <w:marBottom w:val="0"/>
              <w:divBdr>
                <w:top w:val="none" w:sz="0" w:space="0" w:color="auto"/>
                <w:left w:val="none" w:sz="0" w:space="0" w:color="auto"/>
                <w:bottom w:val="none" w:sz="0" w:space="0" w:color="auto"/>
                <w:right w:val="none" w:sz="0" w:space="0" w:color="auto"/>
              </w:divBdr>
              <w:divsChild>
                <w:div w:id="110127308">
                  <w:marLeft w:val="0"/>
                  <w:marRight w:val="0"/>
                  <w:marTop w:val="0"/>
                  <w:marBottom w:val="0"/>
                  <w:divBdr>
                    <w:top w:val="none" w:sz="0" w:space="0" w:color="auto"/>
                    <w:left w:val="none" w:sz="0" w:space="0" w:color="auto"/>
                    <w:bottom w:val="none" w:sz="0" w:space="0" w:color="auto"/>
                    <w:right w:val="none" w:sz="0" w:space="0" w:color="auto"/>
                  </w:divBdr>
                  <w:divsChild>
                    <w:div w:id="2115899907">
                      <w:marLeft w:val="0"/>
                      <w:marRight w:val="0"/>
                      <w:marTop w:val="0"/>
                      <w:marBottom w:val="0"/>
                      <w:divBdr>
                        <w:top w:val="none" w:sz="0" w:space="0" w:color="auto"/>
                        <w:left w:val="none" w:sz="0" w:space="0" w:color="auto"/>
                        <w:bottom w:val="none" w:sz="0" w:space="0" w:color="auto"/>
                        <w:right w:val="none" w:sz="0" w:space="0" w:color="auto"/>
                      </w:divBdr>
                      <w:divsChild>
                        <w:div w:id="1070418696">
                          <w:marLeft w:val="0"/>
                          <w:marRight w:val="0"/>
                          <w:marTop w:val="0"/>
                          <w:marBottom w:val="0"/>
                          <w:divBdr>
                            <w:top w:val="none" w:sz="0" w:space="0" w:color="auto"/>
                            <w:left w:val="none" w:sz="0" w:space="0" w:color="auto"/>
                            <w:bottom w:val="none" w:sz="0" w:space="0" w:color="auto"/>
                            <w:right w:val="none" w:sz="0" w:space="0" w:color="auto"/>
                          </w:divBdr>
                          <w:divsChild>
                            <w:div w:id="189730116">
                              <w:marLeft w:val="0"/>
                              <w:marRight w:val="0"/>
                              <w:marTop w:val="0"/>
                              <w:marBottom w:val="0"/>
                              <w:divBdr>
                                <w:top w:val="none" w:sz="0" w:space="0" w:color="auto"/>
                                <w:left w:val="none" w:sz="0" w:space="0" w:color="auto"/>
                                <w:bottom w:val="none" w:sz="0" w:space="0" w:color="auto"/>
                                <w:right w:val="none" w:sz="0" w:space="0" w:color="auto"/>
                              </w:divBdr>
                            </w:div>
                            <w:div w:id="202882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17911">
                  <w:marLeft w:val="0"/>
                  <w:marRight w:val="0"/>
                  <w:marTop w:val="0"/>
                  <w:marBottom w:val="0"/>
                  <w:divBdr>
                    <w:top w:val="none" w:sz="0" w:space="0" w:color="auto"/>
                    <w:left w:val="none" w:sz="0" w:space="0" w:color="auto"/>
                    <w:bottom w:val="none" w:sz="0" w:space="0" w:color="auto"/>
                    <w:right w:val="none" w:sz="0" w:space="0" w:color="auto"/>
                  </w:divBdr>
                  <w:divsChild>
                    <w:div w:id="432281835">
                      <w:marLeft w:val="0"/>
                      <w:marRight w:val="0"/>
                      <w:marTop w:val="0"/>
                      <w:marBottom w:val="0"/>
                      <w:divBdr>
                        <w:top w:val="none" w:sz="0" w:space="0" w:color="auto"/>
                        <w:left w:val="none" w:sz="0" w:space="0" w:color="auto"/>
                        <w:bottom w:val="none" w:sz="0" w:space="0" w:color="auto"/>
                        <w:right w:val="none" w:sz="0" w:space="0" w:color="auto"/>
                      </w:divBdr>
                      <w:divsChild>
                        <w:div w:id="8144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344333">
          <w:marLeft w:val="0"/>
          <w:marRight w:val="0"/>
          <w:marTop w:val="0"/>
          <w:marBottom w:val="0"/>
          <w:divBdr>
            <w:top w:val="none" w:sz="0" w:space="0" w:color="auto"/>
            <w:left w:val="none" w:sz="0" w:space="0" w:color="auto"/>
            <w:bottom w:val="none" w:sz="0" w:space="0" w:color="auto"/>
            <w:right w:val="none" w:sz="0" w:space="0" w:color="auto"/>
          </w:divBdr>
          <w:divsChild>
            <w:div w:id="2139108074">
              <w:marLeft w:val="0"/>
              <w:marRight w:val="0"/>
              <w:marTop w:val="0"/>
              <w:marBottom w:val="0"/>
              <w:divBdr>
                <w:top w:val="none" w:sz="0" w:space="0" w:color="auto"/>
                <w:left w:val="none" w:sz="0" w:space="0" w:color="auto"/>
                <w:bottom w:val="none" w:sz="0" w:space="0" w:color="auto"/>
                <w:right w:val="none" w:sz="0" w:space="0" w:color="auto"/>
              </w:divBdr>
              <w:divsChild>
                <w:div w:id="705644546">
                  <w:marLeft w:val="0"/>
                  <w:marRight w:val="0"/>
                  <w:marTop w:val="0"/>
                  <w:marBottom w:val="0"/>
                  <w:divBdr>
                    <w:top w:val="none" w:sz="0" w:space="0" w:color="auto"/>
                    <w:left w:val="none" w:sz="0" w:space="0" w:color="auto"/>
                    <w:bottom w:val="none" w:sz="0" w:space="0" w:color="auto"/>
                    <w:right w:val="none" w:sz="0" w:space="0" w:color="auto"/>
                  </w:divBdr>
                  <w:divsChild>
                    <w:div w:id="116603482">
                      <w:marLeft w:val="0"/>
                      <w:marRight w:val="0"/>
                      <w:marTop w:val="0"/>
                      <w:marBottom w:val="0"/>
                      <w:divBdr>
                        <w:top w:val="none" w:sz="0" w:space="0" w:color="auto"/>
                        <w:left w:val="none" w:sz="0" w:space="0" w:color="auto"/>
                        <w:bottom w:val="none" w:sz="0" w:space="0" w:color="auto"/>
                        <w:right w:val="none" w:sz="0" w:space="0" w:color="auto"/>
                      </w:divBdr>
                      <w:divsChild>
                        <w:div w:id="599145119">
                          <w:marLeft w:val="0"/>
                          <w:marRight w:val="0"/>
                          <w:marTop w:val="0"/>
                          <w:marBottom w:val="0"/>
                          <w:divBdr>
                            <w:top w:val="none" w:sz="0" w:space="0" w:color="auto"/>
                            <w:left w:val="none" w:sz="0" w:space="0" w:color="auto"/>
                            <w:bottom w:val="none" w:sz="0" w:space="0" w:color="auto"/>
                            <w:right w:val="none" w:sz="0" w:space="0" w:color="auto"/>
                          </w:divBdr>
                          <w:divsChild>
                            <w:div w:id="996761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76641577">
          <w:marLeft w:val="0"/>
          <w:marRight w:val="0"/>
          <w:marTop w:val="0"/>
          <w:marBottom w:val="0"/>
          <w:divBdr>
            <w:top w:val="none" w:sz="0" w:space="0" w:color="auto"/>
            <w:left w:val="none" w:sz="0" w:space="0" w:color="auto"/>
            <w:bottom w:val="none" w:sz="0" w:space="0" w:color="auto"/>
            <w:right w:val="none" w:sz="0" w:space="0" w:color="auto"/>
          </w:divBdr>
          <w:divsChild>
            <w:div w:id="363822557">
              <w:marLeft w:val="0"/>
              <w:marRight w:val="0"/>
              <w:marTop w:val="0"/>
              <w:marBottom w:val="0"/>
              <w:divBdr>
                <w:top w:val="none" w:sz="0" w:space="0" w:color="auto"/>
                <w:left w:val="none" w:sz="0" w:space="0" w:color="auto"/>
                <w:bottom w:val="none" w:sz="0" w:space="0" w:color="auto"/>
                <w:right w:val="none" w:sz="0" w:space="0" w:color="auto"/>
              </w:divBdr>
              <w:divsChild>
                <w:div w:id="279606928">
                  <w:marLeft w:val="0"/>
                  <w:marRight w:val="0"/>
                  <w:marTop w:val="0"/>
                  <w:marBottom w:val="0"/>
                  <w:divBdr>
                    <w:top w:val="none" w:sz="0" w:space="0" w:color="auto"/>
                    <w:left w:val="none" w:sz="0" w:space="0" w:color="auto"/>
                    <w:bottom w:val="none" w:sz="0" w:space="0" w:color="auto"/>
                    <w:right w:val="none" w:sz="0" w:space="0" w:color="auto"/>
                  </w:divBdr>
                  <w:divsChild>
                    <w:div w:id="123273456">
                      <w:marLeft w:val="0"/>
                      <w:marRight w:val="0"/>
                      <w:marTop w:val="0"/>
                      <w:marBottom w:val="0"/>
                      <w:divBdr>
                        <w:top w:val="none" w:sz="0" w:space="0" w:color="auto"/>
                        <w:left w:val="none" w:sz="0" w:space="0" w:color="auto"/>
                        <w:bottom w:val="none" w:sz="0" w:space="0" w:color="auto"/>
                        <w:right w:val="none" w:sz="0" w:space="0" w:color="auto"/>
                      </w:divBdr>
                    </w:div>
                    <w:div w:id="499195713">
                      <w:marLeft w:val="0"/>
                      <w:marRight w:val="0"/>
                      <w:marTop w:val="0"/>
                      <w:marBottom w:val="0"/>
                      <w:divBdr>
                        <w:top w:val="none" w:sz="0" w:space="0" w:color="auto"/>
                        <w:left w:val="none" w:sz="0" w:space="0" w:color="auto"/>
                        <w:bottom w:val="none" w:sz="0" w:space="0" w:color="auto"/>
                        <w:right w:val="none" w:sz="0" w:space="0" w:color="auto"/>
                      </w:divBdr>
                    </w:div>
                    <w:div w:id="795680750">
                      <w:marLeft w:val="0"/>
                      <w:marRight w:val="0"/>
                      <w:marTop w:val="0"/>
                      <w:marBottom w:val="0"/>
                      <w:divBdr>
                        <w:top w:val="none" w:sz="0" w:space="0" w:color="auto"/>
                        <w:left w:val="none" w:sz="0" w:space="0" w:color="auto"/>
                        <w:bottom w:val="none" w:sz="0" w:space="0" w:color="auto"/>
                        <w:right w:val="none" w:sz="0" w:space="0" w:color="auto"/>
                      </w:divBdr>
                    </w:div>
                    <w:div w:id="1840344822">
                      <w:marLeft w:val="0"/>
                      <w:marRight w:val="0"/>
                      <w:marTop w:val="0"/>
                      <w:marBottom w:val="0"/>
                      <w:divBdr>
                        <w:top w:val="none" w:sz="0" w:space="0" w:color="auto"/>
                        <w:left w:val="none" w:sz="0" w:space="0" w:color="auto"/>
                        <w:bottom w:val="none" w:sz="0" w:space="0" w:color="auto"/>
                        <w:right w:val="none" w:sz="0" w:space="0" w:color="auto"/>
                      </w:divBdr>
                    </w:div>
                    <w:div w:id="2080588828">
                      <w:marLeft w:val="0"/>
                      <w:marRight w:val="0"/>
                      <w:marTop w:val="0"/>
                      <w:marBottom w:val="0"/>
                      <w:divBdr>
                        <w:top w:val="none" w:sz="0" w:space="0" w:color="auto"/>
                        <w:left w:val="none" w:sz="0" w:space="0" w:color="auto"/>
                        <w:bottom w:val="none" w:sz="0" w:space="0" w:color="auto"/>
                        <w:right w:val="none" w:sz="0" w:space="0" w:color="auto"/>
                      </w:divBdr>
                    </w:div>
                    <w:div w:id="2093505233">
                      <w:marLeft w:val="0"/>
                      <w:marRight w:val="0"/>
                      <w:marTop w:val="0"/>
                      <w:marBottom w:val="0"/>
                      <w:divBdr>
                        <w:top w:val="none" w:sz="0" w:space="0" w:color="auto"/>
                        <w:left w:val="none" w:sz="0" w:space="0" w:color="auto"/>
                        <w:bottom w:val="none" w:sz="0" w:space="0" w:color="auto"/>
                        <w:right w:val="none" w:sz="0" w:space="0" w:color="auto"/>
                      </w:divBdr>
                    </w:div>
                    <w:div w:id="21150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811837">
          <w:marLeft w:val="0"/>
          <w:marRight w:val="0"/>
          <w:marTop w:val="0"/>
          <w:marBottom w:val="0"/>
          <w:divBdr>
            <w:top w:val="none" w:sz="0" w:space="0" w:color="auto"/>
            <w:left w:val="none" w:sz="0" w:space="0" w:color="auto"/>
            <w:bottom w:val="none" w:sz="0" w:space="0" w:color="auto"/>
            <w:right w:val="none" w:sz="0" w:space="0" w:color="auto"/>
          </w:divBdr>
          <w:divsChild>
            <w:div w:id="1218322449">
              <w:marLeft w:val="0"/>
              <w:marRight w:val="0"/>
              <w:marTop w:val="0"/>
              <w:marBottom w:val="0"/>
              <w:divBdr>
                <w:top w:val="none" w:sz="0" w:space="0" w:color="auto"/>
                <w:left w:val="none" w:sz="0" w:space="0" w:color="auto"/>
                <w:bottom w:val="none" w:sz="0" w:space="0" w:color="auto"/>
                <w:right w:val="none" w:sz="0" w:space="0" w:color="auto"/>
              </w:divBdr>
              <w:divsChild>
                <w:div w:id="567694147">
                  <w:marLeft w:val="0"/>
                  <w:marRight w:val="0"/>
                  <w:marTop w:val="0"/>
                  <w:marBottom w:val="0"/>
                  <w:divBdr>
                    <w:top w:val="none" w:sz="0" w:space="0" w:color="auto"/>
                    <w:left w:val="none" w:sz="0" w:space="0" w:color="auto"/>
                    <w:bottom w:val="none" w:sz="0" w:space="0" w:color="auto"/>
                    <w:right w:val="none" w:sz="0" w:space="0" w:color="auto"/>
                  </w:divBdr>
                  <w:divsChild>
                    <w:div w:id="466358127">
                      <w:marLeft w:val="0"/>
                      <w:marRight w:val="0"/>
                      <w:marTop w:val="0"/>
                      <w:marBottom w:val="0"/>
                      <w:divBdr>
                        <w:top w:val="none" w:sz="0" w:space="0" w:color="auto"/>
                        <w:left w:val="none" w:sz="0" w:space="0" w:color="auto"/>
                        <w:bottom w:val="none" w:sz="0" w:space="0" w:color="auto"/>
                        <w:right w:val="none" w:sz="0" w:space="0" w:color="auto"/>
                      </w:divBdr>
                      <w:divsChild>
                        <w:div w:id="269893080">
                          <w:marLeft w:val="0"/>
                          <w:marRight w:val="0"/>
                          <w:marTop w:val="0"/>
                          <w:marBottom w:val="0"/>
                          <w:divBdr>
                            <w:top w:val="none" w:sz="0" w:space="0" w:color="auto"/>
                            <w:left w:val="none" w:sz="0" w:space="0" w:color="auto"/>
                            <w:bottom w:val="none" w:sz="0" w:space="0" w:color="auto"/>
                            <w:right w:val="none" w:sz="0" w:space="0" w:color="auto"/>
                          </w:divBdr>
                          <w:divsChild>
                            <w:div w:id="958529703">
                              <w:marLeft w:val="0"/>
                              <w:marRight w:val="0"/>
                              <w:marTop w:val="0"/>
                              <w:marBottom w:val="0"/>
                              <w:divBdr>
                                <w:top w:val="none" w:sz="0" w:space="0" w:color="auto"/>
                                <w:left w:val="none" w:sz="0" w:space="0" w:color="auto"/>
                                <w:bottom w:val="none" w:sz="0" w:space="0" w:color="auto"/>
                                <w:right w:val="none" w:sz="0" w:space="0" w:color="auto"/>
                              </w:divBdr>
                              <w:divsChild>
                                <w:div w:id="1622178402">
                                  <w:marLeft w:val="0"/>
                                  <w:marRight w:val="0"/>
                                  <w:marTop w:val="0"/>
                                  <w:marBottom w:val="0"/>
                                  <w:divBdr>
                                    <w:top w:val="none" w:sz="0" w:space="0" w:color="auto"/>
                                    <w:left w:val="none" w:sz="0" w:space="0" w:color="auto"/>
                                    <w:bottom w:val="none" w:sz="0" w:space="0" w:color="auto"/>
                                    <w:right w:val="none" w:sz="0" w:space="0" w:color="auto"/>
                                  </w:divBdr>
                                  <w:divsChild>
                                    <w:div w:id="129179142">
                                      <w:marLeft w:val="0"/>
                                      <w:marRight w:val="0"/>
                                      <w:marTop w:val="0"/>
                                      <w:marBottom w:val="0"/>
                                      <w:divBdr>
                                        <w:top w:val="none" w:sz="0" w:space="0" w:color="auto"/>
                                        <w:left w:val="none" w:sz="0" w:space="0" w:color="auto"/>
                                        <w:bottom w:val="none" w:sz="0" w:space="0" w:color="auto"/>
                                        <w:right w:val="none" w:sz="0" w:space="0" w:color="auto"/>
                                      </w:divBdr>
                                      <w:divsChild>
                                        <w:div w:id="1244148580">
                                          <w:marLeft w:val="0"/>
                                          <w:marRight w:val="0"/>
                                          <w:marTop w:val="0"/>
                                          <w:marBottom w:val="0"/>
                                          <w:divBdr>
                                            <w:top w:val="none" w:sz="0" w:space="0" w:color="auto"/>
                                            <w:left w:val="none" w:sz="0" w:space="0" w:color="auto"/>
                                            <w:bottom w:val="none" w:sz="0" w:space="0" w:color="auto"/>
                                            <w:right w:val="none" w:sz="0" w:space="0" w:color="auto"/>
                                          </w:divBdr>
                                          <w:divsChild>
                                            <w:div w:id="71862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0864386">
          <w:marLeft w:val="0"/>
          <w:marRight w:val="0"/>
          <w:marTop w:val="0"/>
          <w:marBottom w:val="0"/>
          <w:divBdr>
            <w:top w:val="none" w:sz="0" w:space="0" w:color="auto"/>
            <w:left w:val="none" w:sz="0" w:space="0" w:color="auto"/>
            <w:bottom w:val="none" w:sz="0" w:space="0" w:color="auto"/>
            <w:right w:val="none" w:sz="0" w:space="0" w:color="auto"/>
          </w:divBdr>
          <w:divsChild>
            <w:div w:id="1770737853">
              <w:marLeft w:val="0"/>
              <w:marRight w:val="0"/>
              <w:marTop w:val="0"/>
              <w:marBottom w:val="0"/>
              <w:divBdr>
                <w:top w:val="none" w:sz="0" w:space="0" w:color="auto"/>
                <w:left w:val="none" w:sz="0" w:space="0" w:color="auto"/>
                <w:bottom w:val="none" w:sz="0" w:space="0" w:color="auto"/>
                <w:right w:val="none" w:sz="0" w:space="0" w:color="auto"/>
              </w:divBdr>
              <w:divsChild>
                <w:div w:id="621153237">
                  <w:marLeft w:val="0"/>
                  <w:marRight w:val="0"/>
                  <w:marTop w:val="0"/>
                  <w:marBottom w:val="0"/>
                  <w:divBdr>
                    <w:top w:val="none" w:sz="0" w:space="0" w:color="auto"/>
                    <w:left w:val="none" w:sz="0" w:space="0" w:color="auto"/>
                    <w:bottom w:val="none" w:sz="0" w:space="0" w:color="auto"/>
                    <w:right w:val="none" w:sz="0" w:space="0" w:color="auto"/>
                  </w:divBdr>
                  <w:divsChild>
                    <w:div w:id="1705907175">
                      <w:marLeft w:val="0"/>
                      <w:marRight w:val="0"/>
                      <w:marTop w:val="0"/>
                      <w:marBottom w:val="0"/>
                      <w:divBdr>
                        <w:top w:val="none" w:sz="0" w:space="0" w:color="auto"/>
                        <w:left w:val="none" w:sz="0" w:space="0" w:color="auto"/>
                        <w:bottom w:val="none" w:sz="0" w:space="0" w:color="auto"/>
                        <w:right w:val="none" w:sz="0" w:space="0" w:color="auto"/>
                      </w:divBdr>
                      <w:divsChild>
                        <w:div w:id="134414705">
                          <w:marLeft w:val="0"/>
                          <w:marRight w:val="0"/>
                          <w:marTop w:val="0"/>
                          <w:marBottom w:val="0"/>
                          <w:divBdr>
                            <w:top w:val="none" w:sz="0" w:space="0" w:color="auto"/>
                            <w:left w:val="none" w:sz="0" w:space="0" w:color="auto"/>
                            <w:bottom w:val="none" w:sz="0" w:space="0" w:color="auto"/>
                            <w:right w:val="none" w:sz="0" w:space="0" w:color="auto"/>
                          </w:divBdr>
                          <w:divsChild>
                            <w:div w:id="455487865">
                              <w:marLeft w:val="0"/>
                              <w:marRight w:val="0"/>
                              <w:marTop w:val="0"/>
                              <w:marBottom w:val="0"/>
                              <w:divBdr>
                                <w:top w:val="none" w:sz="0" w:space="0" w:color="auto"/>
                                <w:left w:val="none" w:sz="0" w:space="0" w:color="auto"/>
                                <w:bottom w:val="none" w:sz="0" w:space="0" w:color="auto"/>
                                <w:right w:val="none" w:sz="0" w:space="0" w:color="auto"/>
                              </w:divBdr>
                              <w:divsChild>
                                <w:div w:id="334654596">
                                  <w:marLeft w:val="0"/>
                                  <w:marRight w:val="0"/>
                                  <w:marTop w:val="0"/>
                                  <w:marBottom w:val="0"/>
                                  <w:divBdr>
                                    <w:top w:val="none" w:sz="0" w:space="0" w:color="auto"/>
                                    <w:left w:val="none" w:sz="0" w:space="0" w:color="auto"/>
                                    <w:bottom w:val="none" w:sz="0" w:space="0" w:color="auto"/>
                                    <w:right w:val="none" w:sz="0" w:space="0" w:color="auto"/>
                                  </w:divBdr>
                                  <w:divsChild>
                                    <w:div w:id="1800300889">
                                      <w:marLeft w:val="0"/>
                                      <w:marRight w:val="0"/>
                                      <w:marTop w:val="0"/>
                                      <w:marBottom w:val="0"/>
                                      <w:divBdr>
                                        <w:top w:val="none" w:sz="0" w:space="0" w:color="auto"/>
                                        <w:left w:val="none" w:sz="0" w:space="0" w:color="auto"/>
                                        <w:bottom w:val="none" w:sz="0" w:space="0" w:color="auto"/>
                                        <w:right w:val="none" w:sz="0" w:space="0" w:color="auto"/>
                                      </w:divBdr>
                                      <w:divsChild>
                                        <w:div w:id="1267079212">
                                          <w:marLeft w:val="0"/>
                                          <w:marRight w:val="0"/>
                                          <w:marTop w:val="0"/>
                                          <w:marBottom w:val="0"/>
                                          <w:divBdr>
                                            <w:top w:val="none" w:sz="0" w:space="0" w:color="auto"/>
                                            <w:left w:val="none" w:sz="0" w:space="0" w:color="auto"/>
                                            <w:bottom w:val="none" w:sz="0" w:space="0" w:color="auto"/>
                                            <w:right w:val="none" w:sz="0" w:space="0" w:color="auto"/>
                                          </w:divBdr>
                                          <w:divsChild>
                                            <w:div w:id="1737901473">
                                              <w:marLeft w:val="0"/>
                                              <w:marRight w:val="0"/>
                                              <w:marTop w:val="0"/>
                                              <w:marBottom w:val="0"/>
                                              <w:divBdr>
                                                <w:top w:val="none" w:sz="0" w:space="0" w:color="auto"/>
                                                <w:left w:val="none" w:sz="0" w:space="0" w:color="auto"/>
                                                <w:bottom w:val="none" w:sz="0" w:space="0" w:color="auto"/>
                                                <w:right w:val="none" w:sz="0" w:space="0" w:color="auto"/>
                                              </w:divBdr>
                                              <w:divsChild>
                                                <w:div w:id="5976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475939">
          <w:marLeft w:val="0"/>
          <w:marRight w:val="0"/>
          <w:marTop w:val="0"/>
          <w:marBottom w:val="0"/>
          <w:divBdr>
            <w:top w:val="none" w:sz="0" w:space="0" w:color="auto"/>
            <w:left w:val="none" w:sz="0" w:space="0" w:color="auto"/>
            <w:bottom w:val="none" w:sz="0" w:space="0" w:color="auto"/>
            <w:right w:val="none" w:sz="0" w:space="0" w:color="auto"/>
          </w:divBdr>
          <w:divsChild>
            <w:div w:id="622537731">
              <w:marLeft w:val="0"/>
              <w:marRight w:val="0"/>
              <w:marTop w:val="0"/>
              <w:marBottom w:val="0"/>
              <w:divBdr>
                <w:top w:val="none" w:sz="0" w:space="0" w:color="auto"/>
                <w:left w:val="none" w:sz="0" w:space="0" w:color="auto"/>
                <w:bottom w:val="none" w:sz="0" w:space="0" w:color="auto"/>
                <w:right w:val="none" w:sz="0" w:space="0" w:color="auto"/>
              </w:divBdr>
            </w:div>
          </w:divsChild>
        </w:div>
        <w:div w:id="2009820652">
          <w:marLeft w:val="0"/>
          <w:marRight w:val="0"/>
          <w:marTop w:val="0"/>
          <w:marBottom w:val="0"/>
          <w:divBdr>
            <w:top w:val="none" w:sz="0" w:space="0" w:color="auto"/>
            <w:left w:val="none" w:sz="0" w:space="0" w:color="auto"/>
            <w:bottom w:val="none" w:sz="0" w:space="0" w:color="auto"/>
            <w:right w:val="none" w:sz="0" w:space="0" w:color="auto"/>
          </w:divBdr>
          <w:divsChild>
            <w:div w:id="213004788">
              <w:marLeft w:val="0"/>
              <w:marRight w:val="0"/>
              <w:marTop w:val="0"/>
              <w:marBottom w:val="0"/>
              <w:divBdr>
                <w:top w:val="none" w:sz="0" w:space="0" w:color="auto"/>
                <w:left w:val="none" w:sz="0" w:space="0" w:color="auto"/>
                <w:bottom w:val="none" w:sz="0" w:space="0" w:color="auto"/>
                <w:right w:val="none" w:sz="0" w:space="0" w:color="auto"/>
              </w:divBdr>
              <w:divsChild>
                <w:div w:id="1206985210">
                  <w:marLeft w:val="0"/>
                  <w:marRight w:val="0"/>
                  <w:marTop w:val="0"/>
                  <w:marBottom w:val="0"/>
                  <w:divBdr>
                    <w:top w:val="none" w:sz="0" w:space="0" w:color="auto"/>
                    <w:left w:val="none" w:sz="0" w:space="0" w:color="auto"/>
                    <w:bottom w:val="none" w:sz="0" w:space="0" w:color="auto"/>
                    <w:right w:val="none" w:sz="0" w:space="0" w:color="auto"/>
                  </w:divBdr>
                  <w:divsChild>
                    <w:div w:id="487866631">
                      <w:marLeft w:val="0"/>
                      <w:marRight w:val="0"/>
                      <w:marTop w:val="0"/>
                      <w:marBottom w:val="0"/>
                      <w:divBdr>
                        <w:top w:val="none" w:sz="0" w:space="0" w:color="auto"/>
                        <w:left w:val="none" w:sz="0" w:space="0" w:color="auto"/>
                        <w:bottom w:val="none" w:sz="0" w:space="0" w:color="auto"/>
                        <w:right w:val="none" w:sz="0" w:space="0" w:color="auto"/>
                      </w:divBdr>
                      <w:divsChild>
                        <w:div w:id="561450893">
                          <w:marLeft w:val="0"/>
                          <w:marRight w:val="0"/>
                          <w:marTop w:val="0"/>
                          <w:marBottom w:val="0"/>
                          <w:divBdr>
                            <w:top w:val="none" w:sz="0" w:space="0" w:color="auto"/>
                            <w:left w:val="none" w:sz="0" w:space="0" w:color="auto"/>
                            <w:bottom w:val="none" w:sz="0" w:space="0" w:color="auto"/>
                            <w:right w:val="none" w:sz="0" w:space="0" w:color="auto"/>
                          </w:divBdr>
                          <w:divsChild>
                            <w:div w:id="1459953110">
                              <w:marLeft w:val="0"/>
                              <w:marRight w:val="0"/>
                              <w:marTop w:val="0"/>
                              <w:marBottom w:val="0"/>
                              <w:divBdr>
                                <w:top w:val="none" w:sz="0" w:space="0" w:color="auto"/>
                                <w:left w:val="none" w:sz="0" w:space="0" w:color="auto"/>
                                <w:bottom w:val="none" w:sz="0" w:space="0" w:color="auto"/>
                                <w:right w:val="none" w:sz="0" w:space="0" w:color="auto"/>
                              </w:divBdr>
                              <w:divsChild>
                                <w:div w:id="143088548">
                                  <w:marLeft w:val="0"/>
                                  <w:marRight w:val="0"/>
                                  <w:marTop w:val="0"/>
                                  <w:marBottom w:val="0"/>
                                  <w:divBdr>
                                    <w:top w:val="none" w:sz="0" w:space="0" w:color="auto"/>
                                    <w:left w:val="none" w:sz="0" w:space="0" w:color="auto"/>
                                    <w:bottom w:val="none" w:sz="0" w:space="0" w:color="auto"/>
                                    <w:right w:val="none" w:sz="0" w:space="0" w:color="auto"/>
                                  </w:divBdr>
                                  <w:divsChild>
                                    <w:div w:id="527908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002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114546">
          <w:marLeft w:val="0"/>
          <w:marRight w:val="0"/>
          <w:marTop w:val="0"/>
          <w:marBottom w:val="0"/>
          <w:divBdr>
            <w:top w:val="none" w:sz="0" w:space="0" w:color="auto"/>
            <w:left w:val="none" w:sz="0" w:space="0" w:color="auto"/>
            <w:bottom w:val="none" w:sz="0" w:space="0" w:color="auto"/>
            <w:right w:val="none" w:sz="0" w:space="0" w:color="auto"/>
          </w:divBdr>
          <w:divsChild>
            <w:div w:id="145319738">
              <w:marLeft w:val="0"/>
              <w:marRight w:val="0"/>
              <w:marTop w:val="0"/>
              <w:marBottom w:val="0"/>
              <w:divBdr>
                <w:top w:val="none" w:sz="0" w:space="0" w:color="auto"/>
                <w:left w:val="none" w:sz="0" w:space="0" w:color="auto"/>
                <w:bottom w:val="none" w:sz="0" w:space="0" w:color="auto"/>
                <w:right w:val="none" w:sz="0" w:space="0" w:color="auto"/>
              </w:divBdr>
              <w:divsChild>
                <w:div w:id="251158788">
                  <w:marLeft w:val="0"/>
                  <w:marRight w:val="0"/>
                  <w:marTop w:val="0"/>
                  <w:marBottom w:val="0"/>
                  <w:divBdr>
                    <w:top w:val="none" w:sz="0" w:space="0" w:color="auto"/>
                    <w:left w:val="none" w:sz="0" w:space="0" w:color="auto"/>
                    <w:bottom w:val="none" w:sz="0" w:space="0" w:color="auto"/>
                    <w:right w:val="none" w:sz="0" w:space="0" w:color="auto"/>
                  </w:divBdr>
                  <w:divsChild>
                    <w:div w:id="841630245">
                      <w:marLeft w:val="0"/>
                      <w:marRight w:val="0"/>
                      <w:marTop w:val="0"/>
                      <w:marBottom w:val="0"/>
                      <w:divBdr>
                        <w:top w:val="none" w:sz="0" w:space="0" w:color="auto"/>
                        <w:left w:val="none" w:sz="0" w:space="0" w:color="auto"/>
                        <w:bottom w:val="none" w:sz="0" w:space="0" w:color="auto"/>
                        <w:right w:val="none" w:sz="0" w:space="0" w:color="auto"/>
                      </w:divBdr>
                      <w:divsChild>
                        <w:div w:id="37461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88264">
                  <w:marLeft w:val="0"/>
                  <w:marRight w:val="0"/>
                  <w:marTop w:val="0"/>
                  <w:marBottom w:val="0"/>
                  <w:divBdr>
                    <w:top w:val="none" w:sz="0" w:space="0" w:color="auto"/>
                    <w:left w:val="none" w:sz="0" w:space="0" w:color="auto"/>
                    <w:bottom w:val="none" w:sz="0" w:space="0" w:color="auto"/>
                    <w:right w:val="none" w:sz="0" w:space="0" w:color="auto"/>
                  </w:divBdr>
                  <w:divsChild>
                    <w:div w:id="306470334">
                      <w:marLeft w:val="0"/>
                      <w:marRight w:val="0"/>
                      <w:marTop w:val="0"/>
                      <w:marBottom w:val="0"/>
                      <w:divBdr>
                        <w:top w:val="none" w:sz="0" w:space="0" w:color="auto"/>
                        <w:left w:val="none" w:sz="0" w:space="0" w:color="auto"/>
                        <w:bottom w:val="none" w:sz="0" w:space="0" w:color="auto"/>
                        <w:right w:val="none" w:sz="0" w:space="0" w:color="auto"/>
                      </w:divBdr>
                      <w:divsChild>
                        <w:div w:id="1069621511">
                          <w:marLeft w:val="0"/>
                          <w:marRight w:val="0"/>
                          <w:marTop w:val="0"/>
                          <w:marBottom w:val="0"/>
                          <w:divBdr>
                            <w:top w:val="none" w:sz="0" w:space="0" w:color="auto"/>
                            <w:left w:val="none" w:sz="0" w:space="0" w:color="auto"/>
                            <w:bottom w:val="none" w:sz="0" w:space="0" w:color="auto"/>
                            <w:right w:val="none" w:sz="0" w:space="0" w:color="auto"/>
                          </w:divBdr>
                          <w:divsChild>
                            <w:div w:id="1768234613">
                              <w:marLeft w:val="0"/>
                              <w:marRight w:val="0"/>
                              <w:marTop w:val="0"/>
                              <w:marBottom w:val="0"/>
                              <w:divBdr>
                                <w:top w:val="none" w:sz="0" w:space="0" w:color="auto"/>
                                <w:left w:val="none" w:sz="0" w:space="0" w:color="auto"/>
                                <w:bottom w:val="none" w:sz="0" w:space="0" w:color="auto"/>
                                <w:right w:val="none" w:sz="0" w:space="0" w:color="auto"/>
                              </w:divBdr>
                            </w:div>
                            <w:div w:id="19650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945316">
          <w:marLeft w:val="0"/>
          <w:marRight w:val="0"/>
          <w:marTop w:val="0"/>
          <w:marBottom w:val="0"/>
          <w:divBdr>
            <w:top w:val="none" w:sz="0" w:space="0" w:color="auto"/>
            <w:left w:val="none" w:sz="0" w:space="0" w:color="auto"/>
            <w:bottom w:val="none" w:sz="0" w:space="0" w:color="auto"/>
            <w:right w:val="none" w:sz="0" w:space="0" w:color="auto"/>
          </w:divBdr>
          <w:divsChild>
            <w:div w:id="718433717">
              <w:marLeft w:val="0"/>
              <w:marRight w:val="0"/>
              <w:marTop w:val="0"/>
              <w:marBottom w:val="0"/>
              <w:divBdr>
                <w:top w:val="none" w:sz="0" w:space="0" w:color="auto"/>
                <w:left w:val="none" w:sz="0" w:space="0" w:color="auto"/>
                <w:bottom w:val="none" w:sz="0" w:space="0" w:color="auto"/>
                <w:right w:val="none" w:sz="0" w:space="0" w:color="auto"/>
              </w:divBdr>
              <w:divsChild>
                <w:div w:id="1151824932">
                  <w:marLeft w:val="0"/>
                  <w:marRight w:val="0"/>
                  <w:marTop w:val="0"/>
                  <w:marBottom w:val="0"/>
                  <w:divBdr>
                    <w:top w:val="none" w:sz="0" w:space="0" w:color="auto"/>
                    <w:left w:val="none" w:sz="0" w:space="0" w:color="auto"/>
                    <w:bottom w:val="none" w:sz="0" w:space="0" w:color="auto"/>
                    <w:right w:val="none" w:sz="0" w:space="0" w:color="auto"/>
                  </w:divBdr>
                  <w:divsChild>
                    <w:div w:id="166022812">
                      <w:marLeft w:val="0"/>
                      <w:marRight w:val="0"/>
                      <w:marTop w:val="0"/>
                      <w:marBottom w:val="0"/>
                      <w:divBdr>
                        <w:top w:val="none" w:sz="0" w:space="0" w:color="auto"/>
                        <w:left w:val="none" w:sz="0" w:space="0" w:color="auto"/>
                        <w:bottom w:val="none" w:sz="0" w:space="0" w:color="auto"/>
                        <w:right w:val="none" w:sz="0" w:space="0" w:color="auto"/>
                      </w:divBdr>
                      <w:divsChild>
                        <w:div w:id="2099668472">
                          <w:marLeft w:val="0"/>
                          <w:marRight w:val="0"/>
                          <w:marTop w:val="0"/>
                          <w:marBottom w:val="0"/>
                          <w:divBdr>
                            <w:top w:val="none" w:sz="0" w:space="0" w:color="auto"/>
                            <w:left w:val="none" w:sz="0" w:space="0" w:color="auto"/>
                            <w:bottom w:val="none" w:sz="0" w:space="0" w:color="auto"/>
                            <w:right w:val="none" w:sz="0" w:space="0" w:color="auto"/>
                          </w:divBdr>
                          <w:divsChild>
                            <w:div w:id="1089424856">
                              <w:marLeft w:val="0"/>
                              <w:marRight w:val="0"/>
                              <w:marTop w:val="0"/>
                              <w:marBottom w:val="0"/>
                              <w:divBdr>
                                <w:top w:val="none" w:sz="0" w:space="0" w:color="auto"/>
                                <w:left w:val="none" w:sz="0" w:space="0" w:color="auto"/>
                                <w:bottom w:val="none" w:sz="0" w:space="0" w:color="auto"/>
                                <w:right w:val="none" w:sz="0" w:space="0" w:color="auto"/>
                              </w:divBdr>
                              <w:divsChild>
                                <w:div w:id="871259771">
                                  <w:marLeft w:val="0"/>
                                  <w:marRight w:val="0"/>
                                  <w:marTop w:val="0"/>
                                  <w:marBottom w:val="0"/>
                                  <w:divBdr>
                                    <w:top w:val="none" w:sz="0" w:space="0" w:color="auto"/>
                                    <w:left w:val="none" w:sz="0" w:space="0" w:color="auto"/>
                                    <w:bottom w:val="none" w:sz="0" w:space="0" w:color="auto"/>
                                    <w:right w:val="none" w:sz="0" w:space="0" w:color="auto"/>
                                  </w:divBdr>
                                  <w:divsChild>
                                    <w:div w:id="5300692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23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43673">
          <w:marLeft w:val="0"/>
          <w:marRight w:val="0"/>
          <w:marTop w:val="0"/>
          <w:marBottom w:val="0"/>
          <w:divBdr>
            <w:top w:val="none" w:sz="0" w:space="0" w:color="auto"/>
            <w:left w:val="none" w:sz="0" w:space="0" w:color="auto"/>
            <w:bottom w:val="none" w:sz="0" w:space="0" w:color="auto"/>
            <w:right w:val="none" w:sz="0" w:space="0" w:color="auto"/>
          </w:divBdr>
          <w:divsChild>
            <w:div w:id="1377971503">
              <w:marLeft w:val="0"/>
              <w:marRight w:val="0"/>
              <w:marTop w:val="0"/>
              <w:marBottom w:val="0"/>
              <w:divBdr>
                <w:top w:val="none" w:sz="0" w:space="0" w:color="auto"/>
                <w:left w:val="none" w:sz="0" w:space="0" w:color="auto"/>
                <w:bottom w:val="none" w:sz="0" w:space="0" w:color="auto"/>
                <w:right w:val="none" w:sz="0" w:space="0" w:color="auto"/>
              </w:divBdr>
              <w:divsChild>
                <w:div w:id="467356950">
                  <w:marLeft w:val="0"/>
                  <w:marRight w:val="0"/>
                  <w:marTop w:val="0"/>
                  <w:marBottom w:val="0"/>
                  <w:divBdr>
                    <w:top w:val="none" w:sz="0" w:space="0" w:color="auto"/>
                    <w:left w:val="none" w:sz="0" w:space="0" w:color="auto"/>
                    <w:bottom w:val="none" w:sz="0" w:space="0" w:color="auto"/>
                    <w:right w:val="none" w:sz="0" w:space="0" w:color="auto"/>
                  </w:divBdr>
                </w:div>
                <w:div w:id="541291794">
                  <w:marLeft w:val="0"/>
                  <w:marRight w:val="0"/>
                  <w:marTop w:val="0"/>
                  <w:marBottom w:val="0"/>
                  <w:divBdr>
                    <w:top w:val="none" w:sz="0" w:space="0" w:color="auto"/>
                    <w:left w:val="none" w:sz="0" w:space="0" w:color="auto"/>
                    <w:bottom w:val="none" w:sz="0" w:space="0" w:color="auto"/>
                    <w:right w:val="none" w:sz="0" w:space="0" w:color="auto"/>
                  </w:divBdr>
                </w:div>
                <w:div w:id="1151485399">
                  <w:marLeft w:val="0"/>
                  <w:marRight w:val="0"/>
                  <w:marTop w:val="0"/>
                  <w:marBottom w:val="0"/>
                  <w:divBdr>
                    <w:top w:val="none" w:sz="0" w:space="0" w:color="auto"/>
                    <w:left w:val="none" w:sz="0" w:space="0" w:color="auto"/>
                    <w:bottom w:val="none" w:sz="0" w:space="0" w:color="auto"/>
                    <w:right w:val="none" w:sz="0" w:space="0" w:color="auto"/>
                  </w:divBdr>
                </w:div>
                <w:div w:id="1444618620">
                  <w:marLeft w:val="0"/>
                  <w:marRight w:val="0"/>
                  <w:marTop w:val="0"/>
                  <w:marBottom w:val="0"/>
                  <w:divBdr>
                    <w:top w:val="none" w:sz="0" w:space="0" w:color="auto"/>
                    <w:left w:val="none" w:sz="0" w:space="0" w:color="auto"/>
                    <w:bottom w:val="none" w:sz="0" w:space="0" w:color="auto"/>
                    <w:right w:val="none" w:sz="0" w:space="0" w:color="auto"/>
                  </w:divBdr>
                </w:div>
                <w:div w:id="1455752403">
                  <w:marLeft w:val="0"/>
                  <w:marRight w:val="0"/>
                  <w:marTop w:val="0"/>
                  <w:marBottom w:val="0"/>
                  <w:divBdr>
                    <w:top w:val="none" w:sz="0" w:space="0" w:color="auto"/>
                    <w:left w:val="none" w:sz="0" w:space="0" w:color="auto"/>
                    <w:bottom w:val="none" w:sz="0" w:space="0" w:color="auto"/>
                    <w:right w:val="none" w:sz="0" w:space="0" w:color="auto"/>
                  </w:divBdr>
                </w:div>
                <w:div w:id="1773284584">
                  <w:marLeft w:val="0"/>
                  <w:marRight w:val="0"/>
                  <w:marTop w:val="0"/>
                  <w:marBottom w:val="0"/>
                  <w:divBdr>
                    <w:top w:val="none" w:sz="0" w:space="0" w:color="auto"/>
                    <w:left w:val="none" w:sz="0" w:space="0" w:color="auto"/>
                    <w:bottom w:val="none" w:sz="0" w:space="0" w:color="auto"/>
                    <w:right w:val="none" w:sz="0" w:space="0" w:color="auto"/>
                  </w:divBdr>
                  <w:divsChild>
                    <w:div w:id="194861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342998">
          <w:marLeft w:val="0"/>
          <w:marRight w:val="0"/>
          <w:marTop w:val="0"/>
          <w:marBottom w:val="0"/>
          <w:divBdr>
            <w:top w:val="none" w:sz="0" w:space="0" w:color="auto"/>
            <w:left w:val="none" w:sz="0" w:space="0" w:color="auto"/>
            <w:bottom w:val="none" w:sz="0" w:space="0" w:color="auto"/>
            <w:right w:val="none" w:sz="0" w:space="0" w:color="auto"/>
          </w:divBdr>
          <w:divsChild>
            <w:div w:id="1293635867">
              <w:marLeft w:val="0"/>
              <w:marRight w:val="0"/>
              <w:marTop w:val="0"/>
              <w:marBottom w:val="0"/>
              <w:divBdr>
                <w:top w:val="none" w:sz="0" w:space="0" w:color="auto"/>
                <w:left w:val="none" w:sz="0" w:space="0" w:color="auto"/>
                <w:bottom w:val="none" w:sz="0" w:space="0" w:color="auto"/>
                <w:right w:val="none" w:sz="0" w:space="0" w:color="auto"/>
              </w:divBdr>
              <w:divsChild>
                <w:div w:id="188833884">
                  <w:marLeft w:val="0"/>
                  <w:marRight w:val="0"/>
                  <w:marTop w:val="0"/>
                  <w:marBottom w:val="0"/>
                  <w:divBdr>
                    <w:top w:val="none" w:sz="0" w:space="0" w:color="auto"/>
                    <w:left w:val="none" w:sz="0" w:space="0" w:color="auto"/>
                    <w:bottom w:val="none" w:sz="0" w:space="0" w:color="auto"/>
                    <w:right w:val="none" w:sz="0" w:space="0" w:color="auto"/>
                  </w:divBdr>
                  <w:divsChild>
                    <w:div w:id="368070632">
                      <w:marLeft w:val="0"/>
                      <w:marRight w:val="0"/>
                      <w:marTop w:val="0"/>
                      <w:marBottom w:val="0"/>
                      <w:divBdr>
                        <w:top w:val="none" w:sz="0" w:space="0" w:color="auto"/>
                        <w:left w:val="none" w:sz="0" w:space="0" w:color="auto"/>
                        <w:bottom w:val="none" w:sz="0" w:space="0" w:color="auto"/>
                        <w:right w:val="none" w:sz="0" w:space="0" w:color="auto"/>
                      </w:divBdr>
                      <w:divsChild>
                        <w:div w:id="1924531598">
                          <w:marLeft w:val="0"/>
                          <w:marRight w:val="0"/>
                          <w:marTop w:val="0"/>
                          <w:marBottom w:val="0"/>
                          <w:divBdr>
                            <w:top w:val="none" w:sz="0" w:space="0" w:color="auto"/>
                            <w:left w:val="none" w:sz="0" w:space="0" w:color="auto"/>
                            <w:bottom w:val="none" w:sz="0" w:space="0" w:color="auto"/>
                            <w:right w:val="none" w:sz="0" w:space="0" w:color="auto"/>
                          </w:divBdr>
                          <w:divsChild>
                            <w:div w:id="940725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4850107">
          <w:marLeft w:val="0"/>
          <w:marRight w:val="0"/>
          <w:marTop w:val="0"/>
          <w:marBottom w:val="0"/>
          <w:divBdr>
            <w:top w:val="none" w:sz="0" w:space="0" w:color="auto"/>
            <w:left w:val="none" w:sz="0" w:space="0" w:color="auto"/>
            <w:bottom w:val="none" w:sz="0" w:space="0" w:color="auto"/>
            <w:right w:val="none" w:sz="0" w:space="0" w:color="auto"/>
          </w:divBdr>
        </w:div>
        <w:div w:id="525874331">
          <w:marLeft w:val="0"/>
          <w:marRight w:val="0"/>
          <w:marTop w:val="0"/>
          <w:marBottom w:val="0"/>
          <w:divBdr>
            <w:top w:val="none" w:sz="0" w:space="0" w:color="auto"/>
            <w:left w:val="none" w:sz="0" w:space="0" w:color="auto"/>
            <w:bottom w:val="none" w:sz="0" w:space="0" w:color="auto"/>
            <w:right w:val="none" w:sz="0" w:space="0" w:color="auto"/>
          </w:divBdr>
          <w:divsChild>
            <w:div w:id="1229875034">
              <w:marLeft w:val="0"/>
              <w:marRight w:val="0"/>
              <w:marTop w:val="0"/>
              <w:marBottom w:val="0"/>
              <w:divBdr>
                <w:top w:val="none" w:sz="0" w:space="0" w:color="auto"/>
                <w:left w:val="none" w:sz="0" w:space="0" w:color="auto"/>
                <w:bottom w:val="none" w:sz="0" w:space="0" w:color="auto"/>
                <w:right w:val="none" w:sz="0" w:space="0" w:color="auto"/>
              </w:divBdr>
              <w:divsChild>
                <w:div w:id="756482130">
                  <w:marLeft w:val="0"/>
                  <w:marRight w:val="0"/>
                  <w:marTop w:val="0"/>
                  <w:marBottom w:val="0"/>
                  <w:divBdr>
                    <w:top w:val="none" w:sz="0" w:space="0" w:color="auto"/>
                    <w:left w:val="none" w:sz="0" w:space="0" w:color="auto"/>
                    <w:bottom w:val="none" w:sz="0" w:space="0" w:color="auto"/>
                    <w:right w:val="none" w:sz="0" w:space="0" w:color="auto"/>
                  </w:divBdr>
                  <w:divsChild>
                    <w:div w:id="216282954">
                      <w:marLeft w:val="0"/>
                      <w:marRight w:val="0"/>
                      <w:marTop w:val="0"/>
                      <w:marBottom w:val="0"/>
                      <w:divBdr>
                        <w:top w:val="none" w:sz="0" w:space="0" w:color="auto"/>
                        <w:left w:val="none" w:sz="0" w:space="0" w:color="auto"/>
                        <w:bottom w:val="none" w:sz="0" w:space="0" w:color="auto"/>
                        <w:right w:val="none" w:sz="0" w:space="0" w:color="auto"/>
                      </w:divBdr>
                      <w:divsChild>
                        <w:div w:id="266888489">
                          <w:marLeft w:val="0"/>
                          <w:marRight w:val="0"/>
                          <w:marTop w:val="0"/>
                          <w:marBottom w:val="0"/>
                          <w:divBdr>
                            <w:top w:val="none" w:sz="0" w:space="0" w:color="auto"/>
                            <w:left w:val="none" w:sz="0" w:space="0" w:color="auto"/>
                            <w:bottom w:val="none" w:sz="0" w:space="0" w:color="auto"/>
                            <w:right w:val="none" w:sz="0" w:space="0" w:color="auto"/>
                          </w:divBdr>
                          <w:divsChild>
                            <w:div w:id="1766684761">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sChild>
            </w:div>
          </w:divsChild>
        </w:div>
        <w:div w:id="1713536497">
          <w:marLeft w:val="0"/>
          <w:marRight w:val="0"/>
          <w:marTop w:val="0"/>
          <w:marBottom w:val="0"/>
          <w:divBdr>
            <w:top w:val="none" w:sz="0" w:space="0" w:color="auto"/>
            <w:left w:val="none" w:sz="0" w:space="0" w:color="auto"/>
            <w:bottom w:val="none" w:sz="0" w:space="0" w:color="auto"/>
            <w:right w:val="none" w:sz="0" w:space="0" w:color="auto"/>
          </w:divBdr>
          <w:divsChild>
            <w:div w:id="222260174">
              <w:marLeft w:val="0"/>
              <w:marRight w:val="0"/>
              <w:marTop w:val="0"/>
              <w:marBottom w:val="0"/>
              <w:divBdr>
                <w:top w:val="none" w:sz="0" w:space="0" w:color="auto"/>
                <w:left w:val="none" w:sz="0" w:space="0" w:color="auto"/>
                <w:bottom w:val="none" w:sz="0" w:space="0" w:color="auto"/>
                <w:right w:val="none" w:sz="0" w:space="0" w:color="auto"/>
              </w:divBdr>
            </w:div>
          </w:divsChild>
        </w:div>
        <w:div w:id="224269402">
          <w:marLeft w:val="0"/>
          <w:marRight w:val="0"/>
          <w:marTop w:val="0"/>
          <w:marBottom w:val="0"/>
          <w:divBdr>
            <w:top w:val="none" w:sz="0" w:space="0" w:color="auto"/>
            <w:left w:val="none" w:sz="0" w:space="0" w:color="auto"/>
            <w:bottom w:val="none" w:sz="0" w:space="0" w:color="auto"/>
            <w:right w:val="none" w:sz="0" w:space="0" w:color="auto"/>
          </w:divBdr>
          <w:divsChild>
            <w:div w:id="240989378">
              <w:marLeft w:val="0"/>
              <w:marRight w:val="0"/>
              <w:marTop w:val="0"/>
              <w:marBottom w:val="0"/>
              <w:divBdr>
                <w:top w:val="none" w:sz="0" w:space="0" w:color="auto"/>
                <w:left w:val="none" w:sz="0" w:space="0" w:color="auto"/>
                <w:bottom w:val="none" w:sz="0" w:space="0" w:color="auto"/>
                <w:right w:val="none" w:sz="0" w:space="0" w:color="auto"/>
              </w:divBdr>
              <w:divsChild>
                <w:div w:id="494615566">
                  <w:marLeft w:val="0"/>
                  <w:marRight w:val="0"/>
                  <w:marTop w:val="0"/>
                  <w:marBottom w:val="0"/>
                  <w:divBdr>
                    <w:top w:val="none" w:sz="0" w:space="0" w:color="auto"/>
                    <w:left w:val="none" w:sz="0" w:space="0" w:color="auto"/>
                    <w:bottom w:val="none" w:sz="0" w:space="0" w:color="auto"/>
                    <w:right w:val="none" w:sz="0" w:space="0" w:color="auto"/>
                  </w:divBdr>
                  <w:divsChild>
                    <w:div w:id="2144541035">
                      <w:marLeft w:val="0"/>
                      <w:marRight w:val="0"/>
                      <w:marTop w:val="0"/>
                      <w:marBottom w:val="0"/>
                      <w:divBdr>
                        <w:top w:val="none" w:sz="0" w:space="0" w:color="auto"/>
                        <w:left w:val="none" w:sz="0" w:space="0" w:color="auto"/>
                        <w:bottom w:val="none" w:sz="0" w:space="0" w:color="auto"/>
                        <w:right w:val="none" w:sz="0" w:space="0" w:color="auto"/>
                      </w:divBdr>
                      <w:divsChild>
                        <w:div w:id="1570311184">
                          <w:marLeft w:val="0"/>
                          <w:marRight w:val="0"/>
                          <w:marTop w:val="0"/>
                          <w:marBottom w:val="0"/>
                          <w:divBdr>
                            <w:top w:val="none" w:sz="0" w:space="0" w:color="auto"/>
                            <w:left w:val="none" w:sz="0" w:space="0" w:color="auto"/>
                            <w:bottom w:val="none" w:sz="0" w:space="0" w:color="auto"/>
                            <w:right w:val="none" w:sz="0" w:space="0" w:color="auto"/>
                          </w:divBdr>
                          <w:divsChild>
                            <w:div w:id="225117403">
                              <w:marLeft w:val="0"/>
                              <w:marRight w:val="0"/>
                              <w:marTop w:val="0"/>
                              <w:marBottom w:val="0"/>
                              <w:divBdr>
                                <w:top w:val="none" w:sz="0" w:space="0" w:color="auto"/>
                                <w:left w:val="none" w:sz="0" w:space="0" w:color="auto"/>
                                <w:bottom w:val="none" w:sz="0" w:space="0" w:color="auto"/>
                                <w:right w:val="none" w:sz="0" w:space="0" w:color="auto"/>
                              </w:divBdr>
                              <w:divsChild>
                                <w:div w:id="2054693684">
                                  <w:marLeft w:val="0"/>
                                  <w:marRight w:val="0"/>
                                  <w:marTop w:val="0"/>
                                  <w:marBottom w:val="0"/>
                                  <w:divBdr>
                                    <w:top w:val="none" w:sz="0" w:space="0" w:color="auto"/>
                                    <w:left w:val="none" w:sz="0" w:space="0" w:color="auto"/>
                                    <w:bottom w:val="none" w:sz="0" w:space="0" w:color="auto"/>
                                    <w:right w:val="none" w:sz="0" w:space="0" w:color="auto"/>
                                  </w:divBdr>
                                  <w:divsChild>
                                    <w:div w:id="1507285398">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 w:id="426656532">
                          <w:marLeft w:val="0"/>
                          <w:marRight w:val="0"/>
                          <w:marTop w:val="0"/>
                          <w:marBottom w:val="0"/>
                          <w:divBdr>
                            <w:top w:val="none" w:sz="0" w:space="0" w:color="auto"/>
                            <w:left w:val="none" w:sz="0" w:space="0" w:color="auto"/>
                            <w:bottom w:val="none" w:sz="0" w:space="0" w:color="auto"/>
                            <w:right w:val="none" w:sz="0" w:space="0" w:color="auto"/>
                          </w:divBdr>
                          <w:divsChild>
                            <w:div w:id="1827358185">
                              <w:marLeft w:val="0"/>
                              <w:marRight w:val="0"/>
                              <w:marTop w:val="0"/>
                              <w:marBottom w:val="0"/>
                              <w:divBdr>
                                <w:top w:val="none" w:sz="0" w:space="0" w:color="auto"/>
                                <w:left w:val="none" w:sz="0" w:space="0" w:color="auto"/>
                                <w:bottom w:val="none" w:sz="0" w:space="0" w:color="auto"/>
                                <w:right w:val="none" w:sz="0" w:space="0" w:color="auto"/>
                              </w:divBdr>
                              <w:divsChild>
                                <w:div w:id="1221020954">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sChild>
                </w:div>
              </w:divsChild>
            </w:div>
          </w:divsChild>
        </w:div>
        <w:div w:id="250623886">
          <w:marLeft w:val="0"/>
          <w:marRight w:val="0"/>
          <w:marTop w:val="0"/>
          <w:marBottom w:val="0"/>
          <w:divBdr>
            <w:top w:val="none" w:sz="0" w:space="0" w:color="auto"/>
            <w:left w:val="none" w:sz="0" w:space="0" w:color="auto"/>
            <w:bottom w:val="none" w:sz="0" w:space="0" w:color="auto"/>
            <w:right w:val="none" w:sz="0" w:space="0" w:color="auto"/>
          </w:divBdr>
          <w:divsChild>
            <w:div w:id="998579372">
              <w:marLeft w:val="0"/>
              <w:marRight w:val="0"/>
              <w:marTop w:val="0"/>
              <w:marBottom w:val="0"/>
              <w:divBdr>
                <w:top w:val="none" w:sz="0" w:space="0" w:color="auto"/>
                <w:left w:val="none" w:sz="0" w:space="0" w:color="auto"/>
                <w:bottom w:val="none" w:sz="0" w:space="0" w:color="auto"/>
                <w:right w:val="none" w:sz="0" w:space="0" w:color="auto"/>
              </w:divBdr>
            </w:div>
          </w:divsChild>
        </w:div>
        <w:div w:id="257564266">
          <w:marLeft w:val="0"/>
          <w:marRight w:val="0"/>
          <w:marTop w:val="0"/>
          <w:marBottom w:val="0"/>
          <w:divBdr>
            <w:top w:val="none" w:sz="0" w:space="0" w:color="auto"/>
            <w:left w:val="none" w:sz="0" w:space="0" w:color="auto"/>
            <w:bottom w:val="none" w:sz="0" w:space="0" w:color="auto"/>
            <w:right w:val="none" w:sz="0" w:space="0" w:color="auto"/>
          </w:divBdr>
          <w:divsChild>
            <w:div w:id="909844956">
              <w:marLeft w:val="0"/>
              <w:marRight w:val="0"/>
              <w:marTop w:val="0"/>
              <w:marBottom w:val="0"/>
              <w:divBdr>
                <w:top w:val="none" w:sz="0" w:space="0" w:color="auto"/>
                <w:left w:val="none" w:sz="0" w:space="0" w:color="auto"/>
                <w:bottom w:val="none" w:sz="0" w:space="0" w:color="auto"/>
                <w:right w:val="none" w:sz="0" w:space="0" w:color="auto"/>
              </w:divBdr>
            </w:div>
            <w:div w:id="961568542">
              <w:marLeft w:val="0"/>
              <w:marRight w:val="0"/>
              <w:marTop w:val="0"/>
              <w:marBottom w:val="0"/>
              <w:divBdr>
                <w:top w:val="none" w:sz="0" w:space="0" w:color="auto"/>
                <w:left w:val="none" w:sz="0" w:space="0" w:color="auto"/>
                <w:bottom w:val="none" w:sz="0" w:space="0" w:color="auto"/>
                <w:right w:val="none" w:sz="0" w:space="0" w:color="auto"/>
              </w:divBdr>
            </w:div>
            <w:div w:id="1709647377">
              <w:marLeft w:val="0"/>
              <w:marRight w:val="0"/>
              <w:marTop w:val="0"/>
              <w:marBottom w:val="0"/>
              <w:divBdr>
                <w:top w:val="none" w:sz="0" w:space="0" w:color="auto"/>
                <w:left w:val="none" w:sz="0" w:space="0" w:color="auto"/>
                <w:bottom w:val="none" w:sz="0" w:space="0" w:color="auto"/>
                <w:right w:val="none" w:sz="0" w:space="0" w:color="auto"/>
              </w:divBdr>
            </w:div>
            <w:div w:id="1729567823">
              <w:marLeft w:val="0"/>
              <w:marRight w:val="0"/>
              <w:marTop w:val="0"/>
              <w:marBottom w:val="0"/>
              <w:divBdr>
                <w:top w:val="none" w:sz="0" w:space="0" w:color="auto"/>
                <w:left w:val="none" w:sz="0" w:space="0" w:color="auto"/>
                <w:bottom w:val="none" w:sz="0" w:space="0" w:color="auto"/>
                <w:right w:val="none" w:sz="0" w:space="0" w:color="auto"/>
              </w:divBdr>
            </w:div>
            <w:div w:id="2054690753">
              <w:marLeft w:val="0"/>
              <w:marRight w:val="0"/>
              <w:marTop w:val="0"/>
              <w:marBottom w:val="0"/>
              <w:divBdr>
                <w:top w:val="none" w:sz="0" w:space="0" w:color="auto"/>
                <w:left w:val="none" w:sz="0" w:space="0" w:color="auto"/>
                <w:bottom w:val="none" w:sz="0" w:space="0" w:color="auto"/>
                <w:right w:val="none" w:sz="0" w:space="0" w:color="auto"/>
              </w:divBdr>
            </w:div>
          </w:divsChild>
        </w:div>
        <w:div w:id="1094087050">
          <w:marLeft w:val="0"/>
          <w:marRight w:val="0"/>
          <w:marTop w:val="0"/>
          <w:marBottom w:val="0"/>
          <w:divBdr>
            <w:top w:val="none" w:sz="0" w:space="0" w:color="auto"/>
            <w:left w:val="none" w:sz="0" w:space="0" w:color="auto"/>
            <w:bottom w:val="none" w:sz="0" w:space="0" w:color="auto"/>
            <w:right w:val="none" w:sz="0" w:space="0" w:color="auto"/>
          </w:divBdr>
          <w:divsChild>
            <w:div w:id="258683696">
              <w:marLeft w:val="0"/>
              <w:marRight w:val="0"/>
              <w:marTop w:val="0"/>
              <w:marBottom w:val="0"/>
              <w:divBdr>
                <w:top w:val="none" w:sz="0" w:space="0" w:color="auto"/>
                <w:left w:val="none" w:sz="0" w:space="0" w:color="auto"/>
                <w:bottom w:val="none" w:sz="0" w:space="0" w:color="auto"/>
                <w:right w:val="none" w:sz="0" w:space="0" w:color="auto"/>
              </w:divBdr>
            </w:div>
          </w:divsChild>
        </w:div>
        <w:div w:id="1183862828">
          <w:marLeft w:val="0"/>
          <w:marRight w:val="0"/>
          <w:marTop w:val="0"/>
          <w:marBottom w:val="0"/>
          <w:divBdr>
            <w:top w:val="none" w:sz="0" w:space="0" w:color="auto"/>
            <w:left w:val="none" w:sz="0" w:space="0" w:color="auto"/>
            <w:bottom w:val="none" w:sz="0" w:space="0" w:color="auto"/>
            <w:right w:val="none" w:sz="0" w:space="0" w:color="auto"/>
          </w:divBdr>
          <w:divsChild>
            <w:div w:id="2029983631">
              <w:marLeft w:val="0"/>
              <w:marRight w:val="0"/>
              <w:marTop w:val="0"/>
              <w:marBottom w:val="0"/>
              <w:divBdr>
                <w:top w:val="none" w:sz="0" w:space="0" w:color="auto"/>
                <w:left w:val="none" w:sz="0" w:space="0" w:color="auto"/>
                <w:bottom w:val="none" w:sz="0" w:space="0" w:color="auto"/>
                <w:right w:val="none" w:sz="0" w:space="0" w:color="auto"/>
              </w:divBdr>
              <w:divsChild>
                <w:div w:id="373888047">
                  <w:marLeft w:val="0"/>
                  <w:marRight w:val="0"/>
                  <w:marTop w:val="0"/>
                  <w:marBottom w:val="0"/>
                  <w:divBdr>
                    <w:top w:val="none" w:sz="0" w:space="0" w:color="auto"/>
                    <w:left w:val="none" w:sz="0" w:space="0" w:color="auto"/>
                    <w:bottom w:val="none" w:sz="0" w:space="0" w:color="auto"/>
                    <w:right w:val="none" w:sz="0" w:space="0" w:color="auto"/>
                  </w:divBdr>
                  <w:divsChild>
                    <w:div w:id="269556975">
                      <w:marLeft w:val="0"/>
                      <w:marRight w:val="0"/>
                      <w:marTop w:val="0"/>
                      <w:marBottom w:val="0"/>
                      <w:divBdr>
                        <w:top w:val="none" w:sz="0" w:space="0" w:color="auto"/>
                        <w:left w:val="none" w:sz="0" w:space="0" w:color="auto"/>
                        <w:bottom w:val="none" w:sz="0" w:space="0" w:color="auto"/>
                        <w:right w:val="none" w:sz="0" w:space="0" w:color="auto"/>
                      </w:divBdr>
                      <w:divsChild>
                        <w:div w:id="78049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77616">
                  <w:marLeft w:val="0"/>
                  <w:marRight w:val="0"/>
                  <w:marTop w:val="0"/>
                  <w:marBottom w:val="0"/>
                  <w:divBdr>
                    <w:top w:val="none" w:sz="0" w:space="0" w:color="auto"/>
                    <w:left w:val="none" w:sz="0" w:space="0" w:color="auto"/>
                    <w:bottom w:val="none" w:sz="0" w:space="0" w:color="auto"/>
                    <w:right w:val="none" w:sz="0" w:space="0" w:color="auto"/>
                  </w:divBdr>
                  <w:divsChild>
                    <w:div w:id="923416284">
                      <w:marLeft w:val="0"/>
                      <w:marRight w:val="0"/>
                      <w:marTop w:val="0"/>
                      <w:marBottom w:val="0"/>
                      <w:divBdr>
                        <w:top w:val="none" w:sz="0" w:space="0" w:color="auto"/>
                        <w:left w:val="none" w:sz="0" w:space="0" w:color="auto"/>
                        <w:bottom w:val="none" w:sz="0" w:space="0" w:color="auto"/>
                        <w:right w:val="none" w:sz="0" w:space="0" w:color="auto"/>
                      </w:divBdr>
                      <w:divsChild>
                        <w:div w:id="1943994893">
                          <w:marLeft w:val="0"/>
                          <w:marRight w:val="0"/>
                          <w:marTop w:val="0"/>
                          <w:marBottom w:val="0"/>
                          <w:divBdr>
                            <w:top w:val="none" w:sz="0" w:space="0" w:color="auto"/>
                            <w:left w:val="none" w:sz="0" w:space="0" w:color="auto"/>
                            <w:bottom w:val="none" w:sz="0" w:space="0" w:color="auto"/>
                            <w:right w:val="none" w:sz="0" w:space="0" w:color="auto"/>
                          </w:divBdr>
                          <w:divsChild>
                            <w:div w:id="929237563">
                              <w:marLeft w:val="0"/>
                              <w:marRight w:val="0"/>
                              <w:marTop w:val="0"/>
                              <w:marBottom w:val="0"/>
                              <w:divBdr>
                                <w:top w:val="none" w:sz="0" w:space="0" w:color="auto"/>
                                <w:left w:val="none" w:sz="0" w:space="0" w:color="auto"/>
                                <w:bottom w:val="none" w:sz="0" w:space="0" w:color="auto"/>
                                <w:right w:val="none" w:sz="0" w:space="0" w:color="auto"/>
                              </w:divBdr>
                            </w:div>
                            <w:div w:id="137207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080202">
          <w:marLeft w:val="0"/>
          <w:marRight w:val="0"/>
          <w:marTop w:val="0"/>
          <w:marBottom w:val="0"/>
          <w:divBdr>
            <w:top w:val="none" w:sz="0" w:space="0" w:color="auto"/>
            <w:left w:val="none" w:sz="0" w:space="0" w:color="auto"/>
            <w:bottom w:val="none" w:sz="0" w:space="0" w:color="auto"/>
            <w:right w:val="none" w:sz="0" w:space="0" w:color="auto"/>
          </w:divBdr>
          <w:divsChild>
            <w:div w:id="275255126">
              <w:marLeft w:val="0"/>
              <w:marRight w:val="0"/>
              <w:marTop w:val="0"/>
              <w:marBottom w:val="0"/>
              <w:divBdr>
                <w:top w:val="none" w:sz="0" w:space="0" w:color="auto"/>
                <w:left w:val="none" w:sz="0" w:space="0" w:color="auto"/>
                <w:bottom w:val="none" w:sz="0" w:space="0" w:color="auto"/>
                <w:right w:val="none" w:sz="0" w:space="0" w:color="auto"/>
              </w:divBdr>
              <w:divsChild>
                <w:div w:id="275253979">
                  <w:marLeft w:val="0"/>
                  <w:marRight w:val="0"/>
                  <w:marTop w:val="0"/>
                  <w:marBottom w:val="0"/>
                  <w:divBdr>
                    <w:top w:val="none" w:sz="0" w:space="0" w:color="auto"/>
                    <w:left w:val="none" w:sz="0" w:space="0" w:color="auto"/>
                    <w:bottom w:val="none" w:sz="0" w:space="0" w:color="auto"/>
                    <w:right w:val="none" w:sz="0" w:space="0" w:color="auto"/>
                  </w:divBdr>
                  <w:divsChild>
                    <w:div w:id="763572638">
                      <w:marLeft w:val="0"/>
                      <w:marRight w:val="0"/>
                      <w:marTop w:val="0"/>
                      <w:marBottom w:val="0"/>
                      <w:divBdr>
                        <w:top w:val="none" w:sz="0" w:space="0" w:color="auto"/>
                        <w:left w:val="none" w:sz="0" w:space="0" w:color="auto"/>
                        <w:bottom w:val="none" w:sz="0" w:space="0" w:color="auto"/>
                        <w:right w:val="none" w:sz="0" w:space="0" w:color="auto"/>
                      </w:divBdr>
                      <w:divsChild>
                        <w:div w:id="736055062">
                          <w:marLeft w:val="0"/>
                          <w:marRight w:val="0"/>
                          <w:marTop w:val="0"/>
                          <w:marBottom w:val="0"/>
                          <w:divBdr>
                            <w:top w:val="none" w:sz="0" w:space="0" w:color="auto"/>
                            <w:left w:val="none" w:sz="0" w:space="0" w:color="auto"/>
                            <w:bottom w:val="none" w:sz="0" w:space="0" w:color="auto"/>
                            <w:right w:val="none" w:sz="0" w:space="0" w:color="auto"/>
                          </w:divBdr>
                          <w:divsChild>
                            <w:div w:id="854491000">
                              <w:marLeft w:val="0"/>
                              <w:marRight w:val="0"/>
                              <w:marTop w:val="0"/>
                              <w:marBottom w:val="0"/>
                              <w:divBdr>
                                <w:top w:val="none" w:sz="0" w:space="0" w:color="auto"/>
                                <w:left w:val="none" w:sz="0" w:space="0" w:color="auto"/>
                                <w:bottom w:val="none" w:sz="0" w:space="0" w:color="auto"/>
                                <w:right w:val="none" w:sz="0" w:space="0" w:color="auto"/>
                              </w:divBdr>
                            </w:div>
                            <w:div w:id="130130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969306">
                  <w:marLeft w:val="0"/>
                  <w:marRight w:val="0"/>
                  <w:marTop w:val="0"/>
                  <w:marBottom w:val="0"/>
                  <w:divBdr>
                    <w:top w:val="none" w:sz="0" w:space="0" w:color="auto"/>
                    <w:left w:val="none" w:sz="0" w:space="0" w:color="auto"/>
                    <w:bottom w:val="none" w:sz="0" w:space="0" w:color="auto"/>
                    <w:right w:val="none" w:sz="0" w:space="0" w:color="auto"/>
                  </w:divBdr>
                  <w:divsChild>
                    <w:div w:id="1466584807">
                      <w:marLeft w:val="0"/>
                      <w:marRight w:val="0"/>
                      <w:marTop w:val="0"/>
                      <w:marBottom w:val="0"/>
                      <w:divBdr>
                        <w:top w:val="none" w:sz="0" w:space="0" w:color="auto"/>
                        <w:left w:val="none" w:sz="0" w:space="0" w:color="auto"/>
                        <w:bottom w:val="none" w:sz="0" w:space="0" w:color="auto"/>
                        <w:right w:val="none" w:sz="0" w:space="0" w:color="auto"/>
                      </w:divBdr>
                      <w:divsChild>
                        <w:div w:id="193242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002025">
          <w:marLeft w:val="0"/>
          <w:marRight w:val="0"/>
          <w:marTop w:val="0"/>
          <w:marBottom w:val="0"/>
          <w:divBdr>
            <w:top w:val="none" w:sz="0" w:space="0" w:color="auto"/>
            <w:left w:val="none" w:sz="0" w:space="0" w:color="auto"/>
            <w:bottom w:val="none" w:sz="0" w:space="0" w:color="auto"/>
            <w:right w:val="none" w:sz="0" w:space="0" w:color="auto"/>
          </w:divBdr>
          <w:divsChild>
            <w:div w:id="1422677182">
              <w:marLeft w:val="0"/>
              <w:marRight w:val="0"/>
              <w:marTop w:val="0"/>
              <w:marBottom w:val="0"/>
              <w:divBdr>
                <w:top w:val="none" w:sz="0" w:space="0" w:color="auto"/>
                <w:left w:val="none" w:sz="0" w:space="0" w:color="auto"/>
                <w:bottom w:val="none" w:sz="0" w:space="0" w:color="auto"/>
                <w:right w:val="none" w:sz="0" w:space="0" w:color="auto"/>
              </w:divBdr>
            </w:div>
          </w:divsChild>
        </w:div>
        <w:div w:id="790168360">
          <w:marLeft w:val="0"/>
          <w:marRight w:val="0"/>
          <w:marTop w:val="0"/>
          <w:marBottom w:val="0"/>
          <w:divBdr>
            <w:top w:val="none" w:sz="0" w:space="0" w:color="auto"/>
            <w:left w:val="none" w:sz="0" w:space="0" w:color="auto"/>
            <w:bottom w:val="none" w:sz="0" w:space="0" w:color="auto"/>
            <w:right w:val="none" w:sz="0" w:space="0" w:color="auto"/>
          </w:divBdr>
          <w:divsChild>
            <w:div w:id="2055734417">
              <w:marLeft w:val="0"/>
              <w:marRight w:val="0"/>
              <w:marTop w:val="0"/>
              <w:marBottom w:val="0"/>
              <w:divBdr>
                <w:top w:val="none" w:sz="0" w:space="0" w:color="auto"/>
                <w:left w:val="none" w:sz="0" w:space="0" w:color="auto"/>
                <w:bottom w:val="none" w:sz="0" w:space="0" w:color="auto"/>
                <w:right w:val="none" w:sz="0" w:space="0" w:color="auto"/>
              </w:divBdr>
              <w:divsChild>
                <w:div w:id="393311879">
                  <w:marLeft w:val="0"/>
                  <w:marRight w:val="0"/>
                  <w:marTop w:val="0"/>
                  <w:marBottom w:val="0"/>
                  <w:divBdr>
                    <w:top w:val="none" w:sz="0" w:space="0" w:color="auto"/>
                    <w:left w:val="none" w:sz="0" w:space="0" w:color="auto"/>
                    <w:bottom w:val="none" w:sz="0" w:space="0" w:color="auto"/>
                    <w:right w:val="none" w:sz="0" w:space="0" w:color="auto"/>
                  </w:divBdr>
                  <w:divsChild>
                    <w:div w:id="1230076250">
                      <w:marLeft w:val="0"/>
                      <w:marRight w:val="0"/>
                      <w:marTop w:val="0"/>
                      <w:marBottom w:val="0"/>
                      <w:divBdr>
                        <w:top w:val="none" w:sz="0" w:space="0" w:color="auto"/>
                        <w:left w:val="none" w:sz="0" w:space="0" w:color="auto"/>
                        <w:bottom w:val="none" w:sz="0" w:space="0" w:color="auto"/>
                        <w:right w:val="none" w:sz="0" w:space="0" w:color="auto"/>
                      </w:divBdr>
                      <w:divsChild>
                        <w:div w:id="28654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371">
                  <w:marLeft w:val="0"/>
                  <w:marRight w:val="0"/>
                  <w:marTop w:val="0"/>
                  <w:marBottom w:val="0"/>
                  <w:divBdr>
                    <w:top w:val="none" w:sz="0" w:space="0" w:color="auto"/>
                    <w:left w:val="none" w:sz="0" w:space="0" w:color="auto"/>
                    <w:bottom w:val="none" w:sz="0" w:space="0" w:color="auto"/>
                    <w:right w:val="none" w:sz="0" w:space="0" w:color="auto"/>
                  </w:divBdr>
                  <w:divsChild>
                    <w:div w:id="1490945859">
                      <w:marLeft w:val="0"/>
                      <w:marRight w:val="0"/>
                      <w:marTop w:val="0"/>
                      <w:marBottom w:val="0"/>
                      <w:divBdr>
                        <w:top w:val="none" w:sz="0" w:space="0" w:color="auto"/>
                        <w:left w:val="none" w:sz="0" w:space="0" w:color="auto"/>
                        <w:bottom w:val="none" w:sz="0" w:space="0" w:color="auto"/>
                        <w:right w:val="none" w:sz="0" w:space="0" w:color="auto"/>
                      </w:divBdr>
                      <w:divsChild>
                        <w:div w:id="1363163923">
                          <w:marLeft w:val="0"/>
                          <w:marRight w:val="0"/>
                          <w:marTop w:val="0"/>
                          <w:marBottom w:val="0"/>
                          <w:divBdr>
                            <w:top w:val="none" w:sz="0" w:space="0" w:color="auto"/>
                            <w:left w:val="none" w:sz="0" w:space="0" w:color="auto"/>
                            <w:bottom w:val="none" w:sz="0" w:space="0" w:color="auto"/>
                            <w:right w:val="none" w:sz="0" w:space="0" w:color="auto"/>
                          </w:divBdr>
                          <w:divsChild>
                            <w:div w:id="828060720">
                              <w:marLeft w:val="0"/>
                              <w:marRight w:val="0"/>
                              <w:marTop w:val="0"/>
                              <w:marBottom w:val="0"/>
                              <w:divBdr>
                                <w:top w:val="none" w:sz="0" w:space="0" w:color="auto"/>
                                <w:left w:val="none" w:sz="0" w:space="0" w:color="auto"/>
                                <w:bottom w:val="none" w:sz="0" w:space="0" w:color="auto"/>
                                <w:right w:val="none" w:sz="0" w:space="0" w:color="auto"/>
                              </w:divBdr>
                            </w:div>
                            <w:div w:id="101491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309452">
          <w:marLeft w:val="0"/>
          <w:marRight w:val="0"/>
          <w:marTop w:val="0"/>
          <w:marBottom w:val="0"/>
          <w:divBdr>
            <w:top w:val="none" w:sz="0" w:space="0" w:color="auto"/>
            <w:left w:val="none" w:sz="0" w:space="0" w:color="auto"/>
            <w:bottom w:val="none" w:sz="0" w:space="0" w:color="auto"/>
            <w:right w:val="none" w:sz="0" w:space="0" w:color="auto"/>
          </w:divBdr>
          <w:divsChild>
            <w:div w:id="717632926">
              <w:marLeft w:val="0"/>
              <w:marRight w:val="0"/>
              <w:marTop w:val="0"/>
              <w:marBottom w:val="0"/>
              <w:divBdr>
                <w:top w:val="none" w:sz="0" w:space="0" w:color="auto"/>
                <w:left w:val="none" w:sz="0" w:space="0" w:color="auto"/>
                <w:bottom w:val="none" w:sz="0" w:space="0" w:color="auto"/>
                <w:right w:val="none" w:sz="0" w:space="0" w:color="auto"/>
              </w:divBdr>
              <w:divsChild>
                <w:div w:id="1074938432">
                  <w:marLeft w:val="0"/>
                  <w:marRight w:val="0"/>
                  <w:marTop w:val="0"/>
                  <w:marBottom w:val="0"/>
                  <w:divBdr>
                    <w:top w:val="none" w:sz="0" w:space="0" w:color="auto"/>
                    <w:left w:val="none" w:sz="0" w:space="0" w:color="auto"/>
                    <w:bottom w:val="none" w:sz="0" w:space="0" w:color="auto"/>
                    <w:right w:val="none" w:sz="0" w:space="0" w:color="auto"/>
                  </w:divBdr>
                  <w:divsChild>
                    <w:div w:id="412506340">
                      <w:marLeft w:val="0"/>
                      <w:marRight w:val="0"/>
                      <w:marTop w:val="0"/>
                      <w:marBottom w:val="0"/>
                      <w:divBdr>
                        <w:top w:val="none" w:sz="0" w:space="0" w:color="auto"/>
                        <w:left w:val="none" w:sz="0" w:space="0" w:color="auto"/>
                        <w:bottom w:val="none" w:sz="0" w:space="0" w:color="auto"/>
                        <w:right w:val="none" w:sz="0" w:space="0" w:color="auto"/>
                      </w:divBdr>
                      <w:divsChild>
                        <w:div w:id="1849901538">
                          <w:marLeft w:val="0"/>
                          <w:marRight w:val="0"/>
                          <w:marTop w:val="0"/>
                          <w:marBottom w:val="0"/>
                          <w:divBdr>
                            <w:top w:val="none" w:sz="0" w:space="0" w:color="auto"/>
                            <w:left w:val="none" w:sz="0" w:space="0" w:color="auto"/>
                            <w:bottom w:val="none" w:sz="0" w:space="0" w:color="auto"/>
                            <w:right w:val="none" w:sz="0" w:space="0" w:color="auto"/>
                          </w:divBdr>
                          <w:divsChild>
                            <w:div w:id="801845851">
                              <w:marLeft w:val="0"/>
                              <w:marRight w:val="0"/>
                              <w:marTop w:val="0"/>
                              <w:marBottom w:val="0"/>
                              <w:divBdr>
                                <w:top w:val="none" w:sz="0" w:space="0" w:color="auto"/>
                                <w:left w:val="none" w:sz="0" w:space="0" w:color="auto"/>
                                <w:bottom w:val="none" w:sz="0" w:space="0" w:color="auto"/>
                                <w:right w:val="none" w:sz="0" w:space="0" w:color="auto"/>
                              </w:divBdr>
                            </w:div>
                            <w:div w:id="16985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19458">
                  <w:marLeft w:val="0"/>
                  <w:marRight w:val="0"/>
                  <w:marTop w:val="0"/>
                  <w:marBottom w:val="0"/>
                  <w:divBdr>
                    <w:top w:val="none" w:sz="0" w:space="0" w:color="auto"/>
                    <w:left w:val="none" w:sz="0" w:space="0" w:color="auto"/>
                    <w:bottom w:val="none" w:sz="0" w:space="0" w:color="auto"/>
                    <w:right w:val="none" w:sz="0" w:space="0" w:color="auto"/>
                  </w:divBdr>
                  <w:divsChild>
                    <w:div w:id="1312369760">
                      <w:marLeft w:val="0"/>
                      <w:marRight w:val="0"/>
                      <w:marTop w:val="0"/>
                      <w:marBottom w:val="0"/>
                      <w:divBdr>
                        <w:top w:val="none" w:sz="0" w:space="0" w:color="auto"/>
                        <w:left w:val="none" w:sz="0" w:space="0" w:color="auto"/>
                        <w:bottom w:val="none" w:sz="0" w:space="0" w:color="auto"/>
                        <w:right w:val="none" w:sz="0" w:space="0" w:color="auto"/>
                      </w:divBdr>
                      <w:divsChild>
                        <w:div w:id="12711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634321">
          <w:marLeft w:val="0"/>
          <w:marRight w:val="0"/>
          <w:marTop w:val="0"/>
          <w:marBottom w:val="0"/>
          <w:divBdr>
            <w:top w:val="none" w:sz="0" w:space="0" w:color="auto"/>
            <w:left w:val="none" w:sz="0" w:space="0" w:color="auto"/>
            <w:bottom w:val="none" w:sz="0" w:space="0" w:color="auto"/>
            <w:right w:val="none" w:sz="0" w:space="0" w:color="auto"/>
          </w:divBdr>
          <w:divsChild>
            <w:div w:id="1634405276">
              <w:marLeft w:val="0"/>
              <w:marRight w:val="0"/>
              <w:marTop w:val="0"/>
              <w:marBottom w:val="0"/>
              <w:divBdr>
                <w:top w:val="none" w:sz="0" w:space="0" w:color="auto"/>
                <w:left w:val="none" w:sz="0" w:space="0" w:color="auto"/>
                <w:bottom w:val="none" w:sz="0" w:space="0" w:color="auto"/>
                <w:right w:val="none" w:sz="0" w:space="0" w:color="auto"/>
              </w:divBdr>
              <w:divsChild>
                <w:div w:id="1690259512">
                  <w:marLeft w:val="0"/>
                  <w:marRight w:val="0"/>
                  <w:marTop w:val="0"/>
                  <w:marBottom w:val="0"/>
                  <w:divBdr>
                    <w:top w:val="none" w:sz="0" w:space="0" w:color="auto"/>
                    <w:left w:val="none" w:sz="0" w:space="0" w:color="auto"/>
                    <w:bottom w:val="none" w:sz="0" w:space="0" w:color="auto"/>
                    <w:right w:val="none" w:sz="0" w:space="0" w:color="auto"/>
                  </w:divBdr>
                  <w:divsChild>
                    <w:div w:id="330372370">
                      <w:marLeft w:val="0"/>
                      <w:marRight w:val="0"/>
                      <w:marTop w:val="0"/>
                      <w:marBottom w:val="0"/>
                      <w:divBdr>
                        <w:top w:val="none" w:sz="0" w:space="0" w:color="auto"/>
                        <w:left w:val="none" w:sz="0" w:space="0" w:color="auto"/>
                        <w:bottom w:val="none" w:sz="0" w:space="0" w:color="auto"/>
                        <w:right w:val="none" w:sz="0" w:space="0" w:color="auto"/>
                      </w:divBdr>
                      <w:divsChild>
                        <w:div w:id="10142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6472">
                  <w:marLeft w:val="0"/>
                  <w:marRight w:val="0"/>
                  <w:marTop w:val="0"/>
                  <w:marBottom w:val="0"/>
                  <w:divBdr>
                    <w:top w:val="none" w:sz="0" w:space="0" w:color="auto"/>
                    <w:left w:val="none" w:sz="0" w:space="0" w:color="auto"/>
                    <w:bottom w:val="none" w:sz="0" w:space="0" w:color="auto"/>
                    <w:right w:val="none" w:sz="0" w:space="0" w:color="auto"/>
                  </w:divBdr>
                  <w:divsChild>
                    <w:div w:id="968362481">
                      <w:marLeft w:val="0"/>
                      <w:marRight w:val="0"/>
                      <w:marTop w:val="0"/>
                      <w:marBottom w:val="0"/>
                      <w:divBdr>
                        <w:top w:val="none" w:sz="0" w:space="0" w:color="auto"/>
                        <w:left w:val="none" w:sz="0" w:space="0" w:color="auto"/>
                        <w:bottom w:val="none" w:sz="0" w:space="0" w:color="auto"/>
                        <w:right w:val="none" w:sz="0" w:space="0" w:color="auto"/>
                      </w:divBdr>
                      <w:divsChild>
                        <w:div w:id="1540167343">
                          <w:marLeft w:val="0"/>
                          <w:marRight w:val="0"/>
                          <w:marTop w:val="0"/>
                          <w:marBottom w:val="0"/>
                          <w:divBdr>
                            <w:top w:val="none" w:sz="0" w:space="0" w:color="auto"/>
                            <w:left w:val="none" w:sz="0" w:space="0" w:color="auto"/>
                            <w:bottom w:val="none" w:sz="0" w:space="0" w:color="auto"/>
                            <w:right w:val="none" w:sz="0" w:space="0" w:color="auto"/>
                          </w:divBdr>
                          <w:divsChild>
                            <w:div w:id="442651635">
                              <w:marLeft w:val="0"/>
                              <w:marRight w:val="0"/>
                              <w:marTop w:val="0"/>
                              <w:marBottom w:val="0"/>
                              <w:divBdr>
                                <w:top w:val="none" w:sz="0" w:space="0" w:color="auto"/>
                                <w:left w:val="none" w:sz="0" w:space="0" w:color="auto"/>
                                <w:bottom w:val="none" w:sz="0" w:space="0" w:color="auto"/>
                                <w:right w:val="none" w:sz="0" w:space="0" w:color="auto"/>
                              </w:divBdr>
                            </w:div>
                            <w:div w:id="88194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817069">
          <w:marLeft w:val="0"/>
          <w:marRight w:val="0"/>
          <w:marTop w:val="0"/>
          <w:marBottom w:val="0"/>
          <w:divBdr>
            <w:top w:val="none" w:sz="0" w:space="0" w:color="auto"/>
            <w:left w:val="none" w:sz="0" w:space="0" w:color="auto"/>
            <w:bottom w:val="none" w:sz="0" w:space="0" w:color="auto"/>
            <w:right w:val="none" w:sz="0" w:space="0" w:color="auto"/>
          </w:divBdr>
          <w:divsChild>
            <w:div w:id="1343048356">
              <w:marLeft w:val="0"/>
              <w:marRight w:val="0"/>
              <w:marTop w:val="0"/>
              <w:marBottom w:val="0"/>
              <w:divBdr>
                <w:top w:val="none" w:sz="0" w:space="0" w:color="auto"/>
                <w:left w:val="none" w:sz="0" w:space="0" w:color="auto"/>
                <w:bottom w:val="none" w:sz="0" w:space="0" w:color="auto"/>
                <w:right w:val="none" w:sz="0" w:space="0" w:color="auto"/>
              </w:divBdr>
              <w:divsChild>
                <w:div w:id="516189527">
                  <w:marLeft w:val="0"/>
                  <w:marRight w:val="0"/>
                  <w:marTop w:val="0"/>
                  <w:marBottom w:val="0"/>
                  <w:divBdr>
                    <w:top w:val="none" w:sz="0" w:space="0" w:color="auto"/>
                    <w:left w:val="none" w:sz="0" w:space="0" w:color="auto"/>
                    <w:bottom w:val="none" w:sz="0" w:space="0" w:color="auto"/>
                    <w:right w:val="none" w:sz="0" w:space="0" w:color="auto"/>
                  </w:divBdr>
                  <w:divsChild>
                    <w:div w:id="2005469319">
                      <w:marLeft w:val="0"/>
                      <w:marRight w:val="0"/>
                      <w:marTop w:val="0"/>
                      <w:marBottom w:val="0"/>
                      <w:divBdr>
                        <w:top w:val="none" w:sz="0" w:space="0" w:color="auto"/>
                        <w:left w:val="none" w:sz="0" w:space="0" w:color="auto"/>
                        <w:bottom w:val="none" w:sz="0" w:space="0" w:color="auto"/>
                        <w:right w:val="none" w:sz="0" w:space="0" w:color="auto"/>
                      </w:divBdr>
                      <w:divsChild>
                        <w:div w:id="5588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5792">
                  <w:marLeft w:val="0"/>
                  <w:marRight w:val="0"/>
                  <w:marTop w:val="0"/>
                  <w:marBottom w:val="0"/>
                  <w:divBdr>
                    <w:top w:val="none" w:sz="0" w:space="0" w:color="auto"/>
                    <w:left w:val="none" w:sz="0" w:space="0" w:color="auto"/>
                    <w:bottom w:val="none" w:sz="0" w:space="0" w:color="auto"/>
                    <w:right w:val="none" w:sz="0" w:space="0" w:color="auto"/>
                  </w:divBdr>
                  <w:divsChild>
                    <w:div w:id="1390105234">
                      <w:marLeft w:val="0"/>
                      <w:marRight w:val="0"/>
                      <w:marTop w:val="0"/>
                      <w:marBottom w:val="0"/>
                      <w:divBdr>
                        <w:top w:val="none" w:sz="0" w:space="0" w:color="auto"/>
                        <w:left w:val="none" w:sz="0" w:space="0" w:color="auto"/>
                        <w:bottom w:val="none" w:sz="0" w:space="0" w:color="auto"/>
                        <w:right w:val="none" w:sz="0" w:space="0" w:color="auto"/>
                      </w:divBdr>
                      <w:divsChild>
                        <w:div w:id="1575386626">
                          <w:marLeft w:val="0"/>
                          <w:marRight w:val="0"/>
                          <w:marTop w:val="0"/>
                          <w:marBottom w:val="0"/>
                          <w:divBdr>
                            <w:top w:val="none" w:sz="0" w:space="0" w:color="auto"/>
                            <w:left w:val="none" w:sz="0" w:space="0" w:color="auto"/>
                            <w:bottom w:val="none" w:sz="0" w:space="0" w:color="auto"/>
                            <w:right w:val="none" w:sz="0" w:space="0" w:color="auto"/>
                          </w:divBdr>
                          <w:divsChild>
                            <w:div w:id="1038622969">
                              <w:marLeft w:val="0"/>
                              <w:marRight w:val="0"/>
                              <w:marTop w:val="0"/>
                              <w:marBottom w:val="0"/>
                              <w:divBdr>
                                <w:top w:val="none" w:sz="0" w:space="0" w:color="auto"/>
                                <w:left w:val="none" w:sz="0" w:space="0" w:color="auto"/>
                                <w:bottom w:val="none" w:sz="0" w:space="0" w:color="auto"/>
                                <w:right w:val="none" w:sz="0" w:space="0" w:color="auto"/>
                              </w:divBdr>
                            </w:div>
                            <w:div w:id="18841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024629">
          <w:marLeft w:val="0"/>
          <w:marRight w:val="0"/>
          <w:marTop w:val="0"/>
          <w:marBottom w:val="0"/>
          <w:divBdr>
            <w:top w:val="none" w:sz="0" w:space="0" w:color="auto"/>
            <w:left w:val="none" w:sz="0" w:space="0" w:color="auto"/>
            <w:bottom w:val="none" w:sz="0" w:space="0" w:color="auto"/>
            <w:right w:val="none" w:sz="0" w:space="0" w:color="auto"/>
          </w:divBdr>
          <w:divsChild>
            <w:div w:id="891962697">
              <w:marLeft w:val="0"/>
              <w:marRight w:val="0"/>
              <w:marTop w:val="0"/>
              <w:marBottom w:val="0"/>
              <w:divBdr>
                <w:top w:val="none" w:sz="0" w:space="0" w:color="auto"/>
                <w:left w:val="none" w:sz="0" w:space="0" w:color="auto"/>
                <w:bottom w:val="none" w:sz="0" w:space="0" w:color="auto"/>
                <w:right w:val="none" w:sz="0" w:space="0" w:color="auto"/>
              </w:divBdr>
              <w:divsChild>
                <w:div w:id="1945308534">
                  <w:marLeft w:val="0"/>
                  <w:marRight w:val="0"/>
                  <w:marTop w:val="0"/>
                  <w:marBottom w:val="0"/>
                  <w:divBdr>
                    <w:top w:val="none" w:sz="0" w:space="0" w:color="auto"/>
                    <w:left w:val="none" w:sz="0" w:space="0" w:color="auto"/>
                    <w:bottom w:val="none" w:sz="0" w:space="0" w:color="auto"/>
                    <w:right w:val="none" w:sz="0" w:space="0" w:color="auto"/>
                  </w:divBdr>
                  <w:divsChild>
                    <w:div w:id="606426765">
                      <w:marLeft w:val="0"/>
                      <w:marRight w:val="0"/>
                      <w:marTop w:val="0"/>
                      <w:marBottom w:val="0"/>
                      <w:divBdr>
                        <w:top w:val="none" w:sz="0" w:space="0" w:color="auto"/>
                        <w:left w:val="none" w:sz="0" w:space="0" w:color="auto"/>
                        <w:bottom w:val="none" w:sz="0" w:space="0" w:color="auto"/>
                        <w:right w:val="none" w:sz="0" w:space="0" w:color="auto"/>
                      </w:divBdr>
                      <w:divsChild>
                        <w:div w:id="79976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7576">
                  <w:marLeft w:val="0"/>
                  <w:marRight w:val="0"/>
                  <w:marTop w:val="0"/>
                  <w:marBottom w:val="0"/>
                  <w:divBdr>
                    <w:top w:val="none" w:sz="0" w:space="0" w:color="auto"/>
                    <w:left w:val="none" w:sz="0" w:space="0" w:color="auto"/>
                    <w:bottom w:val="none" w:sz="0" w:space="0" w:color="auto"/>
                    <w:right w:val="none" w:sz="0" w:space="0" w:color="auto"/>
                  </w:divBdr>
                  <w:divsChild>
                    <w:div w:id="1368987962">
                      <w:marLeft w:val="0"/>
                      <w:marRight w:val="0"/>
                      <w:marTop w:val="0"/>
                      <w:marBottom w:val="0"/>
                      <w:divBdr>
                        <w:top w:val="none" w:sz="0" w:space="0" w:color="auto"/>
                        <w:left w:val="none" w:sz="0" w:space="0" w:color="auto"/>
                        <w:bottom w:val="none" w:sz="0" w:space="0" w:color="auto"/>
                        <w:right w:val="none" w:sz="0" w:space="0" w:color="auto"/>
                      </w:divBdr>
                      <w:divsChild>
                        <w:div w:id="860047387">
                          <w:marLeft w:val="0"/>
                          <w:marRight w:val="0"/>
                          <w:marTop w:val="0"/>
                          <w:marBottom w:val="0"/>
                          <w:divBdr>
                            <w:top w:val="none" w:sz="0" w:space="0" w:color="auto"/>
                            <w:left w:val="none" w:sz="0" w:space="0" w:color="auto"/>
                            <w:bottom w:val="none" w:sz="0" w:space="0" w:color="auto"/>
                            <w:right w:val="none" w:sz="0" w:space="0" w:color="auto"/>
                          </w:divBdr>
                          <w:divsChild>
                            <w:div w:id="779104544">
                              <w:marLeft w:val="0"/>
                              <w:marRight w:val="0"/>
                              <w:marTop w:val="0"/>
                              <w:marBottom w:val="0"/>
                              <w:divBdr>
                                <w:top w:val="none" w:sz="0" w:space="0" w:color="auto"/>
                                <w:left w:val="none" w:sz="0" w:space="0" w:color="auto"/>
                                <w:bottom w:val="none" w:sz="0" w:space="0" w:color="auto"/>
                                <w:right w:val="none" w:sz="0" w:space="0" w:color="auto"/>
                              </w:divBdr>
                            </w:div>
                            <w:div w:id="20798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217229">
          <w:marLeft w:val="0"/>
          <w:marRight w:val="0"/>
          <w:marTop w:val="0"/>
          <w:marBottom w:val="0"/>
          <w:divBdr>
            <w:top w:val="none" w:sz="0" w:space="0" w:color="auto"/>
            <w:left w:val="none" w:sz="0" w:space="0" w:color="auto"/>
            <w:bottom w:val="none" w:sz="0" w:space="0" w:color="auto"/>
            <w:right w:val="none" w:sz="0" w:space="0" w:color="auto"/>
          </w:divBdr>
          <w:divsChild>
            <w:div w:id="662011280">
              <w:marLeft w:val="0"/>
              <w:marRight w:val="0"/>
              <w:marTop w:val="0"/>
              <w:marBottom w:val="0"/>
              <w:divBdr>
                <w:top w:val="none" w:sz="0" w:space="0" w:color="auto"/>
                <w:left w:val="none" w:sz="0" w:space="0" w:color="auto"/>
                <w:bottom w:val="none" w:sz="0" w:space="0" w:color="auto"/>
                <w:right w:val="none" w:sz="0" w:space="0" w:color="auto"/>
              </w:divBdr>
              <w:divsChild>
                <w:div w:id="1193954320">
                  <w:marLeft w:val="0"/>
                  <w:marRight w:val="0"/>
                  <w:marTop w:val="0"/>
                  <w:marBottom w:val="0"/>
                  <w:divBdr>
                    <w:top w:val="none" w:sz="0" w:space="0" w:color="auto"/>
                    <w:left w:val="none" w:sz="0" w:space="0" w:color="auto"/>
                    <w:bottom w:val="none" w:sz="0" w:space="0" w:color="auto"/>
                    <w:right w:val="none" w:sz="0" w:space="0" w:color="auto"/>
                  </w:divBdr>
                  <w:divsChild>
                    <w:div w:id="498270260">
                      <w:marLeft w:val="0"/>
                      <w:marRight w:val="0"/>
                      <w:marTop w:val="0"/>
                      <w:marBottom w:val="0"/>
                      <w:divBdr>
                        <w:top w:val="none" w:sz="0" w:space="0" w:color="auto"/>
                        <w:left w:val="none" w:sz="0" w:space="0" w:color="auto"/>
                        <w:bottom w:val="none" w:sz="0" w:space="0" w:color="auto"/>
                        <w:right w:val="none" w:sz="0" w:space="0" w:color="auto"/>
                      </w:divBdr>
                      <w:divsChild>
                        <w:div w:id="386808450">
                          <w:marLeft w:val="0"/>
                          <w:marRight w:val="0"/>
                          <w:marTop w:val="0"/>
                          <w:marBottom w:val="0"/>
                          <w:divBdr>
                            <w:top w:val="none" w:sz="0" w:space="0" w:color="auto"/>
                            <w:left w:val="none" w:sz="0" w:space="0" w:color="auto"/>
                            <w:bottom w:val="none" w:sz="0" w:space="0" w:color="auto"/>
                            <w:right w:val="none" w:sz="0" w:space="0" w:color="auto"/>
                          </w:divBdr>
                        </w:div>
                      </w:divsChild>
                    </w:div>
                    <w:div w:id="1797411633">
                      <w:marLeft w:val="0"/>
                      <w:marRight w:val="0"/>
                      <w:marTop w:val="0"/>
                      <w:marBottom w:val="0"/>
                      <w:divBdr>
                        <w:top w:val="none" w:sz="0" w:space="0" w:color="auto"/>
                        <w:left w:val="none" w:sz="0" w:space="0" w:color="auto"/>
                        <w:bottom w:val="none" w:sz="0" w:space="0" w:color="auto"/>
                        <w:right w:val="none" w:sz="0" w:space="0" w:color="auto"/>
                      </w:divBdr>
                      <w:divsChild>
                        <w:div w:id="15604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746672">
          <w:marLeft w:val="0"/>
          <w:marRight w:val="0"/>
          <w:marTop w:val="0"/>
          <w:marBottom w:val="0"/>
          <w:divBdr>
            <w:top w:val="none" w:sz="0" w:space="0" w:color="auto"/>
            <w:left w:val="none" w:sz="0" w:space="0" w:color="auto"/>
            <w:bottom w:val="none" w:sz="0" w:space="0" w:color="auto"/>
            <w:right w:val="none" w:sz="0" w:space="0" w:color="auto"/>
          </w:divBdr>
          <w:divsChild>
            <w:div w:id="393433445">
              <w:marLeft w:val="0"/>
              <w:marRight w:val="0"/>
              <w:marTop w:val="0"/>
              <w:marBottom w:val="0"/>
              <w:divBdr>
                <w:top w:val="none" w:sz="0" w:space="0" w:color="auto"/>
                <w:left w:val="none" w:sz="0" w:space="0" w:color="auto"/>
                <w:bottom w:val="none" w:sz="0" w:space="0" w:color="auto"/>
                <w:right w:val="none" w:sz="0" w:space="0" w:color="auto"/>
              </w:divBdr>
            </w:div>
          </w:divsChild>
        </w:div>
        <w:div w:id="1723359151">
          <w:marLeft w:val="0"/>
          <w:marRight w:val="0"/>
          <w:marTop w:val="0"/>
          <w:marBottom w:val="0"/>
          <w:divBdr>
            <w:top w:val="none" w:sz="0" w:space="0" w:color="auto"/>
            <w:left w:val="none" w:sz="0" w:space="0" w:color="auto"/>
            <w:bottom w:val="none" w:sz="0" w:space="0" w:color="auto"/>
            <w:right w:val="none" w:sz="0" w:space="0" w:color="auto"/>
          </w:divBdr>
          <w:divsChild>
            <w:div w:id="1067267665">
              <w:marLeft w:val="0"/>
              <w:marRight w:val="0"/>
              <w:marTop w:val="0"/>
              <w:marBottom w:val="0"/>
              <w:divBdr>
                <w:top w:val="none" w:sz="0" w:space="0" w:color="auto"/>
                <w:left w:val="none" w:sz="0" w:space="0" w:color="auto"/>
                <w:bottom w:val="none" w:sz="0" w:space="0" w:color="auto"/>
                <w:right w:val="none" w:sz="0" w:space="0" w:color="auto"/>
              </w:divBdr>
              <w:divsChild>
                <w:div w:id="1970434763">
                  <w:marLeft w:val="0"/>
                  <w:marRight w:val="0"/>
                  <w:marTop w:val="0"/>
                  <w:marBottom w:val="0"/>
                  <w:divBdr>
                    <w:top w:val="none" w:sz="0" w:space="0" w:color="auto"/>
                    <w:left w:val="none" w:sz="0" w:space="0" w:color="auto"/>
                    <w:bottom w:val="none" w:sz="0" w:space="0" w:color="auto"/>
                    <w:right w:val="none" w:sz="0" w:space="0" w:color="auto"/>
                  </w:divBdr>
                  <w:divsChild>
                    <w:div w:id="397360529">
                      <w:marLeft w:val="0"/>
                      <w:marRight w:val="0"/>
                      <w:marTop w:val="0"/>
                      <w:marBottom w:val="0"/>
                      <w:divBdr>
                        <w:top w:val="none" w:sz="0" w:space="0" w:color="auto"/>
                        <w:left w:val="none" w:sz="0" w:space="0" w:color="auto"/>
                        <w:bottom w:val="none" w:sz="0" w:space="0" w:color="auto"/>
                        <w:right w:val="none" w:sz="0" w:space="0" w:color="auto"/>
                      </w:divBdr>
                      <w:divsChild>
                        <w:div w:id="16570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85131">
                  <w:marLeft w:val="0"/>
                  <w:marRight w:val="0"/>
                  <w:marTop w:val="0"/>
                  <w:marBottom w:val="0"/>
                  <w:divBdr>
                    <w:top w:val="none" w:sz="0" w:space="0" w:color="auto"/>
                    <w:left w:val="none" w:sz="0" w:space="0" w:color="auto"/>
                    <w:bottom w:val="none" w:sz="0" w:space="0" w:color="auto"/>
                    <w:right w:val="none" w:sz="0" w:space="0" w:color="auto"/>
                  </w:divBdr>
                  <w:divsChild>
                    <w:div w:id="1499232852">
                      <w:marLeft w:val="0"/>
                      <w:marRight w:val="0"/>
                      <w:marTop w:val="0"/>
                      <w:marBottom w:val="0"/>
                      <w:divBdr>
                        <w:top w:val="none" w:sz="0" w:space="0" w:color="auto"/>
                        <w:left w:val="none" w:sz="0" w:space="0" w:color="auto"/>
                        <w:bottom w:val="none" w:sz="0" w:space="0" w:color="auto"/>
                        <w:right w:val="none" w:sz="0" w:space="0" w:color="auto"/>
                      </w:divBdr>
                      <w:divsChild>
                        <w:div w:id="896478754">
                          <w:marLeft w:val="0"/>
                          <w:marRight w:val="0"/>
                          <w:marTop w:val="0"/>
                          <w:marBottom w:val="0"/>
                          <w:divBdr>
                            <w:top w:val="none" w:sz="0" w:space="0" w:color="auto"/>
                            <w:left w:val="none" w:sz="0" w:space="0" w:color="auto"/>
                            <w:bottom w:val="none" w:sz="0" w:space="0" w:color="auto"/>
                            <w:right w:val="none" w:sz="0" w:space="0" w:color="auto"/>
                          </w:divBdr>
                          <w:divsChild>
                            <w:div w:id="1440487223">
                              <w:marLeft w:val="0"/>
                              <w:marRight w:val="0"/>
                              <w:marTop w:val="0"/>
                              <w:marBottom w:val="0"/>
                              <w:divBdr>
                                <w:top w:val="none" w:sz="0" w:space="0" w:color="auto"/>
                                <w:left w:val="none" w:sz="0" w:space="0" w:color="auto"/>
                                <w:bottom w:val="none" w:sz="0" w:space="0" w:color="auto"/>
                                <w:right w:val="none" w:sz="0" w:space="0" w:color="auto"/>
                              </w:divBdr>
                            </w:div>
                            <w:div w:id="19010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908153">
          <w:marLeft w:val="0"/>
          <w:marRight w:val="0"/>
          <w:marTop w:val="0"/>
          <w:marBottom w:val="0"/>
          <w:divBdr>
            <w:top w:val="none" w:sz="0" w:space="0" w:color="auto"/>
            <w:left w:val="none" w:sz="0" w:space="0" w:color="auto"/>
            <w:bottom w:val="none" w:sz="0" w:space="0" w:color="auto"/>
            <w:right w:val="none" w:sz="0" w:space="0" w:color="auto"/>
          </w:divBdr>
          <w:divsChild>
            <w:div w:id="1756899566">
              <w:marLeft w:val="0"/>
              <w:marRight w:val="0"/>
              <w:marTop w:val="0"/>
              <w:marBottom w:val="0"/>
              <w:divBdr>
                <w:top w:val="none" w:sz="0" w:space="0" w:color="auto"/>
                <w:left w:val="none" w:sz="0" w:space="0" w:color="auto"/>
                <w:bottom w:val="none" w:sz="0" w:space="0" w:color="auto"/>
                <w:right w:val="none" w:sz="0" w:space="0" w:color="auto"/>
              </w:divBdr>
              <w:divsChild>
                <w:div w:id="416951019">
                  <w:marLeft w:val="0"/>
                  <w:marRight w:val="0"/>
                  <w:marTop w:val="0"/>
                  <w:marBottom w:val="0"/>
                  <w:divBdr>
                    <w:top w:val="none" w:sz="0" w:space="0" w:color="auto"/>
                    <w:left w:val="none" w:sz="0" w:space="0" w:color="auto"/>
                    <w:bottom w:val="none" w:sz="0" w:space="0" w:color="auto"/>
                    <w:right w:val="none" w:sz="0" w:space="0" w:color="auto"/>
                  </w:divBdr>
                </w:div>
                <w:div w:id="766658501">
                  <w:marLeft w:val="0"/>
                  <w:marRight w:val="0"/>
                  <w:marTop w:val="0"/>
                  <w:marBottom w:val="0"/>
                  <w:divBdr>
                    <w:top w:val="none" w:sz="0" w:space="0" w:color="auto"/>
                    <w:left w:val="none" w:sz="0" w:space="0" w:color="auto"/>
                    <w:bottom w:val="none" w:sz="0" w:space="0" w:color="auto"/>
                    <w:right w:val="none" w:sz="0" w:space="0" w:color="auto"/>
                  </w:divBdr>
                </w:div>
                <w:div w:id="1421098196">
                  <w:marLeft w:val="0"/>
                  <w:marRight w:val="0"/>
                  <w:marTop w:val="0"/>
                  <w:marBottom w:val="0"/>
                  <w:divBdr>
                    <w:top w:val="none" w:sz="0" w:space="0" w:color="auto"/>
                    <w:left w:val="none" w:sz="0" w:space="0" w:color="auto"/>
                    <w:bottom w:val="none" w:sz="0" w:space="0" w:color="auto"/>
                    <w:right w:val="none" w:sz="0" w:space="0" w:color="auto"/>
                  </w:divBdr>
                </w:div>
                <w:div w:id="2063283793">
                  <w:marLeft w:val="0"/>
                  <w:marRight w:val="0"/>
                  <w:marTop w:val="0"/>
                  <w:marBottom w:val="0"/>
                  <w:divBdr>
                    <w:top w:val="none" w:sz="0" w:space="0" w:color="auto"/>
                    <w:left w:val="none" w:sz="0" w:space="0" w:color="auto"/>
                    <w:bottom w:val="none" w:sz="0" w:space="0" w:color="auto"/>
                    <w:right w:val="none" w:sz="0" w:space="0" w:color="auto"/>
                  </w:divBdr>
                  <w:divsChild>
                    <w:div w:id="2040813474">
                      <w:marLeft w:val="0"/>
                      <w:marRight w:val="0"/>
                      <w:marTop w:val="0"/>
                      <w:marBottom w:val="0"/>
                      <w:divBdr>
                        <w:top w:val="none" w:sz="0" w:space="0" w:color="auto"/>
                        <w:left w:val="none" w:sz="0" w:space="0" w:color="auto"/>
                        <w:bottom w:val="none" w:sz="0" w:space="0" w:color="auto"/>
                        <w:right w:val="none" w:sz="0" w:space="0" w:color="auto"/>
                      </w:divBdr>
                    </w:div>
                  </w:divsChild>
                </w:div>
                <w:div w:id="207030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49530">
          <w:marLeft w:val="0"/>
          <w:marRight w:val="0"/>
          <w:marTop w:val="0"/>
          <w:marBottom w:val="0"/>
          <w:divBdr>
            <w:top w:val="none" w:sz="0" w:space="0" w:color="auto"/>
            <w:left w:val="none" w:sz="0" w:space="0" w:color="auto"/>
            <w:bottom w:val="none" w:sz="0" w:space="0" w:color="auto"/>
            <w:right w:val="none" w:sz="0" w:space="0" w:color="auto"/>
          </w:divBdr>
          <w:divsChild>
            <w:div w:id="419104331">
              <w:marLeft w:val="0"/>
              <w:marRight w:val="0"/>
              <w:marTop w:val="0"/>
              <w:marBottom w:val="0"/>
              <w:divBdr>
                <w:top w:val="none" w:sz="0" w:space="0" w:color="auto"/>
                <w:left w:val="none" w:sz="0" w:space="0" w:color="auto"/>
                <w:bottom w:val="none" w:sz="0" w:space="0" w:color="auto"/>
                <w:right w:val="none" w:sz="0" w:space="0" w:color="auto"/>
              </w:divBdr>
            </w:div>
          </w:divsChild>
        </w:div>
        <w:div w:id="1720132644">
          <w:marLeft w:val="0"/>
          <w:marRight w:val="0"/>
          <w:marTop w:val="0"/>
          <w:marBottom w:val="0"/>
          <w:divBdr>
            <w:top w:val="none" w:sz="0" w:space="0" w:color="auto"/>
            <w:left w:val="none" w:sz="0" w:space="0" w:color="auto"/>
            <w:bottom w:val="none" w:sz="0" w:space="0" w:color="auto"/>
            <w:right w:val="none" w:sz="0" w:space="0" w:color="auto"/>
          </w:divBdr>
          <w:divsChild>
            <w:div w:id="1232547102">
              <w:marLeft w:val="0"/>
              <w:marRight w:val="0"/>
              <w:marTop w:val="0"/>
              <w:marBottom w:val="0"/>
              <w:divBdr>
                <w:top w:val="none" w:sz="0" w:space="0" w:color="auto"/>
                <w:left w:val="none" w:sz="0" w:space="0" w:color="auto"/>
                <w:bottom w:val="none" w:sz="0" w:space="0" w:color="auto"/>
                <w:right w:val="none" w:sz="0" w:space="0" w:color="auto"/>
              </w:divBdr>
              <w:divsChild>
                <w:div w:id="855576525">
                  <w:marLeft w:val="0"/>
                  <w:marRight w:val="0"/>
                  <w:marTop w:val="0"/>
                  <w:marBottom w:val="0"/>
                  <w:divBdr>
                    <w:top w:val="none" w:sz="0" w:space="0" w:color="auto"/>
                    <w:left w:val="none" w:sz="0" w:space="0" w:color="auto"/>
                    <w:bottom w:val="none" w:sz="0" w:space="0" w:color="auto"/>
                    <w:right w:val="none" w:sz="0" w:space="0" w:color="auto"/>
                  </w:divBdr>
                  <w:divsChild>
                    <w:div w:id="1532181122">
                      <w:marLeft w:val="0"/>
                      <w:marRight w:val="0"/>
                      <w:marTop w:val="0"/>
                      <w:marBottom w:val="0"/>
                      <w:divBdr>
                        <w:top w:val="none" w:sz="0" w:space="0" w:color="auto"/>
                        <w:left w:val="none" w:sz="0" w:space="0" w:color="auto"/>
                        <w:bottom w:val="none" w:sz="0" w:space="0" w:color="auto"/>
                        <w:right w:val="none" w:sz="0" w:space="0" w:color="auto"/>
                      </w:divBdr>
                      <w:divsChild>
                        <w:div w:id="424420581">
                          <w:marLeft w:val="0"/>
                          <w:marRight w:val="0"/>
                          <w:marTop w:val="0"/>
                          <w:marBottom w:val="0"/>
                          <w:divBdr>
                            <w:top w:val="none" w:sz="0" w:space="0" w:color="auto"/>
                            <w:left w:val="none" w:sz="0" w:space="0" w:color="auto"/>
                            <w:bottom w:val="none" w:sz="0" w:space="0" w:color="auto"/>
                            <w:right w:val="none" w:sz="0" w:space="0" w:color="auto"/>
                          </w:divBdr>
                          <w:divsChild>
                            <w:div w:id="2024428454">
                              <w:marLeft w:val="0"/>
                              <w:marRight w:val="0"/>
                              <w:marTop w:val="0"/>
                              <w:marBottom w:val="0"/>
                              <w:divBdr>
                                <w:top w:val="none" w:sz="0" w:space="0" w:color="auto"/>
                                <w:left w:val="none" w:sz="0" w:space="0" w:color="auto"/>
                                <w:bottom w:val="none" w:sz="0" w:space="0" w:color="auto"/>
                                <w:right w:val="none" w:sz="0" w:space="0" w:color="auto"/>
                              </w:divBdr>
                              <w:divsChild>
                                <w:div w:id="961228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0371003">
                          <w:marLeft w:val="0"/>
                          <w:marRight w:val="0"/>
                          <w:marTop w:val="0"/>
                          <w:marBottom w:val="0"/>
                          <w:divBdr>
                            <w:top w:val="none" w:sz="0" w:space="0" w:color="auto"/>
                            <w:left w:val="none" w:sz="0" w:space="0" w:color="auto"/>
                            <w:bottom w:val="none" w:sz="0" w:space="0" w:color="auto"/>
                            <w:right w:val="none" w:sz="0" w:space="0" w:color="auto"/>
                          </w:divBdr>
                          <w:divsChild>
                            <w:div w:id="2100371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34400461">
          <w:marLeft w:val="0"/>
          <w:marRight w:val="0"/>
          <w:marTop w:val="0"/>
          <w:marBottom w:val="0"/>
          <w:divBdr>
            <w:top w:val="none" w:sz="0" w:space="0" w:color="auto"/>
            <w:left w:val="none" w:sz="0" w:space="0" w:color="auto"/>
            <w:bottom w:val="none" w:sz="0" w:space="0" w:color="auto"/>
            <w:right w:val="none" w:sz="0" w:space="0" w:color="auto"/>
          </w:divBdr>
        </w:div>
        <w:div w:id="436293686">
          <w:marLeft w:val="0"/>
          <w:marRight w:val="0"/>
          <w:marTop w:val="0"/>
          <w:marBottom w:val="0"/>
          <w:divBdr>
            <w:top w:val="none" w:sz="0" w:space="0" w:color="auto"/>
            <w:left w:val="none" w:sz="0" w:space="0" w:color="auto"/>
            <w:bottom w:val="none" w:sz="0" w:space="0" w:color="auto"/>
            <w:right w:val="none" w:sz="0" w:space="0" w:color="auto"/>
          </w:divBdr>
          <w:divsChild>
            <w:div w:id="1319454612">
              <w:marLeft w:val="0"/>
              <w:marRight w:val="0"/>
              <w:marTop w:val="0"/>
              <w:marBottom w:val="0"/>
              <w:divBdr>
                <w:top w:val="none" w:sz="0" w:space="0" w:color="auto"/>
                <w:left w:val="none" w:sz="0" w:space="0" w:color="auto"/>
                <w:bottom w:val="none" w:sz="0" w:space="0" w:color="auto"/>
                <w:right w:val="none" w:sz="0" w:space="0" w:color="auto"/>
              </w:divBdr>
            </w:div>
          </w:divsChild>
        </w:div>
        <w:div w:id="942956461">
          <w:marLeft w:val="0"/>
          <w:marRight w:val="0"/>
          <w:marTop w:val="0"/>
          <w:marBottom w:val="0"/>
          <w:divBdr>
            <w:top w:val="none" w:sz="0" w:space="0" w:color="auto"/>
            <w:left w:val="none" w:sz="0" w:space="0" w:color="auto"/>
            <w:bottom w:val="none" w:sz="0" w:space="0" w:color="auto"/>
            <w:right w:val="none" w:sz="0" w:space="0" w:color="auto"/>
          </w:divBdr>
          <w:divsChild>
            <w:div w:id="475873276">
              <w:marLeft w:val="0"/>
              <w:marRight w:val="0"/>
              <w:marTop w:val="0"/>
              <w:marBottom w:val="0"/>
              <w:divBdr>
                <w:top w:val="none" w:sz="0" w:space="0" w:color="auto"/>
                <w:left w:val="none" w:sz="0" w:space="0" w:color="auto"/>
                <w:bottom w:val="none" w:sz="0" w:space="0" w:color="auto"/>
                <w:right w:val="none" w:sz="0" w:space="0" w:color="auto"/>
              </w:divBdr>
            </w:div>
          </w:divsChild>
        </w:div>
        <w:div w:id="1258097311">
          <w:marLeft w:val="0"/>
          <w:marRight w:val="0"/>
          <w:marTop w:val="0"/>
          <w:marBottom w:val="0"/>
          <w:divBdr>
            <w:top w:val="none" w:sz="0" w:space="0" w:color="auto"/>
            <w:left w:val="none" w:sz="0" w:space="0" w:color="auto"/>
            <w:bottom w:val="none" w:sz="0" w:space="0" w:color="auto"/>
            <w:right w:val="none" w:sz="0" w:space="0" w:color="auto"/>
          </w:divBdr>
          <w:divsChild>
            <w:div w:id="1495679316">
              <w:marLeft w:val="0"/>
              <w:marRight w:val="0"/>
              <w:marTop w:val="0"/>
              <w:marBottom w:val="0"/>
              <w:divBdr>
                <w:top w:val="none" w:sz="0" w:space="0" w:color="auto"/>
                <w:left w:val="none" w:sz="0" w:space="0" w:color="auto"/>
                <w:bottom w:val="none" w:sz="0" w:space="0" w:color="auto"/>
                <w:right w:val="none" w:sz="0" w:space="0" w:color="auto"/>
              </w:divBdr>
              <w:divsChild>
                <w:div w:id="1919973390">
                  <w:marLeft w:val="0"/>
                  <w:marRight w:val="0"/>
                  <w:marTop w:val="0"/>
                  <w:marBottom w:val="0"/>
                  <w:divBdr>
                    <w:top w:val="none" w:sz="0" w:space="0" w:color="auto"/>
                    <w:left w:val="none" w:sz="0" w:space="0" w:color="auto"/>
                    <w:bottom w:val="none" w:sz="0" w:space="0" w:color="auto"/>
                    <w:right w:val="none" w:sz="0" w:space="0" w:color="auto"/>
                  </w:divBdr>
                  <w:divsChild>
                    <w:div w:id="1146750609">
                      <w:marLeft w:val="0"/>
                      <w:marRight w:val="0"/>
                      <w:marTop w:val="0"/>
                      <w:marBottom w:val="0"/>
                      <w:divBdr>
                        <w:top w:val="none" w:sz="0" w:space="0" w:color="auto"/>
                        <w:left w:val="none" w:sz="0" w:space="0" w:color="auto"/>
                        <w:bottom w:val="none" w:sz="0" w:space="0" w:color="auto"/>
                        <w:right w:val="none" w:sz="0" w:space="0" w:color="auto"/>
                      </w:divBdr>
                      <w:divsChild>
                        <w:div w:id="1665738600">
                          <w:marLeft w:val="0"/>
                          <w:marRight w:val="0"/>
                          <w:marTop w:val="0"/>
                          <w:marBottom w:val="0"/>
                          <w:divBdr>
                            <w:top w:val="none" w:sz="0" w:space="0" w:color="auto"/>
                            <w:left w:val="none" w:sz="0" w:space="0" w:color="auto"/>
                            <w:bottom w:val="none" w:sz="0" w:space="0" w:color="auto"/>
                            <w:right w:val="none" w:sz="0" w:space="0" w:color="auto"/>
                          </w:divBdr>
                          <w:divsChild>
                            <w:div w:id="476268758">
                              <w:marLeft w:val="0"/>
                              <w:marRight w:val="0"/>
                              <w:marTop w:val="0"/>
                              <w:marBottom w:val="0"/>
                              <w:divBdr>
                                <w:top w:val="none" w:sz="0" w:space="0" w:color="auto"/>
                                <w:left w:val="none" w:sz="0" w:space="0" w:color="auto"/>
                                <w:bottom w:val="none" w:sz="0" w:space="0" w:color="auto"/>
                                <w:right w:val="none" w:sz="0" w:space="0" w:color="auto"/>
                              </w:divBdr>
                            </w:div>
                            <w:div w:id="19947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282522">
                  <w:marLeft w:val="0"/>
                  <w:marRight w:val="0"/>
                  <w:marTop w:val="0"/>
                  <w:marBottom w:val="0"/>
                  <w:divBdr>
                    <w:top w:val="none" w:sz="0" w:space="0" w:color="auto"/>
                    <w:left w:val="none" w:sz="0" w:space="0" w:color="auto"/>
                    <w:bottom w:val="none" w:sz="0" w:space="0" w:color="auto"/>
                    <w:right w:val="none" w:sz="0" w:space="0" w:color="auto"/>
                  </w:divBdr>
                  <w:divsChild>
                    <w:div w:id="605892729">
                      <w:marLeft w:val="0"/>
                      <w:marRight w:val="0"/>
                      <w:marTop w:val="0"/>
                      <w:marBottom w:val="0"/>
                      <w:divBdr>
                        <w:top w:val="none" w:sz="0" w:space="0" w:color="auto"/>
                        <w:left w:val="none" w:sz="0" w:space="0" w:color="auto"/>
                        <w:bottom w:val="none" w:sz="0" w:space="0" w:color="auto"/>
                        <w:right w:val="none" w:sz="0" w:space="0" w:color="auto"/>
                      </w:divBdr>
                      <w:divsChild>
                        <w:div w:id="199918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714960">
          <w:marLeft w:val="0"/>
          <w:marRight w:val="0"/>
          <w:marTop w:val="0"/>
          <w:marBottom w:val="0"/>
          <w:divBdr>
            <w:top w:val="none" w:sz="0" w:space="0" w:color="auto"/>
            <w:left w:val="none" w:sz="0" w:space="0" w:color="auto"/>
            <w:bottom w:val="none" w:sz="0" w:space="0" w:color="auto"/>
            <w:right w:val="none" w:sz="0" w:space="0" w:color="auto"/>
          </w:divBdr>
          <w:divsChild>
            <w:div w:id="1191458010">
              <w:marLeft w:val="0"/>
              <w:marRight w:val="0"/>
              <w:marTop w:val="0"/>
              <w:marBottom w:val="0"/>
              <w:divBdr>
                <w:top w:val="none" w:sz="0" w:space="0" w:color="auto"/>
                <w:left w:val="none" w:sz="0" w:space="0" w:color="auto"/>
                <w:bottom w:val="none" w:sz="0" w:space="0" w:color="auto"/>
                <w:right w:val="none" w:sz="0" w:space="0" w:color="auto"/>
              </w:divBdr>
              <w:divsChild>
                <w:div w:id="1336376434">
                  <w:marLeft w:val="0"/>
                  <w:marRight w:val="0"/>
                  <w:marTop w:val="0"/>
                  <w:marBottom w:val="0"/>
                  <w:divBdr>
                    <w:top w:val="none" w:sz="0" w:space="0" w:color="auto"/>
                    <w:left w:val="none" w:sz="0" w:space="0" w:color="auto"/>
                    <w:bottom w:val="none" w:sz="0" w:space="0" w:color="auto"/>
                    <w:right w:val="none" w:sz="0" w:space="0" w:color="auto"/>
                  </w:divBdr>
                  <w:divsChild>
                    <w:div w:id="480080560">
                      <w:marLeft w:val="0"/>
                      <w:marRight w:val="0"/>
                      <w:marTop w:val="0"/>
                      <w:marBottom w:val="0"/>
                      <w:divBdr>
                        <w:top w:val="none" w:sz="0" w:space="0" w:color="auto"/>
                        <w:left w:val="none" w:sz="0" w:space="0" w:color="auto"/>
                        <w:bottom w:val="none" w:sz="0" w:space="0" w:color="auto"/>
                        <w:right w:val="none" w:sz="0" w:space="0" w:color="auto"/>
                      </w:divBdr>
                    </w:div>
                    <w:div w:id="2145080762">
                      <w:marLeft w:val="0"/>
                      <w:marRight w:val="0"/>
                      <w:marTop w:val="0"/>
                      <w:marBottom w:val="0"/>
                      <w:divBdr>
                        <w:top w:val="none" w:sz="0" w:space="0" w:color="auto"/>
                        <w:left w:val="none" w:sz="0" w:space="0" w:color="auto"/>
                        <w:bottom w:val="none" w:sz="0" w:space="0" w:color="auto"/>
                        <w:right w:val="none" w:sz="0" w:space="0" w:color="auto"/>
                      </w:divBdr>
                    </w:div>
                  </w:divsChild>
                </w:div>
                <w:div w:id="21184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1560">
          <w:marLeft w:val="0"/>
          <w:marRight w:val="0"/>
          <w:marTop w:val="0"/>
          <w:marBottom w:val="0"/>
          <w:divBdr>
            <w:top w:val="none" w:sz="0" w:space="0" w:color="auto"/>
            <w:left w:val="none" w:sz="0" w:space="0" w:color="auto"/>
            <w:bottom w:val="none" w:sz="0" w:space="0" w:color="auto"/>
            <w:right w:val="none" w:sz="0" w:space="0" w:color="auto"/>
          </w:divBdr>
          <w:divsChild>
            <w:div w:id="481775399">
              <w:marLeft w:val="0"/>
              <w:marRight w:val="0"/>
              <w:marTop w:val="0"/>
              <w:marBottom w:val="0"/>
              <w:divBdr>
                <w:top w:val="none" w:sz="0" w:space="0" w:color="auto"/>
                <w:left w:val="none" w:sz="0" w:space="0" w:color="auto"/>
                <w:bottom w:val="none" w:sz="0" w:space="0" w:color="auto"/>
                <w:right w:val="none" w:sz="0" w:space="0" w:color="auto"/>
              </w:divBdr>
            </w:div>
          </w:divsChild>
        </w:div>
        <w:div w:id="929893898">
          <w:marLeft w:val="0"/>
          <w:marRight w:val="0"/>
          <w:marTop w:val="0"/>
          <w:marBottom w:val="0"/>
          <w:divBdr>
            <w:top w:val="none" w:sz="0" w:space="0" w:color="auto"/>
            <w:left w:val="none" w:sz="0" w:space="0" w:color="auto"/>
            <w:bottom w:val="none" w:sz="0" w:space="0" w:color="auto"/>
            <w:right w:val="none" w:sz="0" w:space="0" w:color="auto"/>
          </w:divBdr>
          <w:divsChild>
            <w:div w:id="511190040">
              <w:marLeft w:val="0"/>
              <w:marRight w:val="0"/>
              <w:marTop w:val="0"/>
              <w:marBottom w:val="0"/>
              <w:divBdr>
                <w:top w:val="none" w:sz="0" w:space="0" w:color="auto"/>
                <w:left w:val="none" w:sz="0" w:space="0" w:color="auto"/>
                <w:bottom w:val="none" w:sz="0" w:space="0" w:color="auto"/>
                <w:right w:val="none" w:sz="0" w:space="0" w:color="auto"/>
              </w:divBdr>
              <w:divsChild>
                <w:div w:id="519856132">
                  <w:marLeft w:val="0"/>
                  <w:marRight w:val="0"/>
                  <w:marTop w:val="0"/>
                  <w:marBottom w:val="0"/>
                  <w:divBdr>
                    <w:top w:val="none" w:sz="0" w:space="0" w:color="auto"/>
                    <w:left w:val="none" w:sz="0" w:space="0" w:color="auto"/>
                    <w:bottom w:val="none" w:sz="0" w:space="0" w:color="auto"/>
                    <w:right w:val="none" w:sz="0" w:space="0" w:color="auto"/>
                  </w:divBdr>
                  <w:divsChild>
                    <w:div w:id="2018843797">
                      <w:marLeft w:val="0"/>
                      <w:marRight w:val="0"/>
                      <w:marTop w:val="0"/>
                      <w:marBottom w:val="0"/>
                      <w:divBdr>
                        <w:top w:val="none" w:sz="0" w:space="0" w:color="auto"/>
                        <w:left w:val="none" w:sz="0" w:space="0" w:color="auto"/>
                        <w:bottom w:val="none" w:sz="0" w:space="0" w:color="auto"/>
                        <w:right w:val="none" w:sz="0" w:space="0" w:color="auto"/>
                      </w:divBdr>
                    </w:div>
                  </w:divsChild>
                </w:div>
                <w:div w:id="134879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18732">
          <w:marLeft w:val="0"/>
          <w:marRight w:val="0"/>
          <w:marTop w:val="0"/>
          <w:marBottom w:val="0"/>
          <w:divBdr>
            <w:top w:val="none" w:sz="0" w:space="0" w:color="auto"/>
            <w:left w:val="none" w:sz="0" w:space="0" w:color="auto"/>
            <w:bottom w:val="none" w:sz="0" w:space="0" w:color="auto"/>
            <w:right w:val="none" w:sz="0" w:space="0" w:color="auto"/>
          </w:divBdr>
          <w:divsChild>
            <w:div w:id="761682122">
              <w:marLeft w:val="0"/>
              <w:marRight w:val="0"/>
              <w:marTop w:val="0"/>
              <w:marBottom w:val="0"/>
              <w:divBdr>
                <w:top w:val="none" w:sz="0" w:space="0" w:color="auto"/>
                <w:left w:val="none" w:sz="0" w:space="0" w:color="auto"/>
                <w:bottom w:val="none" w:sz="0" w:space="0" w:color="auto"/>
                <w:right w:val="none" w:sz="0" w:space="0" w:color="auto"/>
              </w:divBdr>
              <w:divsChild>
                <w:div w:id="624897155">
                  <w:marLeft w:val="0"/>
                  <w:marRight w:val="0"/>
                  <w:marTop w:val="0"/>
                  <w:marBottom w:val="0"/>
                  <w:divBdr>
                    <w:top w:val="none" w:sz="0" w:space="0" w:color="auto"/>
                    <w:left w:val="none" w:sz="0" w:space="0" w:color="auto"/>
                    <w:bottom w:val="none" w:sz="0" w:space="0" w:color="auto"/>
                    <w:right w:val="none" w:sz="0" w:space="0" w:color="auto"/>
                  </w:divBdr>
                  <w:divsChild>
                    <w:div w:id="512260522">
                      <w:marLeft w:val="0"/>
                      <w:marRight w:val="0"/>
                      <w:marTop w:val="0"/>
                      <w:marBottom w:val="0"/>
                      <w:divBdr>
                        <w:top w:val="none" w:sz="0" w:space="0" w:color="auto"/>
                        <w:left w:val="none" w:sz="0" w:space="0" w:color="auto"/>
                        <w:bottom w:val="none" w:sz="0" w:space="0" w:color="auto"/>
                        <w:right w:val="none" w:sz="0" w:space="0" w:color="auto"/>
                      </w:divBdr>
                      <w:divsChild>
                        <w:div w:id="1559170163">
                          <w:marLeft w:val="0"/>
                          <w:marRight w:val="0"/>
                          <w:marTop w:val="0"/>
                          <w:marBottom w:val="0"/>
                          <w:divBdr>
                            <w:top w:val="none" w:sz="0" w:space="0" w:color="auto"/>
                            <w:left w:val="none" w:sz="0" w:space="0" w:color="auto"/>
                            <w:bottom w:val="none" w:sz="0" w:space="0" w:color="auto"/>
                            <w:right w:val="none" w:sz="0" w:space="0" w:color="auto"/>
                          </w:divBdr>
                          <w:divsChild>
                            <w:div w:id="1222641150">
                              <w:marLeft w:val="0"/>
                              <w:marRight w:val="0"/>
                              <w:marTop w:val="0"/>
                              <w:marBottom w:val="0"/>
                              <w:divBdr>
                                <w:top w:val="none" w:sz="0" w:space="0" w:color="auto"/>
                                <w:left w:val="none" w:sz="0" w:space="0" w:color="auto"/>
                                <w:bottom w:val="none" w:sz="0" w:space="0" w:color="auto"/>
                                <w:right w:val="none" w:sz="0" w:space="0" w:color="auto"/>
                              </w:divBdr>
                              <w:divsChild>
                                <w:div w:id="1043747047">
                                  <w:marLeft w:val="0"/>
                                  <w:marRight w:val="0"/>
                                  <w:marTop w:val="0"/>
                                  <w:marBottom w:val="0"/>
                                  <w:divBdr>
                                    <w:top w:val="none" w:sz="0" w:space="0" w:color="auto"/>
                                    <w:left w:val="none" w:sz="0" w:space="0" w:color="auto"/>
                                    <w:bottom w:val="none" w:sz="0" w:space="0" w:color="auto"/>
                                    <w:right w:val="none" w:sz="0" w:space="0" w:color="auto"/>
                                  </w:divBdr>
                                  <w:divsChild>
                                    <w:div w:id="747579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215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734931">
          <w:marLeft w:val="0"/>
          <w:marRight w:val="0"/>
          <w:marTop w:val="0"/>
          <w:marBottom w:val="0"/>
          <w:divBdr>
            <w:top w:val="none" w:sz="0" w:space="0" w:color="auto"/>
            <w:left w:val="none" w:sz="0" w:space="0" w:color="auto"/>
            <w:bottom w:val="none" w:sz="0" w:space="0" w:color="auto"/>
            <w:right w:val="none" w:sz="0" w:space="0" w:color="auto"/>
          </w:divBdr>
          <w:divsChild>
            <w:div w:id="1812937357">
              <w:marLeft w:val="0"/>
              <w:marRight w:val="0"/>
              <w:marTop w:val="0"/>
              <w:marBottom w:val="0"/>
              <w:divBdr>
                <w:top w:val="none" w:sz="0" w:space="0" w:color="auto"/>
                <w:left w:val="none" w:sz="0" w:space="0" w:color="auto"/>
                <w:bottom w:val="none" w:sz="0" w:space="0" w:color="auto"/>
                <w:right w:val="none" w:sz="0" w:space="0" w:color="auto"/>
              </w:divBdr>
              <w:divsChild>
                <w:div w:id="5125009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67743">
                      <w:marLeft w:val="0"/>
                      <w:marRight w:val="0"/>
                      <w:marTop w:val="0"/>
                      <w:marBottom w:val="0"/>
                      <w:divBdr>
                        <w:top w:val="none" w:sz="0" w:space="0" w:color="auto"/>
                        <w:left w:val="none" w:sz="0" w:space="0" w:color="auto"/>
                        <w:bottom w:val="none" w:sz="0" w:space="0" w:color="auto"/>
                        <w:right w:val="none" w:sz="0" w:space="0" w:color="auto"/>
                      </w:divBdr>
                    </w:div>
                  </w:divsChild>
                </w:div>
                <w:div w:id="807892556">
                  <w:marLeft w:val="0"/>
                  <w:marRight w:val="0"/>
                  <w:marTop w:val="0"/>
                  <w:marBottom w:val="0"/>
                  <w:divBdr>
                    <w:top w:val="none" w:sz="0" w:space="0" w:color="auto"/>
                    <w:left w:val="none" w:sz="0" w:space="0" w:color="auto"/>
                    <w:bottom w:val="none" w:sz="0" w:space="0" w:color="auto"/>
                    <w:right w:val="none" w:sz="0" w:space="0" w:color="auto"/>
                  </w:divBdr>
                  <w:divsChild>
                    <w:div w:id="133310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806060">
                  <w:marLeft w:val="0"/>
                  <w:marRight w:val="0"/>
                  <w:marTop w:val="0"/>
                  <w:marBottom w:val="0"/>
                  <w:divBdr>
                    <w:top w:val="none" w:sz="0" w:space="0" w:color="auto"/>
                    <w:left w:val="none" w:sz="0" w:space="0" w:color="auto"/>
                    <w:bottom w:val="none" w:sz="0" w:space="0" w:color="auto"/>
                    <w:right w:val="none" w:sz="0" w:space="0" w:color="auto"/>
                  </w:divBdr>
                  <w:divsChild>
                    <w:div w:id="1067189588">
                      <w:marLeft w:val="0"/>
                      <w:marRight w:val="0"/>
                      <w:marTop w:val="0"/>
                      <w:marBottom w:val="0"/>
                      <w:divBdr>
                        <w:top w:val="none" w:sz="0" w:space="0" w:color="auto"/>
                        <w:left w:val="none" w:sz="0" w:space="0" w:color="auto"/>
                        <w:bottom w:val="none" w:sz="0" w:space="0" w:color="auto"/>
                        <w:right w:val="none" w:sz="0" w:space="0" w:color="auto"/>
                      </w:divBdr>
                    </w:div>
                    <w:div w:id="15269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9134">
          <w:marLeft w:val="0"/>
          <w:marRight w:val="0"/>
          <w:marTop w:val="0"/>
          <w:marBottom w:val="0"/>
          <w:divBdr>
            <w:top w:val="none" w:sz="0" w:space="0" w:color="auto"/>
            <w:left w:val="none" w:sz="0" w:space="0" w:color="auto"/>
            <w:bottom w:val="none" w:sz="0" w:space="0" w:color="auto"/>
            <w:right w:val="none" w:sz="0" w:space="0" w:color="auto"/>
          </w:divBdr>
          <w:divsChild>
            <w:div w:id="524517109">
              <w:marLeft w:val="0"/>
              <w:marRight w:val="0"/>
              <w:marTop w:val="0"/>
              <w:marBottom w:val="0"/>
              <w:divBdr>
                <w:top w:val="none" w:sz="0" w:space="0" w:color="auto"/>
                <w:left w:val="none" w:sz="0" w:space="0" w:color="auto"/>
                <w:bottom w:val="none" w:sz="0" w:space="0" w:color="auto"/>
                <w:right w:val="none" w:sz="0" w:space="0" w:color="auto"/>
              </w:divBdr>
              <w:divsChild>
                <w:div w:id="2017683801">
                  <w:marLeft w:val="0"/>
                  <w:marRight w:val="0"/>
                  <w:marTop w:val="0"/>
                  <w:marBottom w:val="0"/>
                  <w:divBdr>
                    <w:top w:val="none" w:sz="0" w:space="0" w:color="auto"/>
                    <w:left w:val="none" w:sz="0" w:space="0" w:color="auto"/>
                    <w:bottom w:val="none" w:sz="0" w:space="0" w:color="auto"/>
                    <w:right w:val="none" w:sz="0" w:space="0" w:color="auto"/>
                  </w:divBdr>
                  <w:divsChild>
                    <w:div w:id="1711153000">
                      <w:marLeft w:val="0"/>
                      <w:marRight w:val="0"/>
                      <w:marTop w:val="0"/>
                      <w:marBottom w:val="0"/>
                      <w:divBdr>
                        <w:top w:val="none" w:sz="0" w:space="0" w:color="auto"/>
                        <w:left w:val="none" w:sz="0" w:space="0" w:color="auto"/>
                        <w:bottom w:val="none" w:sz="0" w:space="0" w:color="auto"/>
                        <w:right w:val="none" w:sz="0" w:space="0" w:color="auto"/>
                      </w:divBdr>
                      <w:divsChild>
                        <w:div w:id="1609584288">
                          <w:marLeft w:val="0"/>
                          <w:marRight w:val="0"/>
                          <w:marTop w:val="0"/>
                          <w:marBottom w:val="0"/>
                          <w:divBdr>
                            <w:top w:val="none" w:sz="0" w:space="0" w:color="auto"/>
                            <w:left w:val="none" w:sz="0" w:space="0" w:color="auto"/>
                            <w:bottom w:val="none" w:sz="0" w:space="0" w:color="auto"/>
                            <w:right w:val="none" w:sz="0" w:space="0" w:color="auto"/>
                          </w:divBdr>
                          <w:divsChild>
                            <w:div w:id="1871608579">
                              <w:marLeft w:val="0"/>
                              <w:marRight w:val="0"/>
                              <w:marTop w:val="0"/>
                              <w:marBottom w:val="0"/>
                              <w:divBdr>
                                <w:top w:val="none" w:sz="0" w:space="0" w:color="auto"/>
                                <w:left w:val="none" w:sz="0" w:space="0" w:color="auto"/>
                                <w:bottom w:val="none" w:sz="0" w:space="0" w:color="auto"/>
                                <w:right w:val="none" w:sz="0" w:space="0" w:color="auto"/>
                              </w:divBdr>
                              <w:divsChild>
                                <w:div w:id="2084718873">
                                  <w:marLeft w:val="0"/>
                                  <w:marRight w:val="0"/>
                                  <w:marTop w:val="0"/>
                                  <w:marBottom w:val="0"/>
                                  <w:divBdr>
                                    <w:top w:val="none" w:sz="0" w:space="0" w:color="auto"/>
                                    <w:left w:val="none" w:sz="0" w:space="0" w:color="auto"/>
                                    <w:bottom w:val="none" w:sz="0" w:space="0" w:color="auto"/>
                                    <w:right w:val="none" w:sz="0" w:space="0" w:color="auto"/>
                                  </w:divBdr>
                                  <w:divsChild>
                                    <w:div w:id="580409033">
                                      <w:marLeft w:val="0"/>
                                      <w:marRight w:val="0"/>
                                      <w:marTop w:val="0"/>
                                      <w:marBottom w:val="0"/>
                                      <w:divBdr>
                                        <w:top w:val="none" w:sz="0" w:space="0" w:color="auto"/>
                                        <w:left w:val="none" w:sz="0" w:space="0" w:color="auto"/>
                                        <w:bottom w:val="none" w:sz="0" w:space="0" w:color="auto"/>
                                        <w:right w:val="none" w:sz="0" w:space="0" w:color="auto"/>
                                      </w:divBdr>
                                      <w:divsChild>
                                        <w:div w:id="536040254">
                                          <w:marLeft w:val="0"/>
                                          <w:marRight w:val="0"/>
                                          <w:marTop w:val="0"/>
                                          <w:marBottom w:val="0"/>
                                          <w:divBdr>
                                            <w:top w:val="none" w:sz="0" w:space="0" w:color="auto"/>
                                            <w:left w:val="none" w:sz="0" w:space="0" w:color="auto"/>
                                            <w:bottom w:val="none" w:sz="0" w:space="0" w:color="auto"/>
                                            <w:right w:val="none" w:sz="0" w:space="0" w:color="auto"/>
                                          </w:divBdr>
                                          <w:divsChild>
                                            <w:div w:id="17473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797052">
          <w:marLeft w:val="0"/>
          <w:marRight w:val="0"/>
          <w:marTop w:val="0"/>
          <w:marBottom w:val="0"/>
          <w:divBdr>
            <w:top w:val="none" w:sz="0" w:space="0" w:color="auto"/>
            <w:left w:val="none" w:sz="0" w:space="0" w:color="auto"/>
            <w:bottom w:val="none" w:sz="0" w:space="0" w:color="auto"/>
            <w:right w:val="none" w:sz="0" w:space="0" w:color="auto"/>
          </w:divBdr>
          <w:divsChild>
            <w:div w:id="1257251429">
              <w:marLeft w:val="0"/>
              <w:marRight w:val="0"/>
              <w:marTop w:val="0"/>
              <w:marBottom w:val="0"/>
              <w:divBdr>
                <w:top w:val="none" w:sz="0" w:space="0" w:color="auto"/>
                <w:left w:val="none" w:sz="0" w:space="0" w:color="auto"/>
                <w:bottom w:val="none" w:sz="0" w:space="0" w:color="auto"/>
                <w:right w:val="none" w:sz="0" w:space="0" w:color="auto"/>
              </w:divBdr>
            </w:div>
          </w:divsChild>
        </w:div>
        <w:div w:id="1703284122">
          <w:marLeft w:val="0"/>
          <w:marRight w:val="0"/>
          <w:marTop w:val="0"/>
          <w:marBottom w:val="0"/>
          <w:divBdr>
            <w:top w:val="none" w:sz="0" w:space="0" w:color="auto"/>
            <w:left w:val="none" w:sz="0" w:space="0" w:color="auto"/>
            <w:bottom w:val="none" w:sz="0" w:space="0" w:color="auto"/>
            <w:right w:val="none" w:sz="0" w:space="0" w:color="auto"/>
          </w:divBdr>
          <w:divsChild>
            <w:div w:id="1463645622">
              <w:marLeft w:val="0"/>
              <w:marRight w:val="0"/>
              <w:marTop w:val="0"/>
              <w:marBottom w:val="0"/>
              <w:divBdr>
                <w:top w:val="none" w:sz="0" w:space="0" w:color="auto"/>
                <w:left w:val="none" w:sz="0" w:space="0" w:color="auto"/>
                <w:bottom w:val="none" w:sz="0" w:space="0" w:color="auto"/>
                <w:right w:val="none" w:sz="0" w:space="0" w:color="auto"/>
              </w:divBdr>
              <w:divsChild>
                <w:div w:id="1621762535">
                  <w:marLeft w:val="0"/>
                  <w:marRight w:val="0"/>
                  <w:marTop w:val="0"/>
                  <w:marBottom w:val="0"/>
                  <w:divBdr>
                    <w:top w:val="none" w:sz="0" w:space="0" w:color="auto"/>
                    <w:left w:val="none" w:sz="0" w:space="0" w:color="auto"/>
                    <w:bottom w:val="none" w:sz="0" w:space="0" w:color="auto"/>
                    <w:right w:val="none" w:sz="0" w:space="0" w:color="auto"/>
                  </w:divBdr>
                  <w:divsChild>
                    <w:div w:id="566571077">
                      <w:marLeft w:val="0"/>
                      <w:marRight w:val="0"/>
                      <w:marTop w:val="0"/>
                      <w:marBottom w:val="0"/>
                      <w:divBdr>
                        <w:top w:val="none" w:sz="0" w:space="0" w:color="auto"/>
                        <w:left w:val="none" w:sz="0" w:space="0" w:color="auto"/>
                        <w:bottom w:val="none" w:sz="0" w:space="0" w:color="auto"/>
                        <w:right w:val="none" w:sz="0" w:space="0" w:color="auto"/>
                      </w:divBdr>
                      <w:divsChild>
                        <w:div w:id="147575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1727">
                  <w:marLeft w:val="0"/>
                  <w:marRight w:val="0"/>
                  <w:marTop w:val="0"/>
                  <w:marBottom w:val="0"/>
                  <w:divBdr>
                    <w:top w:val="none" w:sz="0" w:space="0" w:color="auto"/>
                    <w:left w:val="none" w:sz="0" w:space="0" w:color="auto"/>
                    <w:bottom w:val="none" w:sz="0" w:space="0" w:color="auto"/>
                    <w:right w:val="none" w:sz="0" w:space="0" w:color="auto"/>
                  </w:divBdr>
                  <w:divsChild>
                    <w:div w:id="875198142">
                      <w:marLeft w:val="0"/>
                      <w:marRight w:val="0"/>
                      <w:marTop w:val="0"/>
                      <w:marBottom w:val="0"/>
                      <w:divBdr>
                        <w:top w:val="none" w:sz="0" w:space="0" w:color="auto"/>
                        <w:left w:val="none" w:sz="0" w:space="0" w:color="auto"/>
                        <w:bottom w:val="none" w:sz="0" w:space="0" w:color="auto"/>
                        <w:right w:val="none" w:sz="0" w:space="0" w:color="auto"/>
                      </w:divBdr>
                      <w:divsChild>
                        <w:div w:id="1572619624">
                          <w:marLeft w:val="0"/>
                          <w:marRight w:val="0"/>
                          <w:marTop w:val="0"/>
                          <w:marBottom w:val="0"/>
                          <w:divBdr>
                            <w:top w:val="none" w:sz="0" w:space="0" w:color="auto"/>
                            <w:left w:val="none" w:sz="0" w:space="0" w:color="auto"/>
                            <w:bottom w:val="none" w:sz="0" w:space="0" w:color="auto"/>
                            <w:right w:val="none" w:sz="0" w:space="0" w:color="auto"/>
                          </w:divBdr>
                          <w:divsChild>
                            <w:div w:id="843859439">
                              <w:marLeft w:val="0"/>
                              <w:marRight w:val="0"/>
                              <w:marTop w:val="0"/>
                              <w:marBottom w:val="0"/>
                              <w:divBdr>
                                <w:top w:val="none" w:sz="0" w:space="0" w:color="auto"/>
                                <w:left w:val="none" w:sz="0" w:space="0" w:color="auto"/>
                                <w:bottom w:val="none" w:sz="0" w:space="0" w:color="auto"/>
                                <w:right w:val="none" w:sz="0" w:space="0" w:color="auto"/>
                              </w:divBdr>
                            </w:div>
                            <w:div w:id="192217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707500">
          <w:marLeft w:val="0"/>
          <w:marRight w:val="0"/>
          <w:marTop w:val="0"/>
          <w:marBottom w:val="0"/>
          <w:divBdr>
            <w:top w:val="none" w:sz="0" w:space="0" w:color="auto"/>
            <w:left w:val="none" w:sz="0" w:space="0" w:color="auto"/>
            <w:bottom w:val="none" w:sz="0" w:space="0" w:color="auto"/>
            <w:right w:val="none" w:sz="0" w:space="0" w:color="auto"/>
          </w:divBdr>
          <w:divsChild>
            <w:div w:id="821895731">
              <w:marLeft w:val="0"/>
              <w:marRight w:val="0"/>
              <w:marTop w:val="0"/>
              <w:marBottom w:val="0"/>
              <w:divBdr>
                <w:top w:val="none" w:sz="0" w:space="0" w:color="auto"/>
                <w:left w:val="none" w:sz="0" w:space="0" w:color="auto"/>
                <w:bottom w:val="none" w:sz="0" w:space="0" w:color="auto"/>
                <w:right w:val="none" w:sz="0" w:space="0" w:color="auto"/>
              </w:divBdr>
              <w:divsChild>
                <w:div w:id="1799907096">
                  <w:marLeft w:val="0"/>
                  <w:marRight w:val="0"/>
                  <w:marTop w:val="0"/>
                  <w:marBottom w:val="0"/>
                  <w:divBdr>
                    <w:top w:val="none" w:sz="0" w:space="0" w:color="auto"/>
                    <w:left w:val="none" w:sz="0" w:space="0" w:color="auto"/>
                    <w:bottom w:val="none" w:sz="0" w:space="0" w:color="auto"/>
                    <w:right w:val="none" w:sz="0" w:space="0" w:color="auto"/>
                  </w:divBdr>
                  <w:divsChild>
                    <w:div w:id="1221986758">
                      <w:marLeft w:val="0"/>
                      <w:marRight w:val="0"/>
                      <w:marTop w:val="0"/>
                      <w:marBottom w:val="0"/>
                      <w:divBdr>
                        <w:top w:val="none" w:sz="0" w:space="0" w:color="auto"/>
                        <w:left w:val="none" w:sz="0" w:space="0" w:color="auto"/>
                        <w:bottom w:val="none" w:sz="0" w:space="0" w:color="auto"/>
                        <w:right w:val="none" w:sz="0" w:space="0" w:color="auto"/>
                      </w:divBdr>
                      <w:divsChild>
                        <w:div w:id="569585709">
                          <w:marLeft w:val="0"/>
                          <w:marRight w:val="0"/>
                          <w:marTop w:val="0"/>
                          <w:marBottom w:val="0"/>
                          <w:divBdr>
                            <w:top w:val="none" w:sz="0" w:space="0" w:color="auto"/>
                            <w:left w:val="none" w:sz="0" w:space="0" w:color="auto"/>
                            <w:bottom w:val="none" w:sz="0" w:space="0" w:color="auto"/>
                            <w:right w:val="none" w:sz="0" w:space="0" w:color="auto"/>
                          </w:divBdr>
                          <w:divsChild>
                            <w:div w:id="1607957817">
                              <w:marLeft w:val="0"/>
                              <w:marRight w:val="0"/>
                              <w:marTop w:val="0"/>
                              <w:marBottom w:val="0"/>
                              <w:divBdr>
                                <w:top w:val="none" w:sz="0" w:space="0" w:color="auto"/>
                                <w:left w:val="none" w:sz="0" w:space="0" w:color="auto"/>
                                <w:bottom w:val="none" w:sz="0" w:space="0" w:color="auto"/>
                                <w:right w:val="none" w:sz="0" w:space="0" w:color="auto"/>
                              </w:divBdr>
                            </w:div>
                            <w:div w:id="203117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029625">
                  <w:marLeft w:val="0"/>
                  <w:marRight w:val="0"/>
                  <w:marTop w:val="0"/>
                  <w:marBottom w:val="0"/>
                  <w:divBdr>
                    <w:top w:val="none" w:sz="0" w:space="0" w:color="auto"/>
                    <w:left w:val="none" w:sz="0" w:space="0" w:color="auto"/>
                    <w:bottom w:val="none" w:sz="0" w:space="0" w:color="auto"/>
                    <w:right w:val="none" w:sz="0" w:space="0" w:color="auto"/>
                  </w:divBdr>
                  <w:divsChild>
                    <w:div w:id="677539524">
                      <w:marLeft w:val="0"/>
                      <w:marRight w:val="0"/>
                      <w:marTop w:val="0"/>
                      <w:marBottom w:val="0"/>
                      <w:divBdr>
                        <w:top w:val="none" w:sz="0" w:space="0" w:color="auto"/>
                        <w:left w:val="none" w:sz="0" w:space="0" w:color="auto"/>
                        <w:bottom w:val="none" w:sz="0" w:space="0" w:color="auto"/>
                        <w:right w:val="none" w:sz="0" w:space="0" w:color="auto"/>
                      </w:divBdr>
                      <w:divsChild>
                        <w:div w:id="8713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991029">
          <w:marLeft w:val="0"/>
          <w:marRight w:val="0"/>
          <w:marTop w:val="0"/>
          <w:marBottom w:val="0"/>
          <w:divBdr>
            <w:top w:val="none" w:sz="0" w:space="0" w:color="auto"/>
            <w:left w:val="none" w:sz="0" w:space="0" w:color="auto"/>
            <w:bottom w:val="none" w:sz="0" w:space="0" w:color="auto"/>
            <w:right w:val="none" w:sz="0" w:space="0" w:color="auto"/>
          </w:divBdr>
          <w:divsChild>
            <w:div w:id="2127697899">
              <w:marLeft w:val="0"/>
              <w:marRight w:val="0"/>
              <w:marTop w:val="0"/>
              <w:marBottom w:val="0"/>
              <w:divBdr>
                <w:top w:val="none" w:sz="0" w:space="0" w:color="auto"/>
                <w:left w:val="none" w:sz="0" w:space="0" w:color="auto"/>
                <w:bottom w:val="none" w:sz="0" w:space="0" w:color="auto"/>
                <w:right w:val="none" w:sz="0" w:space="0" w:color="auto"/>
              </w:divBdr>
            </w:div>
          </w:divsChild>
        </w:div>
        <w:div w:id="617416929">
          <w:marLeft w:val="0"/>
          <w:marRight w:val="0"/>
          <w:marTop w:val="0"/>
          <w:marBottom w:val="0"/>
          <w:divBdr>
            <w:top w:val="none" w:sz="0" w:space="0" w:color="auto"/>
            <w:left w:val="none" w:sz="0" w:space="0" w:color="auto"/>
            <w:bottom w:val="none" w:sz="0" w:space="0" w:color="auto"/>
            <w:right w:val="none" w:sz="0" w:space="0" w:color="auto"/>
          </w:divBdr>
          <w:divsChild>
            <w:div w:id="1700739931">
              <w:marLeft w:val="0"/>
              <w:marRight w:val="0"/>
              <w:marTop w:val="0"/>
              <w:marBottom w:val="0"/>
              <w:divBdr>
                <w:top w:val="none" w:sz="0" w:space="0" w:color="auto"/>
                <w:left w:val="none" w:sz="0" w:space="0" w:color="auto"/>
                <w:bottom w:val="none" w:sz="0" w:space="0" w:color="auto"/>
                <w:right w:val="none" w:sz="0" w:space="0" w:color="auto"/>
              </w:divBdr>
            </w:div>
          </w:divsChild>
        </w:div>
        <w:div w:id="638848422">
          <w:marLeft w:val="0"/>
          <w:marRight w:val="0"/>
          <w:marTop w:val="0"/>
          <w:marBottom w:val="0"/>
          <w:divBdr>
            <w:top w:val="none" w:sz="0" w:space="0" w:color="auto"/>
            <w:left w:val="none" w:sz="0" w:space="0" w:color="auto"/>
            <w:bottom w:val="none" w:sz="0" w:space="0" w:color="auto"/>
            <w:right w:val="none" w:sz="0" w:space="0" w:color="auto"/>
          </w:divBdr>
          <w:divsChild>
            <w:div w:id="1777941769">
              <w:marLeft w:val="0"/>
              <w:marRight w:val="0"/>
              <w:marTop w:val="0"/>
              <w:marBottom w:val="0"/>
              <w:divBdr>
                <w:top w:val="none" w:sz="0" w:space="0" w:color="auto"/>
                <w:left w:val="none" w:sz="0" w:space="0" w:color="auto"/>
                <w:bottom w:val="none" w:sz="0" w:space="0" w:color="auto"/>
                <w:right w:val="none" w:sz="0" w:space="0" w:color="auto"/>
              </w:divBdr>
              <w:divsChild>
                <w:div w:id="1578131819">
                  <w:marLeft w:val="0"/>
                  <w:marRight w:val="0"/>
                  <w:marTop w:val="0"/>
                  <w:marBottom w:val="0"/>
                  <w:divBdr>
                    <w:top w:val="none" w:sz="0" w:space="0" w:color="auto"/>
                    <w:left w:val="none" w:sz="0" w:space="0" w:color="auto"/>
                    <w:bottom w:val="none" w:sz="0" w:space="0" w:color="auto"/>
                    <w:right w:val="none" w:sz="0" w:space="0" w:color="auto"/>
                  </w:divBdr>
                  <w:divsChild>
                    <w:div w:id="1091900537">
                      <w:marLeft w:val="0"/>
                      <w:marRight w:val="0"/>
                      <w:marTop w:val="0"/>
                      <w:marBottom w:val="0"/>
                      <w:divBdr>
                        <w:top w:val="none" w:sz="0" w:space="0" w:color="auto"/>
                        <w:left w:val="none" w:sz="0" w:space="0" w:color="auto"/>
                        <w:bottom w:val="none" w:sz="0" w:space="0" w:color="auto"/>
                        <w:right w:val="none" w:sz="0" w:space="0" w:color="auto"/>
                      </w:divBdr>
                    </w:div>
                    <w:div w:id="181155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027755">
          <w:marLeft w:val="0"/>
          <w:marRight w:val="0"/>
          <w:marTop w:val="0"/>
          <w:marBottom w:val="0"/>
          <w:divBdr>
            <w:top w:val="none" w:sz="0" w:space="0" w:color="auto"/>
            <w:left w:val="none" w:sz="0" w:space="0" w:color="auto"/>
            <w:bottom w:val="none" w:sz="0" w:space="0" w:color="auto"/>
            <w:right w:val="none" w:sz="0" w:space="0" w:color="auto"/>
          </w:divBdr>
          <w:divsChild>
            <w:div w:id="1978535836">
              <w:marLeft w:val="0"/>
              <w:marRight w:val="0"/>
              <w:marTop w:val="0"/>
              <w:marBottom w:val="0"/>
              <w:divBdr>
                <w:top w:val="none" w:sz="0" w:space="0" w:color="auto"/>
                <w:left w:val="none" w:sz="0" w:space="0" w:color="auto"/>
                <w:bottom w:val="none" w:sz="0" w:space="0" w:color="auto"/>
                <w:right w:val="none" w:sz="0" w:space="0" w:color="auto"/>
              </w:divBdr>
              <w:divsChild>
                <w:div w:id="1794516697">
                  <w:marLeft w:val="0"/>
                  <w:marRight w:val="0"/>
                  <w:marTop w:val="0"/>
                  <w:marBottom w:val="0"/>
                  <w:divBdr>
                    <w:top w:val="none" w:sz="0" w:space="0" w:color="auto"/>
                    <w:left w:val="none" w:sz="0" w:space="0" w:color="auto"/>
                    <w:bottom w:val="none" w:sz="0" w:space="0" w:color="auto"/>
                    <w:right w:val="none" w:sz="0" w:space="0" w:color="auto"/>
                  </w:divBdr>
                  <w:divsChild>
                    <w:div w:id="691148407">
                      <w:marLeft w:val="0"/>
                      <w:marRight w:val="0"/>
                      <w:marTop w:val="0"/>
                      <w:marBottom w:val="0"/>
                      <w:divBdr>
                        <w:top w:val="none" w:sz="0" w:space="0" w:color="auto"/>
                        <w:left w:val="none" w:sz="0" w:space="0" w:color="auto"/>
                        <w:bottom w:val="none" w:sz="0" w:space="0" w:color="auto"/>
                        <w:right w:val="none" w:sz="0" w:space="0" w:color="auto"/>
                      </w:divBdr>
                      <w:divsChild>
                        <w:div w:id="678776512">
                          <w:marLeft w:val="0"/>
                          <w:marRight w:val="0"/>
                          <w:marTop w:val="0"/>
                          <w:marBottom w:val="0"/>
                          <w:divBdr>
                            <w:top w:val="none" w:sz="0" w:space="0" w:color="auto"/>
                            <w:left w:val="none" w:sz="0" w:space="0" w:color="auto"/>
                            <w:bottom w:val="none" w:sz="0" w:space="0" w:color="auto"/>
                            <w:right w:val="none" w:sz="0" w:space="0" w:color="auto"/>
                          </w:divBdr>
                          <w:divsChild>
                            <w:div w:id="805128642">
                              <w:marLeft w:val="0"/>
                              <w:marRight w:val="0"/>
                              <w:marTop w:val="0"/>
                              <w:marBottom w:val="0"/>
                              <w:divBdr>
                                <w:top w:val="none" w:sz="0" w:space="0" w:color="auto"/>
                                <w:left w:val="none" w:sz="0" w:space="0" w:color="auto"/>
                                <w:bottom w:val="none" w:sz="0" w:space="0" w:color="auto"/>
                                <w:right w:val="none" w:sz="0" w:space="0" w:color="auto"/>
                              </w:divBdr>
                              <w:divsChild>
                                <w:div w:id="15919357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97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343915">
          <w:marLeft w:val="0"/>
          <w:marRight w:val="0"/>
          <w:marTop w:val="0"/>
          <w:marBottom w:val="0"/>
          <w:divBdr>
            <w:top w:val="none" w:sz="0" w:space="0" w:color="auto"/>
            <w:left w:val="none" w:sz="0" w:space="0" w:color="auto"/>
            <w:bottom w:val="none" w:sz="0" w:space="0" w:color="auto"/>
            <w:right w:val="none" w:sz="0" w:space="0" w:color="auto"/>
          </w:divBdr>
          <w:divsChild>
            <w:div w:id="1885629173">
              <w:marLeft w:val="0"/>
              <w:marRight w:val="0"/>
              <w:marTop w:val="0"/>
              <w:marBottom w:val="0"/>
              <w:divBdr>
                <w:top w:val="none" w:sz="0" w:space="0" w:color="auto"/>
                <w:left w:val="none" w:sz="0" w:space="0" w:color="auto"/>
                <w:bottom w:val="none" w:sz="0" w:space="0" w:color="auto"/>
                <w:right w:val="none" w:sz="0" w:space="0" w:color="auto"/>
              </w:divBdr>
              <w:divsChild>
                <w:div w:id="1544250383">
                  <w:marLeft w:val="0"/>
                  <w:marRight w:val="0"/>
                  <w:marTop w:val="0"/>
                  <w:marBottom w:val="0"/>
                  <w:divBdr>
                    <w:top w:val="none" w:sz="0" w:space="0" w:color="auto"/>
                    <w:left w:val="none" w:sz="0" w:space="0" w:color="auto"/>
                    <w:bottom w:val="none" w:sz="0" w:space="0" w:color="auto"/>
                    <w:right w:val="none" w:sz="0" w:space="0" w:color="auto"/>
                  </w:divBdr>
                  <w:divsChild>
                    <w:div w:id="2130781149">
                      <w:marLeft w:val="0"/>
                      <w:marRight w:val="0"/>
                      <w:marTop w:val="0"/>
                      <w:marBottom w:val="0"/>
                      <w:divBdr>
                        <w:top w:val="none" w:sz="0" w:space="0" w:color="auto"/>
                        <w:left w:val="none" w:sz="0" w:space="0" w:color="auto"/>
                        <w:bottom w:val="none" w:sz="0" w:space="0" w:color="auto"/>
                        <w:right w:val="none" w:sz="0" w:space="0" w:color="auto"/>
                      </w:divBdr>
                      <w:divsChild>
                        <w:div w:id="74796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56637">
                  <w:marLeft w:val="0"/>
                  <w:marRight w:val="0"/>
                  <w:marTop w:val="0"/>
                  <w:marBottom w:val="0"/>
                  <w:divBdr>
                    <w:top w:val="none" w:sz="0" w:space="0" w:color="auto"/>
                    <w:left w:val="none" w:sz="0" w:space="0" w:color="auto"/>
                    <w:bottom w:val="none" w:sz="0" w:space="0" w:color="auto"/>
                    <w:right w:val="none" w:sz="0" w:space="0" w:color="auto"/>
                  </w:divBdr>
                  <w:divsChild>
                    <w:div w:id="799148068">
                      <w:marLeft w:val="0"/>
                      <w:marRight w:val="0"/>
                      <w:marTop w:val="0"/>
                      <w:marBottom w:val="0"/>
                      <w:divBdr>
                        <w:top w:val="none" w:sz="0" w:space="0" w:color="auto"/>
                        <w:left w:val="none" w:sz="0" w:space="0" w:color="auto"/>
                        <w:bottom w:val="none" w:sz="0" w:space="0" w:color="auto"/>
                        <w:right w:val="none" w:sz="0" w:space="0" w:color="auto"/>
                      </w:divBdr>
                      <w:divsChild>
                        <w:div w:id="1568540066">
                          <w:marLeft w:val="0"/>
                          <w:marRight w:val="0"/>
                          <w:marTop w:val="0"/>
                          <w:marBottom w:val="0"/>
                          <w:divBdr>
                            <w:top w:val="none" w:sz="0" w:space="0" w:color="auto"/>
                            <w:left w:val="none" w:sz="0" w:space="0" w:color="auto"/>
                            <w:bottom w:val="none" w:sz="0" w:space="0" w:color="auto"/>
                            <w:right w:val="none" w:sz="0" w:space="0" w:color="auto"/>
                          </w:divBdr>
                          <w:divsChild>
                            <w:div w:id="1059090910">
                              <w:marLeft w:val="0"/>
                              <w:marRight w:val="0"/>
                              <w:marTop w:val="0"/>
                              <w:marBottom w:val="0"/>
                              <w:divBdr>
                                <w:top w:val="none" w:sz="0" w:space="0" w:color="auto"/>
                                <w:left w:val="none" w:sz="0" w:space="0" w:color="auto"/>
                                <w:bottom w:val="none" w:sz="0" w:space="0" w:color="auto"/>
                                <w:right w:val="none" w:sz="0" w:space="0" w:color="auto"/>
                              </w:divBdr>
                            </w:div>
                            <w:div w:id="212514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218688">
          <w:marLeft w:val="0"/>
          <w:marRight w:val="0"/>
          <w:marTop w:val="0"/>
          <w:marBottom w:val="0"/>
          <w:divBdr>
            <w:top w:val="none" w:sz="0" w:space="0" w:color="auto"/>
            <w:left w:val="none" w:sz="0" w:space="0" w:color="auto"/>
            <w:bottom w:val="none" w:sz="0" w:space="0" w:color="auto"/>
            <w:right w:val="none" w:sz="0" w:space="0" w:color="auto"/>
          </w:divBdr>
          <w:divsChild>
            <w:div w:id="1034889303">
              <w:marLeft w:val="0"/>
              <w:marRight w:val="0"/>
              <w:marTop w:val="0"/>
              <w:marBottom w:val="0"/>
              <w:divBdr>
                <w:top w:val="none" w:sz="0" w:space="0" w:color="auto"/>
                <w:left w:val="none" w:sz="0" w:space="0" w:color="auto"/>
                <w:bottom w:val="none" w:sz="0" w:space="0" w:color="auto"/>
                <w:right w:val="none" w:sz="0" w:space="0" w:color="auto"/>
              </w:divBdr>
            </w:div>
          </w:divsChild>
        </w:div>
        <w:div w:id="826820546">
          <w:marLeft w:val="0"/>
          <w:marRight w:val="0"/>
          <w:marTop w:val="0"/>
          <w:marBottom w:val="0"/>
          <w:divBdr>
            <w:top w:val="none" w:sz="0" w:space="0" w:color="auto"/>
            <w:left w:val="none" w:sz="0" w:space="0" w:color="auto"/>
            <w:bottom w:val="none" w:sz="0" w:space="0" w:color="auto"/>
            <w:right w:val="none" w:sz="0" w:space="0" w:color="auto"/>
          </w:divBdr>
          <w:divsChild>
            <w:div w:id="917176428">
              <w:marLeft w:val="0"/>
              <w:marRight w:val="0"/>
              <w:marTop w:val="0"/>
              <w:marBottom w:val="0"/>
              <w:divBdr>
                <w:top w:val="none" w:sz="0" w:space="0" w:color="auto"/>
                <w:left w:val="none" w:sz="0" w:space="0" w:color="auto"/>
                <w:bottom w:val="none" w:sz="0" w:space="0" w:color="auto"/>
                <w:right w:val="none" w:sz="0" w:space="0" w:color="auto"/>
              </w:divBdr>
            </w:div>
          </w:divsChild>
        </w:div>
        <w:div w:id="846402712">
          <w:marLeft w:val="0"/>
          <w:marRight w:val="0"/>
          <w:marTop w:val="0"/>
          <w:marBottom w:val="0"/>
          <w:divBdr>
            <w:top w:val="none" w:sz="0" w:space="0" w:color="auto"/>
            <w:left w:val="none" w:sz="0" w:space="0" w:color="auto"/>
            <w:bottom w:val="none" w:sz="0" w:space="0" w:color="auto"/>
            <w:right w:val="none" w:sz="0" w:space="0" w:color="auto"/>
          </w:divBdr>
          <w:divsChild>
            <w:div w:id="1759018157">
              <w:marLeft w:val="0"/>
              <w:marRight w:val="0"/>
              <w:marTop w:val="0"/>
              <w:marBottom w:val="0"/>
              <w:divBdr>
                <w:top w:val="none" w:sz="0" w:space="0" w:color="auto"/>
                <w:left w:val="none" w:sz="0" w:space="0" w:color="auto"/>
                <w:bottom w:val="none" w:sz="0" w:space="0" w:color="auto"/>
                <w:right w:val="none" w:sz="0" w:space="0" w:color="auto"/>
              </w:divBdr>
            </w:div>
          </w:divsChild>
        </w:div>
        <w:div w:id="1899054151">
          <w:marLeft w:val="0"/>
          <w:marRight w:val="0"/>
          <w:marTop w:val="0"/>
          <w:marBottom w:val="0"/>
          <w:divBdr>
            <w:top w:val="none" w:sz="0" w:space="0" w:color="auto"/>
            <w:left w:val="none" w:sz="0" w:space="0" w:color="auto"/>
            <w:bottom w:val="none" w:sz="0" w:space="0" w:color="auto"/>
            <w:right w:val="none" w:sz="0" w:space="0" w:color="auto"/>
          </w:divBdr>
          <w:divsChild>
            <w:div w:id="882785350">
              <w:marLeft w:val="0"/>
              <w:marRight w:val="0"/>
              <w:marTop w:val="0"/>
              <w:marBottom w:val="0"/>
              <w:divBdr>
                <w:top w:val="none" w:sz="0" w:space="0" w:color="auto"/>
                <w:left w:val="none" w:sz="0" w:space="0" w:color="auto"/>
                <w:bottom w:val="none" w:sz="0" w:space="0" w:color="auto"/>
                <w:right w:val="none" w:sz="0" w:space="0" w:color="auto"/>
              </w:divBdr>
            </w:div>
          </w:divsChild>
        </w:div>
        <w:div w:id="1787890262">
          <w:marLeft w:val="0"/>
          <w:marRight w:val="0"/>
          <w:marTop w:val="0"/>
          <w:marBottom w:val="0"/>
          <w:divBdr>
            <w:top w:val="none" w:sz="0" w:space="0" w:color="auto"/>
            <w:left w:val="none" w:sz="0" w:space="0" w:color="auto"/>
            <w:bottom w:val="none" w:sz="0" w:space="0" w:color="auto"/>
            <w:right w:val="none" w:sz="0" w:space="0" w:color="auto"/>
          </w:divBdr>
          <w:divsChild>
            <w:div w:id="927615107">
              <w:marLeft w:val="0"/>
              <w:marRight w:val="0"/>
              <w:marTop w:val="0"/>
              <w:marBottom w:val="0"/>
              <w:divBdr>
                <w:top w:val="none" w:sz="0" w:space="0" w:color="auto"/>
                <w:left w:val="none" w:sz="0" w:space="0" w:color="auto"/>
                <w:bottom w:val="none" w:sz="0" w:space="0" w:color="auto"/>
                <w:right w:val="none" w:sz="0" w:space="0" w:color="auto"/>
              </w:divBdr>
            </w:div>
          </w:divsChild>
        </w:div>
        <w:div w:id="935137511">
          <w:marLeft w:val="0"/>
          <w:marRight w:val="0"/>
          <w:marTop w:val="0"/>
          <w:marBottom w:val="0"/>
          <w:divBdr>
            <w:top w:val="none" w:sz="0" w:space="0" w:color="auto"/>
            <w:left w:val="none" w:sz="0" w:space="0" w:color="auto"/>
            <w:bottom w:val="none" w:sz="0" w:space="0" w:color="auto"/>
            <w:right w:val="none" w:sz="0" w:space="0" w:color="auto"/>
          </w:divBdr>
          <w:divsChild>
            <w:div w:id="1634872845">
              <w:marLeft w:val="0"/>
              <w:marRight w:val="0"/>
              <w:marTop w:val="0"/>
              <w:marBottom w:val="0"/>
              <w:divBdr>
                <w:top w:val="none" w:sz="0" w:space="0" w:color="auto"/>
                <w:left w:val="none" w:sz="0" w:space="0" w:color="auto"/>
                <w:bottom w:val="none" w:sz="0" w:space="0" w:color="auto"/>
                <w:right w:val="none" w:sz="0" w:space="0" w:color="auto"/>
              </w:divBdr>
            </w:div>
          </w:divsChild>
        </w:div>
        <w:div w:id="1129206428">
          <w:marLeft w:val="0"/>
          <w:marRight w:val="0"/>
          <w:marTop w:val="0"/>
          <w:marBottom w:val="0"/>
          <w:divBdr>
            <w:top w:val="none" w:sz="0" w:space="0" w:color="auto"/>
            <w:left w:val="none" w:sz="0" w:space="0" w:color="auto"/>
            <w:bottom w:val="none" w:sz="0" w:space="0" w:color="auto"/>
            <w:right w:val="none" w:sz="0" w:space="0" w:color="auto"/>
          </w:divBdr>
          <w:divsChild>
            <w:div w:id="1644656153">
              <w:marLeft w:val="0"/>
              <w:marRight w:val="0"/>
              <w:marTop w:val="0"/>
              <w:marBottom w:val="0"/>
              <w:divBdr>
                <w:top w:val="none" w:sz="0" w:space="0" w:color="auto"/>
                <w:left w:val="none" w:sz="0" w:space="0" w:color="auto"/>
                <w:bottom w:val="none" w:sz="0" w:space="0" w:color="auto"/>
                <w:right w:val="none" w:sz="0" w:space="0" w:color="auto"/>
              </w:divBdr>
            </w:div>
          </w:divsChild>
        </w:div>
        <w:div w:id="1133788482">
          <w:marLeft w:val="0"/>
          <w:marRight w:val="0"/>
          <w:marTop w:val="0"/>
          <w:marBottom w:val="0"/>
          <w:divBdr>
            <w:top w:val="none" w:sz="0" w:space="0" w:color="auto"/>
            <w:left w:val="none" w:sz="0" w:space="0" w:color="auto"/>
            <w:bottom w:val="none" w:sz="0" w:space="0" w:color="auto"/>
            <w:right w:val="none" w:sz="0" w:space="0" w:color="auto"/>
          </w:divBdr>
          <w:divsChild>
            <w:div w:id="2092002193">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 w:id="1460805428">
          <w:marLeft w:val="0"/>
          <w:marRight w:val="0"/>
          <w:marTop w:val="0"/>
          <w:marBottom w:val="0"/>
          <w:divBdr>
            <w:top w:val="none" w:sz="0" w:space="0" w:color="auto"/>
            <w:left w:val="none" w:sz="0" w:space="0" w:color="auto"/>
            <w:bottom w:val="none" w:sz="0" w:space="0" w:color="auto"/>
            <w:right w:val="none" w:sz="0" w:space="0" w:color="auto"/>
          </w:divBdr>
          <w:divsChild>
            <w:div w:id="1292056792">
              <w:marLeft w:val="0"/>
              <w:marRight w:val="0"/>
              <w:marTop w:val="0"/>
              <w:marBottom w:val="0"/>
              <w:divBdr>
                <w:top w:val="none" w:sz="0" w:space="0" w:color="auto"/>
                <w:left w:val="none" w:sz="0" w:space="0" w:color="auto"/>
                <w:bottom w:val="none" w:sz="0" w:space="0" w:color="auto"/>
                <w:right w:val="none" w:sz="0" w:space="0" w:color="auto"/>
              </w:divBdr>
            </w:div>
          </w:divsChild>
        </w:div>
        <w:div w:id="1331442981">
          <w:marLeft w:val="0"/>
          <w:marRight w:val="0"/>
          <w:marTop w:val="0"/>
          <w:marBottom w:val="0"/>
          <w:divBdr>
            <w:top w:val="none" w:sz="0" w:space="0" w:color="auto"/>
            <w:left w:val="none" w:sz="0" w:space="0" w:color="auto"/>
            <w:bottom w:val="none" w:sz="0" w:space="0" w:color="auto"/>
            <w:right w:val="none" w:sz="0" w:space="0" w:color="auto"/>
          </w:divBdr>
          <w:divsChild>
            <w:div w:id="1879395612">
              <w:marLeft w:val="0"/>
              <w:marRight w:val="0"/>
              <w:marTop w:val="0"/>
              <w:marBottom w:val="0"/>
              <w:divBdr>
                <w:top w:val="none" w:sz="0" w:space="0" w:color="auto"/>
                <w:left w:val="none" w:sz="0" w:space="0" w:color="auto"/>
                <w:bottom w:val="none" w:sz="0" w:space="0" w:color="auto"/>
                <w:right w:val="none" w:sz="0" w:space="0" w:color="auto"/>
              </w:divBdr>
            </w:div>
          </w:divsChild>
        </w:div>
        <w:div w:id="1351371842">
          <w:marLeft w:val="0"/>
          <w:marRight w:val="0"/>
          <w:marTop w:val="0"/>
          <w:marBottom w:val="0"/>
          <w:divBdr>
            <w:top w:val="none" w:sz="0" w:space="0" w:color="auto"/>
            <w:left w:val="none" w:sz="0" w:space="0" w:color="auto"/>
            <w:bottom w:val="none" w:sz="0" w:space="0" w:color="auto"/>
            <w:right w:val="none" w:sz="0" w:space="0" w:color="auto"/>
          </w:divBdr>
          <w:divsChild>
            <w:div w:id="1942953328">
              <w:marLeft w:val="0"/>
              <w:marRight w:val="0"/>
              <w:marTop w:val="0"/>
              <w:marBottom w:val="0"/>
              <w:divBdr>
                <w:top w:val="none" w:sz="0" w:space="0" w:color="auto"/>
                <w:left w:val="none" w:sz="0" w:space="0" w:color="auto"/>
                <w:bottom w:val="none" w:sz="0" w:space="0" w:color="auto"/>
                <w:right w:val="none" w:sz="0" w:space="0" w:color="auto"/>
              </w:divBdr>
            </w:div>
          </w:divsChild>
        </w:div>
        <w:div w:id="1353263119">
          <w:marLeft w:val="0"/>
          <w:marRight w:val="0"/>
          <w:marTop w:val="0"/>
          <w:marBottom w:val="0"/>
          <w:divBdr>
            <w:top w:val="none" w:sz="0" w:space="0" w:color="auto"/>
            <w:left w:val="none" w:sz="0" w:space="0" w:color="auto"/>
            <w:bottom w:val="none" w:sz="0" w:space="0" w:color="auto"/>
            <w:right w:val="none" w:sz="0" w:space="0" w:color="auto"/>
          </w:divBdr>
          <w:divsChild>
            <w:div w:id="1678002597">
              <w:marLeft w:val="0"/>
              <w:marRight w:val="0"/>
              <w:marTop w:val="0"/>
              <w:marBottom w:val="0"/>
              <w:divBdr>
                <w:top w:val="none" w:sz="0" w:space="0" w:color="auto"/>
                <w:left w:val="none" w:sz="0" w:space="0" w:color="auto"/>
                <w:bottom w:val="none" w:sz="0" w:space="0" w:color="auto"/>
                <w:right w:val="none" w:sz="0" w:space="0" w:color="auto"/>
              </w:divBdr>
            </w:div>
          </w:divsChild>
        </w:div>
        <w:div w:id="1358047629">
          <w:marLeft w:val="0"/>
          <w:marRight w:val="0"/>
          <w:marTop w:val="0"/>
          <w:marBottom w:val="0"/>
          <w:divBdr>
            <w:top w:val="none" w:sz="0" w:space="0" w:color="auto"/>
            <w:left w:val="none" w:sz="0" w:space="0" w:color="auto"/>
            <w:bottom w:val="none" w:sz="0" w:space="0" w:color="auto"/>
            <w:right w:val="none" w:sz="0" w:space="0" w:color="auto"/>
          </w:divBdr>
        </w:div>
        <w:div w:id="1434790034">
          <w:marLeft w:val="0"/>
          <w:marRight w:val="0"/>
          <w:marTop w:val="0"/>
          <w:marBottom w:val="0"/>
          <w:divBdr>
            <w:top w:val="none" w:sz="0" w:space="0" w:color="auto"/>
            <w:left w:val="none" w:sz="0" w:space="0" w:color="auto"/>
            <w:bottom w:val="none" w:sz="0" w:space="0" w:color="auto"/>
            <w:right w:val="none" w:sz="0" w:space="0" w:color="auto"/>
          </w:divBdr>
          <w:divsChild>
            <w:div w:id="1795320331">
              <w:marLeft w:val="0"/>
              <w:marRight w:val="0"/>
              <w:marTop w:val="0"/>
              <w:marBottom w:val="0"/>
              <w:divBdr>
                <w:top w:val="none" w:sz="0" w:space="0" w:color="auto"/>
                <w:left w:val="none" w:sz="0" w:space="0" w:color="auto"/>
                <w:bottom w:val="none" w:sz="0" w:space="0" w:color="auto"/>
                <w:right w:val="none" w:sz="0" w:space="0" w:color="auto"/>
              </w:divBdr>
            </w:div>
          </w:divsChild>
        </w:div>
        <w:div w:id="1464814733">
          <w:marLeft w:val="0"/>
          <w:marRight w:val="0"/>
          <w:marTop w:val="0"/>
          <w:marBottom w:val="0"/>
          <w:divBdr>
            <w:top w:val="none" w:sz="0" w:space="0" w:color="auto"/>
            <w:left w:val="none" w:sz="0" w:space="0" w:color="auto"/>
            <w:bottom w:val="none" w:sz="0" w:space="0" w:color="auto"/>
            <w:right w:val="none" w:sz="0" w:space="0" w:color="auto"/>
          </w:divBdr>
          <w:divsChild>
            <w:div w:id="1712798513">
              <w:marLeft w:val="0"/>
              <w:marRight w:val="0"/>
              <w:marTop w:val="0"/>
              <w:marBottom w:val="0"/>
              <w:divBdr>
                <w:top w:val="none" w:sz="0" w:space="0" w:color="auto"/>
                <w:left w:val="none" w:sz="0" w:space="0" w:color="auto"/>
                <w:bottom w:val="none" w:sz="0" w:space="0" w:color="auto"/>
                <w:right w:val="none" w:sz="0" w:space="0" w:color="auto"/>
              </w:divBdr>
            </w:div>
          </w:divsChild>
        </w:div>
        <w:div w:id="1478037507">
          <w:marLeft w:val="0"/>
          <w:marRight w:val="0"/>
          <w:marTop w:val="0"/>
          <w:marBottom w:val="0"/>
          <w:divBdr>
            <w:top w:val="none" w:sz="0" w:space="0" w:color="auto"/>
            <w:left w:val="none" w:sz="0" w:space="0" w:color="auto"/>
            <w:bottom w:val="none" w:sz="0" w:space="0" w:color="auto"/>
            <w:right w:val="none" w:sz="0" w:space="0" w:color="auto"/>
          </w:divBdr>
          <w:divsChild>
            <w:div w:id="1476099283">
              <w:marLeft w:val="0"/>
              <w:marRight w:val="0"/>
              <w:marTop w:val="0"/>
              <w:marBottom w:val="0"/>
              <w:divBdr>
                <w:top w:val="none" w:sz="0" w:space="0" w:color="auto"/>
                <w:left w:val="none" w:sz="0" w:space="0" w:color="auto"/>
                <w:bottom w:val="none" w:sz="0" w:space="0" w:color="auto"/>
                <w:right w:val="none" w:sz="0" w:space="0" w:color="auto"/>
              </w:divBdr>
            </w:div>
          </w:divsChild>
        </w:div>
        <w:div w:id="1523861697">
          <w:marLeft w:val="0"/>
          <w:marRight w:val="0"/>
          <w:marTop w:val="0"/>
          <w:marBottom w:val="0"/>
          <w:divBdr>
            <w:top w:val="none" w:sz="0" w:space="0" w:color="auto"/>
            <w:left w:val="none" w:sz="0" w:space="0" w:color="auto"/>
            <w:bottom w:val="none" w:sz="0" w:space="0" w:color="auto"/>
            <w:right w:val="none" w:sz="0" w:space="0" w:color="auto"/>
          </w:divBdr>
          <w:divsChild>
            <w:div w:id="1835564090">
              <w:marLeft w:val="0"/>
              <w:marRight w:val="0"/>
              <w:marTop w:val="0"/>
              <w:marBottom w:val="0"/>
              <w:divBdr>
                <w:top w:val="none" w:sz="0" w:space="0" w:color="auto"/>
                <w:left w:val="none" w:sz="0" w:space="0" w:color="auto"/>
                <w:bottom w:val="none" w:sz="0" w:space="0" w:color="auto"/>
                <w:right w:val="none" w:sz="0" w:space="0" w:color="auto"/>
              </w:divBdr>
            </w:div>
          </w:divsChild>
        </w:div>
        <w:div w:id="1762725020">
          <w:marLeft w:val="0"/>
          <w:marRight w:val="0"/>
          <w:marTop w:val="0"/>
          <w:marBottom w:val="0"/>
          <w:divBdr>
            <w:top w:val="none" w:sz="0" w:space="0" w:color="auto"/>
            <w:left w:val="none" w:sz="0" w:space="0" w:color="auto"/>
            <w:bottom w:val="none" w:sz="0" w:space="0" w:color="auto"/>
            <w:right w:val="none" w:sz="0" w:space="0" w:color="auto"/>
          </w:divBdr>
          <w:divsChild>
            <w:div w:id="1974363246">
              <w:marLeft w:val="0"/>
              <w:marRight w:val="0"/>
              <w:marTop w:val="0"/>
              <w:marBottom w:val="0"/>
              <w:divBdr>
                <w:top w:val="none" w:sz="0" w:space="0" w:color="auto"/>
                <w:left w:val="none" w:sz="0" w:space="0" w:color="auto"/>
                <w:bottom w:val="none" w:sz="0" w:space="0" w:color="auto"/>
                <w:right w:val="none" w:sz="0" w:space="0" w:color="auto"/>
              </w:divBdr>
            </w:div>
          </w:divsChild>
        </w:div>
        <w:div w:id="1854148432">
          <w:marLeft w:val="0"/>
          <w:marRight w:val="0"/>
          <w:marTop w:val="0"/>
          <w:marBottom w:val="0"/>
          <w:divBdr>
            <w:top w:val="none" w:sz="0" w:space="0" w:color="auto"/>
            <w:left w:val="none" w:sz="0" w:space="0" w:color="auto"/>
            <w:bottom w:val="none" w:sz="0" w:space="0" w:color="auto"/>
            <w:right w:val="none" w:sz="0" w:space="0" w:color="auto"/>
          </w:divBdr>
          <w:divsChild>
            <w:div w:id="2073767051">
              <w:marLeft w:val="0"/>
              <w:marRight w:val="0"/>
              <w:marTop w:val="0"/>
              <w:marBottom w:val="0"/>
              <w:divBdr>
                <w:top w:val="none" w:sz="0" w:space="0" w:color="auto"/>
                <w:left w:val="none" w:sz="0" w:space="0" w:color="auto"/>
                <w:bottom w:val="none" w:sz="0" w:space="0" w:color="auto"/>
                <w:right w:val="none" w:sz="0" w:space="0" w:color="auto"/>
              </w:divBdr>
            </w:div>
          </w:divsChild>
        </w:div>
        <w:div w:id="1860895607">
          <w:marLeft w:val="0"/>
          <w:marRight w:val="0"/>
          <w:marTop w:val="0"/>
          <w:marBottom w:val="0"/>
          <w:divBdr>
            <w:top w:val="none" w:sz="0" w:space="0" w:color="auto"/>
            <w:left w:val="none" w:sz="0" w:space="0" w:color="auto"/>
            <w:bottom w:val="none" w:sz="0" w:space="0" w:color="auto"/>
            <w:right w:val="none" w:sz="0" w:space="0" w:color="auto"/>
          </w:divBdr>
          <w:divsChild>
            <w:div w:id="19163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0260">
      <w:bodyDiv w:val="1"/>
      <w:marLeft w:val="0"/>
      <w:marRight w:val="0"/>
      <w:marTop w:val="0"/>
      <w:marBottom w:val="0"/>
      <w:divBdr>
        <w:top w:val="none" w:sz="0" w:space="0" w:color="auto"/>
        <w:left w:val="none" w:sz="0" w:space="0" w:color="auto"/>
        <w:bottom w:val="none" w:sz="0" w:space="0" w:color="auto"/>
        <w:right w:val="none" w:sz="0" w:space="0" w:color="auto"/>
      </w:divBdr>
      <w:divsChild>
        <w:div w:id="210074258">
          <w:marLeft w:val="0"/>
          <w:marRight w:val="0"/>
          <w:marTop w:val="0"/>
          <w:marBottom w:val="0"/>
          <w:divBdr>
            <w:top w:val="none" w:sz="0" w:space="0" w:color="auto"/>
            <w:left w:val="none" w:sz="0" w:space="0" w:color="auto"/>
            <w:bottom w:val="none" w:sz="0" w:space="0" w:color="auto"/>
            <w:right w:val="none" w:sz="0" w:space="0" w:color="auto"/>
          </w:divBdr>
        </w:div>
        <w:div w:id="1534997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358389">
      <w:bodyDiv w:val="1"/>
      <w:marLeft w:val="0"/>
      <w:marRight w:val="0"/>
      <w:marTop w:val="0"/>
      <w:marBottom w:val="0"/>
      <w:divBdr>
        <w:top w:val="none" w:sz="0" w:space="0" w:color="auto"/>
        <w:left w:val="none" w:sz="0" w:space="0" w:color="auto"/>
        <w:bottom w:val="none" w:sz="0" w:space="0" w:color="auto"/>
        <w:right w:val="none" w:sz="0" w:space="0" w:color="auto"/>
      </w:divBdr>
      <w:divsChild>
        <w:div w:id="1868326840">
          <w:marLeft w:val="0"/>
          <w:marRight w:val="0"/>
          <w:marTop w:val="0"/>
          <w:marBottom w:val="0"/>
          <w:divBdr>
            <w:top w:val="none" w:sz="0" w:space="0" w:color="auto"/>
            <w:left w:val="none" w:sz="0" w:space="0" w:color="auto"/>
            <w:bottom w:val="none" w:sz="0" w:space="0" w:color="auto"/>
            <w:right w:val="none" w:sz="0" w:space="0" w:color="auto"/>
          </w:divBdr>
        </w:div>
        <w:div w:id="2051883442">
          <w:marLeft w:val="0"/>
          <w:marRight w:val="0"/>
          <w:marTop w:val="0"/>
          <w:marBottom w:val="0"/>
          <w:divBdr>
            <w:top w:val="none" w:sz="0" w:space="0" w:color="auto"/>
            <w:left w:val="none" w:sz="0" w:space="0" w:color="auto"/>
            <w:bottom w:val="none" w:sz="0" w:space="0" w:color="auto"/>
            <w:right w:val="none" w:sz="0" w:space="0" w:color="auto"/>
          </w:divBdr>
        </w:div>
      </w:divsChild>
    </w:div>
    <w:div w:id="324474194">
      <w:bodyDiv w:val="1"/>
      <w:marLeft w:val="0"/>
      <w:marRight w:val="0"/>
      <w:marTop w:val="0"/>
      <w:marBottom w:val="0"/>
      <w:divBdr>
        <w:top w:val="none" w:sz="0" w:space="0" w:color="auto"/>
        <w:left w:val="none" w:sz="0" w:space="0" w:color="auto"/>
        <w:bottom w:val="none" w:sz="0" w:space="0" w:color="auto"/>
        <w:right w:val="none" w:sz="0" w:space="0" w:color="auto"/>
      </w:divBdr>
    </w:div>
    <w:div w:id="327438894">
      <w:bodyDiv w:val="1"/>
      <w:marLeft w:val="0"/>
      <w:marRight w:val="0"/>
      <w:marTop w:val="0"/>
      <w:marBottom w:val="0"/>
      <w:divBdr>
        <w:top w:val="none" w:sz="0" w:space="0" w:color="auto"/>
        <w:left w:val="none" w:sz="0" w:space="0" w:color="auto"/>
        <w:bottom w:val="none" w:sz="0" w:space="0" w:color="auto"/>
        <w:right w:val="none" w:sz="0" w:space="0" w:color="auto"/>
      </w:divBdr>
      <w:divsChild>
        <w:div w:id="59639971">
          <w:marLeft w:val="0"/>
          <w:marRight w:val="0"/>
          <w:marTop w:val="0"/>
          <w:marBottom w:val="0"/>
          <w:divBdr>
            <w:top w:val="none" w:sz="0" w:space="0" w:color="auto"/>
            <w:left w:val="none" w:sz="0" w:space="0" w:color="auto"/>
            <w:bottom w:val="none" w:sz="0" w:space="0" w:color="auto"/>
            <w:right w:val="none" w:sz="0" w:space="0" w:color="auto"/>
          </w:divBdr>
        </w:div>
        <w:div w:id="172187092">
          <w:marLeft w:val="0"/>
          <w:marRight w:val="0"/>
          <w:marTop w:val="0"/>
          <w:marBottom w:val="0"/>
          <w:divBdr>
            <w:top w:val="none" w:sz="0" w:space="0" w:color="auto"/>
            <w:left w:val="none" w:sz="0" w:space="0" w:color="auto"/>
            <w:bottom w:val="none" w:sz="0" w:space="0" w:color="auto"/>
            <w:right w:val="none" w:sz="0" w:space="0" w:color="auto"/>
          </w:divBdr>
        </w:div>
        <w:div w:id="179779044">
          <w:marLeft w:val="0"/>
          <w:marRight w:val="0"/>
          <w:marTop w:val="0"/>
          <w:marBottom w:val="0"/>
          <w:divBdr>
            <w:top w:val="none" w:sz="0" w:space="0" w:color="auto"/>
            <w:left w:val="none" w:sz="0" w:space="0" w:color="auto"/>
            <w:bottom w:val="none" w:sz="0" w:space="0" w:color="auto"/>
            <w:right w:val="none" w:sz="0" w:space="0" w:color="auto"/>
          </w:divBdr>
        </w:div>
        <w:div w:id="182089547">
          <w:marLeft w:val="0"/>
          <w:marRight w:val="0"/>
          <w:marTop w:val="0"/>
          <w:marBottom w:val="0"/>
          <w:divBdr>
            <w:top w:val="none" w:sz="0" w:space="0" w:color="auto"/>
            <w:left w:val="none" w:sz="0" w:space="0" w:color="auto"/>
            <w:bottom w:val="none" w:sz="0" w:space="0" w:color="auto"/>
            <w:right w:val="none" w:sz="0" w:space="0" w:color="auto"/>
          </w:divBdr>
        </w:div>
        <w:div w:id="374697421">
          <w:marLeft w:val="0"/>
          <w:marRight w:val="0"/>
          <w:marTop w:val="0"/>
          <w:marBottom w:val="0"/>
          <w:divBdr>
            <w:top w:val="none" w:sz="0" w:space="0" w:color="auto"/>
            <w:left w:val="none" w:sz="0" w:space="0" w:color="auto"/>
            <w:bottom w:val="none" w:sz="0" w:space="0" w:color="auto"/>
            <w:right w:val="none" w:sz="0" w:space="0" w:color="auto"/>
          </w:divBdr>
        </w:div>
        <w:div w:id="390155449">
          <w:marLeft w:val="0"/>
          <w:marRight w:val="0"/>
          <w:marTop w:val="0"/>
          <w:marBottom w:val="0"/>
          <w:divBdr>
            <w:top w:val="none" w:sz="0" w:space="0" w:color="auto"/>
            <w:left w:val="none" w:sz="0" w:space="0" w:color="auto"/>
            <w:bottom w:val="none" w:sz="0" w:space="0" w:color="auto"/>
            <w:right w:val="none" w:sz="0" w:space="0" w:color="auto"/>
          </w:divBdr>
        </w:div>
        <w:div w:id="456679025">
          <w:marLeft w:val="0"/>
          <w:marRight w:val="0"/>
          <w:marTop w:val="0"/>
          <w:marBottom w:val="0"/>
          <w:divBdr>
            <w:top w:val="none" w:sz="0" w:space="0" w:color="auto"/>
            <w:left w:val="none" w:sz="0" w:space="0" w:color="auto"/>
            <w:bottom w:val="none" w:sz="0" w:space="0" w:color="auto"/>
            <w:right w:val="none" w:sz="0" w:space="0" w:color="auto"/>
          </w:divBdr>
        </w:div>
        <w:div w:id="469053015">
          <w:marLeft w:val="0"/>
          <w:marRight w:val="0"/>
          <w:marTop w:val="0"/>
          <w:marBottom w:val="0"/>
          <w:divBdr>
            <w:top w:val="none" w:sz="0" w:space="0" w:color="auto"/>
            <w:left w:val="none" w:sz="0" w:space="0" w:color="auto"/>
            <w:bottom w:val="none" w:sz="0" w:space="0" w:color="auto"/>
            <w:right w:val="none" w:sz="0" w:space="0" w:color="auto"/>
          </w:divBdr>
        </w:div>
        <w:div w:id="592518146">
          <w:marLeft w:val="0"/>
          <w:marRight w:val="0"/>
          <w:marTop w:val="0"/>
          <w:marBottom w:val="0"/>
          <w:divBdr>
            <w:top w:val="none" w:sz="0" w:space="0" w:color="auto"/>
            <w:left w:val="none" w:sz="0" w:space="0" w:color="auto"/>
            <w:bottom w:val="none" w:sz="0" w:space="0" w:color="auto"/>
            <w:right w:val="none" w:sz="0" w:space="0" w:color="auto"/>
          </w:divBdr>
        </w:div>
        <w:div w:id="660233553">
          <w:marLeft w:val="0"/>
          <w:marRight w:val="0"/>
          <w:marTop w:val="0"/>
          <w:marBottom w:val="0"/>
          <w:divBdr>
            <w:top w:val="none" w:sz="0" w:space="0" w:color="auto"/>
            <w:left w:val="none" w:sz="0" w:space="0" w:color="auto"/>
            <w:bottom w:val="none" w:sz="0" w:space="0" w:color="auto"/>
            <w:right w:val="none" w:sz="0" w:space="0" w:color="auto"/>
          </w:divBdr>
        </w:div>
        <w:div w:id="664819874">
          <w:marLeft w:val="0"/>
          <w:marRight w:val="0"/>
          <w:marTop w:val="0"/>
          <w:marBottom w:val="0"/>
          <w:divBdr>
            <w:top w:val="none" w:sz="0" w:space="0" w:color="auto"/>
            <w:left w:val="none" w:sz="0" w:space="0" w:color="auto"/>
            <w:bottom w:val="none" w:sz="0" w:space="0" w:color="auto"/>
            <w:right w:val="none" w:sz="0" w:space="0" w:color="auto"/>
          </w:divBdr>
        </w:div>
        <w:div w:id="744380024">
          <w:marLeft w:val="0"/>
          <w:marRight w:val="0"/>
          <w:marTop w:val="0"/>
          <w:marBottom w:val="0"/>
          <w:divBdr>
            <w:top w:val="none" w:sz="0" w:space="0" w:color="auto"/>
            <w:left w:val="none" w:sz="0" w:space="0" w:color="auto"/>
            <w:bottom w:val="none" w:sz="0" w:space="0" w:color="auto"/>
            <w:right w:val="none" w:sz="0" w:space="0" w:color="auto"/>
          </w:divBdr>
        </w:div>
        <w:div w:id="748112732">
          <w:marLeft w:val="0"/>
          <w:marRight w:val="0"/>
          <w:marTop w:val="0"/>
          <w:marBottom w:val="0"/>
          <w:divBdr>
            <w:top w:val="none" w:sz="0" w:space="0" w:color="auto"/>
            <w:left w:val="none" w:sz="0" w:space="0" w:color="auto"/>
            <w:bottom w:val="none" w:sz="0" w:space="0" w:color="auto"/>
            <w:right w:val="none" w:sz="0" w:space="0" w:color="auto"/>
          </w:divBdr>
        </w:div>
        <w:div w:id="956763886">
          <w:marLeft w:val="0"/>
          <w:marRight w:val="0"/>
          <w:marTop w:val="0"/>
          <w:marBottom w:val="0"/>
          <w:divBdr>
            <w:top w:val="none" w:sz="0" w:space="0" w:color="auto"/>
            <w:left w:val="none" w:sz="0" w:space="0" w:color="auto"/>
            <w:bottom w:val="none" w:sz="0" w:space="0" w:color="auto"/>
            <w:right w:val="none" w:sz="0" w:space="0" w:color="auto"/>
          </w:divBdr>
        </w:div>
        <w:div w:id="1007682348">
          <w:marLeft w:val="0"/>
          <w:marRight w:val="0"/>
          <w:marTop w:val="0"/>
          <w:marBottom w:val="0"/>
          <w:divBdr>
            <w:top w:val="none" w:sz="0" w:space="0" w:color="auto"/>
            <w:left w:val="none" w:sz="0" w:space="0" w:color="auto"/>
            <w:bottom w:val="none" w:sz="0" w:space="0" w:color="auto"/>
            <w:right w:val="none" w:sz="0" w:space="0" w:color="auto"/>
          </w:divBdr>
        </w:div>
        <w:div w:id="1193154804">
          <w:marLeft w:val="0"/>
          <w:marRight w:val="0"/>
          <w:marTop w:val="0"/>
          <w:marBottom w:val="0"/>
          <w:divBdr>
            <w:top w:val="none" w:sz="0" w:space="0" w:color="auto"/>
            <w:left w:val="none" w:sz="0" w:space="0" w:color="auto"/>
            <w:bottom w:val="none" w:sz="0" w:space="0" w:color="auto"/>
            <w:right w:val="none" w:sz="0" w:space="0" w:color="auto"/>
          </w:divBdr>
        </w:div>
        <w:div w:id="1209488530">
          <w:marLeft w:val="0"/>
          <w:marRight w:val="0"/>
          <w:marTop w:val="0"/>
          <w:marBottom w:val="0"/>
          <w:divBdr>
            <w:top w:val="none" w:sz="0" w:space="0" w:color="auto"/>
            <w:left w:val="none" w:sz="0" w:space="0" w:color="auto"/>
            <w:bottom w:val="none" w:sz="0" w:space="0" w:color="auto"/>
            <w:right w:val="none" w:sz="0" w:space="0" w:color="auto"/>
          </w:divBdr>
        </w:div>
        <w:div w:id="1277517936">
          <w:marLeft w:val="0"/>
          <w:marRight w:val="0"/>
          <w:marTop w:val="0"/>
          <w:marBottom w:val="0"/>
          <w:divBdr>
            <w:top w:val="none" w:sz="0" w:space="0" w:color="auto"/>
            <w:left w:val="none" w:sz="0" w:space="0" w:color="auto"/>
            <w:bottom w:val="none" w:sz="0" w:space="0" w:color="auto"/>
            <w:right w:val="none" w:sz="0" w:space="0" w:color="auto"/>
          </w:divBdr>
        </w:div>
        <w:div w:id="1361708112">
          <w:marLeft w:val="0"/>
          <w:marRight w:val="0"/>
          <w:marTop w:val="0"/>
          <w:marBottom w:val="0"/>
          <w:divBdr>
            <w:top w:val="none" w:sz="0" w:space="0" w:color="auto"/>
            <w:left w:val="none" w:sz="0" w:space="0" w:color="auto"/>
            <w:bottom w:val="none" w:sz="0" w:space="0" w:color="auto"/>
            <w:right w:val="none" w:sz="0" w:space="0" w:color="auto"/>
          </w:divBdr>
        </w:div>
        <w:div w:id="1399553605">
          <w:marLeft w:val="0"/>
          <w:marRight w:val="0"/>
          <w:marTop w:val="0"/>
          <w:marBottom w:val="0"/>
          <w:divBdr>
            <w:top w:val="none" w:sz="0" w:space="0" w:color="auto"/>
            <w:left w:val="none" w:sz="0" w:space="0" w:color="auto"/>
            <w:bottom w:val="none" w:sz="0" w:space="0" w:color="auto"/>
            <w:right w:val="none" w:sz="0" w:space="0" w:color="auto"/>
          </w:divBdr>
        </w:div>
        <w:div w:id="1482040453">
          <w:marLeft w:val="0"/>
          <w:marRight w:val="0"/>
          <w:marTop w:val="0"/>
          <w:marBottom w:val="0"/>
          <w:divBdr>
            <w:top w:val="none" w:sz="0" w:space="0" w:color="auto"/>
            <w:left w:val="none" w:sz="0" w:space="0" w:color="auto"/>
            <w:bottom w:val="none" w:sz="0" w:space="0" w:color="auto"/>
            <w:right w:val="none" w:sz="0" w:space="0" w:color="auto"/>
          </w:divBdr>
        </w:div>
        <w:div w:id="1535576256">
          <w:marLeft w:val="0"/>
          <w:marRight w:val="0"/>
          <w:marTop w:val="0"/>
          <w:marBottom w:val="0"/>
          <w:divBdr>
            <w:top w:val="none" w:sz="0" w:space="0" w:color="auto"/>
            <w:left w:val="none" w:sz="0" w:space="0" w:color="auto"/>
            <w:bottom w:val="none" w:sz="0" w:space="0" w:color="auto"/>
            <w:right w:val="none" w:sz="0" w:space="0" w:color="auto"/>
          </w:divBdr>
        </w:div>
        <w:div w:id="1554927122">
          <w:marLeft w:val="0"/>
          <w:marRight w:val="0"/>
          <w:marTop w:val="0"/>
          <w:marBottom w:val="0"/>
          <w:divBdr>
            <w:top w:val="none" w:sz="0" w:space="0" w:color="auto"/>
            <w:left w:val="none" w:sz="0" w:space="0" w:color="auto"/>
            <w:bottom w:val="none" w:sz="0" w:space="0" w:color="auto"/>
            <w:right w:val="none" w:sz="0" w:space="0" w:color="auto"/>
          </w:divBdr>
        </w:div>
        <w:div w:id="1675572746">
          <w:marLeft w:val="0"/>
          <w:marRight w:val="0"/>
          <w:marTop w:val="0"/>
          <w:marBottom w:val="0"/>
          <w:divBdr>
            <w:top w:val="none" w:sz="0" w:space="0" w:color="auto"/>
            <w:left w:val="none" w:sz="0" w:space="0" w:color="auto"/>
            <w:bottom w:val="none" w:sz="0" w:space="0" w:color="auto"/>
            <w:right w:val="none" w:sz="0" w:space="0" w:color="auto"/>
          </w:divBdr>
        </w:div>
        <w:div w:id="1785881110">
          <w:marLeft w:val="0"/>
          <w:marRight w:val="0"/>
          <w:marTop w:val="0"/>
          <w:marBottom w:val="0"/>
          <w:divBdr>
            <w:top w:val="none" w:sz="0" w:space="0" w:color="auto"/>
            <w:left w:val="none" w:sz="0" w:space="0" w:color="auto"/>
            <w:bottom w:val="none" w:sz="0" w:space="0" w:color="auto"/>
            <w:right w:val="none" w:sz="0" w:space="0" w:color="auto"/>
          </w:divBdr>
        </w:div>
        <w:div w:id="1910531516">
          <w:marLeft w:val="0"/>
          <w:marRight w:val="0"/>
          <w:marTop w:val="0"/>
          <w:marBottom w:val="0"/>
          <w:divBdr>
            <w:top w:val="none" w:sz="0" w:space="0" w:color="auto"/>
            <w:left w:val="none" w:sz="0" w:space="0" w:color="auto"/>
            <w:bottom w:val="none" w:sz="0" w:space="0" w:color="auto"/>
            <w:right w:val="none" w:sz="0" w:space="0" w:color="auto"/>
          </w:divBdr>
        </w:div>
        <w:div w:id="1948463509">
          <w:marLeft w:val="0"/>
          <w:marRight w:val="0"/>
          <w:marTop w:val="0"/>
          <w:marBottom w:val="0"/>
          <w:divBdr>
            <w:top w:val="none" w:sz="0" w:space="0" w:color="auto"/>
            <w:left w:val="none" w:sz="0" w:space="0" w:color="auto"/>
            <w:bottom w:val="none" w:sz="0" w:space="0" w:color="auto"/>
            <w:right w:val="none" w:sz="0" w:space="0" w:color="auto"/>
          </w:divBdr>
        </w:div>
        <w:div w:id="1956865734">
          <w:marLeft w:val="0"/>
          <w:marRight w:val="0"/>
          <w:marTop w:val="0"/>
          <w:marBottom w:val="0"/>
          <w:divBdr>
            <w:top w:val="none" w:sz="0" w:space="0" w:color="auto"/>
            <w:left w:val="none" w:sz="0" w:space="0" w:color="auto"/>
            <w:bottom w:val="none" w:sz="0" w:space="0" w:color="auto"/>
            <w:right w:val="none" w:sz="0" w:space="0" w:color="auto"/>
          </w:divBdr>
        </w:div>
        <w:div w:id="1998534072">
          <w:marLeft w:val="0"/>
          <w:marRight w:val="0"/>
          <w:marTop w:val="0"/>
          <w:marBottom w:val="0"/>
          <w:divBdr>
            <w:top w:val="none" w:sz="0" w:space="0" w:color="auto"/>
            <w:left w:val="none" w:sz="0" w:space="0" w:color="auto"/>
            <w:bottom w:val="none" w:sz="0" w:space="0" w:color="auto"/>
            <w:right w:val="none" w:sz="0" w:space="0" w:color="auto"/>
          </w:divBdr>
        </w:div>
        <w:div w:id="2055958172">
          <w:marLeft w:val="0"/>
          <w:marRight w:val="0"/>
          <w:marTop w:val="0"/>
          <w:marBottom w:val="0"/>
          <w:divBdr>
            <w:top w:val="none" w:sz="0" w:space="0" w:color="auto"/>
            <w:left w:val="none" w:sz="0" w:space="0" w:color="auto"/>
            <w:bottom w:val="none" w:sz="0" w:space="0" w:color="auto"/>
            <w:right w:val="none" w:sz="0" w:space="0" w:color="auto"/>
          </w:divBdr>
        </w:div>
        <w:div w:id="2078280589">
          <w:marLeft w:val="0"/>
          <w:marRight w:val="0"/>
          <w:marTop w:val="0"/>
          <w:marBottom w:val="0"/>
          <w:divBdr>
            <w:top w:val="none" w:sz="0" w:space="0" w:color="auto"/>
            <w:left w:val="none" w:sz="0" w:space="0" w:color="auto"/>
            <w:bottom w:val="none" w:sz="0" w:space="0" w:color="auto"/>
            <w:right w:val="none" w:sz="0" w:space="0" w:color="auto"/>
          </w:divBdr>
        </w:div>
        <w:div w:id="2105609858">
          <w:marLeft w:val="0"/>
          <w:marRight w:val="0"/>
          <w:marTop w:val="0"/>
          <w:marBottom w:val="0"/>
          <w:divBdr>
            <w:top w:val="none" w:sz="0" w:space="0" w:color="auto"/>
            <w:left w:val="none" w:sz="0" w:space="0" w:color="auto"/>
            <w:bottom w:val="none" w:sz="0" w:space="0" w:color="auto"/>
            <w:right w:val="none" w:sz="0" w:space="0" w:color="auto"/>
          </w:divBdr>
        </w:div>
      </w:divsChild>
    </w:div>
    <w:div w:id="334115724">
      <w:bodyDiv w:val="1"/>
      <w:marLeft w:val="0"/>
      <w:marRight w:val="0"/>
      <w:marTop w:val="0"/>
      <w:marBottom w:val="0"/>
      <w:divBdr>
        <w:top w:val="none" w:sz="0" w:space="0" w:color="auto"/>
        <w:left w:val="none" w:sz="0" w:space="0" w:color="auto"/>
        <w:bottom w:val="none" w:sz="0" w:space="0" w:color="auto"/>
        <w:right w:val="none" w:sz="0" w:space="0" w:color="auto"/>
      </w:divBdr>
    </w:div>
    <w:div w:id="341519988">
      <w:bodyDiv w:val="1"/>
      <w:marLeft w:val="0"/>
      <w:marRight w:val="0"/>
      <w:marTop w:val="0"/>
      <w:marBottom w:val="0"/>
      <w:divBdr>
        <w:top w:val="none" w:sz="0" w:space="0" w:color="auto"/>
        <w:left w:val="none" w:sz="0" w:space="0" w:color="auto"/>
        <w:bottom w:val="none" w:sz="0" w:space="0" w:color="auto"/>
        <w:right w:val="none" w:sz="0" w:space="0" w:color="auto"/>
      </w:divBdr>
    </w:div>
    <w:div w:id="366372629">
      <w:bodyDiv w:val="1"/>
      <w:marLeft w:val="0"/>
      <w:marRight w:val="0"/>
      <w:marTop w:val="0"/>
      <w:marBottom w:val="0"/>
      <w:divBdr>
        <w:top w:val="none" w:sz="0" w:space="0" w:color="auto"/>
        <w:left w:val="none" w:sz="0" w:space="0" w:color="auto"/>
        <w:bottom w:val="none" w:sz="0" w:space="0" w:color="auto"/>
        <w:right w:val="none" w:sz="0" w:space="0" w:color="auto"/>
      </w:divBdr>
      <w:divsChild>
        <w:div w:id="260334189">
          <w:marLeft w:val="0"/>
          <w:marRight w:val="0"/>
          <w:marTop w:val="0"/>
          <w:marBottom w:val="0"/>
          <w:divBdr>
            <w:top w:val="none" w:sz="0" w:space="0" w:color="auto"/>
            <w:left w:val="none" w:sz="0" w:space="0" w:color="auto"/>
            <w:bottom w:val="none" w:sz="0" w:space="0" w:color="auto"/>
            <w:right w:val="none" w:sz="0" w:space="0" w:color="auto"/>
          </w:divBdr>
        </w:div>
        <w:div w:id="1871721395">
          <w:marLeft w:val="0"/>
          <w:marRight w:val="0"/>
          <w:marTop w:val="0"/>
          <w:marBottom w:val="0"/>
          <w:divBdr>
            <w:top w:val="none" w:sz="0" w:space="0" w:color="auto"/>
            <w:left w:val="none" w:sz="0" w:space="0" w:color="auto"/>
            <w:bottom w:val="none" w:sz="0" w:space="0" w:color="auto"/>
            <w:right w:val="none" w:sz="0" w:space="0" w:color="auto"/>
          </w:divBdr>
        </w:div>
        <w:div w:id="1994719813">
          <w:marLeft w:val="0"/>
          <w:marRight w:val="0"/>
          <w:marTop w:val="0"/>
          <w:marBottom w:val="0"/>
          <w:divBdr>
            <w:top w:val="none" w:sz="0" w:space="0" w:color="auto"/>
            <w:left w:val="none" w:sz="0" w:space="0" w:color="auto"/>
            <w:bottom w:val="none" w:sz="0" w:space="0" w:color="auto"/>
            <w:right w:val="none" w:sz="0" w:space="0" w:color="auto"/>
          </w:divBdr>
        </w:div>
      </w:divsChild>
    </w:div>
    <w:div w:id="366443860">
      <w:bodyDiv w:val="1"/>
      <w:marLeft w:val="0"/>
      <w:marRight w:val="0"/>
      <w:marTop w:val="0"/>
      <w:marBottom w:val="0"/>
      <w:divBdr>
        <w:top w:val="none" w:sz="0" w:space="0" w:color="auto"/>
        <w:left w:val="none" w:sz="0" w:space="0" w:color="auto"/>
        <w:bottom w:val="none" w:sz="0" w:space="0" w:color="auto"/>
        <w:right w:val="none" w:sz="0" w:space="0" w:color="auto"/>
      </w:divBdr>
      <w:divsChild>
        <w:div w:id="681975583">
          <w:marLeft w:val="0"/>
          <w:marRight w:val="0"/>
          <w:marTop w:val="0"/>
          <w:marBottom w:val="0"/>
          <w:divBdr>
            <w:top w:val="none" w:sz="0" w:space="0" w:color="auto"/>
            <w:left w:val="none" w:sz="0" w:space="0" w:color="auto"/>
            <w:bottom w:val="none" w:sz="0" w:space="0" w:color="auto"/>
            <w:right w:val="none" w:sz="0" w:space="0" w:color="auto"/>
          </w:divBdr>
        </w:div>
        <w:div w:id="683824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388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9057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68188958">
      <w:bodyDiv w:val="1"/>
      <w:marLeft w:val="0"/>
      <w:marRight w:val="0"/>
      <w:marTop w:val="0"/>
      <w:marBottom w:val="0"/>
      <w:divBdr>
        <w:top w:val="none" w:sz="0" w:space="0" w:color="auto"/>
        <w:left w:val="none" w:sz="0" w:space="0" w:color="auto"/>
        <w:bottom w:val="none" w:sz="0" w:space="0" w:color="auto"/>
        <w:right w:val="none" w:sz="0" w:space="0" w:color="auto"/>
      </w:divBdr>
    </w:div>
    <w:div w:id="369653464">
      <w:bodyDiv w:val="1"/>
      <w:marLeft w:val="0"/>
      <w:marRight w:val="0"/>
      <w:marTop w:val="0"/>
      <w:marBottom w:val="0"/>
      <w:divBdr>
        <w:top w:val="none" w:sz="0" w:space="0" w:color="auto"/>
        <w:left w:val="none" w:sz="0" w:space="0" w:color="auto"/>
        <w:bottom w:val="none" w:sz="0" w:space="0" w:color="auto"/>
        <w:right w:val="none" w:sz="0" w:space="0" w:color="auto"/>
      </w:divBdr>
    </w:div>
    <w:div w:id="377555146">
      <w:bodyDiv w:val="1"/>
      <w:marLeft w:val="0"/>
      <w:marRight w:val="0"/>
      <w:marTop w:val="0"/>
      <w:marBottom w:val="0"/>
      <w:divBdr>
        <w:top w:val="none" w:sz="0" w:space="0" w:color="auto"/>
        <w:left w:val="none" w:sz="0" w:space="0" w:color="auto"/>
        <w:bottom w:val="none" w:sz="0" w:space="0" w:color="auto"/>
        <w:right w:val="none" w:sz="0" w:space="0" w:color="auto"/>
      </w:divBdr>
      <w:divsChild>
        <w:div w:id="2131048957">
          <w:marLeft w:val="0"/>
          <w:marRight w:val="0"/>
          <w:marTop w:val="0"/>
          <w:marBottom w:val="0"/>
          <w:divBdr>
            <w:top w:val="none" w:sz="0" w:space="0" w:color="auto"/>
            <w:left w:val="none" w:sz="0" w:space="0" w:color="auto"/>
            <w:bottom w:val="none" w:sz="0" w:space="0" w:color="auto"/>
            <w:right w:val="none" w:sz="0" w:space="0" w:color="auto"/>
          </w:divBdr>
          <w:divsChild>
            <w:div w:id="1491167249">
              <w:marLeft w:val="0"/>
              <w:marRight w:val="0"/>
              <w:marTop w:val="0"/>
              <w:marBottom w:val="0"/>
              <w:divBdr>
                <w:top w:val="none" w:sz="0" w:space="0" w:color="auto"/>
                <w:left w:val="none" w:sz="0" w:space="0" w:color="auto"/>
                <w:bottom w:val="none" w:sz="0" w:space="0" w:color="auto"/>
                <w:right w:val="none" w:sz="0" w:space="0" w:color="auto"/>
              </w:divBdr>
              <w:divsChild>
                <w:div w:id="1772241680">
                  <w:marLeft w:val="0"/>
                  <w:marRight w:val="0"/>
                  <w:marTop w:val="0"/>
                  <w:marBottom w:val="0"/>
                  <w:divBdr>
                    <w:top w:val="none" w:sz="0" w:space="0" w:color="auto"/>
                    <w:left w:val="none" w:sz="0" w:space="0" w:color="auto"/>
                    <w:bottom w:val="none" w:sz="0" w:space="0" w:color="auto"/>
                    <w:right w:val="none" w:sz="0" w:space="0" w:color="auto"/>
                  </w:divBdr>
                  <w:divsChild>
                    <w:div w:id="1730494157">
                      <w:marLeft w:val="0"/>
                      <w:marRight w:val="0"/>
                      <w:marTop w:val="0"/>
                      <w:marBottom w:val="0"/>
                      <w:divBdr>
                        <w:top w:val="none" w:sz="0" w:space="0" w:color="auto"/>
                        <w:left w:val="none" w:sz="0" w:space="0" w:color="auto"/>
                        <w:bottom w:val="none" w:sz="0" w:space="0" w:color="auto"/>
                        <w:right w:val="none" w:sz="0" w:space="0" w:color="auto"/>
                      </w:divBdr>
                      <w:divsChild>
                        <w:div w:id="634483653">
                          <w:marLeft w:val="0"/>
                          <w:marRight w:val="0"/>
                          <w:marTop w:val="0"/>
                          <w:marBottom w:val="0"/>
                          <w:divBdr>
                            <w:top w:val="none" w:sz="0" w:space="0" w:color="auto"/>
                            <w:left w:val="none" w:sz="0" w:space="0" w:color="auto"/>
                            <w:bottom w:val="none" w:sz="0" w:space="0" w:color="auto"/>
                            <w:right w:val="none" w:sz="0" w:space="0" w:color="auto"/>
                          </w:divBdr>
                          <w:divsChild>
                            <w:div w:id="616763491">
                              <w:marLeft w:val="0"/>
                              <w:marRight w:val="0"/>
                              <w:marTop w:val="0"/>
                              <w:marBottom w:val="0"/>
                              <w:divBdr>
                                <w:top w:val="none" w:sz="0" w:space="0" w:color="auto"/>
                                <w:left w:val="none" w:sz="0" w:space="0" w:color="auto"/>
                                <w:bottom w:val="none" w:sz="0" w:space="0" w:color="auto"/>
                                <w:right w:val="none" w:sz="0" w:space="0" w:color="auto"/>
                              </w:divBdr>
                              <w:divsChild>
                                <w:div w:id="1321059">
                                  <w:marLeft w:val="0"/>
                                  <w:marRight w:val="0"/>
                                  <w:marTop w:val="0"/>
                                  <w:marBottom w:val="0"/>
                                  <w:divBdr>
                                    <w:top w:val="none" w:sz="0" w:space="0" w:color="auto"/>
                                    <w:left w:val="none" w:sz="0" w:space="0" w:color="auto"/>
                                    <w:bottom w:val="none" w:sz="0" w:space="0" w:color="auto"/>
                                    <w:right w:val="none" w:sz="0" w:space="0" w:color="auto"/>
                                  </w:divBdr>
                                </w:div>
                                <w:div w:id="2066445433">
                                  <w:marLeft w:val="0"/>
                                  <w:marRight w:val="0"/>
                                  <w:marTop w:val="0"/>
                                  <w:marBottom w:val="0"/>
                                  <w:divBdr>
                                    <w:top w:val="none" w:sz="0" w:space="0" w:color="auto"/>
                                    <w:left w:val="none" w:sz="0" w:space="0" w:color="auto"/>
                                    <w:bottom w:val="none" w:sz="0" w:space="0" w:color="auto"/>
                                    <w:right w:val="none" w:sz="0" w:space="0" w:color="auto"/>
                                  </w:divBdr>
                                </w:div>
                                <w:div w:id="20857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04704">
                          <w:marLeft w:val="0"/>
                          <w:marRight w:val="0"/>
                          <w:marTop w:val="0"/>
                          <w:marBottom w:val="0"/>
                          <w:divBdr>
                            <w:top w:val="none" w:sz="0" w:space="0" w:color="auto"/>
                            <w:left w:val="none" w:sz="0" w:space="0" w:color="auto"/>
                            <w:bottom w:val="none" w:sz="0" w:space="0" w:color="auto"/>
                            <w:right w:val="none" w:sz="0" w:space="0" w:color="auto"/>
                          </w:divBdr>
                          <w:divsChild>
                            <w:div w:id="2068406482">
                              <w:marLeft w:val="0"/>
                              <w:marRight w:val="0"/>
                              <w:marTop w:val="0"/>
                              <w:marBottom w:val="0"/>
                              <w:divBdr>
                                <w:top w:val="none" w:sz="0" w:space="0" w:color="auto"/>
                                <w:left w:val="none" w:sz="0" w:space="0" w:color="auto"/>
                                <w:bottom w:val="none" w:sz="0" w:space="0" w:color="auto"/>
                                <w:right w:val="none" w:sz="0" w:space="0" w:color="auto"/>
                              </w:divBdr>
                              <w:divsChild>
                                <w:div w:id="50882504">
                                  <w:marLeft w:val="0"/>
                                  <w:marRight w:val="0"/>
                                  <w:marTop w:val="0"/>
                                  <w:marBottom w:val="0"/>
                                  <w:divBdr>
                                    <w:top w:val="none" w:sz="0" w:space="0" w:color="auto"/>
                                    <w:left w:val="none" w:sz="0" w:space="0" w:color="auto"/>
                                    <w:bottom w:val="none" w:sz="0" w:space="0" w:color="auto"/>
                                    <w:right w:val="none" w:sz="0" w:space="0" w:color="auto"/>
                                  </w:divBdr>
                                  <w:divsChild>
                                    <w:div w:id="1982075752">
                                      <w:marLeft w:val="0"/>
                                      <w:marRight w:val="0"/>
                                      <w:marTop w:val="0"/>
                                      <w:marBottom w:val="0"/>
                                      <w:divBdr>
                                        <w:top w:val="none" w:sz="0" w:space="0" w:color="auto"/>
                                        <w:left w:val="none" w:sz="0" w:space="0" w:color="auto"/>
                                        <w:bottom w:val="none" w:sz="0" w:space="0" w:color="auto"/>
                                        <w:right w:val="none" w:sz="0" w:space="0" w:color="auto"/>
                                      </w:divBdr>
                                      <w:divsChild>
                                        <w:div w:id="407580525">
                                          <w:marLeft w:val="0"/>
                                          <w:marRight w:val="0"/>
                                          <w:marTop w:val="0"/>
                                          <w:marBottom w:val="0"/>
                                          <w:divBdr>
                                            <w:top w:val="none" w:sz="0" w:space="0" w:color="auto"/>
                                            <w:left w:val="none" w:sz="0" w:space="0" w:color="auto"/>
                                            <w:bottom w:val="none" w:sz="0" w:space="0" w:color="auto"/>
                                            <w:right w:val="none" w:sz="0" w:space="0" w:color="auto"/>
                                          </w:divBdr>
                                          <w:divsChild>
                                            <w:div w:id="1948656826">
                                              <w:marLeft w:val="0"/>
                                              <w:marRight w:val="0"/>
                                              <w:marTop w:val="0"/>
                                              <w:marBottom w:val="0"/>
                                              <w:divBdr>
                                                <w:top w:val="none" w:sz="0" w:space="0" w:color="auto"/>
                                                <w:left w:val="none" w:sz="0" w:space="0" w:color="auto"/>
                                                <w:bottom w:val="none" w:sz="0" w:space="0" w:color="auto"/>
                                                <w:right w:val="none" w:sz="0" w:space="0" w:color="auto"/>
                                              </w:divBdr>
                                              <w:divsChild>
                                                <w:div w:id="1760255439">
                                                  <w:marLeft w:val="0"/>
                                                  <w:marRight w:val="0"/>
                                                  <w:marTop w:val="0"/>
                                                  <w:marBottom w:val="0"/>
                                                  <w:divBdr>
                                                    <w:top w:val="none" w:sz="0" w:space="0" w:color="auto"/>
                                                    <w:left w:val="none" w:sz="0" w:space="0" w:color="auto"/>
                                                    <w:bottom w:val="none" w:sz="0" w:space="0" w:color="auto"/>
                                                    <w:right w:val="none" w:sz="0" w:space="0" w:color="auto"/>
                                                  </w:divBdr>
                                                  <w:divsChild>
                                                    <w:div w:id="1473133665">
                                                      <w:marLeft w:val="0"/>
                                                      <w:marRight w:val="0"/>
                                                      <w:marTop w:val="0"/>
                                                      <w:marBottom w:val="0"/>
                                                      <w:divBdr>
                                                        <w:top w:val="none" w:sz="0" w:space="0" w:color="auto"/>
                                                        <w:left w:val="none" w:sz="0" w:space="0" w:color="auto"/>
                                                        <w:bottom w:val="none" w:sz="0" w:space="0" w:color="auto"/>
                                                        <w:right w:val="none" w:sz="0" w:space="0" w:color="auto"/>
                                                      </w:divBdr>
                                                      <w:divsChild>
                                                        <w:div w:id="51203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286812">
                          <w:marLeft w:val="0"/>
                          <w:marRight w:val="0"/>
                          <w:marTop w:val="0"/>
                          <w:marBottom w:val="0"/>
                          <w:divBdr>
                            <w:top w:val="none" w:sz="0" w:space="0" w:color="auto"/>
                            <w:left w:val="none" w:sz="0" w:space="0" w:color="auto"/>
                            <w:bottom w:val="none" w:sz="0" w:space="0" w:color="auto"/>
                            <w:right w:val="none" w:sz="0" w:space="0" w:color="auto"/>
                          </w:divBdr>
                          <w:divsChild>
                            <w:div w:id="624316866">
                              <w:marLeft w:val="0"/>
                              <w:marRight w:val="0"/>
                              <w:marTop w:val="0"/>
                              <w:marBottom w:val="0"/>
                              <w:divBdr>
                                <w:top w:val="none" w:sz="0" w:space="0" w:color="auto"/>
                                <w:left w:val="none" w:sz="0" w:space="0" w:color="auto"/>
                                <w:bottom w:val="none" w:sz="0" w:space="0" w:color="auto"/>
                                <w:right w:val="none" w:sz="0" w:space="0" w:color="auto"/>
                              </w:divBdr>
                              <w:divsChild>
                                <w:div w:id="1497650526">
                                  <w:marLeft w:val="0"/>
                                  <w:marRight w:val="0"/>
                                  <w:marTop w:val="0"/>
                                  <w:marBottom w:val="0"/>
                                  <w:divBdr>
                                    <w:top w:val="none" w:sz="0" w:space="0" w:color="auto"/>
                                    <w:left w:val="none" w:sz="0" w:space="0" w:color="auto"/>
                                    <w:bottom w:val="none" w:sz="0" w:space="0" w:color="auto"/>
                                    <w:right w:val="none" w:sz="0" w:space="0" w:color="auto"/>
                                  </w:divBdr>
                                  <w:divsChild>
                                    <w:div w:id="181760240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22785434">
                                          <w:marLeft w:val="0"/>
                                          <w:marRight w:val="0"/>
                                          <w:marTop w:val="0"/>
                                          <w:marBottom w:val="0"/>
                                          <w:divBdr>
                                            <w:top w:val="none" w:sz="0" w:space="0" w:color="auto"/>
                                            <w:left w:val="none" w:sz="0" w:space="0" w:color="auto"/>
                                            <w:bottom w:val="none" w:sz="0" w:space="0" w:color="auto"/>
                                            <w:right w:val="none" w:sz="0" w:space="0" w:color="auto"/>
                                          </w:divBdr>
                                          <w:divsChild>
                                            <w:div w:id="861940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59791211">
                                      <w:marLeft w:val="0"/>
                                      <w:marRight w:val="0"/>
                                      <w:marTop w:val="0"/>
                                      <w:marBottom w:val="0"/>
                                      <w:divBdr>
                                        <w:top w:val="none" w:sz="0" w:space="0" w:color="auto"/>
                                        <w:left w:val="none" w:sz="0" w:space="0" w:color="auto"/>
                                        <w:bottom w:val="none" w:sz="0" w:space="0" w:color="auto"/>
                                        <w:right w:val="none" w:sz="0" w:space="0" w:color="auto"/>
                                      </w:divBdr>
                                    </w:div>
                                    <w:div w:id="18587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416250">
                      <w:marLeft w:val="0"/>
                      <w:marRight w:val="0"/>
                      <w:marTop w:val="0"/>
                      <w:marBottom w:val="0"/>
                      <w:divBdr>
                        <w:top w:val="none" w:sz="0" w:space="0" w:color="auto"/>
                        <w:left w:val="none" w:sz="0" w:space="0" w:color="auto"/>
                        <w:bottom w:val="none" w:sz="0" w:space="0" w:color="auto"/>
                        <w:right w:val="none" w:sz="0" w:space="0" w:color="auto"/>
                      </w:divBdr>
                      <w:divsChild>
                        <w:div w:id="18170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335088">
          <w:marLeft w:val="0"/>
          <w:marRight w:val="0"/>
          <w:marTop w:val="0"/>
          <w:marBottom w:val="0"/>
          <w:divBdr>
            <w:top w:val="none" w:sz="0" w:space="0" w:color="auto"/>
            <w:left w:val="none" w:sz="0" w:space="0" w:color="auto"/>
            <w:bottom w:val="none" w:sz="0" w:space="0" w:color="auto"/>
            <w:right w:val="none" w:sz="0" w:space="0" w:color="auto"/>
          </w:divBdr>
          <w:divsChild>
            <w:div w:id="1667398152">
              <w:marLeft w:val="0"/>
              <w:marRight w:val="0"/>
              <w:marTop w:val="0"/>
              <w:marBottom w:val="0"/>
              <w:divBdr>
                <w:top w:val="none" w:sz="0" w:space="0" w:color="auto"/>
                <w:left w:val="none" w:sz="0" w:space="0" w:color="auto"/>
                <w:bottom w:val="none" w:sz="0" w:space="0" w:color="auto"/>
                <w:right w:val="none" w:sz="0" w:space="0" w:color="auto"/>
              </w:divBdr>
              <w:divsChild>
                <w:div w:id="661081366">
                  <w:marLeft w:val="0"/>
                  <w:marRight w:val="0"/>
                  <w:marTop w:val="0"/>
                  <w:marBottom w:val="0"/>
                  <w:divBdr>
                    <w:top w:val="none" w:sz="0" w:space="0" w:color="auto"/>
                    <w:left w:val="none" w:sz="0" w:space="0" w:color="auto"/>
                    <w:bottom w:val="none" w:sz="0" w:space="0" w:color="auto"/>
                    <w:right w:val="none" w:sz="0" w:space="0" w:color="auto"/>
                  </w:divBdr>
                  <w:divsChild>
                    <w:div w:id="2515616">
                      <w:marLeft w:val="0"/>
                      <w:marRight w:val="0"/>
                      <w:marTop w:val="0"/>
                      <w:marBottom w:val="0"/>
                      <w:divBdr>
                        <w:top w:val="none" w:sz="0" w:space="0" w:color="auto"/>
                        <w:left w:val="none" w:sz="0" w:space="0" w:color="auto"/>
                        <w:bottom w:val="none" w:sz="0" w:space="0" w:color="auto"/>
                        <w:right w:val="none" w:sz="0" w:space="0" w:color="auto"/>
                      </w:divBdr>
                      <w:divsChild>
                        <w:div w:id="1110393260">
                          <w:marLeft w:val="0"/>
                          <w:marRight w:val="0"/>
                          <w:marTop w:val="0"/>
                          <w:marBottom w:val="0"/>
                          <w:divBdr>
                            <w:top w:val="none" w:sz="0" w:space="0" w:color="auto"/>
                            <w:left w:val="none" w:sz="0" w:space="0" w:color="auto"/>
                            <w:bottom w:val="none" w:sz="0" w:space="0" w:color="auto"/>
                            <w:right w:val="none" w:sz="0" w:space="0" w:color="auto"/>
                          </w:divBdr>
                          <w:divsChild>
                            <w:div w:id="770317336">
                              <w:marLeft w:val="0"/>
                              <w:marRight w:val="0"/>
                              <w:marTop w:val="0"/>
                              <w:marBottom w:val="0"/>
                              <w:divBdr>
                                <w:top w:val="none" w:sz="0" w:space="0" w:color="auto"/>
                                <w:left w:val="none" w:sz="0" w:space="0" w:color="auto"/>
                                <w:bottom w:val="none" w:sz="0" w:space="0" w:color="auto"/>
                                <w:right w:val="none" w:sz="0" w:space="0" w:color="auto"/>
                              </w:divBdr>
                            </w:div>
                            <w:div w:id="132920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518062">
                  <w:marLeft w:val="0"/>
                  <w:marRight w:val="0"/>
                  <w:marTop w:val="0"/>
                  <w:marBottom w:val="0"/>
                  <w:divBdr>
                    <w:top w:val="none" w:sz="0" w:space="0" w:color="auto"/>
                    <w:left w:val="none" w:sz="0" w:space="0" w:color="auto"/>
                    <w:bottom w:val="none" w:sz="0" w:space="0" w:color="auto"/>
                    <w:right w:val="none" w:sz="0" w:space="0" w:color="auto"/>
                  </w:divBdr>
                  <w:divsChild>
                    <w:div w:id="1145657245">
                      <w:marLeft w:val="0"/>
                      <w:marRight w:val="0"/>
                      <w:marTop w:val="0"/>
                      <w:marBottom w:val="0"/>
                      <w:divBdr>
                        <w:top w:val="none" w:sz="0" w:space="0" w:color="auto"/>
                        <w:left w:val="none" w:sz="0" w:space="0" w:color="auto"/>
                        <w:bottom w:val="none" w:sz="0" w:space="0" w:color="auto"/>
                        <w:right w:val="none" w:sz="0" w:space="0" w:color="auto"/>
                      </w:divBdr>
                      <w:divsChild>
                        <w:div w:id="47279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55648">
          <w:marLeft w:val="0"/>
          <w:marRight w:val="0"/>
          <w:marTop w:val="0"/>
          <w:marBottom w:val="0"/>
          <w:divBdr>
            <w:top w:val="none" w:sz="0" w:space="0" w:color="auto"/>
            <w:left w:val="none" w:sz="0" w:space="0" w:color="auto"/>
            <w:bottom w:val="none" w:sz="0" w:space="0" w:color="auto"/>
            <w:right w:val="none" w:sz="0" w:space="0" w:color="auto"/>
          </w:divBdr>
          <w:divsChild>
            <w:div w:id="3165480">
              <w:marLeft w:val="0"/>
              <w:marRight w:val="0"/>
              <w:marTop w:val="0"/>
              <w:marBottom w:val="0"/>
              <w:divBdr>
                <w:top w:val="none" w:sz="0" w:space="0" w:color="auto"/>
                <w:left w:val="none" w:sz="0" w:space="0" w:color="auto"/>
                <w:bottom w:val="none" w:sz="0" w:space="0" w:color="auto"/>
                <w:right w:val="none" w:sz="0" w:space="0" w:color="auto"/>
              </w:divBdr>
              <w:divsChild>
                <w:div w:id="1471703441">
                  <w:marLeft w:val="0"/>
                  <w:marRight w:val="0"/>
                  <w:marTop w:val="0"/>
                  <w:marBottom w:val="0"/>
                  <w:divBdr>
                    <w:top w:val="none" w:sz="0" w:space="0" w:color="auto"/>
                    <w:left w:val="none" w:sz="0" w:space="0" w:color="auto"/>
                    <w:bottom w:val="none" w:sz="0" w:space="0" w:color="auto"/>
                    <w:right w:val="none" w:sz="0" w:space="0" w:color="auto"/>
                  </w:divBdr>
                  <w:divsChild>
                    <w:div w:id="501243185">
                      <w:marLeft w:val="0"/>
                      <w:marRight w:val="0"/>
                      <w:marTop w:val="0"/>
                      <w:marBottom w:val="0"/>
                      <w:divBdr>
                        <w:top w:val="none" w:sz="0" w:space="0" w:color="auto"/>
                        <w:left w:val="none" w:sz="0" w:space="0" w:color="auto"/>
                        <w:bottom w:val="none" w:sz="0" w:space="0" w:color="auto"/>
                        <w:right w:val="none" w:sz="0" w:space="0" w:color="auto"/>
                      </w:divBdr>
                      <w:divsChild>
                        <w:div w:id="100611433">
                          <w:marLeft w:val="0"/>
                          <w:marRight w:val="0"/>
                          <w:marTop w:val="0"/>
                          <w:marBottom w:val="0"/>
                          <w:divBdr>
                            <w:top w:val="none" w:sz="0" w:space="0" w:color="auto"/>
                            <w:left w:val="none" w:sz="0" w:space="0" w:color="auto"/>
                            <w:bottom w:val="none" w:sz="0" w:space="0" w:color="auto"/>
                            <w:right w:val="none" w:sz="0" w:space="0" w:color="auto"/>
                          </w:divBdr>
                          <w:divsChild>
                            <w:div w:id="913852618">
                              <w:marLeft w:val="0"/>
                              <w:marRight w:val="0"/>
                              <w:marTop w:val="0"/>
                              <w:marBottom w:val="0"/>
                              <w:divBdr>
                                <w:top w:val="none" w:sz="0" w:space="0" w:color="auto"/>
                                <w:left w:val="none" w:sz="0" w:space="0" w:color="auto"/>
                                <w:bottom w:val="none" w:sz="0" w:space="0" w:color="auto"/>
                                <w:right w:val="none" w:sz="0" w:space="0" w:color="auto"/>
                              </w:divBdr>
                            </w:div>
                            <w:div w:id="21258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08715">
                  <w:marLeft w:val="0"/>
                  <w:marRight w:val="0"/>
                  <w:marTop w:val="0"/>
                  <w:marBottom w:val="0"/>
                  <w:divBdr>
                    <w:top w:val="none" w:sz="0" w:space="0" w:color="auto"/>
                    <w:left w:val="none" w:sz="0" w:space="0" w:color="auto"/>
                    <w:bottom w:val="none" w:sz="0" w:space="0" w:color="auto"/>
                    <w:right w:val="none" w:sz="0" w:space="0" w:color="auto"/>
                  </w:divBdr>
                  <w:divsChild>
                    <w:div w:id="1104106556">
                      <w:marLeft w:val="0"/>
                      <w:marRight w:val="0"/>
                      <w:marTop w:val="0"/>
                      <w:marBottom w:val="0"/>
                      <w:divBdr>
                        <w:top w:val="none" w:sz="0" w:space="0" w:color="auto"/>
                        <w:left w:val="none" w:sz="0" w:space="0" w:color="auto"/>
                        <w:bottom w:val="none" w:sz="0" w:space="0" w:color="auto"/>
                        <w:right w:val="none" w:sz="0" w:space="0" w:color="auto"/>
                      </w:divBdr>
                      <w:divsChild>
                        <w:div w:id="101804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769623">
          <w:marLeft w:val="0"/>
          <w:marRight w:val="0"/>
          <w:marTop w:val="0"/>
          <w:marBottom w:val="0"/>
          <w:divBdr>
            <w:top w:val="none" w:sz="0" w:space="0" w:color="auto"/>
            <w:left w:val="none" w:sz="0" w:space="0" w:color="auto"/>
            <w:bottom w:val="none" w:sz="0" w:space="0" w:color="auto"/>
            <w:right w:val="none" w:sz="0" w:space="0" w:color="auto"/>
          </w:divBdr>
          <w:divsChild>
            <w:div w:id="1719165396">
              <w:marLeft w:val="0"/>
              <w:marRight w:val="0"/>
              <w:marTop w:val="0"/>
              <w:marBottom w:val="0"/>
              <w:divBdr>
                <w:top w:val="none" w:sz="0" w:space="0" w:color="auto"/>
                <w:left w:val="none" w:sz="0" w:space="0" w:color="auto"/>
                <w:bottom w:val="none" w:sz="0" w:space="0" w:color="auto"/>
                <w:right w:val="none" w:sz="0" w:space="0" w:color="auto"/>
              </w:divBdr>
              <w:divsChild>
                <w:div w:id="136191995">
                  <w:marLeft w:val="0"/>
                  <w:marRight w:val="0"/>
                  <w:marTop w:val="0"/>
                  <w:marBottom w:val="0"/>
                  <w:divBdr>
                    <w:top w:val="none" w:sz="0" w:space="0" w:color="auto"/>
                    <w:left w:val="none" w:sz="0" w:space="0" w:color="auto"/>
                    <w:bottom w:val="none" w:sz="0" w:space="0" w:color="auto"/>
                    <w:right w:val="none" w:sz="0" w:space="0" w:color="auto"/>
                  </w:divBdr>
                  <w:divsChild>
                    <w:div w:id="310790112">
                      <w:marLeft w:val="0"/>
                      <w:marRight w:val="0"/>
                      <w:marTop w:val="0"/>
                      <w:marBottom w:val="0"/>
                      <w:divBdr>
                        <w:top w:val="none" w:sz="0" w:space="0" w:color="auto"/>
                        <w:left w:val="none" w:sz="0" w:space="0" w:color="auto"/>
                        <w:bottom w:val="none" w:sz="0" w:space="0" w:color="auto"/>
                        <w:right w:val="none" w:sz="0" w:space="0" w:color="auto"/>
                      </w:divBdr>
                      <w:divsChild>
                        <w:div w:id="5132551">
                          <w:marLeft w:val="0"/>
                          <w:marRight w:val="0"/>
                          <w:marTop w:val="0"/>
                          <w:marBottom w:val="0"/>
                          <w:divBdr>
                            <w:top w:val="none" w:sz="0" w:space="0" w:color="auto"/>
                            <w:left w:val="none" w:sz="0" w:space="0" w:color="auto"/>
                            <w:bottom w:val="none" w:sz="0" w:space="0" w:color="auto"/>
                            <w:right w:val="none" w:sz="0" w:space="0" w:color="auto"/>
                          </w:divBdr>
                          <w:divsChild>
                            <w:div w:id="1589802252">
                              <w:marLeft w:val="0"/>
                              <w:marRight w:val="0"/>
                              <w:marTop w:val="0"/>
                              <w:marBottom w:val="0"/>
                              <w:divBdr>
                                <w:top w:val="none" w:sz="0" w:space="0" w:color="auto"/>
                                <w:left w:val="none" w:sz="0" w:space="0" w:color="auto"/>
                                <w:bottom w:val="none" w:sz="0" w:space="0" w:color="auto"/>
                                <w:right w:val="none" w:sz="0" w:space="0" w:color="auto"/>
                              </w:divBdr>
                              <w:divsChild>
                                <w:div w:id="1116294809">
                                  <w:marLeft w:val="0"/>
                                  <w:marRight w:val="0"/>
                                  <w:marTop w:val="0"/>
                                  <w:marBottom w:val="0"/>
                                  <w:divBdr>
                                    <w:top w:val="none" w:sz="0" w:space="0" w:color="auto"/>
                                    <w:left w:val="none" w:sz="0" w:space="0" w:color="auto"/>
                                    <w:bottom w:val="none" w:sz="0" w:space="0" w:color="auto"/>
                                    <w:right w:val="none" w:sz="0" w:space="0" w:color="auto"/>
                                  </w:divBdr>
                                  <w:divsChild>
                                    <w:div w:id="955865082">
                                      <w:marLeft w:val="0"/>
                                      <w:marRight w:val="0"/>
                                      <w:marTop w:val="0"/>
                                      <w:marBottom w:val="0"/>
                                      <w:divBdr>
                                        <w:top w:val="none" w:sz="0" w:space="0" w:color="auto"/>
                                        <w:left w:val="none" w:sz="0" w:space="0" w:color="auto"/>
                                        <w:bottom w:val="none" w:sz="0" w:space="0" w:color="auto"/>
                                        <w:right w:val="none" w:sz="0" w:space="0" w:color="auto"/>
                                      </w:divBdr>
                                      <w:divsChild>
                                        <w:div w:id="687412540">
                                          <w:marLeft w:val="0"/>
                                          <w:marRight w:val="0"/>
                                          <w:marTop w:val="0"/>
                                          <w:marBottom w:val="0"/>
                                          <w:divBdr>
                                            <w:top w:val="none" w:sz="0" w:space="0" w:color="auto"/>
                                            <w:left w:val="none" w:sz="0" w:space="0" w:color="auto"/>
                                            <w:bottom w:val="none" w:sz="0" w:space="0" w:color="auto"/>
                                            <w:right w:val="none" w:sz="0" w:space="0" w:color="auto"/>
                                          </w:divBdr>
                                          <w:divsChild>
                                            <w:div w:id="84844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588214">
          <w:marLeft w:val="0"/>
          <w:marRight w:val="0"/>
          <w:marTop w:val="0"/>
          <w:marBottom w:val="0"/>
          <w:divBdr>
            <w:top w:val="none" w:sz="0" w:space="0" w:color="auto"/>
            <w:left w:val="none" w:sz="0" w:space="0" w:color="auto"/>
            <w:bottom w:val="none" w:sz="0" w:space="0" w:color="auto"/>
            <w:right w:val="none" w:sz="0" w:space="0" w:color="auto"/>
          </w:divBdr>
          <w:divsChild>
            <w:div w:id="1959605649">
              <w:marLeft w:val="0"/>
              <w:marRight w:val="0"/>
              <w:marTop w:val="0"/>
              <w:marBottom w:val="0"/>
              <w:divBdr>
                <w:top w:val="none" w:sz="0" w:space="0" w:color="auto"/>
                <w:left w:val="none" w:sz="0" w:space="0" w:color="auto"/>
                <w:bottom w:val="none" w:sz="0" w:space="0" w:color="auto"/>
                <w:right w:val="none" w:sz="0" w:space="0" w:color="auto"/>
              </w:divBdr>
              <w:divsChild>
                <w:div w:id="1229193236">
                  <w:marLeft w:val="0"/>
                  <w:marRight w:val="0"/>
                  <w:marTop w:val="0"/>
                  <w:marBottom w:val="0"/>
                  <w:divBdr>
                    <w:top w:val="none" w:sz="0" w:space="0" w:color="auto"/>
                    <w:left w:val="none" w:sz="0" w:space="0" w:color="auto"/>
                    <w:bottom w:val="none" w:sz="0" w:space="0" w:color="auto"/>
                    <w:right w:val="none" w:sz="0" w:space="0" w:color="auto"/>
                  </w:divBdr>
                  <w:divsChild>
                    <w:div w:id="5905662">
                      <w:marLeft w:val="0"/>
                      <w:marRight w:val="0"/>
                      <w:marTop w:val="0"/>
                      <w:marBottom w:val="0"/>
                      <w:divBdr>
                        <w:top w:val="none" w:sz="0" w:space="0" w:color="auto"/>
                        <w:left w:val="none" w:sz="0" w:space="0" w:color="auto"/>
                        <w:bottom w:val="none" w:sz="0" w:space="0" w:color="auto"/>
                        <w:right w:val="none" w:sz="0" w:space="0" w:color="auto"/>
                      </w:divBdr>
                      <w:divsChild>
                        <w:div w:id="618952412">
                          <w:marLeft w:val="0"/>
                          <w:marRight w:val="0"/>
                          <w:marTop w:val="0"/>
                          <w:marBottom w:val="0"/>
                          <w:divBdr>
                            <w:top w:val="none" w:sz="0" w:space="0" w:color="auto"/>
                            <w:left w:val="none" w:sz="0" w:space="0" w:color="auto"/>
                            <w:bottom w:val="none" w:sz="0" w:space="0" w:color="auto"/>
                            <w:right w:val="none" w:sz="0" w:space="0" w:color="auto"/>
                          </w:divBdr>
                        </w:div>
                        <w:div w:id="1409494213">
                          <w:marLeft w:val="0"/>
                          <w:marRight w:val="0"/>
                          <w:marTop w:val="0"/>
                          <w:marBottom w:val="0"/>
                          <w:divBdr>
                            <w:top w:val="none" w:sz="0" w:space="0" w:color="auto"/>
                            <w:left w:val="none" w:sz="0" w:space="0" w:color="auto"/>
                            <w:bottom w:val="none" w:sz="0" w:space="0" w:color="auto"/>
                            <w:right w:val="none" w:sz="0" w:space="0" w:color="auto"/>
                          </w:divBdr>
                        </w:div>
                      </w:divsChild>
                    </w:div>
                    <w:div w:id="661397755">
                      <w:marLeft w:val="0"/>
                      <w:marRight w:val="0"/>
                      <w:marTop w:val="0"/>
                      <w:marBottom w:val="0"/>
                      <w:divBdr>
                        <w:top w:val="none" w:sz="0" w:space="0" w:color="auto"/>
                        <w:left w:val="none" w:sz="0" w:space="0" w:color="auto"/>
                        <w:bottom w:val="none" w:sz="0" w:space="0" w:color="auto"/>
                        <w:right w:val="none" w:sz="0" w:space="0" w:color="auto"/>
                      </w:divBdr>
                      <w:divsChild>
                        <w:div w:id="33353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668111">
          <w:marLeft w:val="0"/>
          <w:marRight w:val="0"/>
          <w:marTop w:val="0"/>
          <w:marBottom w:val="0"/>
          <w:divBdr>
            <w:top w:val="none" w:sz="0" w:space="0" w:color="auto"/>
            <w:left w:val="none" w:sz="0" w:space="0" w:color="auto"/>
            <w:bottom w:val="none" w:sz="0" w:space="0" w:color="auto"/>
            <w:right w:val="none" w:sz="0" w:space="0" w:color="auto"/>
          </w:divBdr>
          <w:divsChild>
            <w:div w:id="1310473155">
              <w:marLeft w:val="0"/>
              <w:marRight w:val="0"/>
              <w:marTop w:val="0"/>
              <w:marBottom w:val="0"/>
              <w:divBdr>
                <w:top w:val="none" w:sz="0" w:space="0" w:color="auto"/>
                <w:left w:val="none" w:sz="0" w:space="0" w:color="auto"/>
                <w:bottom w:val="none" w:sz="0" w:space="0" w:color="auto"/>
                <w:right w:val="none" w:sz="0" w:space="0" w:color="auto"/>
              </w:divBdr>
              <w:divsChild>
                <w:div w:id="1980647321">
                  <w:marLeft w:val="0"/>
                  <w:marRight w:val="0"/>
                  <w:marTop w:val="0"/>
                  <w:marBottom w:val="0"/>
                  <w:divBdr>
                    <w:top w:val="none" w:sz="0" w:space="0" w:color="auto"/>
                    <w:left w:val="none" w:sz="0" w:space="0" w:color="auto"/>
                    <w:bottom w:val="none" w:sz="0" w:space="0" w:color="auto"/>
                    <w:right w:val="none" w:sz="0" w:space="0" w:color="auto"/>
                  </w:divBdr>
                  <w:divsChild>
                    <w:div w:id="615480171">
                      <w:marLeft w:val="0"/>
                      <w:marRight w:val="0"/>
                      <w:marTop w:val="0"/>
                      <w:marBottom w:val="0"/>
                      <w:divBdr>
                        <w:top w:val="none" w:sz="0" w:space="0" w:color="auto"/>
                        <w:left w:val="none" w:sz="0" w:space="0" w:color="auto"/>
                        <w:bottom w:val="none" w:sz="0" w:space="0" w:color="auto"/>
                        <w:right w:val="none" w:sz="0" w:space="0" w:color="auto"/>
                      </w:divBdr>
                      <w:divsChild>
                        <w:div w:id="6442113">
                          <w:marLeft w:val="0"/>
                          <w:marRight w:val="0"/>
                          <w:marTop w:val="0"/>
                          <w:marBottom w:val="0"/>
                          <w:divBdr>
                            <w:top w:val="none" w:sz="0" w:space="0" w:color="auto"/>
                            <w:left w:val="none" w:sz="0" w:space="0" w:color="auto"/>
                            <w:bottom w:val="none" w:sz="0" w:space="0" w:color="auto"/>
                            <w:right w:val="none" w:sz="0" w:space="0" w:color="auto"/>
                          </w:divBdr>
                        </w:div>
                        <w:div w:id="363404046">
                          <w:marLeft w:val="0"/>
                          <w:marRight w:val="0"/>
                          <w:marTop w:val="0"/>
                          <w:marBottom w:val="0"/>
                          <w:divBdr>
                            <w:top w:val="none" w:sz="0" w:space="0" w:color="auto"/>
                            <w:left w:val="none" w:sz="0" w:space="0" w:color="auto"/>
                            <w:bottom w:val="none" w:sz="0" w:space="0" w:color="auto"/>
                            <w:right w:val="none" w:sz="0" w:space="0" w:color="auto"/>
                          </w:divBdr>
                        </w:div>
                        <w:div w:id="911309973">
                          <w:marLeft w:val="0"/>
                          <w:marRight w:val="0"/>
                          <w:marTop w:val="0"/>
                          <w:marBottom w:val="0"/>
                          <w:divBdr>
                            <w:top w:val="none" w:sz="0" w:space="0" w:color="auto"/>
                            <w:left w:val="none" w:sz="0" w:space="0" w:color="auto"/>
                            <w:bottom w:val="none" w:sz="0" w:space="0" w:color="auto"/>
                            <w:right w:val="none" w:sz="0" w:space="0" w:color="auto"/>
                          </w:divBdr>
                        </w:div>
                        <w:div w:id="918294385">
                          <w:marLeft w:val="0"/>
                          <w:marRight w:val="0"/>
                          <w:marTop w:val="0"/>
                          <w:marBottom w:val="0"/>
                          <w:divBdr>
                            <w:top w:val="none" w:sz="0" w:space="0" w:color="auto"/>
                            <w:left w:val="none" w:sz="0" w:space="0" w:color="auto"/>
                            <w:bottom w:val="none" w:sz="0" w:space="0" w:color="auto"/>
                            <w:right w:val="none" w:sz="0" w:space="0" w:color="auto"/>
                          </w:divBdr>
                        </w:div>
                        <w:div w:id="1141187796">
                          <w:marLeft w:val="0"/>
                          <w:marRight w:val="0"/>
                          <w:marTop w:val="0"/>
                          <w:marBottom w:val="0"/>
                          <w:divBdr>
                            <w:top w:val="none" w:sz="0" w:space="0" w:color="auto"/>
                            <w:left w:val="none" w:sz="0" w:space="0" w:color="auto"/>
                            <w:bottom w:val="none" w:sz="0" w:space="0" w:color="auto"/>
                            <w:right w:val="none" w:sz="0" w:space="0" w:color="auto"/>
                          </w:divBdr>
                        </w:div>
                        <w:div w:id="1951623670">
                          <w:marLeft w:val="0"/>
                          <w:marRight w:val="0"/>
                          <w:marTop w:val="0"/>
                          <w:marBottom w:val="0"/>
                          <w:divBdr>
                            <w:top w:val="none" w:sz="0" w:space="0" w:color="auto"/>
                            <w:left w:val="none" w:sz="0" w:space="0" w:color="auto"/>
                            <w:bottom w:val="none" w:sz="0" w:space="0" w:color="auto"/>
                            <w:right w:val="none" w:sz="0" w:space="0" w:color="auto"/>
                          </w:divBdr>
                        </w:div>
                        <w:div w:id="1952667912">
                          <w:marLeft w:val="0"/>
                          <w:marRight w:val="0"/>
                          <w:marTop w:val="0"/>
                          <w:marBottom w:val="0"/>
                          <w:divBdr>
                            <w:top w:val="none" w:sz="0" w:space="0" w:color="auto"/>
                            <w:left w:val="none" w:sz="0" w:space="0" w:color="auto"/>
                            <w:bottom w:val="none" w:sz="0" w:space="0" w:color="auto"/>
                            <w:right w:val="none" w:sz="0" w:space="0" w:color="auto"/>
                          </w:divBdr>
                        </w:div>
                        <w:div w:id="1983463083">
                          <w:marLeft w:val="0"/>
                          <w:marRight w:val="0"/>
                          <w:marTop w:val="0"/>
                          <w:marBottom w:val="0"/>
                          <w:divBdr>
                            <w:top w:val="none" w:sz="0" w:space="0" w:color="auto"/>
                            <w:left w:val="none" w:sz="0" w:space="0" w:color="auto"/>
                            <w:bottom w:val="none" w:sz="0" w:space="0" w:color="auto"/>
                            <w:right w:val="none" w:sz="0" w:space="0" w:color="auto"/>
                          </w:divBdr>
                        </w:div>
                        <w:div w:id="1988435792">
                          <w:marLeft w:val="0"/>
                          <w:marRight w:val="0"/>
                          <w:marTop w:val="0"/>
                          <w:marBottom w:val="0"/>
                          <w:divBdr>
                            <w:top w:val="none" w:sz="0" w:space="0" w:color="auto"/>
                            <w:left w:val="none" w:sz="0" w:space="0" w:color="auto"/>
                            <w:bottom w:val="none" w:sz="0" w:space="0" w:color="auto"/>
                            <w:right w:val="none" w:sz="0" w:space="0" w:color="auto"/>
                          </w:divBdr>
                        </w:div>
                        <w:div w:id="2081755887">
                          <w:marLeft w:val="0"/>
                          <w:marRight w:val="0"/>
                          <w:marTop w:val="0"/>
                          <w:marBottom w:val="0"/>
                          <w:divBdr>
                            <w:top w:val="none" w:sz="0" w:space="0" w:color="auto"/>
                            <w:left w:val="none" w:sz="0" w:space="0" w:color="auto"/>
                            <w:bottom w:val="none" w:sz="0" w:space="0" w:color="auto"/>
                            <w:right w:val="none" w:sz="0" w:space="0" w:color="auto"/>
                          </w:divBdr>
                        </w:div>
                      </w:divsChild>
                    </w:div>
                    <w:div w:id="1813254011">
                      <w:marLeft w:val="0"/>
                      <w:marRight w:val="0"/>
                      <w:marTop w:val="0"/>
                      <w:marBottom w:val="0"/>
                      <w:divBdr>
                        <w:top w:val="none" w:sz="0" w:space="0" w:color="auto"/>
                        <w:left w:val="none" w:sz="0" w:space="0" w:color="auto"/>
                        <w:bottom w:val="none" w:sz="0" w:space="0" w:color="auto"/>
                        <w:right w:val="none" w:sz="0" w:space="0" w:color="auto"/>
                      </w:divBdr>
                      <w:divsChild>
                        <w:div w:id="42500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303385">
          <w:marLeft w:val="0"/>
          <w:marRight w:val="0"/>
          <w:marTop w:val="0"/>
          <w:marBottom w:val="0"/>
          <w:divBdr>
            <w:top w:val="none" w:sz="0" w:space="0" w:color="auto"/>
            <w:left w:val="none" w:sz="0" w:space="0" w:color="auto"/>
            <w:bottom w:val="none" w:sz="0" w:space="0" w:color="auto"/>
            <w:right w:val="none" w:sz="0" w:space="0" w:color="auto"/>
          </w:divBdr>
          <w:divsChild>
            <w:div w:id="649293180">
              <w:marLeft w:val="0"/>
              <w:marRight w:val="0"/>
              <w:marTop w:val="0"/>
              <w:marBottom w:val="0"/>
              <w:divBdr>
                <w:top w:val="none" w:sz="0" w:space="0" w:color="auto"/>
                <w:left w:val="none" w:sz="0" w:space="0" w:color="auto"/>
                <w:bottom w:val="none" w:sz="0" w:space="0" w:color="auto"/>
                <w:right w:val="none" w:sz="0" w:space="0" w:color="auto"/>
              </w:divBdr>
              <w:divsChild>
                <w:div w:id="1502157677">
                  <w:marLeft w:val="0"/>
                  <w:marRight w:val="0"/>
                  <w:marTop w:val="0"/>
                  <w:marBottom w:val="0"/>
                  <w:divBdr>
                    <w:top w:val="none" w:sz="0" w:space="0" w:color="auto"/>
                    <w:left w:val="none" w:sz="0" w:space="0" w:color="auto"/>
                    <w:bottom w:val="none" w:sz="0" w:space="0" w:color="auto"/>
                    <w:right w:val="none" w:sz="0" w:space="0" w:color="auto"/>
                  </w:divBdr>
                  <w:divsChild>
                    <w:div w:id="791903974">
                      <w:marLeft w:val="0"/>
                      <w:marRight w:val="0"/>
                      <w:marTop w:val="0"/>
                      <w:marBottom w:val="0"/>
                      <w:divBdr>
                        <w:top w:val="none" w:sz="0" w:space="0" w:color="auto"/>
                        <w:left w:val="none" w:sz="0" w:space="0" w:color="auto"/>
                        <w:bottom w:val="none" w:sz="0" w:space="0" w:color="auto"/>
                        <w:right w:val="none" w:sz="0" w:space="0" w:color="auto"/>
                      </w:divBdr>
                      <w:divsChild>
                        <w:div w:id="1434979310">
                          <w:marLeft w:val="0"/>
                          <w:marRight w:val="0"/>
                          <w:marTop w:val="0"/>
                          <w:marBottom w:val="0"/>
                          <w:divBdr>
                            <w:top w:val="none" w:sz="0" w:space="0" w:color="auto"/>
                            <w:left w:val="none" w:sz="0" w:space="0" w:color="auto"/>
                            <w:bottom w:val="none" w:sz="0" w:space="0" w:color="auto"/>
                            <w:right w:val="none" w:sz="0" w:space="0" w:color="auto"/>
                          </w:divBdr>
                          <w:divsChild>
                            <w:div w:id="7684768">
                              <w:marLeft w:val="0"/>
                              <w:marRight w:val="0"/>
                              <w:marTop w:val="0"/>
                              <w:marBottom w:val="0"/>
                              <w:divBdr>
                                <w:top w:val="none" w:sz="0" w:space="0" w:color="auto"/>
                                <w:left w:val="none" w:sz="0" w:space="0" w:color="auto"/>
                                <w:bottom w:val="none" w:sz="0" w:space="0" w:color="auto"/>
                                <w:right w:val="none" w:sz="0" w:space="0" w:color="auto"/>
                              </w:divBdr>
                            </w:div>
                            <w:div w:id="22002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51709">
                  <w:marLeft w:val="0"/>
                  <w:marRight w:val="0"/>
                  <w:marTop w:val="0"/>
                  <w:marBottom w:val="0"/>
                  <w:divBdr>
                    <w:top w:val="none" w:sz="0" w:space="0" w:color="auto"/>
                    <w:left w:val="none" w:sz="0" w:space="0" w:color="auto"/>
                    <w:bottom w:val="none" w:sz="0" w:space="0" w:color="auto"/>
                    <w:right w:val="none" w:sz="0" w:space="0" w:color="auto"/>
                  </w:divBdr>
                  <w:divsChild>
                    <w:div w:id="1483816656">
                      <w:marLeft w:val="0"/>
                      <w:marRight w:val="0"/>
                      <w:marTop w:val="0"/>
                      <w:marBottom w:val="0"/>
                      <w:divBdr>
                        <w:top w:val="none" w:sz="0" w:space="0" w:color="auto"/>
                        <w:left w:val="none" w:sz="0" w:space="0" w:color="auto"/>
                        <w:bottom w:val="none" w:sz="0" w:space="0" w:color="auto"/>
                        <w:right w:val="none" w:sz="0" w:space="0" w:color="auto"/>
                      </w:divBdr>
                      <w:divsChild>
                        <w:div w:id="165355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62334">
          <w:marLeft w:val="0"/>
          <w:marRight w:val="0"/>
          <w:marTop w:val="0"/>
          <w:marBottom w:val="0"/>
          <w:divBdr>
            <w:top w:val="none" w:sz="0" w:space="0" w:color="auto"/>
            <w:left w:val="none" w:sz="0" w:space="0" w:color="auto"/>
            <w:bottom w:val="none" w:sz="0" w:space="0" w:color="auto"/>
            <w:right w:val="none" w:sz="0" w:space="0" w:color="auto"/>
          </w:divBdr>
          <w:divsChild>
            <w:div w:id="124472229">
              <w:marLeft w:val="0"/>
              <w:marRight w:val="0"/>
              <w:marTop w:val="0"/>
              <w:marBottom w:val="0"/>
              <w:divBdr>
                <w:top w:val="none" w:sz="0" w:space="0" w:color="auto"/>
                <w:left w:val="none" w:sz="0" w:space="0" w:color="auto"/>
                <w:bottom w:val="none" w:sz="0" w:space="0" w:color="auto"/>
                <w:right w:val="none" w:sz="0" w:space="0" w:color="auto"/>
              </w:divBdr>
              <w:divsChild>
                <w:div w:id="1285651208">
                  <w:marLeft w:val="0"/>
                  <w:marRight w:val="0"/>
                  <w:marTop w:val="0"/>
                  <w:marBottom w:val="0"/>
                  <w:divBdr>
                    <w:top w:val="none" w:sz="0" w:space="0" w:color="auto"/>
                    <w:left w:val="none" w:sz="0" w:space="0" w:color="auto"/>
                    <w:bottom w:val="none" w:sz="0" w:space="0" w:color="auto"/>
                    <w:right w:val="none" w:sz="0" w:space="0" w:color="auto"/>
                  </w:divBdr>
                  <w:divsChild>
                    <w:div w:id="1438020581">
                      <w:marLeft w:val="0"/>
                      <w:marRight w:val="0"/>
                      <w:marTop w:val="0"/>
                      <w:marBottom w:val="0"/>
                      <w:divBdr>
                        <w:top w:val="none" w:sz="0" w:space="0" w:color="auto"/>
                        <w:left w:val="none" w:sz="0" w:space="0" w:color="auto"/>
                        <w:bottom w:val="none" w:sz="0" w:space="0" w:color="auto"/>
                        <w:right w:val="none" w:sz="0" w:space="0" w:color="auto"/>
                      </w:divBdr>
                      <w:divsChild>
                        <w:div w:id="668413153">
                          <w:marLeft w:val="0"/>
                          <w:marRight w:val="0"/>
                          <w:marTop w:val="0"/>
                          <w:marBottom w:val="0"/>
                          <w:divBdr>
                            <w:top w:val="none" w:sz="0" w:space="0" w:color="auto"/>
                            <w:left w:val="none" w:sz="0" w:space="0" w:color="auto"/>
                            <w:bottom w:val="none" w:sz="0" w:space="0" w:color="auto"/>
                            <w:right w:val="none" w:sz="0" w:space="0" w:color="auto"/>
                          </w:divBdr>
                          <w:divsChild>
                            <w:div w:id="2013220840">
                              <w:marLeft w:val="0"/>
                              <w:marRight w:val="0"/>
                              <w:marTop w:val="0"/>
                              <w:marBottom w:val="0"/>
                              <w:divBdr>
                                <w:top w:val="none" w:sz="0" w:space="0" w:color="auto"/>
                                <w:left w:val="none" w:sz="0" w:space="0" w:color="auto"/>
                                <w:bottom w:val="none" w:sz="0" w:space="0" w:color="auto"/>
                                <w:right w:val="none" w:sz="0" w:space="0" w:color="auto"/>
                              </w:divBdr>
                              <w:divsChild>
                                <w:div w:id="12340472">
                                  <w:marLeft w:val="0"/>
                                  <w:marRight w:val="0"/>
                                  <w:marTop w:val="0"/>
                                  <w:marBottom w:val="0"/>
                                  <w:divBdr>
                                    <w:top w:val="none" w:sz="0" w:space="0" w:color="auto"/>
                                    <w:left w:val="none" w:sz="0" w:space="0" w:color="auto"/>
                                    <w:bottom w:val="none" w:sz="0" w:space="0" w:color="auto"/>
                                    <w:right w:val="none" w:sz="0" w:space="0" w:color="auto"/>
                                  </w:divBdr>
                                  <w:divsChild>
                                    <w:div w:id="390227825">
                                      <w:marLeft w:val="0"/>
                                      <w:marRight w:val="0"/>
                                      <w:marTop w:val="0"/>
                                      <w:marBottom w:val="0"/>
                                      <w:divBdr>
                                        <w:top w:val="none" w:sz="0" w:space="0" w:color="auto"/>
                                        <w:left w:val="none" w:sz="0" w:space="0" w:color="auto"/>
                                        <w:bottom w:val="none" w:sz="0" w:space="0" w:color="auto"/>
                                        <w:right w:val="none" w:sz="0" w:space="0" w:color="auto"/>
                                      </w:divBdr>
                                      <w:divsChild>
                                        <w:div w:id="1980106806">
                                          <w:marLeft w:val="0"/>
                                          <w:marRight w:val="0"/>
                                          <w:marTop w:val="0"/>
                                          <w:marBottom w:val="0"/>
                                          <w:divBdr>
                                            <w:top w:val="none" w:sz="0" w:space="0" w:color="auto"/>
                                            <w:left w:val="none" w:sz="0" w:space="0" w:color="auto"/>
                                            <w:bottom w:val="none" w:sz="0" w:space="0" w:color="auto"/>
                                            <w:right w:val="none" w:sz="0" w:space="0" w:color="auto"/>
                                          </w:divBdr>
                                          <w:divsChild>
                                            <w:div w:id="724139213">
                                              <w:marLeft w:val="0"/>
                                              <w:marRight w:val="0"/>
                                              <w:marTop w:val="0"/>
                                              <w:marBottom w:val="0"/>
                                              <w:divBdr>
                                                <w:top w:val="none" w:sz="0" w:space="0" w:color="auto"/>
                                                <w:left w:val="none" w:sz="0" w:space="0" w:color="auto"/>
                                                <w:bottom w:val="none" w:sz="0" w:space="0" w:color="auto"/>
                                                <w:right w:val="none" w:sz="0" w:space="0" w:color="auto"/>
                                              </w:divBdr>
                                              <w:divsChild>
                                                <w:div w:id="73011426">
                                                  <w:marLeft w:val="0"/>
                                                  <w:marRight w:val="0"/>
                                                  <w:marTop w:val="0"/>
                                                  <w:marBottom w:val="0"/>
                                                  <w:divBdr>
                                                    <w:top w:val="none" w:sz="0" w:space="0" w:color="auto"/>
                                                    <w:left w:val="none" w:sz="0" w:space="0" w:color="auto"/>
                                                    <w:bottom w:val="none" w:sz="0" w:space="0" w:color="auto"/>
                                                    <w:right w:val="none" w:sz="0" w:space="0" w:color="auto"/>
                                                  </w:divBdr>
                                                  <w:divsChild>
                                                    <w:div w:id="1864398166">
                                                      <w:marLeft w:val="0"/>
                                                      <w:marRight w:val="0"/>
                                                      <w:marTop w:val="0"/>
                                                      <w:marBottom w:val="0"/>
                                                      <w:divBdr>
                                                        <w:top w:val="none" w:sz="0" w:space="0" w:color="auto"/>
                                                        <w:left w:val="none" w:sz="0" w:space="0" w:color="auto"/>
                                                        <w:bottom w:val="none" w:sz="0" w:space="0" w:color="auto"/>
                                                        <w:right w:val="none" w:sz="0" w:space="0" w:color="auto"/>
                                                      </w:divBdr>
                                                      <w:divsChild>
                                                        <w:div w:id="1777291846">
                                                          <w:marLeft w:val="0"/>
                                                          <w:marRight w:val="0"/>
                                                          <w:marTop w:val="0"/>
                                                          <w:marBottom w:val="0"/>
                                                          <w:divBdr>
                                                            <w:top w:val="none" w:sz="0" w:space="0" w:color="auto"/>
                                                            <w:left w:val="none" w:sz="0" w:space="0" w:color="auto"/>
                                                            <w:bottom w:val="none" w:sz="0" w:space="0" w:color="auto"/>
                                                            <w:right w:val="none" w:sz="0" w:space="0" w:color="auto"/>
                                                          </w:divBdr>
                                                          <w:divsChild>
                                                            <w:div w:id="1877698476">
                                                              <w:marLeft w:val="0"/>
                                                              <w:marRight w:val="0"/>
                                                              <w:marTop w:val="0"/>
                                                              <w:marBottom w:val="0"/>
                                                              <w:divBdr>
                                                                <w:top w:val="none" w:sz="0" w:space="0" w:color="auto"/>
                                                                <w:left w:val="none" w:sz="0" w:space="0" w:color="auto"/>
                                                                <w:bottom w:val="none" w:sz="0" w:space="0" w:color="auto"/>
                                                                <w:right w:val="none" w:sz="0" w:space="0" w:color="auto"/>
                                                              </w:divBdr>
                                                              <w:divsChild>
                                                                <w:div w:id="9029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3306862">
          <w:marLeft w:val="0"/>
          <w:marRight w:val="0"/>
          <w:marTop w:val="0"/>
          <w:marBottom w:val="0"/>
          <w:divBdr>
            <w:top w:val="none" w:sz="0" w:space="0" w:color="auto"/>
            <w:left w:val="none" w:sz="0" w:space="0" w:color="auto"/>
            <w:bottom w:val="none" w:sz="0" w:space="0" w:color="auto"/>
            <w:right w:val="none" w:sz="0" w:space="0" w:color="auto"/>
          </w:divBdr>
          <w:divsChild>
            <w:div w:id="618607481">
              <w:marLeft w:val="0"/>
              <w:marRight w:val="0"/>
              <w:marTop w:val="0"/>
              <w:marBottom w:val="0"/>
              <w:divBdr>
                <w:top w:val="none" w:sz="0" w:space="0" w:color="auto"/>
                <w:left w:val="none" w:sz="0" w:space="0" w:color="auto"/>
                <w:bottom w:val="none" w:sz="0" w:space="0" w:color="auto"/>
                <w:right w:val="none" w:sz="0" w:space="0" w:color="auto"/>
              </w:divBdr>
              <w:divsChild>
                <w:div w:id="2094936655">
                  <w:marLeft w:val="0"/>
                  <w:marRight w:val="0"/>
                  <w:marTop w:val="0"/>
                  <w:marBottom w:val="0"/>
                  <w:divBdr>
                    <w:top w:val="none" w:sz="0" w:space="0" w:color="auto"/>
                    <w:left w:val="none" w:sz="0" w:space="0" w:color="auto"/>
                    <w:bottom w:val="none" w:sz="0" w:space="0" w:color="auto"/>
                    <w:right w:val="none" w:sz="0" w:space="0" w:color="auto"/>
                  </w:divBdr>
                  <w:divsChild>
                    <w:div w:id="379135068">
                      <w:marLeft w:val="0"/>
                      <w:marRight w:val="0"/>
                      <w:marTop w:val="0"/>
                      <w:marBottom w:val="0"/>
                      <w:divBdr>
                        <w:top w:val="none" w:sz="0" w:space="0" w:color="auto"/>
                        <w:left w:val="none" w:sz="0" w:space="0" w:color="auto"/>
                        <w:bottom w:val="none" w:sz="0" w:space="0" w:color="auto"/>
                        <w:right w:val="none" w:sz="0" w:space="0" w:color="auto"/>
                      </w:divBdr>
                      <w:divsChild>
                        <w:div w:id="131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36007">
                  <w:marLeft w:val="0"/>
                  <w:marRight w:val="0"/>
                  <w:marTop w:val="0"/>
                  <w:marBottom w:val="0"/>
                  <w:divBdr>
                    <w:top w:val="none" w:sz="0" w:space="0" w:color="auto"/>
                    <w:left w:val="none" w:sz="0" w:space="0" w:color="auto"/>
                    <w:bottom w:val="none" w:sz="0" w:space="0" w:color="auto"/>
                    <w:right w:val="none" w:sz="0" w:space="0" w:color="auto"/>
                  </w:divBdr>
                  <w:divsChild>
                    <w:div w:id="1389918720">
                      <w:marLeft w:val="0"/>
                      <w:marRight w:val="0"/>
                      <w:marTop w:val="0"/>
                      <w:marBottom w:val="0"/>
                      <w:divBdr>
                        <w:top w:val="none" w:sz="0" w:space="0" w:color="auto"/>
                        <w:left w:val="none" w:sz="0" w:space="0" w:color="auto"/>
                        <w:bottom w:val="none" w:sz="0" w:space="0" w:color="auto"/>
                        <w:right w:val="none" w:sz="0" w:space="0" w:color="auto"/>
                      </w:divBdr>
                      <w:divsChild>
                        <w:div w:id="1189636729">
                          <w:marLeft w:val="0"/>
                          <w:marRight w:val="0"/>
                          <w:marTop w:val="0"/>
                          <w:marBottom w:val="0"/>
                          <w:divBdr>
                            <w:top w:val="none" w:sz="0" w:space="0" w:color="auto"/>
                            <w:left w:val="none" w:sz="0" w:space="0" w:color="auto"/>
                            <w:bottom w:val="none" w:sz="0" w:space="0" w:color="auto"/>
                            <w:right w:val="none" w:sz="0" w:space="0" w:color="auto"/>
                          </w:divBdr>
                          <w:divsChild>
                            <w:div w:id="186524496">
                              <w:marLeft w:val="0"/>
                              <w:marRight w:val="0"/>
                              <w:marTop w:val="0"/>
                              <w:marBottom w:val="0"/>
                              <w:divBdr>
                                <w:top w:val="none" w:sz="0" w:space="0" w:color="auto"/>
                                <w:left w:val="none" w:sz="0" w:space="0" w:color="auto"/>
                                <w:bottom w:val="none" w:sz="0" w:space="0" w:color="auto"/>
                                <w:right w:val="none" w:sz="0" w:space="0" w:color="auto"/>
                              </w:divBdr>
                            </w:div>
                            <w:div w:id="12852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342768">
          <w:marLeft w:val="0"/>
          <w:marRight w:val="0"/>
          <w:marTop w:val="0"/>
          <w:marBottom w:val="0"/>
          <w:divBdr>
            <w:top w:val="none" w:sz="0" w:space="0" w:color="auto"/>
            <w:left w:val="none" w:sz="0" w:space="0" w:color="auto"/>
            <w:bottom w:val="none" w:sz="0" w:space="0" w:color="auto"/>
            <w:right w:val="none" w:sz="0" w:space="0" w:color="auto"/>
          </w:divBdr>
          <w:divsChild>
            <w:div w:id="380130734">
              <w:marLeft w:val="0"/>
              <w:marRight w:val="0"/>
              <w:marTop w:val="0"/>
              <w:marBottom w:val="0"/>
              <w:divBdr>
                <w:top w:val="none" w:sz="0" w:space="0" w:color="auto"/>
                <w:left w:val="none" w:sz="0" w:space="0" w:color="auto"/>
                <w:bottom w:val="none" w:sz="0" w:space="0" w:color="auto"/>
                <w:right w:val="none" w:sz="0" w:space="0" w:color="auto"/>
              </w:divBdr>
              <w:divsChild>
                <w:div w:id="15087035">
                  <w:marLeft w:val="0"/>
                  <w:marRight w:val="0"/>
                  <w:marTop w:val="0"/>
                  <w:marBottom w:val="0"/>
                  <w:divBdr>
                    <w:top w:val="none" w:sz="0" w:space="0" w:color="auto"/>
                    <w:left w:val="none" w:sz="0" w:space="0" w:color="auto"/>
                    <w:bottom w:val="none" w:sz="0" w:space="0" w:color="auto"/>
                    <w:right w:val="none" w:sz="0" w:space="0" w:color="auto"/>
                  </w:divBdr>
                  <w:divsChild>
                    <w:div w:id="2043899872">
                      <w:marLeft w:val="0"/>
                      <w:marRight w:val="0"/>
                      <w:marTop w:val="0"/>
                      <w:marBottom w:val="0"/>
                      <w:divBdr>
                        <w:top w:val="none" w:sz="0" w:space="0" w:color="auto"/>
                        <w:left w:val="none" w:sz="0" w:space="0" w:color="auto"/>
                        <w:bottom w:val="none" w:sz="0" w:space="0" w:color="auto"/>
                        <w:right w:val="none" w:sz="0" w:space="0" w:color="auto"/>
                      </w:divBdr>
                      <w:divsChild>
                        <w:div w:id="142706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86163">
                  <w:marLeft w:val="0"/>
                  <w:marRight w:val="0"/>
                  <w:marTop w:val="0"/>
                  <w:marBottom w:val="0"/>
                  <w:divBdr>
                    <w:top w:val="none" w:sz="0" w:space="0" w:color="auto"/>
                    <w:left w:val="none" w:sz="0" w:space="0" w:color="auto"/>
                    <w:bottom w:val="none" w:sz="0" w:space="0" w:color="auto"/>
                    <w:right w:val="none" w:sz="0" w:space="0" w:color="auto"/>
                  </w:divBdr>
                  <w:divsChild>
                    <w:div w:id="1207572577">
                      <w:marLeft w:val="0"/>
                      <w:marRight w:val="0"/>
                      <w:marTop w:val="0"/>
                      <w:marBottom w:val="0"/>
                      <w:divBdr>
                        <w:top w:val="none" w:sz="0" w:space="0" w:color="auto"/>
                        <w:left w:val="none" w:sz="0" w:space="0" w:color="auto"/>
                        <w:bottom w:val="none" w:sz="0" w:space="0" w:color="auto"/>
                        <w:right w:val="none" w:sz="0" w:space="0" w:color="auto"/>
                      </w:divBdr>
                      <w:divsChild>
                        <w:div w:id="969096441">
                          <w:marLeft w:val="0"/>
                          <w:marRight w:val="0"/>
                          <w:marTop w:val="0"/>
                          <w:marBottom w:val="0"/>
                          <w:divBdr>
                            <w:top w:val="none" w:sz="0" w:space="0" w:color="auto"/>
                            <w:left w:val="none" w:sz="0" w:space="0" w:color="auto"/>
                            <w:bottom w:val="none" w:sz="0" w:space="0" w:color="auto"/>
                            <w:right w:val="none" w:sz="0" w:space="0" w:color="auto"/>
                          </w:divBdr>
                          <w:divsChild>
                            <w:div w:id="169371086">
                              <w:marLeft w:val="0"/>
                              <w:marRight w:val="0"/>
                              <w:marTop w:val="0"/>
                              <w:marBottom w:val="0"/>
                              <w:divBdr>
                                <w:top w:val="none" w:sz="0" w:space="0" w:color="auto"/>
                                <w:left w:val="none" w:sz="0" w:space="0" w:color="auto"/>
                                <w:bottom w:val="none" w:sz="0" w:space="0" w:color="auto"/>
                                <w:right w:val="none" w:sz="0" w:space="0" w:color="auto"/>
                              </w:divBdr>
                            </w:div>
                            <w:div w:id="185788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2698">
          <w:marLeft w:val="0"/>
          <w:marRight w:val="0"/>
          <w:marTop w:val="0"/>
          <w:marBottom w:val="0"/>
          <w:divBdr>
            <w:top w:val="none" w:sz="0" w:space="0" w:color="auto"/>
            <w:left w:val="none" w:sz="0" w:space="0" w:color="auto"/>
            <w:bottom w:val="none" w:sz="0" w:space="0" w:color="auto"/>
            <w:right w:val="none" w:sz="0" w:space="0" w:color="auto"/>
          </w:divBdr>
          <w:divsChild>
            <w:div w:id="2015304519">
              <w:marLeft w:val="0"/>
              <w:marRight w:val="0"/>
              <w:marTop w:val="0"/>
              <w:marBottom w:val="0"/>
              <w:divBdr>
                <w:top w:val="none" w:sz="0" w:space="0" w:color="auto"/>
                <w:left w:val="none" w:sz="0" w:space="0" w:color="auto"/>
                <w:bottom w:val="none" w:sz="0" w:space="0" w:color="auto"/>
                <w:right w:val="none" w:sz="0" w:space="0" w:color="auto"/>
              </w:divBdr>
              <w:divsChild>
                <w:div w:id="1234464402">
                  <w:marLeft w:val="0"/>
                  <w:marRight w:val="0"/>
                  <w:marTop w:val="0"/>
                  <w:marBottom w:val="0"/>
                  <w:divBdr>
                    <w:top w:val="none" w:sz="0" w:space="0" w:color="auto"/>
                    <w:left w:val="none" w:sz="0" w:space="0" w:color="auto"/>
                    <w:bottom w:val="none" w:sz="0" w:space="0" w:color="auto"/>
                    <w:right w:val="none" w:sz="0" w:space="0" w:color="auto"/>
                  </w:divBdr>
                  <w:divsChild>
                    <w:div w:id="272636908">
                      <w:marLeft w:val="0"/>
                      <w:marRight w:val="0"/>
                      <w:marTop w:val="0"/>
                      <w:marBottom w:val="0"/>
                      <w:divBdr>
                        <w:top w:val="none" w:sz="0" w:space="0" w:color="auto"/>
                        <w:left w:val="none" w:sz="0" w:space="0" w:color="auto"/>
                        <w:bottom w:val="none" w:sz="0" w:space="0" w:color="auto"/>
                        <w:right w:val="none" w:sz="0" w:space="0" w:color="auto"/>
                      </w:divBdr>
                      <w:divsChild>
                        <w:div w:id="1462193708">
                          <w:marLeft w:val="0"/>
                          <w:marRight w:val="0"/>
                          <w:marTop w:val="0"/>
                          <w:marBottom w:val="0"/>
                          <w:divBdr>
                            <w:top w:val="none" w:sz="0" w:space="0" w:color="auto"/>
                            <w:left w:val="none" w:sz="0" w:space="0" w:color="auto"/>
                            <w:bottom w:val="none" w:sz="0" w:space="0" w:color="auto"/>
                            <w:right w:val="none" w:sz="0" w:space="0" w:color="auto"/>
                          </w:divBdr>
                          <w:divsChild>
                            <w:div w:id="34812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798318">
                          <w:marLeft w:val="0"/>
                          <w:marRight w:val="0"/>
                          <w:marTop w:val="0"/>
                          <w:marBottom w:val="0"/>
                          <w:divBdr>
                            <w:top w:val="none" w:sz="0" w:space="0" w:color="auto"/>
                            <w:left w:val="none" w:sz="0" w:space="0" w:color="auto"/>
                            <w:bottom w:val="none" w:sz="0" w:space="0" w:color="auto"/>
                            <w:right w:val="none" w:sz="0" w:space="0" w:color="auto"/>
                          </w:divBdr>
                          <w:divsChild>
                            <w:div w:id="1080758297">
                              <w:marLeft w:val="0"/>
                              <w:marRight w:val="0"/>
                              <w:marTop w:val="0"/>
                              <w:marBottom w:val="0"/>
                              <w:divBdr>
                                <w:top w:val="none" w:sz="0" w:space="0" w:color="auto"/>
                                <w:left w:val="none" w:sz="0" w:space="0" w:color="auto"/>
                                <w:bottom w:val="none" w:sz="0" w:space="0" w:color="auto"/>
                                <w:right w:val="none" w:sz="0" w:space="0" w:color="auto"/>
                              </w:divBdr>
                              <w:divsChild>
                                <w:div w:id="1167554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90996">
          <w:marLeft w:val="0"/>
          <w:marRight w:val="0"/>
          <w:marTop w:val="0"/>
          <w:marBottom w:val="0"/>
          <w:divBdr>
            <w:top w:val="none" w:sz="0" w:space="0" w:color="auto"/>
            <w:left w:val="none" w:sz="0" w:space="0" w:color="auto"/>
            <w:bottom w:val="none" w:sz="0" w:space="0" w:color="auto"/>
            <w:right w:val="none" w:sz="0" w:space="0" w:color="auto"/>
          </w:divBdr>
          <w:divsChild>
            <w:div w:id="1148670785">
              <w:marLeft w:val="0"/>
              <w:marRight w:val="0"/>
              <w:marTop w:val="0"/>
              <w:marBottom w:val="0"/>
              <w:divBdr>
                <w:top w:val="none" w:sz="0" w:space="0" w:color="auto"/>
                <w:left w:val="none" w:sz="0" w:space="0" w:color="auto"/>
                <w:bottom w:val="none" w:sz="0" w:space="0" w:color="auto"/>
                <w:right w:val="none" w:sz="0" w:space="0" w:color="auto"/>
              </w:divBdr>
              <w:divsChild>
                <w:div w:id="1932738663">
                  <w:marLeft w:val="0"/>
                  <w:marRight w:val="0"/>
                  <w:marTop w:val="0"/>
                  <w:marBottom w:val="0"/>
                  <w:divBdr>
                    <w:top w:val="none" w:sz="0" w:space="0" w:color="auto"/>
                    <w:left w:val="none" w:sz="0" w:space="0" w:color="auto"/>
                    <w:bottom w:val="none" w:sz="0" w:space="0" w:color="auto"/>
                    <w:right w:val="none" w:sz="0" w:space="0" w:color="auto"/>
                  </w:divBdr>
                  <w:divsChild>
                    <w:div w:id="17392585">
                      <w:marLeft w:val="0"/>
                      <w:marRight w:val="0"/>
                      <w:marTop w:val="0"/>
                      <w:marBottom w:val="0"/>
                      <w:divBdr>
                        <w:top w:val="none" w:sz="0" w:space="0" w:color="auto"/>
                        <w:left w:val="none" w:sz="0" w:space="0" w:color="auto"/>
                        <w:bottom w:val="none" w:sz="0" w:space="0" w:color="auto"/>
                        <w:right w:val="none" w:sz="0" w:space="0" w:color="auto"/>
                      </w:divBdr>
                    </w:div>
                    <w:div w:id="378482471">
                      <w:marLeft w:val="0"/>
                      <w:marRight w:val="0"/>
                      <w:marTop w:val="0"/>
                      <w:marBottom w:val="0"/>
                      <w:divBdr>
                        <w:top w:val="none" w:sz="0" w:space="0" w:color="auto"/>
                        <w:left w:val="none" w:sz="0" w:space="0" w:color="auto"/>
                        <w:bottom w:val="none" w:sz="0" w:space="0" w:color="auto"/>
                        <w:right w:val="none" w:sz="0" w:space="0" w:color="auto"/>
                      </w:divBdr>
                    </w:div>
                    <w:div w:id="512954985">
                      <w:marLeft w:val="0"/>
                      <w:marRight w:val="0"/>
                      <w:marTop w:val="0"/>
                      <w:marBottom w:val="0"/>
                      <w:divBdr>
                        <w:top w:val="none" w:sz="0" w:space="0" w:color="auto"/>
                        <w:left w:val="none" w:sz="0" w:space="0" w:color="auto"/>
                        <w:bottom w:val="none" w:sz="0" w:space="0" w:color="auto"/>
                        <w:right w:val="none" w:sz="0" w:space="0" w:color="auto"/>
                      </w:divBdr>
                    </w:div>
                    <w:div w:id="722951735">
                      <w:marLeft w:val="0"/>
                      <w:marRight w:val="0"/>
                      <w:marTop w:val="0"/>
                      <w:marBottom w:val="0"/>
                      <w:divBdr>
                        <w:top w:val="none" w:sz="0" w:space="0" w:color="auto"/>
                        <w:left w:val="none" w:sz="0" w:space="0" w:color="auto"/>
                        <w:bottom w:val="none" w:sz="0" w:space="0" w:color="auto"/>
                        <w:right w:val="none" w:sz="0" w:space="0" w:color="auto"/>
                      </w:divBdr>
                    </w:div>
                    <w:div w:id="1207134812">
                      <w:marLeft w:val="0"/>
                      <w:marRight w:val="0"/>
                      <w:marTop w:val="0"/>
                      <w:marBottom w:val="0"/>
                      <w:divBdr>
                        <w:top w:val="none" w:sz="0" w:space="0" w:color="auto"/>
                        <w:left w:val="none" w:sz="0" w:space="0" w:color="auto"/>
                        <w:bottom w:val="none" w:sz="0" w:space="0" w:color="auto"/>
                        <w:right w:val="none" w:sz="0" w:space="0" w:color="auto"/>
                      </w:divBdr>
                    </w:div>
                    <w:div w:id="1294022912">
                      <w:marLeft w:val="0"/>
                      <w:marRight w:val="0"/>
                      <w:marTop w:val="0"/>
                      <w:marBottom w:val="0"/>
                      <w:divBdr>
                        <w:top w:val="none" w:sz="0" w:space="0" w:color="auto"/>
                        <w:left w:val="none" w:sz="0" w:space="0" w:color="auto"/>
                        <w:bottom w:val="none" w:sz="0" w:space="0" w:color="auto"/>
                        <w:right w:val="none" w:sz="0" w:space="0" w:color="auto"/>
                      </w:divBdr>
                    </w:div>
                    <w:div w:id="1509054644">
                      <w:marLeft w:val="0"/>
                      <w:marRight w:val="0"/>
                      <w:marTop w:val="0"/>
                      <w:marBottom w:val="0"/>
                      <w:divBdr>
                        <w:top w:val="none" w:sz="0" w:space="0" w:color="auto"/>
                        <w:left w:val="none" w:sz="0" w:space="0" w:color="auto"/>
                        <w:bottom w:val="none" w:sz="0" w:space="0" w:color="auto"/>
                        <w:right w:val="none" w:sz="0" w:space="0" w:color="auto"/>
                      </w:divBdr>
                    </w:div>
                    <w:div w:id="191616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727559">
          <w:marLeft w:val="0"/>
          <w:marRight w:val="0"/>
          <w:marTop w:val="0"/>
          <w:marBottom w:val="0"/>
          <w:divBdr>
            <w:top w:val="none" w:sz="0" w:space="0" w:color="auto"/>
            <w:left w:val="none" w:sz="0" w:space="0" w:color="auto"/>
            <w:bottom w:val="none" w:sz="0" w:space="0" w:color="auto"/>
            <w:right w:val="none" w:sz="0" w:space="0" w:color="auto"/>
          </w:divBdr>
          <w:divsChild>
            <w:div w:id="467091475">
              <w:marLeft w:val="0"/>
              <w:marRight w:val="0"/>
              <w:marTop w:val="0"/>
              <w:marBottom w:val="0"/>
              <w:divBdr>
                <w:top w:val="none" w:sz="0" w:space="0" w:color="auto"/>
                <w:left w:val="none" w:sz="0" w:space="0" w:color="auto"/>
                <w:bottom w:val="none" w:sz="0" w:space="0" w:color="auto"/>
                <w:right w:val="none" w:sz="0" w:space="0" w:color="auto"/>
              </w:divBdr>
              <w:divsChild>
                <w:div w:id="442110594">
                  <w:marLeft w:val="0"/>
                  <w:marRight w:val="0"/>
                  <w:marTop w:val="0"/>
                  <w:marBottom w:val="0"/>
                  <w:divBdr>
                    <w:top w:val="none" w:sz="0" w:space="0" w:color="auto"/>
                    <w:left w:val="none" w:sz="0" w:space="0" w:color="auto"/>
                    <w:bottom w:val="none" w:sz="0" w:space="0" w:color="auto"/>
                    <w:right w:val="none" w:sz="0" w:space="0" w:color="auto"/>
                  </w:divBdr>
                  <w:divsChild>
                    <w:div w:id="1256130267">
                      <w:marLeft w:val="0"/>
                      <w:marRight w:val="0"/>
                      <w:marTop w:val="0"/>
                      <w:marBottom w:val="0"/>
                      <w:divBdr>
                        <w:top w:val="none" w:sz="0" w:space="0" w:color="auto"/>
                        <w:left w:val="none" w:sz="0" w:space="0" w:color="auto"/>
                        <w:bottom w:val="none" w:sz="0" w:space="0" w:color="auto"/>
                        <w:right w:val="none" w:sz="0" w:space="0" w:color="auto"/>
                      </w:divBdr>
                      <w:divsChild>
                        <w:div w:id="2146504470">
                          <w:marLeft w:val="0"/>
                          <w:marRight w:val="0"/>
                          <w:marTop w:val="0"/>
                          <w:marBottom w:val="0"/>
                          <w:divBdr>
                            <w:top w:val="none" w:sz="0" w:space="0" w:color="auto"/>
                            <w:left w:val="none" w:sz="0" w:space="0" w:color="auto"/>
                            <w:bottom w:val="none" w:sz="0" w:space="0" w:color="auto"/>
                            <w:right w:val="none" w:sz="0" w:space="0" w:color="auto"/>
                          </w:divBdr>
                          <w:divsChild>
                            <w:div w:id="1627006381">
                              <w:marLeft w:val="0"/>
                              <w:marRight w:val="0"/>
                              <w:marTop w:val="0"/>
                              <w:marBottom w:val="0"/>
                              <w:divBdr>
                                <w:top w:val="none" w:sz="0" w:space="0" w:color="auto"/>
                                <w:left w:val="none" w:sz="0" w:space="0" w:color="auto"/>
                                <w:bottom w:val="none" w:sz="0" w:space="0" w:color="auto"/>
                                <w:right w:val="none" w:sz="0" w:space="0" w:color="auto"/>
                              </w:divBdr>
                              <w:divsChild>
                                <w:div w:id="1955289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5277840">
                                      <w:marLeft w:val="0"/>
                                      <w:marRight w:val="0"/>
                                      <w:marTop w:val="0"/>
                                      <w:marBottom w:val="0"/>
                                      <w:divBdr>
                                        <w:top w:val="none" w:sz="0" w:space="0" w:color="auto"/>
                                        <w:left w:val="none" w:sz="0" w:space="0" w:color="auto"/>
                                        <w:bottom w:val="none" w:sz="0" w:space="0" w:color="auto"/>
                                        <w:right w:val="none" w:sz="0" w:space="0" w:color="auto"/>
                                      </w:divBdr>
                                      <w:divsChild>
                                        <w:div w:id="181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79757">
                              <w:marLeft w:val="0"/>
                              <w:marRight w:val="0"/>
                              <w:marTop w:val="0"/>
                              <w:marBottom w:val="0"/>
                              <w:divBdr>
                                <w:top w:val="none" w:sz="0" w:space="0" w:color="auto"/>
                                <w:left w:val="none" w:sz="0" w:space="0" w:color="auto"/>
                                <w:bottom w:val="none" w:sz="0" w:space="0" w:color="auto"/>
                                <w:right w:val="none" w:sz="0" w:space="0" w:color="auto"/>
                              </w:divBdr>
                            </w:div>
                            <w:div w:id="926697286">
                              <w:marLeft w:val="0"/>
                              <w:marRight w:val="0"/>
                              <w:marTop w:val="0"/>
                              <w:marBottom w:val="0"/>
                              <w:divBdr>
                                <w:top w:val="none" w:sz="0" w:space="0" w:color="auto"/>
                                <w:left w:val="none" w:sz="0" w:space="0" w:color="auto"/>
                                <w:bottom w:val="none" w:sz="0" w:space="0" w:color="auto"/>
                                <w:right w:val="none" w:sz="0" w:space="0" w:color="auto"/>
                              </w:divBdr>
                            </w:div>
                            <w:div w:id="1286541678">
                              <w:marLeft w:val="0"/>
                              <w:marRight w:val="0"/>
                              <w:marTop w:val="0"/>
                              <w:marBottom w:val="0"/>
                              <w:divBdr>
                                <w:top w:val="none" w:sz="0" w:space="0" w:color="auto"/>
                                <w:left w:val="none" w:sz="0" w:space="0" w:color="auto"/>
                                <w:bottom w:val="none" w:sz="0" w:space="0" w:color="auto"/>
                                <w:right w:val="none" w:sz="0" w:space="0" w:color="auto"/>
                              </w:divBdr>
                            </w:div>
                            <w:div w:id="1664815268">
                              <w:marLeft w:val="0"/>
                              <w:marRight w:val="0"/>
                              <w:marTop w:val="0"/>
                              <w:marBottom w:val="0"/>
                              <w:divBdr>
                                <w:top w:val="none" w:sz="0" w:space="0" w:color="auto"/>
                                <w:left w:val="none" w:sz="0" w:space="0" w:color="auto"/>
                                <w:bottom w:val="none" w:sz="0" w:space="0" w:color="auto"/>
                                <w:right w:val="none" w:sz="0" w:space="0" w:color="auto"/>
                              </w:divBdr>
                            </w:div>
                            <w:div w:id="1815369726">
                              <w:marLeft w:val="0"/>
                              <w:marRight w:val="0"/>
                              <w:marTop w:val="0"/>
                              <w:marBottom w:val="0"/>
                              <w:divBdr>
                                <w:top w:val="none" w:sz="0" w:space="0" w:color="auto"/>
                                <w:left w:val="none" w:sz="0" w:space="0" w:color="auto"/>
                                <w:bottom w:val="none" w:sz="0" w:space="0" w:color="auto"/>
                                <w:right w:val="none" w:sz="0" w:space="0" w:color="auto"/>
                              </w:divBdr>
                            </w:div>
                            <w:div w:id="1844464715">
                              <w:marLeft w:val="0"/>
                              <w:marRight w:val="0"/>
                              <w:marTop w:val="0"/>
                              <w:marBottom w:val="0"/>
                              <w:divBdr>
                                <w:top w:val="none" w:sz="0" w:space="0" w:color="auto"/>
                                <w:left w:val="none" w:sz="0" w:space="0" w:color="auto"/>
                                <w:bottom w:val="none" w:sz="0" w:space="0" w:color="auto"/>
                                <w:right w:val="none" w:sz="0" w:space="0" w:color="auto"/>
                              </w:divBdr>
                            </w:div>
                          </w:divsChild>
                        </w:div>
                        <w:div w:id="1911377592">
                          <w:marLeft w:val="0"/>
                          <w:marRight w:val="0"/>
                          <w:marTop w:val="0"/>
                          <w:marBottom w:val="0"/>
                          <w:divBdr>
                            <w:top w:val="none" w:sz="0" w:space="0" w:color="auto"/>
                            <w:left w:val="none" w:sz="0" w:space="0" w:color="auto"/>
                            <w:bottom w:val="none" w:sz="0" w:space="0" w:color="auto"/>
                            <w:right w:val="none" w:sz="0" w:space="0" w:color="auto"/>
                          </w:divBdr>
                          <w:divsChild>
                            <w:div w:id="1553807864">
                              <w:marLeft w:val="0"/>
                              <w:marRight w:val="0"/>
                              <w:marTop w:val="0"/>
                              <w:marBottom w:val="0"/>
                              <w:divBdr>
                                <w:top w:val="none" w:sz="0" w:space="0" w:color="auto"/>
                                <w:left w:val="none" w:sz="0" w:space="0" w:color="auto"/>
                                <w:bottom w:val="none" w:sz="0" w:space="0" w:color="auto"/>
                                <w:right w:val="none" w:sz="0" w:space="0" w:color="auto"/>
                              </w:divBdr>
                              <w:divsChild>
                                <w:div w:id="1347290325">
                                  <w:marLeft w:val="0"/>
                                  <w:marRight w:val="0"/>
                                  <w:marTop w:val="0"/>
                                  <w:marBottom w:val="0"/>
                                  <w:divBdr>
                                    <w:top w:val="none" w:sz="0" w:space="0" w:color="auto"/>
                                    <w:left w:val="none" w:sz="0" w:space="0" w:color="auto"/>
                                    <w:bottom w:val="none" w:sz="0" w:space="0" w:color="auto"/>
                                    <w:right w:val="none" w:sz="0" w:space="0" w:color="auto"/>
                                  </w:divBdr>
                                  <w:divsChild>
                                    <w:div w:id="267548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38379">
                                          <w:marLeft w:val="0"/>
                                          <w:marRight w:val="0"/>
                                          <w:marTop w:val="0"/>
                                          <w:marBottom w:val="0"/>
                                          <w:divBdr>
                                            <w:top w:val="none" w:sz="0" w:space="0" w:color="auto"/>
                                            <w:left w:val="none" w:sz="0" w:space="0" w:color="auto"/>
                                            <w:bottom w:val="none" w:sz="0" w:space="0" w:color="auto"/>
                                            <w:right w:val="none" w:sz="0" w:space="0" w:color="auto"/>
                                          </w:divBdr>
                                          <w:divsChild>
                                            <w:div w:id="52267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943293">
                          <w:marLeft w:val="0"/>
                          <w:marRight w:val="0"/>
                          <w:marTop w:val="0"/>
                          <w:marBottom w:val="0"/>
                          <w:divBdr>
                            <w:top w:val="none" w:sz="0" w:space="0" w:color="auto"/>
                            <w:left w:val="none" w:sz="0" w:space="0" w:color="auto"/>
                            <w:bottom w:val="none" w:sz="0" w:space="0" w:color="auto"/>
                            <w:right w:val="none" w:sz="0" w:space="0" w:color="auto"/>
                          </w:divBdr>
                          <w:divsChild>
                            <w:div w:id="1415862353">
                              <w:marLeft w:val="0"/>
                              <w:marRight w:val="0"/>
                              <w:marTop w:val="0"/>
                              <w:marBottom w:val="0"/>
                              <w:divBdr>
                                <w:top w:val="none" w:sz="0" w:space="0" w:color="auto"/>
                                <w:left w:val="none" w:sz="0" w:space="0" w:color="auto"/>
                                <w:bottom w:val="none" w:sz="0" w:space="0" w:color="auto"/>
                                <w:right w:val="none" w:sz="0" w:space="0" w:color="auto"/>
                              </w:divBdr>
                              <w:divsChild>
                                <w:div w:id="1385712714">
                                  <w:marLeft w:val="0"/>
                                  <w:marRight w:val="0"/>
                                  <w:marTop w:val="0"/>
                                  <w:marBottom w:val="0"/>
                                  <w:divBdr>
                                    <w:top w:val="none" w:sz="0" w:space="0" w:color="auto"/>
                                    <w:left w:val="none" w:sz="0" w:space="0" w:color="auto"/>
                                    <w:bottom w:val="none" w:sz="0" w:space="0" w:color="auto"/>
                                    <w:right w:val="none" w:sz="0" w:space="0" w:color="auto"/>
                                  </w:divBdr>
                                  <w:divsChild>
                                    <w:div w:id="1373504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35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911803">
                      <w:marLeft w:val="0"/>
                      <w:marRight w:val="0"/>
                      <w:marTop w:val="0"/>
                      <w:marBottom w:val="0"/>
                      <w:divBdr>
                        <w:top w:val="none" w:sz="0" w:space="0" w:color="auto"/>
                        <w:left w:val="none" w:sz="0" w:space="0" w:color="auto"/>
                        <w:bottom w:val="none" w:sz="0" w:space="0" w:color="auto"/>
                        <w:right w:val="none" w:sz="0" w:space="0" w:color="auto"/>
                      </w:divBdr>
                      <w:divsChild>
                        <w:div w:id="200601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937807">
          <w:marLeft w:val="0"/>
          <w:marRight w:val="0"/>
          <w:marTop w:val="0"/>
          <w:marBottom w:val="0"/>
          <w:divBdr>
            <w:top w:val="none" w:sz="0" w:space="0" w:color="auto"/>
            <w:left w:val="none" w:sz="0" w:space="0" w:color="auto"/>
            <w:bottom w:val="none" w:sz="0" w:space="0" w:color="auto"/>
            <w:right w:val="none" w:sz="0" w:space="0" w:color="auto"/>
          </w:divBdr>
          <w:divsChild>
            <w:div w:id="611131001">
              <w:marLeft w:val="0"/>
              <w:marRight w:val="0"/>
              <w:marTop w:val="0"/>
              <w:marBottom w:val="0"/>
              <w:divBdr>
                <w:top w:val="none" w:sz="0" w:space="0" w:color="auto"/>
                <w:left w:val="none" w:sz="0" w:space="0" w:color="auto"/>
                <w:bottom w:val="none" w:sz="0" w:space="0" w:color="auto"/>
                <w:right w:val="none" w:sz="0" w:space="0" w:color="auto"/>
              </w:divBdr>
              <w:divsChild>
                <w:div w:id="1519999543">
                  <w:marLeft w:val="0"/>
                  <w:marRight w:val="0"/>
                  <w:marTop w:val="0"/>
                  <w:marBottom w:val="0"/>
                  <w:divBdr>
                    <w:top w:val="none" w:sz="0" w:space="0" w:color="auto"/>
                    <w:left w:val="none" w:sz="0" w:space="0" w:color="auto"/>
                    <w:bottom w:val="none" w:sz="0" w:space="0" w:color="auto"/>
                    <w:right w:val="none" w:sz="0" w:space="0" w:color="auto"/>
                  </w:divBdr>
                  <w:divsChild>
                    <w:div w:id="193659392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65396999">
                          <w:marLeft w:val="0"/>
                          <w:marRight w:val="0"/>
                          <w:marTop w:val="0"/>
                          <w:marBottom w:val="0"/>
                          <w:divBdr>
                            <w:top w:val="none" w:sz="0" w:space="0" w:color="auto"/>
                            <w:left w:val="none" w:sz="0" w:space="0" w:color="auto"/>
                            <w:bottom w:val="none" w:sz="0" w:space="0" w:color="auto"/>
                            <w:right w:val="none" w:sz="0" w:space="0" w:color="auto"/>
                          </w:divBdr>
                          <w:divsChild>
                            <w:div w:id="4232598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07530">
                                  <w:marLeft w:val="0"/>
                                  <w:marRight w:val="0"/>
                                  <w:marTop w:val="0"/>
                                  <w:marBottom w:val="0"/>
                                  <w:divBdr>
                                    <w:top w:val="none" w:sz="0" w:space="0" w:color="auto"/>
                                    <w:left w:val="none" w:sz="0" w:space="0" w:color="auto"/>
                                    <w:bottom w:val="none" w:sz="0" w:space="0" w:color="auto"/>
                                    <w:right w:val="none" w:sz="0" w:space="0" w:color="auto"/>
                                  </w:divBdr>
                                  <w:divsChild>
                                    <w:div w:id="780687373">
                                      <w:marLeft w:val="0"/>
                                      <w:marRight w:val="0"/>
                                      <w:marTop w:val="0"/>
                                      <w:marBottom w:val="0"/>
                                      <w:divBdr>
                                        <w:top w:val="none" w:sz="0" w:space="0" w:color="auto"/>
                                        <w:left w:val="none" w:sz="0" w:space="0" w:color="auto"/>
                                        <w:bottom w:val="none" w:sz="0" w:space="0" w:color="auto"/>
                                        <w:right w:val="none" w:sz="0" w:space="0" w:color="auto"/>
                                      </w:divBdr>
                                      <w:divsChild>
                                        <w:div w:id="487090875">
                                          <w:marLeft w:val="0"/>
                                          <w:marRight w:val="0"/>
                                          <w:marTop w:val="0"/>
                                          <w:marBottom w:val="0"/>
                                          <w:divBdr>
                                            <w:top w:val="none" w:sz="0" w:space="0" w:color="auto"/>
                                            <w:left w:val="none" w:sz="0" w:space="0" w:color="auto"/>
                                            <w:bottom w:val="none" w:sz="0" w:space="0" w:color="auto"/>
                                            <w:right w:val="none" w:sz="0" w:space="0" w:color="auto"/>
                                          </w:divBdr>
                                          <w:divsChild>
                                            <w:div w:id="402989916">
                                              <w:marLeft w:val="0"/>
                                              <w:marRight w:val="0"/>
                                              <w:marTop w:val="0"/>
                                              <w:marBottom w:val="0"/>
                                              <w:divBdr>
                                                <w:top w:val="none" w:sz="0" w:space="0" w:color="auto"/>
                                                <w:left w:val="none" w:sz="0" w:space="0" w:color="auto"/>
                                                <w:bottom w:val="none" w:sz="0" w:space="0" w:color="auto"/>
                                                <w:right w:val="none" w:sz="0" w:space="0" w:color="auto"/>
                                              </w:divBdr>
                                              <w:divsChild>
                                                <w:div w:id="1400253000">
                                                  <w:marLeft w:val="0"/>
                                                  <w:marRight w:val="0"/>
                                                  <w:marTop w:val="0"/>
                                                  <w:marBottom w:val="0"/>
                                                  <w:divBdr>
                                                    <w:top w:val="none" w:sz="0" w:space="0" w:color="auto"/>
                                                    <w:left w:val="none" w:sz="0" w:space="0" w:color="auto"/>
                                                    <w:bottom w:val="none" w:sz="0" w:space="0" w:color="auto"/>
                                                    <w:right w:val="none" w:sz="0" w:space="0" w:color="auto"/>
                                                  </w:divBdr>
                                                  <w:divsChild>
                                                    <w:div w:id="17007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285304">
              <w:marLeft w:val="0"/>
              <w:marRight w:val="0"/>
              <w:marTop w:val="0"/>
              <w:marBottom w:val="0"/>
              <w:divBdr>
                <w:top w:val="none" w:sz="0" w:space="0" w:color="auto"/>
                <w:left w:val="none" w:sz="0" w:space="0" w:color="auto"/>
                <w:bottom w:val="none" w:sz="0" w:space="0" w:color="auto"/>
                <w:right w:val="none" w:sz="0" w:space="0" w:color="auto"/>
              </w:divBdr>
              <w:divsChild>
                <w:div w:id="893661081">
                  <w:marLeft w:val="0"/>
                  <w:marRight w:val="0"/>
                  <w:marTop w:val="0"/>
                  <w:marBottom w:val="0"/>
                  <w:divBdr>
                    <w:top w:val="none" w:sz="0" w:space="0" w:color="auto"/>
                    <w:left w:val="none" w:sz="0" w:space="0" w:color="auto"/>
                    <w:bottom w:val="none" w:sz="0" w:space="0" w:color="auto"/>
                    <w:right w:val="none" w:sz="0" w:space="0" w:color="auto"/>
                  </w:divBdr>
                  <w:divsChild>
                    <w:div w:id="142842373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28868253">
                          <w:marLeft w:val="0"/>
                          <w:marRight w:val="0"/>
                          <w:marTop w:val="0"/>
                          <w:marBottom w:val="0"/>
                          <w:divBdr>
                            <w:top w:val="none" w:sz="0" w:space="0" w:color="auto"/>
                            <w:left w:val="none" w:sz="0" w:space="0" w:color="auto"/>
                            <w:bottom w:val="none" w:sz="0" w:space="0" w:color="auto"/>
                            <w:right w:val="none" w:sz="0" w:space="0" w:color="auto"/>
                          </w:divBdr>
                          <w:divsChild>
                            <w:div w:id="9135155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7874406">
                                  <w:marLeft w:val="0"/>
                                  <w:marRight w:val="0"/>
                                  <w:marTop w:val="0"/>
                                  <w:marBottom w:val="0"/>
                                  <w:divBdr>
                                    <w:top w:val="none" w:sz="0" w:space="0" w:color="auto"/>
                                    <w:left w:val="none" w:sz="0" w:space="0" w:color="auto"/>
                                    <w:bottom w:val="none" w:sz="0" w:space="0" w:color="auto"/>
                                    <w:right w:val="none" w:sz="0" w:space="0" w:color="auto"/>
                                  </w:divBdr>
                                  <w:divsChild>
                                    <w:div w:id="121654725">
                                      <w:marLeft w:val="0"/>
                                      <w:marRight w:val="0"/>
                                      <w:marTop w:val="0"/>
                                      <w:marBottom w:val="0"/>
                                      <w:divBdr>
                                        <w:top w:val="none" w:sz="0" w:space="0" w:color="auto"/>
                                        <w:left w:val="none" w:sz="0" w:space="0" w:color="auto"/>
                                        <w:bottom w:val="none" w:sz="0" w:space="0" w:color="auto"/>
                                        <w:right w:val="none" w:sz="0" w:space="0" w:color="auto"/>
                                      </w:divBdr>
                                    </w:div>
                                    <w:div w:id="232083847">
                                      <w:marLeft w:val="0"/>
                                      <w:marRight w:val="0"/>
                                      <w:marTop w:val="0"/>
                                      <w:marBottom w:val="0"/>
                                      <w:divBdr>
                                        <w:top w:val="none" w:sz="0" w:space="0" w:color="auto"/>
                                        <w:left w:val="none" w:sz="0" w:space="0" w:color="auto"/>
                                        <w:bottom w:val="none" w:sz="0" w:space="0" w:color="auto"/>
                                        <w:right w:val="none" w:sz="0" w:space="0" w:color="auto"/>
                                      </w:divBdr>
                                    </w:div>
                                    <w:div w:id="1519853003">
                                      <w:marLeft w:val="0"/>
                                      <w:marRight w:val="0"/>
                                      <w:marTop w:val="0"/>
                                      <w:marBottom w:val="0"/>
                                      <w:divBdr>
                                        <w:top w:val="none" w:sz="0" w:space="0" w:color="auto"/>
                                        <w:left w:val="none" w:sz="0" w:space="0" w:color="auto"/>
                                        <w:bottom w:val="none" w:sz="0" w:space="0" w:color="auto"/>
                                        <w:right w:val="none" w:sz="0" w:space="0" w:color="auto"/>
                                      </w:divBdr>
                                    </w:div>
                                    <w:div w:id="19665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714735">
              <w:marLeft w:val="0"/>
              <w:marRight w:val="0"/>
              <w:marTop w:val="0"/>
              <w:marBottom w:val="0"/>
              <w:divBdr>
                <w:top w:val="none" w:sz="0" w:space="0" w:color="auto"/>
                <w:left w:val="none" w:sz="0" w:space="0" w:color="auto"/>
                <w:bottom w:val="none" w:sz="0" w:space="0" w:color="auto"/>
                <w:right w:val="none" w:sz="0" w:space="0" w:color="auto"/>
              </w:divBdr>
              <w:divsChild>
                <w:div w:id="1953629658">
                  <w:marLeft w:val="0"/>
                  <w:marRight w:val="0"/>
                  <w:marTop w:val="0"/>
                  <w:marBottom w:val="0"/>
                  <w:divBdr>
                    <w:top w:val="none" w:sz="0" w:space="0" w:color="auto"/>
                    <w:left w:val="none" w:sz="0" w:space="0" w:color="auto"/>
                    <w:bottom w:val="none" w:sz="0" w:space="0" w:color="auto"/>
                    <w:right w:val="none" w:sz="0" w:space="0" w:color="auto"/>
                  </w:divBdr>
                  <w:divsChild>
                    <w:div w:id="66331697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412654158">
                          <w:marLeft w:val="0"/>
                          <w:marRight w:val="0"/>
                          <w:marTop w:val="0"/>
                          <w:marBottom w:val="0"/>
                          <w:divBdr>
                            <w:top w:val="none" w:sz="0" w:space="0" w:color="auto"/>
                            <w:left w:val="none" w:sz="0" w:space="0" w:color="auto"/>
                            <w:bottom w:val="none" w:sz="0" w:space="0" w:color="auto"/>
                            <w:right w:val="none" w:sz="0" w:space="0" w:color="auto"/>
                          </w:divBdr>
                          <w:divsChild>
                            <w:div w:id="20628955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3554580">
                                  <w:marLeft w:val="0"/>
                                  <w:marRight w:val="0"/>
                                  <w:marTop w:val="0"/>
                                  <w:marBottom w:val="0"/>
                                  <w:divBdr>
                                    <w:top w:val="none" w:sz="0" w:space="0" w:color="auto"/>
                                    <w:left w:val="none" w:sz="0" w:space="0" w:color="auto"/>
                                    <w:bottom w:val="none" w:sz="0" w:space="0" w:color="auto"/>
                                    <w:right w:val="none" w:sz="0" w:space="0" w:color="auto"/>
                                  </w:divBdr>
                                  <w:divsChild>
                                    <w:div w:id="1468426947">
                                      <w:marLeft w:val="0"/>
                                      <w:marRight w:val="0"/>
                                      <w:marTop w:val="0"/>
                                      <w:marBottom w:val="0"/>
                                      <w:divBdr>
                                        <w:top w:val="none" w:sz="0" w:space="0" w:color="auto"/>
                                        <w:left w:val="none" w:sz="0" w:space="0" w:color="auto"/>
                                        <w:bottom w:val="none" w:sz="0" w:space="0" w:color="auto"/>
                                        <w:right w:val="none" w:sz="0" w:space="0" w:color="auto"/>
                                      </w:divBdr>
                                      <w:divsChild>
                                        <w:div w:id="220675408">
                                          <w:marLeft w:val="0"/>
                                          <w:marRight w:val="0"/>
                                          <w:marTop w:val="0"/>
                                          <w:marBottom w:val="0"/>
                                          <w:divBdr>
                                            <w:top w:val="none" w:sz="0" w:space="0" w:color="auto"/>
                                            <w:left w:val="none" w:sz="0" w:space="0" w:color="auto"/>
                                            <w:bottom w:val="none" w:sz="0" w:space="0" w:color="auto"/>
                                            <w:right w:val="none" w:sz="0" w:space="0" w:color="auto"/>
                                          </w:divBdr>
                                        </w:div>
                                        <w:div w:id="1180975267">
                                          <w:marLeft w:val="0"/>
                                          <w:marRight w:val="0"/>
                                          <w:marTop w:val="0"/>
                                          <w:marBottom w:val="0"/>
                                          <w:divBdr>
                                            <w:top w:val="none" w:sz="0" w:space="0" w:color="auto"/>
                                            <w:left w:val="none" w:sz="0" w:space="0" w:color="auto"/>
                                            <w:bottom w:val="none" w:sz="0" w:space="0" w:color="auto"/>
                                            <w:right w:val="none" w:sz="0" w:space="0" w:color="auto"/>
                                          </w:divBdr>
                                        </w:div>
                                        <w:div w:id="14550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6786802">
              <w:marLeft w:val="0"/>
              <w:marRight w:val="0"/>
              <w:marTop w:val="0"/>
              <w:marBottom w:val="0"/>
              <w:divBdr>
                <w:top w:val="none" w:sz="0" w:space="0" w:color="auto"/>
                <w:left w:val="none" w:sz="0" w:space="0" w:color="auto"/>
                <w:bottom w:val="none" w:sz="0" w:space="0" w:color="auto"/>
                <w:right w:val="none" w:sz="0" w:space="0" w:color="auto"/>
              </w:divBdr>
              <w:divsChild>
                <w:div w:id="1383021980">
                  <w:marLeft w:val="0"/>
                  <w:marRight w:val="0"/>
                  <w:marTop w:val="0"/>
                  <w:marBottom w:val="0"/>
                  <w:divBdr>
                    <w:top w:val="none" w:sz="0" w:space="0" w:color="auto"/>
                    <w:left w:val="none" w:sz="0" w:space="0" w:color="auto"/>
                    <w:bottom w:val="none" w:sz="0" w:space="0" w:color="auto"/>
                    <w:right w:val="none" w:sz="0" w:space="0" w:color="auto"/>
                  </w:divBdr>
                  <w:divsChild>
                    <w:div w:id="25841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063434">
              <w:marLeft w:val="0"/>
              <w:marRight w:val="0"/>
              <w:marTop w:val="0"/>
              <w:marBottom w:val="0"/>
              <w:divBdr>
                <w:top w:val="none" w:sz="0" w:space="0" w:color="auto"/>
                <w:left w:val="none" w:sz="0" w:space="0" w:color="auto"/>
                <w:bottom w:val="none" w:sz="0" w:space="0" w:color="auto"/>
                <w:right w:val="none" w:sz="0" w:space="0" w:color="auto"/>
              </w:divBdr>
              <w:divsChild>
                <w:div w:id="409545624">
                  <w:marLeft w:val="0"/>
                  <w:marRight w:val="0"/>
                  <w:marTop w:val="0"/>
                  <w:marBottom w:val="0"/>
                  <w:divBdr>
                    <w:top w:val="none" w:sz="0" w:space="0" w:color="auto"/>
                    <w:left w:val="none" w:sz="0" w:space="0" w:color="auto"/>
                    <w:bottom w:val="none" w:sz="0" w:space="0" w:color="auto"/>
                    <w:right w:val="none" w:sz="0" w:space="0" w:color="auto"/>
                  </w:divBdr>
                  <w:divsChild>
                    <w:div w:id="42272118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2900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600156">
              <w:marLeft w:val="0"/>
              <w:marRight w:val="0"/>
              <w:marTop w:val="0"/>
              <w:marBottom w:val="0"/>
              <w:divBdr>
                <w:top w:val="none" w:sz="0" w:space="0" w:color="auto"/>
                <w:left w:val="none" w:sz="0" w:space="0" w:color="auto"/>
                <w:bottom w:val="none" w:sz="0" w:space="0" w:color="auto"/>
                <w:right w:val="none" w:sz="0" w:space="0" w:color="auto"/>
              </w:divBdr>
            </w:div>
            <w:div w:id="904223366">
              <w:marLeft w:val="0"/>
              <w:marRight w:val="0"/>
              <w:marTop w:val="0"/>
              <w:marBottom w:val="0"/>
              <w:divBdr>
                <w:top w:val="none" w:sz="0" w:space="0" w:color="auto"/>
                <w:left w:val="none" w:sz="0" w:space="0" w:color="auto"/>
                <w:bottom w:val="none" w:sz="0" w:space="0" w:color="auto"/>
                <w:right w:val="none" w:sz="0" w:space="0" w:color="auto"/>
              </w:divBdr>
            </w:div>
            <w:div w:id="986127828">
              <w:marLeft w:val="0"/>
              <w:marRight w:val="0"/>
              <w:marTop w:val="0"/>
              <w:marBottom w:val="0"/>
              <w:divBdr>
                <w:top w:val="none" w:sz="0" w:space="0" w:color="auto"/>
                <w:left w:val="none" w:sz="0" w:space="0" w:color="auto"/>
                <w:bottom w:val="none" w:sz="0" w:space="0" w:color="auto"/>
                <w:right w:val="none" w:sz="0" w:space="0" w:color="auto"/>
              </w:divBdr>
            </w:div>
            <w:div w:id="1662196967">
              <w:marLeft w:val="0"/>
              <w:marRight w:val="0"/>
              <w:marTop w:val="0"/>
              <w:marBottom w:val="0"/>
              <w:divBdr>
                <w:top w:val="none" w:sz="0" w:space="0" w:color="auto"/>
                <w:left w:val="none" w:sz="0" w:space="0" w:color="auto"/>
                <w:bottom w:val="none" w:sz="0" w:space="0" w:color="auto"/>
                <w:right w:val="none" w:sz="0" w:space="0" w:color="auto"/>
              </w:divBdr>
            </w:div>
            <w:div w:id="1672413215">
              <w:marLeft w:val="0"/>
              <w:marRight w:val="0"/>
              <w:marTop w:val="0"/>
              <w:marBottom w:val="0"/>
              <w:divBdr>
                <w:top w:val="none" w:sz="0" w:space="0" w:color="auto"/>
                <w:left w:val="none" w:sz="0" w:space="0" w:color="auto"/>
                <w:bottom w:val="none" w:sz="0" w:space="0" w:color="auto"/>
                <w:right w:val="none" w:sz="0" w:space="0" w:color="auto"/>
              </w:divBdr>
            </w:div>
            <w:div w:id="1687051748">
              <w:marLeft w:val="0"/>
              <w:marRight w:val="0"/>
              <w:marTop w:val="0"/>
              <w:marBottom w:val="0"/>
              <w:divBdr>
                <w:top w:val="none" w:sz="0" w:space="0" w:color="auto"/>
                <w:left w:val="none" w:sz="0" w:space="0" w:color="auto"/>
                <w:bottom w:val="none" w:sz="0" w:space="0" w:color="auto"/>
                <w:right w:val="none" w:sz="0" w:space="0" w:color="auto"/>
              </w:divBdr>
            </w:div>
            <w:div w:id="1755544384">
              <w:marLeft w:val="0"/>
              <w:marRight w:val="0"/>
              <w:marTop w:val="0"/>
              <w:marBottom w:val="0"/>
              <w:divBdr>
                <w:top w:val="none" w:sz="0" w:space="0" w:color="auto"/>
                <w:left w:val="none" w:sz="0" w:space="0" w:color="auto"/>
                <w:bottom w:val="none" w:sz="0" w:space="0" w:color="auto"/>
                <w:right w:val="none" w:sz="0" w:space="0" w:color="auto"/>
              </w:divBdr>
            </w:div>
            <w:div w:id="1789547459">
              <w:marLeft w:val="0"/>
              <w:marRight w:val="0"/>
              <w:marTop w:val="0"/>
              <w:marBottom w:val="0"/>
              <w:divBdr>
                <w:top w:val="none" w:sz="0" w:space="0" w:color="auto"/>
                <w:left w:val="none" w:sz="0" w:space="0" w:color="auto"/>
                <w:bottom w:val="none" w:sz="0" w:space="0" w:color="auto"/>
                <w:right w:val="none" w:sz="0" w:space="0" w:color="auto"/>
              </w:divBdr>
            </w:div>
          </w:divsChild>
        </w:div>
        <w:div w:id="1357266284">
          <w:marLeft w:val="0"/>
          <w:marRight w:val="0"/>
          <w:marTop w:val="0"/>
          <w:marBottom w:val="0"/>
          <w:divBdr>
            <w:top w:val="none" w:sz="0" w:space="0" w:color="auto"/>
            <w:left w:val="none" w:sz="0" w:space="0" w:color="auto"/>
            <w:bottom w:val="none" w:sz="0" w:space="0" w:color="auto"/>
            <w:right w:val="none" w:sz="0" w:space="0" w:color="auto"/>
          </w:divBdr>
          <w:divsChild>
            <w:div w:id="373385078">
              <w:marLeft w:val="0"/>
              <w:marRight w:val="0"/>
              <w:marTop w:val="0"/>
              <w:marBottom w:val="0"/>
              <w:divBdr>
                <w:top w:val="none" w:sz="0" w:space="0" w:color="auto"/>
                <w:left w:val="none" w:sz="0" w:space="0" w:color="auto"/>
                <w:bottom w:val="none" w:sz="0" w:space="0" w:color="auto"/>
                <w:right w:val="none" w:sz="0" w:space="0" w:color="auto"/>
              </w:divBdr>
              <w:divsChild>
                <w:div w:id="1818256325">
                  <w:marLeft w:val="0"/>
                  <w:marRight w:val="0"/>
                  <w:marTop w:val="0"/>
                  <w:marBottom w:val="0"/>
                  <w:divBdr>
                    <w:top w:val="none" w:sz="0" w:space="0" w:color="auto"/>
                    <w:left w:val="none" w:sz="0" w:space="0" w:color="auto"/>
                    <w:bottom w:val="none" w:sz="0" w:space="0" w:color="auto"/>
                    <w:right w:val="none" w:sz="0" w:space="0" w:color="auto"/>
                  </w:divBdr>
                  <w:divsChild>
                    <w:div w:id="2088649388">
                      <w:marLeft w:val="0"/>
                      <w:marRight w:val="0"/>
                      <w:marTop w:val="0"/>
                      <w:marBottom w:val="0"/>
                      <w:divBdr>
                        <w:top w:val="none" w:sz="0" w:space="0" w:color="auto"/>
                        <w:left w:val="none" w:sz="0" w:space="0" w:color="auto"/>
                        <w:bottom w:val="none" w:sz="0" w:space="0" w:color="auto"/>
                        <w:right w:val="none" w:sz="0" w:space="0" w:color="auto"/>
                      </w:divBdr>
                      <w:divsChild>
                        <w:div w:id="459033585">
                          <w:marLeft w:val="0"/>
                          <w:marRight w:val="0"/>
                          <w:marTop w:val="0"/>
                          <w:marBottom w:val="0"/>
                          <w:divBdr>
                            <w:top w:val="none" w:sz="0" w:space="0" w:color="auto"/>
                            <w:left w:val="none" w:sz="0" w:space="0" w:color="auto"/>
                            <w:bottom w:val="none" w:sz="0" w:space="0" w:color="auto"/>
                            <w:right w:val="none" w:sz="0" w:space="0" w:color="auto"/>
                          </w:divBdr>
                          <w:divsChild>
                            <w:div w:id="907374754">
                              <w:marLeft w:val="0"/>
                              <w:marRight w:val="0"/>
                              <w:marTop w:val="0"/>
                              <w:marBottom w:val="0"/>
                              <w:divBdr>
                                <w:top w:val="none" w:sz="0" w:space="0" w:color="auto"/>
                                <w:left w:val="none" w:sz="0" w:space="0" w:color="auto"/>
                                <w:bottom w:val="none" w:sz="0" w:space="0" w:color="auto"/>
                                <w:right w:val="none" w:sz="0" w:space="0" w:color="auto"/>
                              </w:divBdr>
                              <w:divsChild>
                                <w:div w:id="1766655371">
                                  <w:marLeft w:val="0"/>
                                  <w:marRight w:val="0"/>
                                  <w:marTop w:val="0"/>
                                  <w:marBottom w:val="0"/>
                                  <w:divBdr>
                                    <w:top w:val="none" w:sz="0" w:space="0" w:color="auto"/>
                                    <w:left w:val="none" w:sz="0" w:space="0" w:color="auto"/>
                                    <w:bottom w:val="none" w:sz="0" w:space="0" w:color="auto"/>
                                    <w:right w:val="none" w:sz="0" w:space="0" w:color="auto"/>
                                  </w:divBdr>
                                  <w:divsChild>
                                    <w:div w:id="19359430">
                                      <w:marLeft w:val="0"/>
                                      <w:marRight w:val="0"/>
                                      <w:marTop w:val="0"/>
                                      <w:marBottom w:val="0"/>
                                      <w:divBdr>
                                        <w:top w:val="none" w:sz="0" w:space="0" w:color="auto"/>
                                        <w:left w:val="none" w:sz="0" w:space="0" w:color="auto"/>
                                        <w:bottom w:val="none" w:sz="0" w:space="0" w:color="auto"/>
                                        <w:right w:val="none" w:sz="0" w:space="0" w:color="auto"/>
                                      </w:divBdr>
                                      <w:divsChild>
                                        <w:div w:id="1292636531">
                                          <w:marLeft w:val="0"/>
                                          <w:marRight w:val="0"/>
                                          <w:marTop w:val="0"/>
                                          <w:marBottom w:val="0"/>
                                          <w:divBdr>
                                            <w:top w:val="none" w:sz="0" w:space="0" w:color="auto"/>
                                            <w:left w:val="none" w:sz="0" w:space="0" w:color="auto"/>
                                            <w:bottom w:val="none" w:sz="0" w:space="0" w:color="auto"/>
                                            <w:right w:val="none" w:sz="0" w:space="0" w:color="auto"/>
                                          </w:divBdr>
                                          <w:divsChild>
                                            <w:div w:id="166455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7693606">
          <w:marLeft w:val="0"/>
          <w:marRight w:val="0"/>
          <w:marTop w:val="0"/>
          <w:marBottom w:val="0"/>
          <w:divBdr>
            <w:top w:val="none" w:sz="0" w:space="0" w:color="auto"/>
            <w:left w:val="none" w:sz="0" w:space="0" w:color="auto"/>
            <w:bottom w:val="none" w:sz="0" w:space="0" w:color="auto"/>
            <w:right w:val="none" w:sz="0" w:space="0" w:color="auto"/>
          </w:divBdr>
          <w:divsChild>
            <w:div w:id="884559896">
              <w:marLeft w:val="0"/>
              <w:marRight w:val="0"/>
              <w:marTop w:val="0"/>
              <w:marBottom w:val="0"/>
              <w:divBdr>
                <w:top w:val="none" w:sz="0" w:space="0" w:color="auto"/>
                <w:left w:val="none" w:sz="0" w:space="0" w:color="auto"/>
                <w:bottom w:val="none" w:sz="0" w:space="0" w:color="auto"/>
                <w:right w:val="none" w:sz="0" w:space="0" w:color="auto"/>
              </w:divBdr>
              <w:divsChild>
                <w:div w:id="39138049">
                  <w:marLeft w:val="0"/>
                  <w:marRight w:val="0"/>
                  <w:marTop w:val="0"/>
                  <w:marBottom w:val="0"/>
                  <w:divBdr>
                    <w:top w:val="none" w:sz="0" w:space="0" w:color="auto"/>
                    <w:left w:val="none" w:sz="0" w:space="0" w:color="auto"/>
                    <w:bottom w:val="none" w:sz="0" w:space="0" w:color="auto"/>
                    <w:right w:val="none" w:sz="0" w:space="0" w:color="auto"/>
                  </w:divBdr>
                  <w:divsChild>
                    <w:div w:id="953051083">
                      <w:marLeft w:val="0"/>
                      <w:marRight w:val="0"/>
                      <w:marTop w:val="0"/>
                      <w:marBottom w:val="0"/>
                      <w:divBdr>
                        <w:top w:val="none" w:sz="0" w:space="0" w:color="auto"/>
                        <w:left w:val="none" w:sz="0" w:space="0" w:color="auto"/>
                        <w:bottom w:val="none" w:sz="0" w:space="0" w:color="auto"/>
                        <w:right w:val="none" w:sz="0" w:space="0" w:color="auto"/>
                      </w:divBdr>
                      <w:divsChild>
                        <w:div w:id="32851570">
                          <w:marLeft w:val="0"/>
                          <w:marRight w:val="0"/>
                          <w:marTop w:val="0"/>
                          <w:marBottom w:val="0"/>
                          <w:divBdr>
                            <w:top w:val="none" w:sz="0" w:space="0" w:color="auto"/>
                            <w:left w:val="none" w:sz="0" w:space="0" w:color="auto"/>
                            <w:bottom w:val="none" w:sz="0" w:space="0" w:color="auto"/>
                            <w:right w:val="none" w:sz="0" w:space="0" w:color="auto"/>
                          </w:divBdr>
                          <w:divsChild>
                            <w:div w:id="1190145260">
                              <w:marLeft w:val="0"/>
                              <w:marRight w:val="0"/>
                              <w:marTop w:val="0"/>
                              <w:marBottom w:val="0"/>
                              <w:divBdr>
                                <w:top w:val="none" w:sz="0" w:space="0" w:color="auto"/>
                                <w:left w:val="none" w:sz="0" w:space="0" w:color="auto"/>
                                <w:bottom w:val="none" w:sz="0" w:space="0" w:color="auto"/>
                                <w:right w:val="none" w:sz="0" w:space="0" w:color="auto"/>
                              </w:divBdr>
                              <w:divsChild>
                                <w:div w:id="1294601782">
                                  <w:marLeft w:val="0"/>
                                  <w:marRight w:val="0"/>
                                  <w:marTop w:val="0"/>
                                  <w:marBottom w:val="0"/>
                                  <w:divBdr>
                                    <w:top w:val="none" w:sz="0" w:space="0" w:color="auto"/>
                                    <w:left w:val="none" w:sz="0" w:space="0" w:color="auto"/>
                                    <w:bottom w:val="none" w:sz="0" w:space="0" w:color="auto"/>
                                    <w:right w:val="none" w:sz="0" w:space="0" w:color="auto"/>
                                  </w:divBdr>
                                  <w:divsChild>
                                    <w:div w:id="20085090">
                                      <w:marLeft w:val="0"/>
                                      <w:marRight w:val="0"/>
                                      <w:marTop w:val="0"/>
                                      <w:marBottom w:val="0"/>
                                      <w:divBdr>
                                        <w:top w:val="none" w:sz="0" w:space="0" w:color="auto"/>
                                        <w:left w:val="none" w:sz="0" w:space="0" w:color="auto"/>
                                        <w:bottom w:val="none" w:sz="0" w:space="0" w:color="auto"/>
                                        <w:right w:val="none" w:sz="0" w:space="0" w:color="auto"/>
                                      </w:divBdr>
                                    </w:div>
                                    <w:div w:id="741945370">
                                      <w:marLeft w:val="0"/>
                                      <w:marRight w:val="0"/>
                                      <w:marTop w:val="0"/>
                                      <w:marBottom w:val="0"/>
                                      <w:divBdr>
                                        <w:top w:val="none" w:sz="0" w:space="0" w:color="auto"/>
                                        <w:left w:val="none" w:sz="0" w:space="0" w:color="auto"/>
                                        <w:bottom w:val="none" w:sz="0" w:space="0" w:color="auto"/>
                                        <w:right w:val="none" w:sz="0" w:space="0" w:color="auto"/>
                                      </w:divBdr>
                                    </w:div>
                                    <w:div w:id="1864006801">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 w:id="165175915">
                          <w:marLeft w:val="0"/>
                          <w:marRight w:val="0"/>
                          <w:marTop w:val="0"/>
                          <w:marBottom w:val="0"/>
                          <w:divBdr>
                            <w:top w:val="none" w:sz="0" w:space="0" w:color="auto"/>
                            <w:left w:val="none" w:sz="0" w:space="0" w:color="auto"/>
                            <w:bottom w:val="none" w:sz="0" w:space="0" w:color="auto"/>
                            <w:right w:val="none" w:sz="0" w:space="0" w:color="auto"/>
                          </w:divBdr>
                          <w:divsChild>
                            <w:div w:id="2146386802">
                              <w:marLeft w:val="0"/>
                              <w:marRight w:val="0"/>
                              <w:marTop w:val="0"/>
                              <w:marBottom w:val="0"/>
                              <w:divBdr>
                                <w:top w:val="none" w:sz="0" w:space="0" w:color="auto"/>
                                <w:left w:val="none" w:sz="0" w:space="0" w:color="auto"/>
                                <w:bottom w:val="none" w:sz="0" w:space="0" w:color="auto"/>
                                <w:right w:val="none" w:sz="0" w:space="0" w:color="auto"/>
                              </w:divBdr>
                              <w:divsChild>
                                <w:div w:id="1016930590">
                                  <w:marLeft w:val="0"/>
                                  <w:marRight w:val="0"/>
                                  <w:marTop w:val="0"/>
                                  <w:marBottom w:val="0"/>
                                  <w:divBdr>
                                    <w:top w:val="none" w:sz="0" w:space="0" w:color="auto"/>
                                    <w:left w:val="none" w:sz="0" w:space="0" w:color="auto"/>
                                    <w:bottom w:val="none" w:sz="0" w:space="0" w:color="auto"/>
                                    <w:right w:val="none" w:sz="0" w:space="0" w:color="auto"/>
                                  </w:divBdr>
                                  <w:divsChild>
                                    <w:div w:id="1475486574">
                                      <w:marLeft w:val="0"/>
                                      <w:marRight w:val="0"/>
                                      <w:marTop w:val="0"/>
                                      <w:marBottom w:val="0"/>
                                      <w:divBdr>
                                        <w:top w:val="none" w:sz="0" w:space="0" w:color="auto"/>
                                        <w:left w:val="none" w:sz="0" w:space="0" w:color="auto"/>
                                        <w:bottom w:val="none" w:sz="0" w:space="0" w:color="auto"/>
                                        <w:right w:val="none" w:sz="0" w:space="0" w:color="auto"/>
                                      </w:divBdr>
                                      <w:divsChild>
                                        <w:div w:id="1993018288">
                                          <w:marLeft w:val="0"/>
                                          <w:marRight w:val="0"/>
                                          <w:marTop w:val="0"/>
                                          <w:marBottom w:val="0"/>
                                          <w:divBdr>
                                            <w:top w:val="none" w:sz="0" w:space="0" w:color="auto"/>
                                            <w:left w:val="none" w:sz="0" w:space="0" w:color="auto"/>
                                            <w:bottom w:val="none" w:sz="0" w:space="0" w:color="auto"/>
                                            <w:right w:val="none" w:sz="0" w:space="0" w:color="auto"/>
                                          </w:divBdr>
                                          <w:divsChild>
                                            <w:div w:id="44106395">
                                              <w:marLeft w:val="0"/>
                                              <w:marRight w:val="0"/>
                                              <w:marTop w:val="0"/>
                                              <w:marBottom w:val="0"/>
                                              <w:divBdr>
                                                <w:top w:val="none" w:sz="0" w:space="0" w:color="auto"/>
                                                <w:left w:val="none" w:sz="0" w:space="0" w:color="auto"/>
                                                <w:bottom w:val="none" w:sz="0" w:space="0" w:color="auto"/>
                                                <w:right w:val="none" w:sz="0" w:space="0" w:color="auto"/>
                                              </w:divBdr>
                                              <w:divsChild>
                                                <w:div w:id="64948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743648">
                              <w:marLeft w:val="0"/>
                              <w:marRight w:val="0"/>
                              <w:marTop w:val="0"/>
                              <w:marBottom w:val="0"/>
                              <w:divBdr>
                                <w:top w:val="none" w:sz="0" w:space="0" w:color="auto"/>
                                <w:left w:val="none" w:sz="0" w:space="0" w:color="auto"/>
                                <w:bottom w:val="none" w:sz="0" w:space="0" w:color="auto"/>
                                <w:right w:val="none" w:sz="0" w:space="0" w:color="auto"/>
                              </w:divBdr>
                              <w:divsChild>
                                <w:div w:id="249626727">
                                  <w:marLeft w:val="0"/>
                                  <w:marRight w:val="0"/>
                                  <w:marTop w:val="0"/>
                                  <w:marBottom w:val="0"/>
                                  <w:divBdr>
                                    <w:top w:val="none" w:sz="0" w:space="0" w:color="auto"/>
                                    <w:left w:val="none" w:sz="0" w:space="0" w:color="auto"/>
                                    <w:bottom w:val="none" w:sz="0" w:space="0" w:color="auto"/>
                                    <w:right w:val="none" w:sz="0" w:space="0" w:color="auto"/>
                                  </w:divBdr>
                                </w:div>
                                <w:div w:id="755171823">
                                  <w:marLeft w:val="0"/>
                                  <w:marRight w:val="0"/>
                                  <w:marTop w:val="0"/>
                                  <w:marBottom w:val="0"/>
                                  <w:divBdr>
                                    <w:top w:val="none" w:sz="0" w:space="0" w:color="auto"/>
                                    <w:left w:val="none" w:sz="0" w:space="0" w:color="auto"/>
                                    <w:bottom w:val="none" w:sz="0" w:space="0" w:color="auto"/>
                                    <w:right w:val="none" w:sz="0" w:space="0" w:color="auto"/>
                                  </w:divBdr>
                                </w:div>
                                <w:div w:id="910969735">
                                  <w:marLeft w:val="0"/>
                                  <w:marRight w:val="0"/>
                                  <w:marTop w:val="0"/>
                                  <w:marBottom w:val="0"/>
                                  <w:divBdr>
                                    <w:top w:val="none" w:sz="0" w:space="0" w:color="auto"/>
                                    <w:left w:val="none" w:sz="0" w:space="0" w:color="auto"/>
                                    <w:bottom w:val="none" w:sz="0" w:space="0" w:color="auto"/>
                                    <w:right w:val="none" w:sz="0" w:space="0" w:color="auto"/>
                                  </w:divBdr>
                                </w:div>
                                <w:div w:id="1098676396">
                                  <w:marLeft w:val="0"/>
                                  <w:marRight w:val="0"/>
                                  <w:marTop w:val="0"/>
                                  <w:marBottom w:val="0"/>
                                  <w:divBdr>
                                    <w:top w:val="none" w:sz="0" w:space="0" w:color="auto"/>
                                    <w:left w:val="none" w:sz="0" w:space="0" w:color="auto"/>
                                    <w:bottom w:val="none" w:sz="0" w:space="0" w:color="auto"/>
                                    <w:right w:val="none" w:sz="0" w:space="0" w:color="auto"/>
                                  </w:divBdr>
                                </w:div>
                                <w:div w:id="1990985460">
                                  <w:marLeft w:val="0"/>
                                  <w:marRight w:val="0"/>
                                  <w:marTop w:val="0"/>
                                  <w:marBottom w:val="0"/>
                                  <w:divBdr>
                                    <w:top w:val="none" w:sz="0" w:space="0" w:color="auto"/>
                                    <w:left w:val="none" w:sz="0" w:space="0" w:color="auto"/>
                                    <w:bottom w:val="none" w:sz="0" w:space="0" w:color="auto"/>
                                    <w:right w:val="none" w:sz="0" w:space="0" w:color="auto"/>
                                  </w:divBdr>
                                </w:div>
                              </w:divsChild>
                            </w:div>
                            <w:div w:id="3825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94354">
                      <w:marLeft w:val="0"/>
                      <w:marRight w:val="0"/>
                      <w:marTop w:val="0"/>
                      <w:marBottom w:val="0"/>
                      <w:divBdr>
                        <w:top w:val="none" w:sz="0" w:space="0" w:color="auto"/>
                        <w:left w:val="none" w:sz="0" w:space="0" w:color="auto"/>
                        <w:bottom w:val="none" w:sz="0" w:space="0" w:color="auto"/>
                        <w:right w:val="none" w:sz="0" w:space="0" w:color="auto"/>
                      </w:divBdr>
                      <w:divsChild>
                        <w:div w:id="9619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932585">
          <w:marLeft w:val="0"/>
          <w:marRight w:val="0"/>
          <w:marTop w:val="0"/>
          <w:marBottom w:val="0"/>
          <w:divBdr>
            <w:top w:val="none" w:sz="0" w:space="0" w:color="auto"/>
            <w:left w:val="none" w:sz="0" w:space="0" w:color="auto"/>
            <w:bottom w:val="none" w:sz="0" w:space="0" w:color="auto"/>
            <w:right w:val="none" w:sz="0" w:space="0" w:color="auto"/>
          </w:divBdr>
          <w:divsChild>
            <w:div w:id="1248609485">
              <w:marLeft w:val="0"/>
              <w:marRight w:val="0"/>
              <w:marTop w:val="0"/>
              <w:marBottom w:val="0"/>
              <w:divBdr>
                <w:top w:val="none" w:sz="0" w:space="0" w:color="auto"/>
                <w:left w:val="none" w:sz="0" w:space="0" w:color="auto"/>
                <w:bottom w:val="none" w:sz="0" w:space="0" w:color="auto"/>
                <w:right w:val="none" w:sz="0" w:space="0" w:color="auto"/>
              </w:divBdr>
              <w:divsChild>
                <w:div w:id="1952276215">
                  <w:marLeft w:val="0"/>
                  <w:marRight w:val="0"/>
                  <w:marTop w:val="0"/>
                  <w:marBottom w:val="0"/>
                  <w:divBdr>
                    <w:top w:val="none" w:sz="0" w:space="0" w:color="auto"/>
                    <w:left w:val="none" w:sz="0" w:space="0" w:color="auto"/>
                    <w:bottom w:val="none" w:sz="0" w:space="0" w:color="auto"/>
                    <w:right w:val="none" w:sz="0" w:space="0" w:color="auto"/>
                  </w:divBdr>
                  <w:divsChild>
                    <w:div w:id="21438209">
                      <w:marLeft w:val="0"/>
                      <w:marRight w:val="0"/>
                      <w:marTop w:val="0"/>
                      <w:marBottom w:val="0"/>
                      <w:divBdr>
                        <w:top w:val="none" w:sz="0" w:space="0" w:color="auto"/>
                        <w:left w:val="none" w:sz="0" w:space="0" w:color="auto"/>
                        <w:bottom w:val="none" w:sz="0" w:space="0" w:color="auto"/>
                        <w:right w:val="none" w:sz="0" w:space="0" w:color="auto"/>
                      </w:divBdr>
                      <w:divsChild>
                        <w:div w:id="10648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52409">
                  <w:marLeft w:val="0"/>
                  <w:marRight w:val="0"/>
                  <w:marTop w:val="0"/>
                  <w:marBottom w:val="0"/>
                  <w:divBdr>
                    <w:top w:val="none" w:sz="0" w:space="0" w:color="auto"/>
                    <w:left w:val="none" w:sz="0" w:space="0" w:color="auto"/>
                    <w:bottom w:val="none" w:sz="0" w:space="0" w:color="auto"/>
                    <w:right w:val="none" w:sz="0" w:space="0" w:color="auto"/>
                  </w:divBdr>
                  <w:divsChild>
                    <w:div w:id="271086302">
                      <w:marLeft w:val="0"/>
                      <w:marRight w:val="0"/>
                      <w:marTop w:val="0"/>
                      <w:marBottom w:val="0"/>
                      <w:divBdr>
                        <w:top w:val="none" w:sz="0" w:space="0" w:color="auto"/>
                        <w:left w:val="none" w:sz="0" w:space="0" w:color="auto"/>
                        <w:bottom w:val="none" w:sz="0" w:space="0" w:color="auto"/>
                        <w:right w:val="none" w:sz="0" w:space="0" w:color="auto"/>
                      </w:divBdr>
                      <w:divsChild>
                        <w:div w:id="1448499253">
                          <w:marLeft w:val="0"/>
                          <w:marRight w:val="0"/>
                          <w:marTop w:val="0"/>
                          <w:marBottom w:val="0"/>
                          <w:divBdr>
                            <w:top w:val="none" w:sz="0" w:space="0" w:color="auto"/>
                            <w:left w:val="none" w:sz="0" w:space="0" w:color="auto"/>
                            <w:bottom w:val="none" w:sz="0" w:space="0" w:color="auto"/>
                            <w:right w:val="none" w:sz="0" w:space="0" w:color="auto"/>
                          </w:divBdr>
                          <w:divsChild>
                            <w:div w:id="1464229347">
                              <w:marLeft w:val="0"/>
                              <w:marRight w:val="0"/>
                              <w:marTop w:val="0"/>
                              <w:marBottom w:val="0"/>
                              <w:divBdr>
                                <w:top w:val="none" w:sz="0" w:space="0" w:color="auto"/>
                                <w:left w:val="none" w:sz="0" w:space="0" w:color="auto"/>
                                <w:bottom w:val="none" w:sz="0" w:space="0" w:color="auto"/>
                                <w:right w:val="none" w:sz="0" w:space="0" w:color="auto"/>
                              </w:divBdr>
                            </w:div>
                            <w:div w:id="165251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31331">
          <w:marLeft w:val="0"/>
          <w:marRight w:val="0"/>
          <w:marTop w:val="0"/>
          <w:marBottom w:val="0"/>
          <w:divBdr>
            <w:top w:val="none" w:sz="0" w:space="0" w:color="auto"/>
            <w:left w:val="none" w:sz="0" w:space="0" w:color="auto"/>
            <w:bottom w:val="none" w:sz="0" w:space="0" w:color="auto"/>
            <w:right w:val="none" w:sz="0" w:space="0" w:color="auto"/>
          </w:divBdr>
          <w:divsChild>
            <w:div w:id="1997369946">
              <w:marLeft w:val="0"/>
              <w:marRight w:val="0"/>
              <w:marTop w:val="0"/>
              <w:marBottom w:val="0"/>
              <w:divBdr>
                <w:top w:val="none" w:sz="0" w:space="0" w:color="auto"/>
                <w:left w:val="none" w:sz="0" w:space="0" w:color="auto"/>
                <w:bottom w:val="none" w:sz="0" w:space="0" w:color="auto"/>
                <w:right w:val="none" w:sz="0" w:space="0" w:color="auto"/>
              </w:divBdr>
              <w:divsChild>
                <w:div w:id="1201239186">
                  <w:marLeft w:val="0"/>
                  <w:marRight w:val="0"/>
                  <w:marTop w:val="0"/>
                  <w:marBottom w:val="0"/>
                  <w:divBdr>
                    <w:top w:val="none" w:sz="0" w:space="0" w:color="auto"/>
                    <w:left w:val="none" w:sz="0" w:space="0" w:color="auto"/>
                    <w:bottom w:val="none" w:sz="0" w:space="0" w:color="auto"/>
                    <w:right w:val="none" w:sz="0" w:space="0" w:color="auto"/>
                  </w:divBdr>
                  <w:divsChild>
                    <w:div w:id="340283293">
                      <w:marLeft w:val="0"/>
                      <w:marRight w:val="0"/>
                      <w:marTop w:val="0"/>
                      <w:marBottom w:val="0"/>
                      <w:divBdr>
                        <w:top w:val="none" w:sz="0" w:space="0" w:color="auto"/>
                        <w:left w:val="none" w:sz="0" w:space="0" w:color="auto"/>
                        <w:bottom w:val="none" w:sz="0" w:space="0" w:color="auto"/>
                        <w:right w:val="none" w:sz="0" w:space="0" w:color="auto"/>
                      </w:divBdr>
                      <w:divsChild>
                        <w:div w:id="11872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86404">
                  <w:marLeft w:val="0"/>
                  <w:marRight w:val="0"/>
                  <w:marTop w:val="0"/>
                  <w:marBottom w:val="0"/>
                  <w:divBdr>
                    <w:top w:val="none" w:sz="0" w:space="0" w:color="auto"/>
                    <w:left w:val="none" w:sz="0" w:space="0" w:color="auto"/>
                    <w:bottom w:val="none" w:sz="0" w:space="0" w:color="auto"/>
                    <w:right w:val="none" w:sz="0" w:space="0" w:color="auto"/>
                  </w:divBdr>
                  <w:divsChild>
                    <w:div w:id="1611234497">
                      <w:marLeft w:val="0"/>
                      <w:marRight w:val="0"/>
                      <w:marTop w:val="0"/>
                      <w:marBottom w:val="0"/>
                      <w:divBdr>
                        <w:top w:val="none" w:sz="0" w:space="0" w:color="auto"/>
                        <w:left w:val="none" w:sz="0" w:space="0" w:color="auto"/>
                        <w:bottom w:val="none" w:sz="0" w:space="0" w:color="auto"/>
                        <w:right w:val="none" w:sz="0" w:space="0" w:color="auto"/>
                      </w:divBdr>
                      <w:divsChild>
                        <w:div w:id="2094475012">
                          <w:marLeft w:val="0"/>
                          <w:marRight w:val="0"/>
                          <w:marTop w:val="0"/>
                          <w:marBottom w:val="0"/>
                          <w:divBdr>
                            <w:top w:val="none" w:sz="0" w:space="0" w:color="auto"/>
                            <w:left w:val="none" w:sz="0" w:space="0" w:color="auto"/>
                            <w:bottom w:val="none" w:sz="0" w:space="0" w:color="auto"/>
                            <w:right w:val="none" w:sz="0" w:space="0" w:color="auto"/>
                          </w:divBdr>
                          <w:divsChild>
                            <w:div w:id="1016348553">
                              <w:marLeft w:val="0"/>
                              <w:marRight w:val="0"/>
                              <w:marTop w:val="0"/>
                              <w:marBottom w:val="0"/>
                              <w:divBdr>
                                <w:top w:val="none" w:sz="0" w:space="0" w:color="auto"/>
                                <w:left w:val="none" w:sz="0" w:space="0" w:color="auto"/>
                                <w:bottom w:val="none" w:sz="0" w:space="0" w:color="auto"/>
                                <w:right w:val="none" w:sz="0" w:space="0" w:color="auto"/>
                              </w:divBdr>
                            </w:div>
                            <w:div w:id="192807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916430">
          <w:marLeft w:val="0"/>
          <w:marRight w:val="0"/>
          <w:marTop w:val="0"/>
          <w:marBottom w:val="0"/>
          <w:divBdr>
            <w:top w:val="none" w:sz="0" w:space="0" w:color="auto"/>
            <w:left w:val="none" w:sz="0" w:space="0" w:color="auto"/>
            <w:bottom w:val="none" w:sz="0" w:space="0" w:color="auto"/>
            <w:right w:val="none" w:sz="0" w:space="0" w:color="auto"/>
          </w:divBdr>
          <w:divsChild>
            <w:div w:id="1172068959">
              <w:marLeft w:val="0"/>
              <w:marRight w:val="0"/>
              <w:marTop w:val="0"/>
              <w:marBottom w:val="0"/>
              <w:divBdr>
                <w:top w:val="none" w:sz="0" w:space="0" w:color="auto"/>
                <w:left w:val="none" w:sz="0" w:space="0" w:color="auto"/>
                <w:bottom w:val="none" w:sz="0" w:space="0" w:color="auto"/>
                <w:right w:val="none" w:sz="0" w:space="0" w:color="auto"/>
              </w:divBdr>
              <w:divsChild>
                <w:div w:id="18698306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952943">
                      <w:marLeft w:val="0"/>
                      <w:marRight w:val="0"/>
                      <w:marTop w:val="0"/>
                      <w:marBottom w:val="0"/>
                      <w:divBdr>
                        <w:top w:val="none" w:sz="0" w:space="0" w:color="auto"/>
                        <w:left w:val="none" w:sz="0" w:space="0" w:color="auto"/>
                        <w:bottom w:val="none" w:sz="0" w:space="0" w:color="auto"/>
                        <w:right w:val="none" w:sz="0" w:space="0" w:color="auto"/>
                      </w:divBdr>
                    </w:div>
                    <w:div w:id="25954728">
                      <w:marLeft w:val="0"/>
                      <w:marRight w:val="0"/>
                      <w:marTop w:val="0"/>
                      <w:marBottom w:val="0"/>
                      <w:divBdr>
                        <w:top w:val="none" w:sz="0" w:space="0" w:color="auto"/>
                        <w:left w:val="none" w:sz="0" w:space="0" w:color="auto"/>
                        <w:bottom w:val="none" w:sz="0" w:space="0" w:color="auto"/>
                        <w:right w:val="none" w:sz="0" w:space="0" w:color="auto"/>
                      </w:divBdr>
                    </w:div>
                    <w:div w:id="413668870">
                      <w:marLeft w:val="0"/>
                      <w:marRight w:val="0"/>
                      <w:marTop w:val="0"/>
                      <w:marBottom w:val="0"/>
                      <w:divBdr>
                        <w:top w:val="none" w:sz="0" w:space="0" w:color="auto"/>
                        <w:left w:val="none" w:sz="0" w:space="0" w:color="auto"/>
                        <w:bottom w:val="none" w:sz="0" w:space="0" w:color="auto"/>
                        <w:right w:val="none" w:sz="0" w:space="0" w:color="auto"/>
                      </w:divBdr>
                    </w:div>
                    <w:div w:id="556207956">
                      <w:marLeft w:val="0"/>
                      <w:marRight w:val="0"/>
                      <w:marTop w:val="0"/>
                      <w:marBottom w:val="0"/>
                      <w:divBdr>
                        <w:top w:val="none" w:sz="0" w:space="0" w:color="auto"/>
                        <w:left w:val="none" w:sz="0" w:space="0" w:color="auto"/>
                        <w:bottom w:val="none" w:sz="0" w:space="0" w:color="auto"/>
                        <w:right w:val="none" w:sz="0" w:space="0" w:color="auto"/>
                      </w:divBdr>
                    </w:div>
                    <w:div w:id="557056386">
                      <w:marLeft w:val="0"/>
                      <w:marRight w:val="0"/>
                      <w:marTop w:val="0"/>
                      <w:marBottom w:val="0"/>
                      <w:divBdr>
                        <w:top w:val="none" w:sz="0" w:space="0" w:color="auto"/>
                        <w:left w:val="none" w:sz="0" w:space="0" w:color="auto"/>
                        <w:bottom w:val="none" w:sz="0" w:space="0" w:color="auto"/>
                        <w:right w:val="none" w:sz="0" w:space="0" w:color="auto"/>
                      </w:divBdr>
                    </w:div>
                    <w:div w:id="1182665930">
                      <w:marLeft w:val="0"/>
                      <w:marRight w:val="0"/>
                      <w:marTop w:val="0"/>
                      <w:marBottom w:val="0"/>
                      <w:divBdr>
                        <w:top w:val="none" w:sz="0" w:space="0" w:color="auto"/>
                        <w:left w:val="none" w:sz="0" w:space="0" w:color="auto"/>
                        <w:bottom w:val="none" w:sz="0" w:space="0" w:color="auto"/>
                        <w:right w:val="none" w:sz="0" w:space="0" w:color="auto"/>
                      </w:divBdr>
                    </w:div>
                    <w:div w:id="1419255994">
                      <w:marLeft w:val="0"/>
                      <w:marRight w:val="0"/>
                      <w:marTop w:val="0"/>
                      <w:marBottom w:val="0"/>
                      <w:divBdr>
                        <w:top w:val="none" w:sz="0" w:space="0" w:color="auto"/>
                        <w:left w:val="none" w:sz="0" w:space="0" w:color="auto"/>
                        <w:bottom w:val="none" w:sz="0" w:space="0" w:color="auto"/>
                        <w:right w:val="none" w:sz="0" w:space="0" w:color="auto"/>
                      </w:divBdr>
                    </w:div>
                    <w:div w:id="1651207234">
                      <w:marLeft w:val="0"/>
                      <w:marRight w:val="0"/>
                      <w:marTop w:val="0"/>
                      <w:marBottom w:val="0"/>
                      <w:divBdr>
                        <w:top w:val="none" w:sz="0" w:space="0" w:color="auto"/>
                        <w:left w:val="none" w:sz="0" w:space="0" w:color="auto"/>
                        <w:bottom w:val="none" w:sz="0" w:space="0" w:color="auto"/>
                        <w:right w:val="none" w:sz="0" w:space="0" w:color="auto"/>
                      </w:divBdr>
                    </w:div>
                  </w:divsChild>
                </w:div>
                <w:div w:id="267662031">
                  <w:marLeft w:val="0"/>
                  <w:marRight w:val="0"/>
                  <w:marTop w:val="0"/>
                  <w:marBottom w:val="0"/>
                  <w:divBdr>
                    <w:top w:val="none" w:sz="0" w:space="0" w:color="auto"/>
                    <w:left w:val="none" w:sz="0" w:space="0" w:color="auto"/>
                    <w:bottom w:val="none" w:sz="0" w:space="0" w:color="auto"/>
                    <w:right w:val="none" w:sz="0" w:space="0" w:color="auto"/>
                  </w:divBdr>
                </w:div>
                <w:div w:id="401299000">
                  <w:marLeft w:val="0"/>
                  <w:marRight w:val="0"/>
                  <w:marTop w:val="0"/>
                  <w:marBottom w:val="0"/>
                  <w:divBdr>
                    <w:top w:val="none" w:sz="0" w:space="0" w:color="auto"/>
                    <w:left w:val="none" w:sz="0" w:space="0" w:color="auto"/>
                    <w:bottom w:val="none" w:sz="0" w:space="0" w:color="auto"/>
                    <w:right w:val="none" w:sz="0" w:space="0" w:color="auto"/>
                  </w:divBdr>
                </w:div>
                <w:div w:id="862284719">
                  <w:marLeft w:val="0"/>
                  <w:marRight w:val="0"/>
                  <w:marTop w:val="0"/>
                  <w:marBottom w:val="0"/>
                  <w:divBdr>
                    <w:top w:val="none" w:sz="0" w:space="0" w:color="auto"/>
                    <w:left w:val="none" w:sz="0" w:space="0" w:color="auto"/>
                    <w:bottom w:val="none" w:sz="0" w:space="0" w:color="auto"/>
                    <w:right w:val="none" w:sz="0" w:space="0" w:color="auto"/>
                  </w:divBdr>
                </w:div>
                <w:div w:id="120999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32044">
          <w:marLeft w:val="0"/>
          <w:marRight w:val="0"/>
          <w:marTop w:val="0"/>
          <w:marBottom w:val="0"/>
          <w:divBdr>
            <w:top w:val="none" w:sz="0" w:space="0" w:color="auto"/>
            <w:left w:val="none" w:sz="0" w:space="0" w:color="auto"/>
            <w:bottom w:val="none" w:sz="0" w:space="0" w:color="auto"/>
            <w:right w:val="none" w:sz="0" w:space="0" w:color="auto"/>
          </w:divBdr>
          <w:divsChild>
            <w:div w:id="28652984">
              <w:marLeft w:val="0"/>
              <w:marRight w:val="0"/>
              <w:marTop w:val="0"/>
              <w:marBottom w:val="0"/>
              <w:divBdr>
                <w:top w:val="none" w:sz="0" w:space="0" w:color="auto"/>
                <w:left w:val="none" w:sz="0" w:space="0" w:color="auto"/>
                <w:bottom w:val="none" w:sz="0" w:space="0" w:color="auto"/>
                <w:right w:val="none" w:sz="0" w:space="0" w:color="auto"/>
              </w:divBdr>
              <w:divsChild>
                <w:div w:id="919144659">
                  <w:marLeft w:val="0"/>
                  <w:marRight w:val="0"/>
                  <w:marTop w:val="0"/>
                  <w:marBottom w:val="0"/>
                  <w:divBdr>
                    <w:top w:val="none" w:sz="0" w:space="0" w:color="auto"/>
                    <w:left w:val="none" w:sz="0" w:space="0" w:color="auto"/>
                    <w:bottom w:val="none" w:sz="0" w:space="0" w:color="auto"/>
                    <w:right w:val="none" w:sz="0" w:space="0" w:color="auto"/>
                  </w:divBdr>
                  <w:divsChild>
                    <w:div w:id="461920233">
                      <w:marLeft w:val="0"/>
                      <w:marRight w:val="0"/>
                      <w:marTop w:val="0"/>
                      <w:marBottom w:val="0"/>
                      <w:divBdr>
                        <w:top w:val="none" w:sz="0" w:space="0" w:color="auto"/>
                        <w:left w:val="none" w:sz="0" w:space="0" w:color="auto"/>
                        <w:bottom w:val="none" w:sz="0" w:space="0" w:color="auto"/>
                        <w:right w:val="none" w:sz="0" w:space="0" w:color="auto"/>
                      </w:divBdr>
                      <w:divsChild>
                        <w:div w:id="1669139195">
                          <w:marLeft w:val="0"/>
                          <w:marRight w:val="0"/>
                          <w:marTop w:val="0"/>
                          <w:marBottom w:val="0"/>
                          <w:divBdr>
                            <w:top w:val="none" w:sz="0" w:space="0" w:color="auto"/>
                            <w:left w:val="none" w:sz="0" w:space="0" w:color="auto"/>
                            <w:bottom w:val="none" w:sz="0" w:space="0" w:color="auto"/>
                            <w:right w:val="none" w:sz="0" w:space="0" w:color="auto"/>
                          </w:divBdr>
                          <w:divsChild>
                            <w:div w:id="1149588615">
                              <w:marLeft w:val="0"/>
                              <w:marRight w:val="0"/>
                              <w:marTop w:val="0"/>
                              <w:marBottom w:val="0"/>
                              <w:divBdr>
                                <w:top w:val="none" w:sz="0" w:space="0" w:color="auto"/>
                                <w:left w:val="none" w:sz="0" w:space="0" w:color="auto"/>
                                <w:bottom w:val="none" w:sz="0" w:space="0" w:color="auto"/>
                                <w:right w:val="none" w:sz="0" w:space="0" w:color="auto"/>
                              </w:divBdr>
                              <w:divsChild>
                                <w:div w:id="8408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62110407">
                          <w:marLeft w:val="0"/>
                          <w:marRight w:val="0"/>
                          <w:marTop w:val="0"/>
                          <w:marBottom w:val="0"/>
                          <w:divBdr>
                            <w:top w:val="none" w:sz="0" w:space="0" w:color="auto"/>
                            <w:left w:val="none" w:sz="0" w:space="0" w:color="auto"/>
                            <w:bottom w:val="none" w:sz="0" w:space="0" w:color="auto"/>
                            <w:right w:val="none" w:sz="0" w:space="0" w:color="auto"/>
                          </w:divBdr>
                        </w:div>
                        <w:div w:id="1402094390">
                          <w:marLeft w:val="0"/>
                          <w:marRight w:val="0"/>
                          <w:marTop w:val="0"/>
                          <w:marBottom w:val="0"/>
                          <w:divBdr>
                            <w:top w:val="none" w:sz="0" w:space="0" w:color="auto"/>
                            <w:left w:val="none" w:sz="0" w:space="0" w:color="auto"/>
                            <w:bottom w:val="none" w:sz="0" w:space="0" w:color="auto"/>
                            <w:right w:val="none" w:sz="0" w:space="0" w:color="auto"/>
                          </w:divBdr>
                        </w:div>
                      </w:divsChild>
                    </w:div>
                    <w:div w:id="2105027420">
                      <w:marLeft w:val="0"/>
                      <w:marRight w:val="0"/>
                      <w:marTop w:val="0"/>
                      <w:marBottom w:val="0"/>
                      <w:divBdr>
                        <w:top w:val="none" w:sz="0" w:space="0" w:color="auto"/>
                        <w:left w:val="none" w:sz="0" w:space="0" w:color="auto"/>
                        <w:bottom w:val="none" w:sz="0" w:space="0" w:color="auto"/>
                        <w:right w:val="none" w:sz="0" w:space="0" w:color="auto"/>
                      </w:divBdr>
                      <w:divsChild>
                        <w:div w:id="8342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20097">
          <w:marLeft w:val="0"/>
          <w:marRight w:val="0"/>
          <w:marTop w:val="0"/>
          <w:marBottom w:val="0"/>
          <w:divBdr>
            <w:top w:val="none" w:sz="0" w:space="0" w:color="auto"/>
            <w:left w:val="none" w:sz="0" w:space="0" w:color="auto"/>
            <w:bottom w:val="none" w:sz="0" w:space="0" w:color="auto"/>
            <w:right w:val="none" w:sz="0" w:space="0" w:color="auto"/>
          </w:divBdr>
          <w:divsChild>
            <w:div w:id="890071121">
              <w:marLeft w:val="0"/>
              <w:marRight w:val="0"/>
              <w:marTop w:val="0"/>
              <w:marBottom w:val="0"/>
              <w:divBdr>
                <w:top w:val="none" w:sz="0" w:space="0" w:color="auto"/>
                <w:left w:val="none" w:sz="0" w:space="0" w:color="auto"/>
                <w:bottom w:val="none" w:sz="0" w:space="0" w:color="auto"/>
                <w:right w:val="none" w:sz="0" w:space="0" w:color="auto"/>
              </w:divBdr>
              <w:divsChild>
                <w:div w:id="604463521">
                  <w:marLeft w:val="0"/>
                  <w:marRight w:val="0"/>
                  <w:marTop w:val="0"/>
                  <w:marBottom w:val="0"/>
                  <w:divBdr>
                    <w:top w:val="none" w:sz="0" w:space="0" w:color="auto"/>
                    <w:left w:val="none" w:sz="0" w:space="0" w:color="auto"/>
                    <w:bottom w:val="none" w:sz="0" w:space="0" w:color="auto"/>
                    <w:right w:val="none" w:sz="0" w:space="0" w:color="auto"/>
                  </w:divBdr>
                  <w:divsChild>
                    <w:div w:id="1432893051">
                      <w:marLeft w:val="0"/>
                      <w:marRight w:val="0"/>
                      <w:marTop w:val="0"/>
                      <w:marBottom w:val="0"/>
                      <w:divBdr>
                        <w:top w:val="none" w:sz="0" w:space="0" w:color="auto"/>
                        <w:left w:val="none" w:sz="0" w:space="0" w:color="auto"/>
                        <w:bottom w:val="none" w:sz="0" w:space="0" w:color="auto"/>
                        <w:right w:val="none" w:sz="0" w:space="0" w:color="auto"/>
                      </w:divBdr>
                      <w:divsChild>
                        <w:div w:id="98049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0593">
                  <w:marLeft w:val="0"/>
                  <w:marRight w:val="0"/>
                  <w:marTop w:val="0"/>
                  <w:marBottom w:val="0"/>
                  <w:divBdr>
                    <w:top w:val="none" w:sz="0" w:space="0" w:color="auto"/>
                    <w:left w:val="none" w:sz="0" w:space="0" w:color="auto"/>
                    <w:bottom w:val="none" w:sz="0" w:space="0" w:color="auto"/>
                    <w:right w:val="none" w:sz="0" w:space="0" w:color="auto"/>
                  </w:divBdr>
                  <w:divsChild>
                    <w:div w:id="1450200946">
                      <w:marLeft w:val="0"/>
                      <w:marRight w:val="0"/>
                      <w:marTop w:val="0"/>
                      <w:marBottom w:val="0"/>
                      <w:divBdr>
                        <w:top w:val="none" w:sz="0" w:space="0" w:color="auto"/>
                        <w:left w:val="none" w:sz="0" w:space="0" w:color="auto"/>
                        <w:bottom w:val="none" w:sz="0" w:space="0" w:color="auto"/>
                        <w:right w:val="none" w:sz="0" w:space="0" w:color="auto"/>
                      </w:divBdr>
                      <w:divsChild>
                        <w:div w:id="1449272588">
                          <w:marLeft w:val="0"/>
                          <w:marRight w:val="0"/>
                          <w:marTop w:val="0"/>
                          <w:marBottom w:val="0"/>
                          <w:divBdr>
                            <w:top w:val="none" w:sz="0" w:space="0" w:color="auto"/>
                            <w:left w:val="none" w:sz="0" w:space="0" w:color="auto"/>
                            <w:bottom w:val="none" w:sz="0" w:space="0" w:color="auto"/>
                            <w:right w:val="none" w:sz="0" w:space="0" w:color="auto"/>
                          </w:divBdr>
                          <w:divsChild>
                            <w:div w:id="665091200">
                              <w:marLeft w:val="0"/>
                              <w:marRight w:val="0"/>
                              <w:marTop w:val="0"/>
                              <w:marBottom w:val="0"/>
                              <w:divBdr>
                                <w:top w:val="none" w:sz="0" w:space="0" w:color="auto"/>
                                <w:left w:val="none" w:sz="0" w:space="0" w:color="auto"/>
                                <w:bottom w:val="none" w:sz="0" w:space="0" w:color="auto"/>
                                <w:right w:val="none" w:sz="0" w:space="0" w:color="auto"/>
                              </w:divBdr>
                            </w:div>
                            <w:div w:id="201977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214961">
          <w:marLeft w:val="0"/>
          <w:marRight w:val="0"/>
          <w:marTop w:val="0"/>
          <w:marBottom w:val="0"/>
          <w:divBdr>
            <w:top w:val="none" w:sz="0" w:space="0" w:color="auto"/>
            <w:left w:val="none" w:sz="0" w:space="0" w:color="auto"/>
            <w:bottom w:val="none" w:sz="0" w:space="0" w:color="auto"/>
            <w:right w:val="none" w:sz="0" w:space="0" w:color="auto"/>
          </w:divBdr>
          <w:divsChild>
            <w:div w:id="1741781786">
              <w:marLeft w:val="0"/>
              <w:marRight w:val="0"/>
              <w:marTop w:val="0"/>
              <w:marBottom w:val="0"/>
              <w:divBdr>
                <w:top w:val="none" w:sz="0" w:space="0" w:color="auto"/>
                <w:left w:val="none" w:sz="0" w:space="0" w:color="auto"/>
                <w:bottom w:val="none" w:sz="0" w:space="0" w:color="auto"/>
                <w:right w:val="none" w:sz="0" w:space="0" w:color="auto"/>
              </w:divBdr>
              <w:divsChild>
                <w:div w:id="392848320">
                  <w:marLeft w:val="0"/>
                  <w:marRight w:val="0"/>
                  <w:marTop w:val="0"/>
                  <w:marBottom w:val="0"/>
                  <w:divBdr>
                    <w:top w:val="none" w:sz="0" w:space="0" w:color="auto"/>
                    <w:left w:val="none" w:sz="0" w:space="0" w:color="auto"/>
                    <w:bottom w:val="none" w:sz="0" w:space="0" w:color="auto"/>
                    <w:right w:val="none" w:sz="0" w:space="0" w:color="auto"/>
                  </w:divBdr>
                  <w:divsChild>
                    <w:div w:id="1624194927">
                      <w:marLeft w:val="0"/>
                      <w:marRight w:val="0"/>
                      <w:marTop w:val="0"/>
                      <w:marBottom w:val="0"/>
                      <w:divBdr>
                        <w:top w:val="none" w:sz="0" w:space="0" w:color="auto"/>
                        <w:left w:val="none" w:sz="0" w:space="0" w:color="auto"/>
                        <w:bottom w:val="none" w:sz="0" w:space="0" w:color="auto"/>
                        <w:right w:val="none" w:sz="0" w:space="0" w:color="auto"/>
                      </w:divBdr>
                      <w:divsChild>
                        <w:div w:id="735783728">
                          <w:marLeft w:val="0"/>
                          <w:marRight w:val="0"/>
                          <w:marTop w:val="0"/>
                          <w:marBottom w:val="0"/>
                          <w:divBdr>
                            <w:top w:val="none" w:sz="0" w:space="0" w:color="auto"/>
                            <w:left w:val="none" w:sz="0" w:space="0" w:color="auto"/>
                            <w:bottom w:val="none" w:sz="0" w:space="0" w:color="auto"/>
                            <w:right w:val="none" w:sz="0" w:space="0" w:color="auto"/>
                          </w:divBdr>
                          <w:divsChild>
                            <w:div w:id="472219341">
                              <w:marLeft w:val="0"/>
                              <w:marRight w:val="0"/>
                              <w:marTop w:val="0"/>
                              <w:marBottom w:val="0"/>
                              <w:divBdr>
                                <w:top w:val="none" w:sz="0" w:space="0" w:color="auto"/>
                                <w:left w:val="none" w:sz="0" w:space="0" w:color="auto"/>
                                <w:bottom w:val="none" w:sz="0" w:space="0" w:color="auto"/>
                                <w:right w:val="none" w:sz="0" w:space="0" w:color="auto"/>
                              </w:divBdr>
                              <w:divsChild>
                                <w:div w:id="30766664">
                                  <w:marLeft w:val="0"/>
                                  <w:marRight w:val="0"/>
                                  <w:marTop w:val="0"/>
                                  <w:marBottom w:val="0"/>
                                  <w:divBdr>
                                    <w:top w:val="none" w:sz="0" w:space="0" w:color="auto"/>
                                    <w:left w:val="none" w:sz="0" w:space="0" w:color="auto"/>
                                    <w:bottom w:val="none" w:sz="0" w:space="0" w:color="auto"/>
                                    <w:right w:val="none" w:sz="0" w:space="0" w:color="auto"/>
                                  </w:divBdr>
                                </w:div>
                                <w:div w:id="1676111323">
                                  <w:marLeft w:val="0"/>
                                  <w:marRight w:val="0"/>
                                  <w:marTop w:val="0"/>
                                  <w:marBottom w:val="0"/>
                                  <w:divBdr>
                                    <w:top w:val="none" w:sz="0" w:space="0" w:color="auto"/>
                                    <w:left w:val="none" w:sz="0" w:space="0" w:color="auto"/>
                                    <w:bottom w:val="none" w:sz="0" w:space="0" w:color="auto"/>
                                    <w:right w:val="none" w:sz="0" w:space="0" w:color="auto"/>
                                  </w:divBdr>
                                </w:div>
                                <w:div w:id="180584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66091">
                          <w:marLeft w:val="0"/>
                          <w:marRight w:val="0"/>
                          <w:marTop w:val="0"/>
                          <w:marBottom w:val="0"/>
                          <w:divBdr>
                            <w:top w:val="none" w:sz="0" w:space="0" w:color="auto"/>
                            <w:left w:val="none" w:sz="0" w:space="0" w:color="auto"/>
                            <w:bottom w:val="none" w:sz="0" w:space="0" w:color="auto"/>
                            <w:right w:val="none" w:sz="0" w:space="0" w:color="auto"/>
                          </w:divBdr>
                          <w:divsChild>
                            <w:div w:id="890842281">
                              <w:marLeft w:val="0"/>
                              <w:marRight w:val="0"/>
                              <w:marTop w:val="0"/>
                              <w:marBottom w:val="0"/>
                              <w:divBdr>
                                <w:top w:val="none" w:sz="0" w:space="0" w:color="auto"/>
                                <w:left w:val="none" w:sz="0" w:space="0" w:color="auto"/>
                                <w:bottom w:val="none" w:sz="0" w:space="0" w:color="auto"/>
                                <w:right w:val="none" w:sz="0" w:space="0" w:color="auto"/>
                              </w:divBdr>
                              <w:divsChild>
                                <w:div w:id="58485458">
                                  <w:marLeft w:val="0"/>
                                  <w:marRight w:val="0"/>
                                  <w:marTop w:val="0"/>
                                  <w:marBottom w:val="0"/>
                                  <w:divBdr>
                                    <w:top w:val="none" w:sz="0" w:space="0" w:color="auto"/>
                                    <w:left w:val="none" w:sz="0" w:space="0" w:color="auto"/>
                                    <w:bottom w:val="none" w:sz="0" w:space="0" w:color="auto"/>
                                    <w:right w:val="none" w:sz="0" w:space="0" w:color="auto"/>
                                  </w:divBdr>
                                  <w:divsChild>
                                    <w:div w:id="127212732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0445847">
                                          <w:marLeft w:val="0"/>
                                          <w:marRight w:val="0"/>
                                          <w:marTop w:val="0"/>
                                          <w:marBottom w:val="0"/>
                                          <w:divBdr>
                                            <w:top w:val="none" w:sz="0" w:space="0" w:color="auto"/>
                                            <w:left w:val="none" w:sz="0" w:space="0" w:color="auto"/>
                                            <w:bottom w:val="none" w:sz="0" w:space="0" w:color="auto"/>
                                            <w:right w:val="none" w:sz="0" w:space="0" w:color="auto"/>
                                          </w:divBdr>
                                        </w:div>
                                      </w:divsChild>
                                    </w:div>
                                    <w:div w:id="9195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62348">
                          <w:marLeft w:val="0"/>
                          <w:marRight w:val="0"/>
                          <w:marTop w:val="0"/>
                          <w:marBottom w:val="0"/>
                          <w:divBdr>
                            <w:top w:val="none" w:sz="0" w:space="0" w:color="auto"/>
                            <w:left w:val="none" w:sz="0" w:space="0" w:color="auto"/>
                            <w:bottom w:val="none" w:sz="0" w:space="0" w:color="auto"/>
                            <w:right w:val="none" w:sz="0" w:space="0" w:color="auto"/>
                          </w:divBdr>
                          <w:divsChild>
                            <w:div w:id="228539099">
                              <w:marLeft w:val="0"/>
                              <w:marRight w:val="0"/>
                              <w:marTop w:val="0"/>
                              <w:marBottom w:val="0"/>
                              <w:divBdr>
                                <w:top w:val="none" w:sz="0" w:space="0" w:color="auto"/>
                                <w:left w:val="none" w:sz="0" w:space="0" w:color="auto"/>
                                <w:bottom w:val="none" w:sz="0" w:space="0" w:color="auto"/>
                                <w:right w:val="none" w:sz="0" w:space="0" w:color="auto"/>
                              </w:divBdr>
                              <w:divsChild>
                                <w:div w:id="439496441">
                                  <w:marLeft w:val="0"/>
                                  <w:marRight w:val="0"/>
                                  <w:marTop w:val="0"/>
                                  <w:marBottom w:val="0"/>
                                  <w:divBdr>
                                    <w:top w:val="none" w:sz="0" w:space="0" w:color="auto"/>
                                    <w:left w:val="none" w:sz="0" w:space="0" w:color="auto"/>
                                    <w:bottom w:val="none" w:sz="0" w:space="0" w:color="auto"/>
                                    <w:right w:val="none" w:sz="0" w:space="0" w:color="auto"/>
                                  </w:divBdr>
                                  <w:divsChild>
                                    <w:div w:id="66658831">
                                      <w:marLeft w:val="0"/>
                                      <w:marRight w:val="0"/>
                                      <w:marTop w:val="0"/>
                                      <w:marBottom w:val="0"/>
                                      <w:divBdr>
                                        <w:top w:val="none" w:sz="0" w:space="0" w:color="auto"/>
                                        <w:left w:val="none" w:sz="0" w:space="0" w:color="auto"/>
                                        <w:bottom w:val="none" w:sz="0" w:space="0" w:color="auto"/>
                                        <w:right w:val="none" w:sz="0" w:space="0" w:color="auto"/>
                                      </w:divBdr>
                                    </w:div>
                                    <w:div w:id="15769435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499223767">
                                          <w:marLeft w:val="0"/>
                                          <w:marRight w:val="0"/>
                                          <w:marTop w:val="0"/>
                                          <w:marBottom w:val="0"/>
                                          <w:divBdr>
                                            <w:top w:val="none" w:sz="0" w:space="0" w:color="auto"/>
                                            <w:left w:val="none" w:sz="0" w:space="0" w:color="auto"/>
                                            <w:bottom w:val="none" w:sz="0" w:space="0" w:color="auto"/>
                                            <w:right w:val="none" w:sz="0" w:space="0" w:color="auto"/>
                                          </w:divBdr>
                                        </w:div>
                                      </w:divsChild>
                                    </w:div>
                                    <w:div w:id="3802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925285">
                          <w:marLeft w:val="0"/>
                          <w:marRight w:val="0"/>
                          <w:marTop w:val="0"/>
                          <w:marBottom w:val="0"/>
                          <w:divBdr>
                            <w:top w:val="none" w:sz="0" w:space="0" w:color="auto"/>
                            <w:left w:val="none" w:sz="0" w:space="0" w:color="auto"/>
                            <w:bottom w:val="none" w:sz="0" w:space="0" w:color="auto"/>
                            <w:right w:val="none" w:sz="0" w:space="0" w:color="auto"/>
                          </w:divBdr>
                          <w:divsChild>
                            <w:div w:id="1458644024">
                              <w:marLeft w:val="0"/>
                              <w:marRight w:val="0"/>
                              <w:marTop w:val="0"/>
                              <w:marBottom w:val="0"/>
                              <w:divBdr>
                                <w:top w:val="none" w:sz="0" w:space="0" w:color="auto"/>
                                <w:left w:val="none" w:sz="0" w:space="0" w:color="auto"/>
                                <w:bottom w:val="none" w:sz="0" w:space="0" w:color="auto"/>
                                <w:right w:val="none" w:sz="0" w:space="0" w:color="auto"/>
                              </w:divBdr>
                              <w:divsChild>
                                <w:div w:id="155392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49933">
                          <w:marLeft w:val="0"/>
                          <w:marRight w:val="0"/>
                          <w:marTop w:val="0"/>
                          <w:marBottom w:val="0"/>
                          <w:divBdr>
                            <w:top w:val="none" w:sz="0" w:space="0" w:color="auto"/>
                            <w:left w:val="none" w:sz="0" w:space="0" w:color="auto"/>
                            <w:bottom w:val="none" w:sz="0" w:space="0" w:color="auto"/>
                            <w:right w:val="none" w:sz="0" w:space="0" w:color="auto"/>
                          </w:divBdr>
                          <w:divsChild>
                            <w:div w:id="450631740">
                              <w:marLeft w:val="0"/>
                              <w:marRight w:val="0"/>
                              <w:marTop w:val="0"/>
                              <w:marBottom w:val="0"/>
                              <w:divBdr>
                                <w:top w:val="none" w:sz="0" w:space="0" w:color="auto"/>
                                <w:left w:val="none" w:sz="0" w:space="0" w:color="auto"/>
                                <w:bottom w:val="none" w:sz="0" w:space="0" w:color="auto"/>
                                <w:right w:val="none" w:sz="0" w:space="0" w:color="auto"/>
                              </w:divBdr>
                              <w:divsChild>
                                <w:div w:id="3234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1041">
                      <w:marLeft w:val="0"/>
                      <w:marRight w:val="0"/>
                      <w:marTop w:val="0"/>
                      <w:marBottom w:val="0"/>
                      <w:divBdr>
                        <w:top w:val="none" w:sz="0" w:space="0" w:color="auto"/>
                        <w:left w:val="none" w:sz="0" w:space="0" w:color="auto"/>
                        <w:bottom w:val="none" w:sz="0" w:space="0" w:color="auto"/>
                        <w:right w:val="none" w:sz="0" w:space="0" w:color="auto"/>
                      </w:divBdr>
                      <w:divsChild>
                        <w:div w:id="11356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740901">
          <w:marLeft w:val="0"/>
          <w:marRight w:val="0"/>
          <w:marTop w:val="0"/>
          <w:marBottom w:val="0"/>
          <w:divBdr>
            <w:top w:val="none" w:sz="0" w:space="0" w:color="auto"/>
            <w:left w:val="none" w:sz="0" w:space="0" w:color="auto"/>
            <w:bottom w:val="none" w:sz="0" w:space="0" w:color="auto"/>
            <w:right w:val="none" w:sz="0" w:space="0" w:color="auto"/>
          </w:divBdr>
          <w:divsChild>
            <w:div w:id="1298878742">
              <w:marLeft w:val="0"/>
              <w:marRight w:val="0"/>
              <w:marTop w:val="0"/>
              <w:marBottom w:val="0"/>
              <w:divBdr>
                <w:top w:val="none" w:sz="0" w:space="0" w:color="auto"/>
                <w:left w:val="none" w:sz="0" w:space="0" w:color="auto"/>
                <w:bottom w:val="none" w:sz="0" w:space="0" w:color="auto"/>
                <w:right w:val="none" w:sz="0" w:space="0" w:color="auto"/>
              </w:divBdr>
              <w:divsChild>
                <w:div w:id="281810497">
                  <w:marLeft w:val="0"/>
                  <w:marRight w:val="0"/>
                  <w:marTop w:val="0"/>
                  <w:marBottom w:val="0"/>
                  <w:divBdr>
                    <w:top w:val="none" w:sz="0" w:space="0" w:color="auto"/>
                    <w:left w:val="none" w:sz="0" w:space="0" w:color="auto"/>
                    <w:bottom w:val="none" w:sz="0" w:space="0" w:color="auto"/>
                    <w:right w:val="none" w:sz="0" w:space="0" w:color="auto"/>
                  </w:divBdr>
                  <w:divsChild>
                    <w:div w:id="82456780">
                      <w:marLeft w:val="0"/>
                      <w:marRight w:val="0"/>
                      <w:marTop w:val="0"/>
                      <w:marBottom w:val="0"/>
                      <w:divBdr>
                        <w:top w:val="none" w:sz="0" w:space="0" w:color="auto"/>
                        <w:left w:val="none" w:sz="0" w:space="0" w:color="auto"/>
                        <w:bottom w:val="none" w:sz="0" w:space="0" w:color="auto"/>
                        <w:right w:val="none" w:sz="0" w:space="0" w:color="auto"/>
                      </w:divBdr>
                      <w:divsChild>
                        <w:div w:id="231090586">
                          <w:marLeft w:val="0"/>
                          <w:marRight w:val="0"/>
                          <w:marTop w:val="0"/>
                          <w:marBottom w:val="0"/>
                          <w:divBdr>
                            <w:top w:val="none" w:sz="0" w:space="0" w:color="auto"/>
                            <w:left w:val="none" w:sz="0" w:space="0" w:color="auto"/>
                            <w:bottom w:val="none" w:sz="0" w:space="0" w:color="auto"/>
                            <w:right w:val="none" w:sz="0" w:space="0" w:color="auto"/>
                          </w:divBdr>
                          <w:divsChild>
                            <w:div w:id="33239564">
                              <w:marLeft w:val="0"/>
                              <w:marRight w:val="0"/>
                              <w:marTop w:val="0"/>
                              <w:marBottom w:val="0"/>
                              <w:divBdr>
                                <w:top w:val="none" w:sz="0" w:space="0" w:color="auto"/>
                                <w:left w:val="none" w:sz="0" w:space="0" w:color="auto"/>
                                <w:bottom w:val="none" w:sz="0" w:space="0" w:color="auto"/>
                                <w:right w:val="none" w:sz="0" w:space="0" w:color="auto"/>
                              </w:divBdr>
                            </w:div>
                            <w:div w:id="16440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733187">
                  <w:marLeft w:val="0"/>
                  <w:marRight w:val="0"/>
                  <w:marTop w:val="0"/>
                  <w:marBottom w:val="0"/>
                  <w:divBdr>
                    <w:top w:val="none" w:sz="0" w:space="0" w:color="auto"/>
                    <w:left w:val="none" w:sz="0" w:space="0" w:color="auto"/>
                    <w:bottom w:val="none" w:sz="0" w:space="0" w:color="auto"/>
                    <w:right w:val="none" w:sz="0" w:space="0" w:color="auto"/>
                  </w:divBdr>
                  <w:divsChild>
                    <w:div w:id="448814065">
                      <w:marLeft w:val="0"/>
                      <w:marRight w:val="0"/>
                      <w:marTop w:val="0"/>
                      <w:marBottom w:val="0"/>
                      <w:divBdr>
                        <w:top w:val="none" w:sz="0" w:space="0" w:color="auto"/>
                        <w:left w:val="none" w:sz="0" w:space="0" w:color="auto"/>
                        <w:bottom w:val="none" w:sz="0" w:space="0" w:color="auto"/>
                        <w:right w:val="none" w:sz="0" w:space="0" w:color="auto"/>
                      </w:divBdr>
                      <w:divsChild>
                        <w:div w:id="130511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14614">
          <w:marLeft w:val="0"/>
          <w:marRight w:val="0"/>
          <w:marTop w:val="0"/>
          <w:marBottom w:val="0"/>
          <w:divBdr>
            <w:top w:val="none" w:sz="0" w:space="0" w:color="auto"/>
            <w:left w:val="none" w:sz="0" w:space="0" w:color="auto"/>
            <w:bottom w:val="none" w:sz="0" w:space="0" w:color="auto"/>
            <w:right w:val="none" w:sz="0" w:space="0" w:color="auto"/>
          </w:divBdr>
          <w:divsChild>
            <w:div w:id="1835219440">
              <w:marLeft w:val="0"/>
              <w:marRight w:val="0"/>
              <w:marTop w:val="0"/>
              <w:marBottom w:val="0"/>
              <w:divBdr>
                <w:top w:val="none" w:sz="0" w:space="0" w:color="auto"/>
                <w:left w:val="none" w:sz="0" w:space="0" w:color="auto"/>
                <w:bottom w:val="none" w:sz="0" w:space="0" w:color="auto"/>
                <w:right w:val="none" w:sz="0" w:space="0" w:color="auto"/>
              </w:divBdr>
              <w:divsChild>
                <w:div w:id="241263856">
                  <w:marLeft w:val="0"/>
                  <w:marRight w:val="0"/>
                  <w:marTop w:val="0"/>
                  <w:marBottom w:val="0"/>
                  <w:divBdr>
                    <w:top w:val="none" w:sz="0" w:space="0" w:color="auto"/>
                    <w:left w:val="none" w:sz="0" w:space="0" w:color="auto"/>
                    <w:bottom w:val="none" w:sz="0" w:space="0" w:color="auto"/>
                    <w:right w:val="none" w:sz="0" w:space="0" w:color="auto"/>
                  </w:divBdr>
                  <w:divsChild>
                    <w:div w:id="411244923">
                      <w:marLeft w:val="0"/>
                      <w:marRight w:val="0"/>
                      <w:marTop w:val="0"/>
                      <w:marBottom w:val="0"/>
                      <w:divBdr>
                        <w:top w:val="none" w:sz="0" w:space="0" w:color="auto"/>
                        <w:left w:val="none" w:sz="0" w:space="0" w:color="auto"/>
                        <w:bottom w:val="none" w:sz="0" w:space="0" w:color="auto"/>
                        <w:right w:val="none" w:sz="0" w:space="0" w:color="auto"/>
                      </w:divBdr>
                      <w:divsChild>
                        <w:div w:id="1466973192">
                          <w:marLeft w:val="0"/>
                          <w:marRight w:val="0"/>
                          <w:marTop w:val="0"/>
                          <w:marBottom w:val="0"/>
                          <w:divBdr>
                            <w:top w:val="none" w:sz="0" w:space="0" w:color="auto"/>
                            <w:left w:val="none" w:sz="0" w:space="0" w:color="auto"/>
                            <w:bottom w:val="none" w:sz="0" w:space="0" w:color="auto"/>
                            <w:right w:val="none" w:sz="0" w:space="0" w:color="auto"/>
                          </w:divBdr>
                          <w:divsChild>
                            <w:div w:id="33971305">
                              <w:marLeft w:val="0"/>
                              <w:marRight w:val="0"/>
                              <w:marTop w:val="0"/>
                              <w:marBottom w:val="0"/>
                              <w:divBdr>
                                <w:top w:val="none" w:sz="0" w:space="0" w:color="auto"/>
                                <w:left w:val="none" w:sz="0" w:space="0" w:color="auto"/>
                                <w:bottom w:val="none" w:sz="0" w:space="0" w:color="auto"/>
                                <w:right w:val="none" w:sz="0" w:space="0" w:color="auto"/>
                              </w:divBdr>
                            </w:div>
                            <w:div w:id="17358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71715">
                  <w:marLeft w:val="0"/>
                  <w:marRight w:val="0"/>
                  <w:marTop w:val="0"/>
                  <w:marBottom w:val="0"/>
                  <w:divBdr>
                    <w:top w:val="none" w:sz="0" w:space="0" w:color="auto"/>
                    <w:left w:val="none" w:sz="0" w:space="0" w:color="auto"/>
                    <w:bottom w:val="none" w:sz="0" w:space="0" w:color="auto"/>
                    <w:right w:val="none" w:sz="0" w:space="0" w:color="auto"/>
                  </w:divBdr>
                  <w:divsChild>
                    <w:div w:id="2126387009">
                      <w:marLeft w:val="0"/>
                      <w:marRight w:val="0"/>
                      <w:marTop w:val="0"/>
                      <w:marBottom w:val="0"/>
                      <w:divBdr>
                        <w:top w:val="none" w:sz="0" w:space="0" w:color="auto"/>
                        <w:left w:val="none" w:sz="0" w:space="0" w:color="auto"/>
                        <w:bottom w:val="none" w:sz="0" w:space="0" w:color="auto"/>
                        <w:right w:val="none" w:sz="0" w:space="0" w:color="auto"/>
                      </w:divBdr>
                      <w:divsChild>
                        <w:div w:id="173442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86333">
          <w:marLeft w:val="0"/>
          <w:marRight w:val="0"/>
          <w:marTop w:val="0"/>
          <w:marBottom w:val="0"/>
          <w:divBdr>
            <w:top w:val="none" w:sz="0" w:space="0" w:color="auto"/>
            <w:left w:val="none" w:sz="0" w:space="0" w:color="auto"/>
            <w:bottom w:val="none" w:sz="0" w:space="0" w:color="auto"/>
            <w:right w:val="none" w:sz="0" w:space="0" w:color="auto"/>
          </w:divBdr>
          <w:divsChild>
            <w:div w:id="204873914">
              <w:marLeft w:val="0"/>
              <w:marRight w:val="0"/>
              <w:marTop w:val="0"/>
              <w:marBottom w:val="0"/>
              <w:divBdr>
                <w:top w:val="none" w:sz="0" w:space="0" w:color="auto"/>
                <w:left w:val="none" w:sz="0" w:space="0" w:color="auto"/>
                <w:bottom w:val="none" w:sz="0" w:space="0" w:color="auto"/>
                <w:right w:val="none" w:sz="0" w:space="0" w:color="auto"/>
              </w:divBdr>
              <w:divsChild>
                <w:div w:id="1842350237">
                  <w:marLeft w:val="0"/>
                  <w:marRight w:val="0"/>
                  <w:marTop w:val="0"/>
                  <w:marBottom w:val="0"/>
                  <w:divBdr>
                    <w:top w:val="none" w:sz="0" w:space="0" w:color="auto"/>
                    <w:left w:val="none" w:sz="0" w:space="0" w:color="auto"/>
                    <w:bottom w:val="none" w:sz="0" w:space="0" w:color="auto"/>
                    <w:right w:val="none" w:sz="0" w:space="0" w:color="auto"/>
                  </w:divBdr>
                  <w:divsChild>
                    <w:div w:id="1136948305">
                      <w:marLeft w:val="0"/>
                      <w:marRight w:val="0"/>
                      <w:marTop w:val="0"/>
                      <w:marBottom w:val="0"/>
                      <w:divBdr>
                        <w:top w:val="none" w:sz="0" w:space="0" w:color="auto"/>
                        <w:left w:val="none" w:sz="0" w:space="0" w:color="auto"/>
                        <w:bottom w:val="none" w:sz="0" w:space="0" w:color="auto"/>
                        <w:right w:val="none" w:sz="0" w:space="0" w:color="auto"/>
                      </w:divBdr>
                      <w:divsChild>
                        <w:div w:id="1097100190">
                          <w:marLeft w:val="0"/>
                          <w:marRight w:val="0"/>
                          <w:marTop w:val="0"/>
                          <w:marBottom w:val="0"/>
                          <w:divBdr>
                            <w:top w:val="none" w:sz="0" w:space="0" w:color="auto"/>
                            <w:left w:val="none" w:sz="0" w:space="0" w:color="auto"/>
                            <w:bottom w:val="none" w:sz="0" w:space="0" w:color="auto"/>
                            <w:right w:val="none" w:sz="0" w:space="0" w:color="auto"/>
                          </w:divBdr>
                          <w:divsChild>
                            <w:div w:id="94983905">
                              <w:marLeft w:val="0"/>
                              <w:marRight w:val="0"/>
                              <w:marTop w:val="0"/>
                              <w:marBottom w:val="0"/>
                              <w:divBdr>
                                <w:top w:val="none" w:sz="0" w:space="0" w:color="auto"/>
                                <w:left w:val="none" w:sz="0" w:space="0" w:color="auto"/>
                                <w:bottom w:val="none" w:sz="0" w:space="0" w:color="auto"/>
                                <w:right w:val="none" w:sz="0" w:space="0" w:color="auto"/>
                              </w:divBdr>
                            </w:div>
                            <w:div w:id="25417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556163">
                  <w:marLeft w:val="0"/>
                  <w:marRight w:val="0"/>
                  <w:marTop w:val="0"/>
                  <w:marBottom w:val="0"/>
                  <w:divBdr>
                    <w:top w:val="none" w:sz="0" w:space="0" w:color="auto"/>
                    <w:left w:val="none" w:sz="0" w:space="0" w:color="auto"/>
                    <w:bottom w:val="none" w:sz="0" w:space="0" w:color="auto"/>
                    <w:right w:val="none" w:sz="0" w:space="0" w:color="auto"/>
                  </w:divBdr>
                  <w:divsChild>
                    <w:div w:id="1352605779">
                      <w:marLeft w:val="0"/>
                      <w:marRight w:val="0"/>
                      <w:marTop w:val="0"/>
                      <w:marBottom w:val="0"/>
                      <w:divBdr>
                        <w:top w:val="none" w:sz="0" w:space="0" w:color="auto"/>
                        <w:left w:val="none" w:sz="0" w:space="0" w:color="auto"/>
                        <w:bottom w:val="none" w:sz="0" w:space="0" w:color="auto"/>
                        <w:right w:val="none" w:sz="0" w:space="0" w:color="auto"/>
                      </w:divBdr>
                      <w:divsChild>
                        <w:div w:id="16312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69449">
          <w:marLeft w:val="0"/>
          <w:marRight w:val="0"/>
          <w:marTop w:val="0"/>
          <w:marBottom w:val="0"/>
          <w:divBdr>
            <w:top w:val="none" w:sz="0" w:space="0" w:color="auto"/>
            <w:left w:val="none" w:sz="0" w:space="0" w:color="auto"/>
            <w:bottom w:val="none" w:sz="0" w:space="0" w:color="auto"/>
            <w:right w:val="none" w:sz="0" w:space="0" w:color="auto"/>
          </w:divBdr>
          <w:divsChild>
            <w:div w:id="1033189373">
              <w:marLeft w:val="0"/>
              <w:marRight w:val="0"/>
              <w:marTop w:val="0"/>
              <w:marBottom w:val="0"/>
              <w:divBdr>
                <w:top w:val="none" w:sz="0" w:space="0" w:color="auto"/>
                <w:left w:val="none" w:sz="0" w:space="0" w:color="auto"/>
                <w:bottom w:val="none" w:sz="0" w:space="0" w:color="auto"/>
                <w:right w:val="none" w:sz="0" w:space="0" w:color="auto"/>
              </w:divBdr>
            </w:div>
          </w:divsChild>
        </w:div>
        <w:div w:id="741029227">
          <w:marLeft w:val="0"/>
          <w:marRight w:val="0"/>
          <w:marTop w:val="0"/>
          <w:marBottom w:val="0"/>
          <w:divBdr>
            <w:top w:val="none" w:sz="0" w:space="0" w:color="auto"/>
            <w:left w:val="none" w:sz="0" w:space="0" w:color="auto"/>
            <w:bottom w:val="none" w:sz="0" w:space="0" w:color="auto"/>
            <w:right w:val="none" w:sz="0" w:space="0" w:color="auto"/>
          </w:divBdr>
          <w:divsChild>
            <w:div w:id="2030065838">
              <w:marLeft w:val="0"/>
              <w:marRight w:val="0"/>
              <w:marTop w:val="0"/>
              <w:marBottom w:val="0"/>
              <w:divBdr>
                <w:top w:val="none" w:sz="0" w:space="0" w:color="auto"/>
                <w:left w:val="none" w:sz="0" w:space="0" w:color="auto"/>
                <w:bottom w:val="none" w:sz="0" w:space="0" w:color="auto"/>
                <w:right w:val="none" w:sz="0" w:space="0" w:color="auto"/>
              </w:divBdr>
              <w:divsChild>
                <w:div w:id="1492939180">
                  <w:marLeft w:val="0"/>
                  <w:marRight w:val="0"/>
                  <w:marTop w:val="0"/>
                  <w:marBottom w:val="0"/>
                  <w:divBdr>
                    <w:top w:val="none" w:sz="0" w:space="0" w:color="auto"/>
                    <w:left w:val="none" w:sz="0" w:space="0" w:color="auto"/>
                    <w:bottom w:val="none" w:sz="0" w:space="0" w:color="auto"/>
                    <w:right w:val="none" w:sz="0" w:space="0" w:color="auto"/>
                  </w:divBdr>
                  <w:divsChild>
                    <w:div w:id="2073650145">
                      <w:marLeft w:val="0"/>
                      <w:marRight w:val="0"/>
                      <w:marTop w:val="0"/>
                      <w:marBottom w:val="0"/>
                      <w:divBdr>
                        <w:top w:val="none" w:sz="0" w:space="0" w:color="auto"/>
                        <w:left w:val="none" w:sz="0" w:space="0" w:color="auto"/>
                        <w:bottom w:val="none" w:sz="0" w:space="0" w:color="auto"/>
                        <w:right w:val="none" w:sz="0" w:space="0" w:color="auto"/>
                      </w:divBdr>
                      <w:divsChild>
                        <w:div w:id="736323838">
                          <w:marLeft w:val="0"/>
                          <w:marRight w:val="0"/>
                          <w:marTop w:val="0"/>
                          <w:marBottom w:val="0"/>
                          <w:divBdr>
                            <w:top w:val="none" w:sz="0" w:space="0" w:color="auto"/>
                            <w:left w:val="none" w:sz="0" w:space="0" w:color="auto"/>
                            <w:bottom w:val="none" w:sz="0" w:space="0" w:color="auto"/>
                            <w:right w:val="none" w:sz="0" w:space="0" w:color="auto"/>
                          </w:divBdr>
                          <w:divsChild>
                            <w:div w:id="2061828611">
                              <w:marLeft w:val="0"/>
                              <w:marRight w:val="0"/>
                              <w:marTop w:val="0"/>
                              <w:marBottom w:val="0"/>
                              <w:divBdr>
                                <w:top w:val="none" w:sz="0" w:space="0" w:color="auto"/>
                                <w:left w:val="none" w:sz="0" w:space="0" w:color="auto"/>
                                <w:bottom w:val="none" w:sz="0" w:space="0" w:color="auto"/>
                                <w:right w:val="none" w:sz="0" w:space="0" w:color="auto"/>
                              </w:divBdr>
                              <w:divsChild>
                                <w:div w:id="36702115">
                                  <w:marLeft w:val="0"/>
                                  <w:marRight w:val="0"/>
                                  <w:marTop w:val="0"/>
                                  <w:marBottom w:val="0"/>
                                  <w:divBdr>
                                    <w:top w:val="none" w:sz="0" w:space="0" w:color="auto"/>
                                    <w:left w:val="none" w:sz="0" w:space="0" w:color="auto"/>
                                    <w:bottom w:val="none" w:sz="0" w:space="0" w:color="auto"/>
                                    <w:right w:val="none" w:sz="0" w:space="0" w:color="auto"/>
                                  </w:divBdr>
                                  <w:divsChild>
                                    <w:div w:id="434986436">
                                      <w:blockQuote w:val="1"/>
                                      <w:marLeft w:val="96"/>
                                      <w:marRight w:val="0"/>
                                      <w:marTop w:val="0"/>
                                      <w:marBottom w:val="0"/>
                                      <w:divBdr>
                                        <w:top w:val="none" w:sz="0" w:space="0" w:color="auto"/>
                                        <w:left w:val="single" w:sz="6" w:space="6" w:color="CCCCCC"/>
                                        <w:bottom w:val="none" w:sz="0" w:space="0" w:color="auto"/>
                                        <w:right w:val="none" w:sz="0" w:space="0" w:color="auto"/>
                                      </w:divBdr>
                                    </w:div>
                                    <w:div w:id="13555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47468">
                          <w:marLeft w:val="0"/>
                          <w:marRight w:val="0"/>
                          <w:marTop w:val="0"/>
                          <w:marBottom w:val="0"/>
                          <w:divBdr>
                            <w:top w:val="none" w:sz="0" w:space="0" w:color="auto"/>
                            <w:left w:val="none" w:sz="0" w:space="0" w:color="auto"/>
                            <w:bottom w:val="none" w:sz="0" w:space="0" w:color="auto"/>
                            <w:right w:val="none" w:sz="0" w:space="0" w:color="auto"/>
                          </w:divBdr>
                          <w:divsChild>
                            <w:div w:id="1781996309">
                              <w:marLeft w:val="0"/>
                              <w:marRight w:val="0"/>
                              <w:marTop w:val="0"/>
                              <w:marBottom w:val="0"/>
                              <w:divBdr>
                                <w:top w:val="none" w:sz="0" w:space="0" w:color="auto"/>
                                <w:left w:val="none" w:sz="0" w:space="0" w:color="auto"/>
                                <w:bottom w:val="none" w:sz="0" w:space="0" w:color="auto"/>
                                <w:right w:val="none" w:sz="0" w:space="0" w:color="auto"/>
                              </w:divBdr>
                              <w:divsChild>
                                <w:div w:id="679622668">
                                  <w:blockQuote w:val="1"/>
                                  <w:marLeft w:val="96"/>
                                  <w:marRight w:val="0"/>
                                  <w:marTop w:val="0"/>
                                  <w:marBottom w:val="0"/>
                                  <w:divBdr>
                                    <w:top w:val="none" w:sz="0" w:space="0" w:color="auto"/>
                                    <w:left w:val="single" w:sz="6" w:space="6" w:color="CCCCCC"/>
                                    <w:bottom w:val="none" w:sz="0" w:space="0" w:color="auto"/>
                                    <w:right w:val="none" w:sz="0" w:space="0" w:color="auto"/>
                                  </w:divBdr>
                                </w:div>
                                <w:div w:id="1326977675">
                                  <w:marLeft w:val="0"/>
                                  <w:marRight w:val="0"/>
                                  <w:marTop w:val="0"/>
                                  <w:marBottom w:val="0"/>
                                  <w:divBdr>
                                    <w:top w:val="none" w:sz="0" w:space="0" w:color="auto"/>
                                    <w:left w:val="none" w:sz="0" w:space="0" w:color="auto"/>
                                    <w:bottom w:val="none" w:sz="0" w:space="0" w:color="auto"/>
                                    <w:right w:val="none" w:sz="0" w:space="0" w:color="auto"/>
                                  </w:divBdr>
                                </w:div>
                                <w:div w:id="1605915788">
                                  <w:marLeft w:val="0"/>
                                  <w:marRight w:val="0"/>
                                  <w:marTop w:val="0"/>
                                  <w:marBottom w:val="0"/>
                                  <w:divBdr>
                                    <w:top w:val="none" w:sz="0" w:space="0" w:color="auto"/>
                                    <w:left w:val="none" w:sz="0" w:space="0" w:color="auto"/>
                                    <w:bottom w:val="none" w:sz="0" w:space="0" w:color="auto"/>
                                    <w:right w:val="none" w:sz="0" w:space="0" w:color="auto"/>
                                  </w:divBdr>
                                </w:div>
                                <w:div w:id="1670789127">
                                  <w:marLeft w:val="0"/>
                                  <w:marRight w:val="0"/>
                                  <w:marTop w:val="0"/>
                                  <w:marBottom w:val="0"/>
                                  <w:divBdr>
                                    <w:top w:val="none" w:sz="0" w:space="0" w:color="auto"/>
                                    <w:left w:val="none" w:sz="0" w:space="0" w:color="auto"/>
                                    <w:bottom w:val="none" w:sz="0" w:space="0" w:color="auto"/>
                                    <w:right w:val="none" w:sz="0" w:space="0" w:color="auto"/>
                                  </w:divBdr>
                                </w:div>
                                <w:div w:id="1731730587">
                                  <w:marLeft w:val="0"/>
                                  <w:marRight w:val="0"/>
                                  <w:marTop w:val="0"/>
                                  <w:marBottom w:val="0"/>
                                  <w:divBdr>
                                    <w:top w:val="none" w:sz="0" w:space="0" w:color="auto"/>
                                    <w:left w:val="none" w:sz="0" w:space="0" w:color="auto"/>
                                    <w:bottom w:val="none" w:sz="0" w:space="0" w:color="auto"/>
                                    <w:right w:val="none" w:sz="0" w:space="0" w:color="auto"/>
                                  </w:divBdr>
                                </w:div>
                                <w:div w:id="198365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4630">
                          <w:marLeft w:val="0"/>
                          <w:marRight w:val="0"/>
                          <w:marTop w:val="0"/>
                          <w:marBottom w:val="0"/>
                          <w:divBdr>
                            <w:top w:val="none" w:sz="0" w:space="0" w:color="auto"/>
                            <w:left w:val="none" w:sz="0" w:space="0" w:color="auto"/>
                            <w:bottom w:val="none" w:sz="0" w:space="0" w:color="auto"/>
                            <w:right w:val="none" w:sz="0" w:space="0" w:color="auto"/>
                          </w:divBdr>
                          <w:divsChild>
                            <w:div w:id="1188644737">
                              <w:marLeft w:val="0"/>
                              <w:marRight w:val="0"/>
                              <w:marTop w:val="0"/>
                              <w:marBottom w:val="0"/>
                              <w:divBdr>
                                <w:top w:val="none" w:sz="0" w:space="0" w:color="auto"/>
                                <w:left w:val="none" w:sz="0" w:space="0" w:color="auto"/>
                                <w:bottom w:val="none" w:sz="0" w:space="0" w:color="auto"/>
                                <w:right w:val="none" w:sz="0" w:space="0" w:color="auto"/>
                              </w:divBdr>
                              <w:divsChild>
                                <w:div w:id="104506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848417">
                      <w:marLeft w:val="0"/>
                      <w:marRight w:val="0"/>
                      <w:marTop w:val="0"/>
                      <w:marBottom w:val="0"/>
                      <w:divBdr>
                        <w:top w:val="none" w:sz="0" w:space="0" w:color="auto"/>
                        <w:left w:val="none" w:sz="0" w:space="0" w:color="auto"/>
                        <w:bottom w:val="none" w:sz="0" w:space="0" w:color="auto"/>
                        <w:right w:val="none" w:sz="0" w:space="0" w:color="auto"/>
                      </w:divBdr>
                      <w:divsChild>
                        <w:div w:id="18143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135347">
          <w:marLeft w:val="0"/>
          <w:marRight w:val="0"/>
          <w:marTop w:val="0"/>
          <w:marBottom w:val="0"/>
          <w:divBdr>
            <w:top w:val="none" w:sz="0" w:space="0" w:color="auto"/>
            <w:left w:val="none" w:sz="0" w:space="0" w:color="auto"/>
            <w:bottom w:val="none" w:sz="0" w:space="0" w:color="auto"/>
            <w:right w:val="none" w:sz="0" w:space="0" w:color="auto"/>
          </w:divBdr>
          <w:divsChild>
            <w:div w:id="38281615">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 w:id="582646912">
          <w:marLeft w:val="0"/>
          <w:marRight w:val="0"/>
          <w:marTop w:val="0"/>
          <w:marBottom w:val="0"/>
          <w:divBdr>
            <w:top w:val="none" w:sz="0" w:space="0" w:color="auto"/>
            <w:left w:val="none" w:sz="0" w:space="0" w:color="auto"/>
            <w:bottom w:val="none" w:sz="0" w:space="0" w:color="auto"/>
            <w:right w:val="none" w:sz="0" w:space="0" w:color="auto"/>
          </w:divBdr>
          <w:divsChild>
            <w:div w:id="1585533929">
              <w:marLeft w:val="0"/>
              <w:marRight w:val="0"/>
              <w:marTop w:val="0"/>
              <w:marBottom w:val="0"/>
              <w:divBdr>
                <w:top w:val="none" w:sz="0" w:space="0" w:color="auto"/>
                <w:left w:val="none" w:sz="0" w:space="0" w:color="auto"/>
                <w:bottom w:val="none" w:sz="0" w:space="0" w:color="auto"/>
                <w:right w:val="none" w:sz="0" w:space="0" w:color="auto"/>
              </w:divBdr>
              <w:divsChild>
                <w:div w:id="1210461623">
                  <w:marLeft w:val="0"/>
                  <w:marRight w:val="0"/>
                  <w:marTop w:val="0"/>
                  <w:marBottom w:val="0"/>
                  <w:divBdr>
                    <w:top w:val="none" w:sz="0" w:space="0" w:color="auto"/>
                    <w:left w:val="none" w:sz="0" w:space="0" w:color="auto"/>
                    <w:bottom w:val="none" w:sz="0" w:space="0" w:color="auto"/>
                    <w:right w:val="none" w:sz="0" w:space="0" w:color="auto"/>
                  </w:divBdr>
                  <w:divsChild>
                    <w:div w:id="109671531">
                      <w:marLeft w:val="0"/>
                      <w:marRight w:val="0"/>
                      <w:marTop w:val="0"/>
                      <w:marBottom w:val="0"/>
                      <w:divBdr>
                        <w:top w:val="none" w:sz="0" w:space="0" w:color="auto"/>
                        <w:left w:val="none" w:sz="0" w:space="0" w:color="auto"/>
                        <w:bottom w:val="none" w:sz="0" w:space="0" w:color="auto"/>
                        <w:right w:val="none" w:sz="0" w:space="0" w:color="auto"/>
                      </w:divBdr>
                      <w:divsChild>
                        <w:div w:id="467161828">
                          <w:marLeft w:val="0"/>
                          <w:marRight w:val="0"/>
                          <w:marTop w:val="0"/>
                          <w:marBottom w:val="0"/>
                          <w:divBdr>
                            <w:top w:val="none" w:sz="0" w:space="0" w:color="auto"/>
                            <w:left w:val="none" w:sz="0" w:space="0" w:color="auto"/>
                            <w:bottom w:val="none" w:sz="0" w:space="0" w:color="auto"/>
                            <w:right w:val="none" w:sz="0" w:space="0" w:color="auto"/>
                          </w:divBdr>
                          <w:divsChild>
                            <w:div w:id="883176352">
                              <w:marLeft w:val="0"/>
                              <w:marRight w:val="0"/>
                              <w:marTop w:val="0"/>
                              <w:marBottom w:val="0"/>
                              <w:divBdr>
                                <w:top w:val="none" w:sz="0" w:space="0" w:color="auto"/>
                                <w:left w:val="none" w:sz="0" w:space="0" w:color="auto"/>
                                <w:bottom w:val="none" w:sz="0" w:space="0" w:color="auto"/>
                                <w:right w:val="none" w:sz="0" w:space="0" w:color="auto"/>
                              </w:divBdr>
                              <w:divsChild>
                                <w:div w:id="634261463">
                                  <w:marLeft w:val="0"/>
                                  <w:marRight w:val="0"/>
                                  <w:marTop w:val="0"/>
                                  <w:marBottom w:val="0"/>
                                  <w:divBdr>
                                    <w:top w:val="none" w:sz="0" w:space="0" w:color="auto"/>
                                    <w:left w:val="none" w:sz="0" w:space="0" w:color="auto"/>
                                    <w:bottom w:val="none" w:sz="0" w:space="0" w:color="auto"/>
                                    <w:right w:val="none" w:sz="0" w:space="0" w:color="auto"/>
                                  </w:divBdr>
                                  <w:divsChild>
                                    <w:div w:id="1311715746">
                                      <w:marLeft w:val="0"/>
                                      <w:marRight w:val="0"/>
                                      <w:marTop w:val="0"/>
                                      <w:marBottom w:val="0"/>
                                      <w:divBdr>
                                        <w:top w:val="none" w:sz="0" w:space="0" w:color="auto"/>
                                        <w:left w:val="none" w:sz="0" w:space="0" w:color="auto"/>
                                        <w:bottom w:val="none" w:sz="0" w:space="0" w:color="auto"/>
                                        <w:right w:val="none" w:sz="0" w:space="0" w:color="auto"/>
                                      </w:divBdr>
                                      <w:divsChild>
                                        <w:div w:id="1955944202">
                                          <w:marLeft w:val="0"/>
                                          <w:marRight w:val="0"/>
                                          <w:marTop w:val="0"/>
                                          <w:marBottom w:val="0"/>
                                          <w:divBdr>
                                            <w:top w:val="none" w:sz="0" w:space="0" w:color="auto"/>
                                            <w:left w:val="none" w:sz="0" w:space="0" w:color="auto"/>
                                            <w:bottom w:val="none" w:sz="0" w:space="0" w:color="auto"/>
                                            <w:right w:val="none" w:sz="0" w:space="0" w:color="auto"/>
                                          </w:divBdr>
                                          <w:divsChild>
                                            <w:div w:id="125129817">
                                              <w:marLeft w:val="0"/>
                                              <w:marRight w:val="0"/>
                                              <w:marTop w:val="0"/>
                                              <w:marBottom w:val="0"/>
                                              <w:divBdr>
                                                <w:top w:val="none" w:sz="0" w:space="0" w:color="auto"/>
                                                <w:left w:val="none" w:sz="0" w:space="0" w:color="auto"/>
                                                <w:bottom w:val="none" w:sz="0" w:space="0" w:color="auto"/>
                                                <w:right w:val="none" w:sz="0" w:space="0" w:color="auto"/>
                                              </w:divBdr>
                                              <w:divsChild>
                                                <w:div w:id="1985695169">
                                                  <w:marLeft w:val="0"/>
                                                  <w:marRight w:val="0"/>
                                                  <w:marTop w:val="0"/>
                                                  <w:marBottom w:val="0"/>
                                                  <w:divBdr>
                                                    <w:top w:val="none" w:sz="0" w:space="0" w:color="auto"/>
                                                    <w:left w:val="none" w:sz="0" w:space="0" w:color="auto"/>
                                                    <w:bottom w:val="none" w:sz="0" w:space="0" w:color="auto"/>
                                                    <w:right w:val="none" w:sz="0" w:space="0" w:color="auto"/>
                                                  </w:divBdr>
                                                  <w:divsChild>
                                                    <w:div w:id="40373692">
                                                      <w:marLeft w:val="0"/>
                                                      <w:marRight w:val="0"/>
                                                      <w:marTop w:val="0"/>
                                                      <w:marBottom w:val="0"/>
                                                      <w:divBdr>
                                                        <w:top w:val="none" w:sz="0" w:space="0" w:color="auto"/>
                                                        <w:left w:val="none" w:sz="0" w:space="0" w:color="auto"/>
                                                        <w:bottom w:val="none" w:sz="0" w:space="0" w:color="auto"/>
                                                        <w:right w:val="none" w:sz="0" w:space="0" w:color="auto"/>
                                                      </w:divBdr>
                                                      <w:divsChild>
                                                        <w:div w:id="148480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835986">
                          <w:marLeft w:val="0"/>
                          <w:marRight w:val="0"/>
                          <w:marTop w:val="0"/>
                          <w:marBottom w:val="0"/>
                          <w:divBdr>
                            <w:top w:val="none" w:sz="0" w:space="0" w:color="auto"/>
                            <w:left w:val="none" w:sz="0" w:space="0" w:color="auto"/>
                            <w:bottom w:val="none" w:sz="0" w:space="0" w:color="auto"/>
                            <w:right w:val="none" w:sz="0" w:space="0" w:color="auto"/>
                          </w:divBdr>
                          <w:divsChild>
                            <w:div w:id="1995714378">
                              <w:marLeft w:val="0"/>
                              <w:marRight w:val="0"/>
                              <w:marTop w:val="0"/>
                              <w:marBottom w:val="0"/>
                              <w:divBdr>
                                <w:top w:val="none" w:sz="0" w:space="0" w:color="auto"/>
                                <w:left w:val="none" w:sz="0" w:space="0" w:color="auto"/>
                                <w:bottom w:val="none" w:sz="0" w:space="0" w:color="auto"/>
                                <w:right w:val="none" w:sz="0" w:space="0" w:color="auto"/>
                              </w:divBdr>
                              <w:divsChild>
                                <w:div w:id="1012800657">
                                  <w:marLeft w:val="0"/>
                                  <w:marRight w:val="0"/>
                                  <w:marTop w:val="0"/>
                                  <w:marBottom w:val="0"/>
                                  <w:divBdr>
                                    <w:top w:val="none" w:sz="0" w:space="0" w:color="auto"/>
                                    <w:left w:val="none" w:sz="0" w:space="0" w:color="auto"/>
                                    <w:bottom w:val="none" w:sz="0" w:space="0" w:color="auto"/>
                                    <w:right w:val="none" w:sz="0" w:space="0" w:color="auto"/>
                                  </w:divBdr>
                                  <w:divsChild>
                                    <w:div w:id="2058701457">
                                      <w:marLeft w:val="0"/>
                                      <w:marRight w:val="0"/>
                                      <w:marTop w:val="0"/>
                                      <w:marBottom w:val="0"/>
                                      <w:divBdr>
                                        <w:top w:val="none" w:sz="0" w:space="0" w:color="auto"/>
                                        <w:left w:val="none" w:sz="0" w:space="0" w:color="auto"/>
                                        <w:bottom w:val="none" w:sz="0" w:space="0" w:color="auto"/>
                                        <w:right w:val="none" w:sz="0" w:space="0" w:color="auto"/>
                                      </w:divBdr>
                                      <w:divsChild>
                                        <w:div w:id="1913276057">
                                          <w:marLeft w:val="0"/>
                                          <w:marRight w:val="0"/>
                                          <w:marTop w:val="0"/>
                                          <w:marBottom w:val="0"/>
                                          <w:divBdr>
                                            <w:top w:val="none" w:sz="0" w:space="0" w:color="auto"/>
                                            <w:left w:val="none" w:sz="0" w:space="0" w:color="auto"/>
                                            <w:bottom w:val="none" w:sz="0" w:space="0" w:color="auto"/>
                                            <w:right w:val="none" w:sz="0" w:space="0" w:color="auto"/>
                                          </w:divBdr>
                                          <w:divsChild>
                                            <w:div w:id="2016491146">
                                              <w:marLeft w:val="0"/>
                                              <w:marRight w:val="0"/>
                                              <w:marTop w:val="0"/>
                                              <w:marBottom w:val="0"/>
                                              <w:divBdr>
                                                <w:top w:val="none" w:sz="0" w:space="0" w:color="auto"/>
                                                <w:left w:val="none" w:sz="0" w:space="0" w:color="auto"/>
                                                <w:bottom w:val="none" w:sz="0" w:space="0" w:color="auto"/>
                                                <w:right w:val="none" w:sz="0" w:space="0" w:color="auto"/>
                                              </w:divBdr>
                                              <w:divsChild>
                                                <w:div w:id="1443761997">
                                                  <w:marLeft w:val="0"/>
                                                  <w:marRight w:val="0"/>
                                                  <w:marTop w:val="0"/>
                                                  <w:marBottom w:val="0"/>
                                                  <w:divBdr>
                                                    <w:top w:val="none" w:sz="0" w:space="0" w:color="auto"/>
                                                    <w:left w:val="none" w:sz="0" w:space="0" w:color="auto"/>
                                                    <w:bottom w:val="none" w:sz="0" w:space="0" w:color="auto"/>
                                                    <w:right w:val="none" w:sz="0" w:space="0" w:color="auto"/>
                                                  </w:divBdr>
                                                  <w:divsChild>
                                                    <w:div w:id="33450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5064889">
          <w:marLeft w:val="0"/>
          <w:marRight w:val="0"/>
          <w:marTop w:val="0"/>
          <w:marBottom w:val="0"/>
          <w:divBdr>
            <w:top w:val="none" w:sz="0" w:space="0" w:color="auto"/>
            <w:left w:val="none" w:sz="0" w:space="0" w:color="auto"/>
            <w:bottom w:val="none" w:sz="0" w:space="0" w:color="auto"/>
            <w:right w:val="none" w:sz="0" w:space="0" w:color="auto"/>
          </w:divBdr>
          <w:divsChild>
            <w:div w:id="2105832614">
              <w:marLeft w:val="0"/>
              <w:marRight w:val="0"/>
              <w:marTop w:val="0"/>
              <w:marBottom w:val="0"/>
              <w:divBdr>
                <w:top w:val="none" w:sz="0" w:space="0" w:color="auto"/>
                <w:left w:val="none" w:sz="0" w:space="0" w:color="auto"/>
                <w:bottom w:val="none" w:sz="0" w:space="0" w:color="auto"/>
                <w:right w:val="none" w:sz="0" w:space="0" w:color="auto"/>
              </w:divBdr>
              <w:divsChild>
                <w:div w:id="1072047910">
                  <w:marLeft w:val="0"/>
                  <w:marRight w:val="0"/>
                  <w:marTop w:val="0"/>
                  <w:marBottom w:val="0"/>
                  <w:divBdr>
                    <w:top w:val="none" w:sz="0" w:space="0" w:color="auto"/>
                    <w:left w:val="none" w:sz="0" w:space="0" w:color="auto"/>
                    <w:bottom w:val="none" w:sz="0" w:space="0" w:color="auto"/>
                    <w:right w:val="none" w:sz="0" w:space="0" w:color="auto"/>
                  </w:divBdr>
                  <w:divsChild>
                    <w:div w:id="173403896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358090559">
                          <w:marLeft w:val="0"/>
                          <w:marRight w:val="0"/>
                          <w:marTop w:val="0"/>
                          <w:marBottom w:val="0"/>
                          <w:divBdr>
                            <w:top w:val="none" w:sz="0" w:space="0" w:color="auto"/>
                            <w:left w:val="none" w:sz="0" w:space="0" w:color="auto"/>
                            <w:bottom w:val="none" w:sz="0" w:space="0" w:color="auto"/>
                            <w:right w:val="none" w:sz="0" w:space="0" w:color="auto"/>
                          </w:divBdr>
                          <w:divsChild>
                            <w:div w:id="41640720">
                              <w:marLeft w:val="0"/>
                              <w:marRight w:val="0"/>
                              <w:marTop w:val="0"/>
                              <w:marBottom w:val="0"/>
                              <w:divBdr>
                                <w:top w:val="none" w:sz="0" w:space="0" w:color="auto"/>
                                <w:left w:val="none" w:sz="0" w:space="0" w:color="auto"/>
                                <w:bottom w:val="none" w:sz="0" w:space="0" w:color="auto"/>
                                <w:right w:val="none" w:sz="0" w:space="0" w:color="auto"/>
                              </w:divBdr>
                            </w:div>
                            <w:div w:id="16355963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857118">
                                  <w:marLeft w:val="0"/>
                                  <w:marRight w:val="0"/>
                                  <w:marTop w:val="0"/>
                                  <w:marBottom w:val="0"/>
                                  <w:divBdr>
                                    <w:top w:val="none" w:sz="0" w:space="0" w:color="auto"/>
                                    <w:left w:val="none" w:sz="0" w:space="0" w:color="auto"/>
                                    <w:bottom w:val="none" w:sz="0" w:space="0" w:color="auto"/>
                                    <w:right w:val="none" w:sz="0" w:space="0" w:color="auto"/>
                                  </w:divBdr>
                                </w:div>
                                <w:div w:id="1075084296">
                                  <w:marLeft w:val="0"/>
                                  <w:marRight w:val="0"/>
                                  <w:marTop w:val="0"/>
                                  <w:marBottom w:val="0"/>
                                  <w:divBdr>
                                    <w:top w:val="none" w:sz="0" w:space="0" w:color="auto"/>
                                    <w:left w:val="none" w:sz="0" w:space="0" w:color="auto"/>
                                    <w:bottom w:val="none" w:sz="0" w:space="0" w:color="auto"/>
                                    <w:right w:val="none" w:sz="0" w:space="0" w:color="auto"/>
                                  </w:divBdr>
                                </w:div>
                                <w:div w:id="1127773370">
                                  <w:marLeft w:val="0"/>
                                  <w:marRight w:val="0"/>
                                  <w:marTop w:val="0"/>
                                  <w:marBottom w:val="0"/>
                                  <w:divBdr>
                                    <w:top w:val="none" w:sz="0" w:space="0" w:color="auto"/>
                                    <w:left w:val="none" w:sz="0" w:space="0" w:color="auto"/>
                                    <w:bottom w:val="none" w:sz="0" w:space="0" w:color="auto"/>
                                    <w:right w:val="none" w:sz="0" w:space="0" w:color="auto"/>
                                  </w:divBdr>
                                </w:div>
                                <w:div w:id="1705977965">
                                  <w:marLeft w:val="0"/>
                                  <w:marRight w:val="0"/>
                                  <w:marTop w:val="0"/>
                                  <w:marBottom w:val="0"/>
                                  <w:divBdr>
                                    <w:top w:val="none" w:sz="0" w:space="0" w:color="auto"/>
                                    <w:left w:val="none" w:sz="0" w:space="0" w:color="auto"/>
                                    <w:bottom w:val="none" w:sz="0" w:space="0" w:color="auto"/>
                                    <w:right w:val="none" w:sz="0" w:space="0" w:color="auto"/>
                                  </w:divBdr>
                                </w:div>
                                <w:div w:id="1889412799">
                                  <w:marLeft w:val="0"/>
                                  <w:marRight w:val="0"/>
                                  <w:marTop w:val="0"/>
                                  <w:marBottom w:val="0"/>
                                  <w:divBdr>
                                    <w:top w:val="none" w:sz="0" w:space="0" w:color="auto"/>
                                    <w:left w:val="none" w:sz="0" w:space="0" w:color="auto"/>
                                    <w:bottom w:val="none" w:sz="0" w:space="0" w:color="auto"/>
                                    <w:right w:val="none" w:sz="0" w:space="0" w:color="auto"/>
                                  </w:divBdr>
                                </w:div>
                                <w:div w:id="1919821481">
                                  <w:marLeft w:val="0"/>
                                  <w:marRight w:val="0"/>
                                  <w:marTop w:val="0"/>
                                  <w:marBottom w:val="0"/>
                                  <w:divBdr>
                                    <w:top w:val="none" w:sz="0" w:space="0" w:color="auto"/>
                                    <w:left w:val="none" w:sz="0" w:space="0" w:color="auto"/>
                                    <w:bottom w:val="none" w:sz="0" w:space="0" w:color="auto"/>
                                    <w:right w:val="none" w:sz="0" w:space="0" w:color="auto"/>
                                  </w:divBdr>
                                </w:div>
                                <w:div w:id="1952277203">
                                  <w:marLeft w:val="0"/>
                                  <w:marRight w:val="0"/>
                                  <w:marTop w:val="0"/>
                                  <w:marBottom w:val="0"/>
                                  <w:divBdr>
                                    <w:top w:val="none" w:sz="0" w:space="0" w:color="auto"/>
                                    <w:left w:val="none" w:sz="0" w:space="0" w:color="auto"/>
                                    <w:bottom w:val="none" w:sz="0" w:space="0" w:color="auto"/>
                                    <w:right w:val="none" w:sz="0" w:space="0" w:color="auto"/>
                                  </w:divBdr>
                                </w:div>
                                <w:div w:id="1990865202">
                                  <w:marLeft w:val="0"/>
                                  <w:marRight w:val="0"/>
                                  <w:marTop w:val="0"/>
                                  <w:marBottom w:val="0"/>
                                  <w:divBdr>
                                    <w:top w:val="none" w:sz="0" w:space="0" w:color="auto"/>
                                    <w:left w:val="none" w:sz="0" w:space="0" w:color="auto"/>
                                    <w:bottom w:val="none" w:sz="0" w:space="0" w:color="auto"/>
                                    <w:right w:val="none" w:sz="0" w:space="0" w:color="auto"/>
                                  </w:divBdr>
                                </w:div>
                              </w:divsChild>
                            </w:div>
                            <w:div w:id="98108267">
                              <w:marLeft w:val="0"/>
                              <w:marRight w:val="0"/>
                              <w:marTop w:val="0"/>
                              <w:marBottom w:val="0"/>
                              <w:divBdr>
                                <w:top w:val="none" w:sz="0" w:space="0" w:color="auto"/>
                                <w:left w:val="none" w:sz="0" w:space="0" w:color="auto"/>
                                <w:bottom w:val="none" w:sz="0" w:space="0" w:color="auto"/>
                                <w:right w:val="none" w:sz="0" w:space="0" w:color="auto"/>
                              </w:divBdr>
                            </w:div>
                            <w:div w:id="564031502">
                              <w:marLeft w:val="0"/>
                              <w:marRight w:val="0"/>
                              <w:marTop w:val="0"/>
                              <w:marBottom w:val="0"/>
                              <w:divBdr>
                                <w:top w:val="none" w:sz="0" w:space="0" w:color="auto"/>
                                <w:left w:val="none" w:sz="0" w:space="0" w:color="auto"/>
                                <w:bottom w:val="none" w:sz="0" w:space="0" w:color="auto"/>
                                <w:right w:val="none" w:sz="0" w:space="0" w:color="auto"/>
                              </w:divBdr>
                            </w:div>
                            <w:div w:id="674461402">
                              <w:marLeft w:val="0"/>
                              <w:marRight w:val="0"/>
                              <w:marTop w:val="0"/>
                              <w:marBottom w:val="0"/>
                              <w:divBdr>
                                <w:top w:val="none" w:sz="0" w:space="0" w:color="auto"/>
                                <w:left w:val="none" w:sz="0" w:space="0" w:color="auto"/>
                                <w:bottom w:val="none" w:sz="0" w:space="0" w:color="auto"/>
                                <w:right w:val="none" w:sz="0" w:space="0" w:color="auto"/>
                              </w:divBdr>
                            </w:div>
                          </w:divsChild>
                        </w:div>
                        <w:div w:id="1621958454">
                          <w:marLeft w:val="0"/>
                          <w:marRight w:val="0"/>
                          <w:marTop w:val="0"/>
                          <w:marBottom w:val="0"/>
                          <w:divBdr>
                            <w:top w:val="none" w:sz="0" w:space="0" w:color="auto"/>
                            <w:left w:val="none" w:sz="0" w:space="0" w:color="auto"/>
                            <w:bottom w:val="none" w:sz="0" w:space="0" w:color="auto"/>
                            <w:right w:val="none" w:sz="0" w:space="0" w:color="auto"/>
                          </w:divBdr>
                          <w:divsChild>
                            <w:div w:id="16851310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143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8930588">
                                      <w:marLeft w:val="0"/>
                                      <w:marRight w:val="0"/>
                                      <w:marTop w:val="0"/>
                                      <w:marBottom w:val="0"/>
                                      <w:divBdr>
                                        <w:top w:val="none" w:sz="0" w:space="0" w:color="auto"/>
                                        <w:left w:val="none" w:sz="0" w:space="0" w:color="auto"/>
                                        <w:bottom w:val="none" w:sz="0" w:space="0" w:color="auto"/>
                                        <w:right w:val="none" w:sz="0" w:space="0" w:color="auto"/>
                                      </w:divBdr>
                                    </w:div>
                                    <w:div w:id="339311146">
                                      <w:marLeft w:val="0"/>
                                      <w:marRight w:val="0"/>
                                      <w:marTop w:val="0"/>
                                      <w:marBottom w:val="0"/>
                                      <w:divBdr>
                                        <w:top w:val="none" w:sz="0" w:space="0" w:color="auto"/>
                                        <w:left w:val="none" w:sz="0" w:space="0" w:color="auto"/>
                                        <w:bottom w:val="none" w:sz="0" w:space="0" w:color="auto"/>
                                        <w:right w:val="none" w:sz="0" w:space="0" w:color="auto"/>
                                      </w:divBdr>
                                    </w:div>
                                    <w:div w:id="743144605">
                                      <w:marLeft w:val="0"/>
                                      <w:marRight w:val="0"/>
                                      <w:marTop w:val="0"/>
                                      <w:marBottom w:val="0"/>
                                      <w:divBdr>
                                        <w:top w:val="none" w:sz="0" w:space="0" w:color="auto"/>
                                        <w:left w:val="none" w:sz="0" w:space="0" w:color="auto"/>
                                        <w:bottom w:val="none" w:sz="0" w:space="0" w:color="auto"/>
                                        <w:right w:val="none" w:sz="0" w:space="0" w:color="auto"/>
                                      </w:divBdr>
                                    </w:div>
                                    <w:div w:id="773866150">
                                      <w:marLeft w:val="0"/>
                                      <w:marRight w:val="0"/>
                                      <w:marTop w:val="0"/>
                                      <w:marBottom w:val="0"/>
                                      <w:divBdr>
                                        <w:top w:val="none" w:sz="0" w:space="0" w:color="auto"/>
                                        <w:left w:val="none" w:sz="0" w:space="0" w:color="auto"/>
                                        <w:bottom w:val="none" w:sz="0" w:space="0" w:color="auto"/>
                                        <w:right w:val="none" w:sz="0" w:space="0" w:color="auto"/>
                                      </w:divBdr>
                                    </w:div>
                                    <w:div w:id="1035084586">
                                      <w:marLeft w:val="0"/>
                                      <w:marRight w:val="0"/>
                                      <w:marTop w:val="0"/>
                                      <w:marBottom w:val="0"/>
                                      <w:divBdr>
                                        <w:top w:val="none" w:sz="0" w:space="0" w:color="auto"/>
                                        <w:left w:val="none" w:sz="0" w:space="0" w:color="auto"/>
                                        <w:bottom w:val="none" w:sz="0" w:space="0" w:color="auto"/>
                                        <w:right w:val="none" w:sz="0" w:space="0" w:color="auto"/>
                                      </w:divBdr>
                                    </w:div>
                                    <w:div w:id="1142770942">
                                      <w:marLeft w:val="0"/>
                                      <w:marRight w:val="0"/>
                                      <w:marTop w:val="0"/>
                                      <w:marBottom w:val="0"/>
                                      <w:divBdr>
                                        <w:top w:val="none" w:sz="0" w:space="0" w:color="auto"/>
                                        <w:left w:val="none" w:sz="0" w:space="0" w:color="auto"/>
                                        <w:bottom w:val="none" w:sz="0" w:space="0" w:color="auto"/>
                                        <w:right w:val="none" w:sz="0" w:space="0" w:color="auto"/>
                                      </w:divBdr>
                                    </w:div>
                                    <w:div w:id="1258101094">
                                      <w:marLeft w:val="0"/>
                                      <w:marRight w:val="0"/>
                                      <w:marTop w:val="0"/>
                                      <w:marBottom w:val="0"/>
                                      <w:divBdr>
                                        <w:top w:val="none" w:sz="0" w:space="0" w:color="auto"/>
                                        <w:left w:val="none" w:sz="0" w:space="0" w:color="auto"/>
                                        <w:bottom w:val="none" w:sz="0" w:space="0" w:color="auto"/>
                                        <w:right w:val="none" w:sz="0" w:space="0" w:color="auto"/>
                                      </w:divBdr>
                                    </w:div>
                                    <w:div w:id="1348364909">
                                      <w:marLeft w:val="0"/>
                                      <w:marRight w:val="0"/>
                                      <w:marTop w:val="0"/>
                                      <w:marBottom w:val="0"/>
                                      <w:divBdr>
                                        <w:top w:val="none" w:sz="0" w:space="0" w:color="auto"/>
                                        <w:left w:val="none" w:sz="0" w:space="0" w:color="auto"/>
                                        <w:bottom w:val="none" w:sz="0" w:space="0" w:color="auto"/>
                                        <w:right w:val="none" w:sz="0" w:space="0" w:color="auto"/>
                                      </w:divBdr>
                                    </w:div>
                                    <w:div w:id="1600525779">
                                      <w:marLeft w:val="0"/>
                                      <w:marRight w:val="0"/>
                                      <w:marTop w:val="0"/>
                                      <w:marBottom w:val="0"/>
                                      <w:divBdr>
                                        <w:top w:val="none" w:sz="0" w:space="0" w:color="auto"/>
                                        <w:left w:val="none" w:sz="0" w:space="0" w:color="auto"/>
                                        <w:bottom w:val="none" w:sz="0" w:space="0" w:color="auto"/>
                                        <w:right w:val="none" w:sz="0" w:space="0" w:color="auto"/>
                                      </w:divBdr>
                                    </w:div>
                                    <w:div w:id="180395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759684">
                          <w:marLeft w:val="0"/>
                          <w:marRight w:val="0"/>
                          <w:marTop w:val="0"/>
                          <w:marBottom w:val="0"/>
                          <w:divBdr>
                            <w:top w:val="none" w:sz="0" w:space="0" w:color="auto"/>
                            <w:left w:val="none" w:sz="0" w:space="0" w:color="auto"/>
                            <w:bottom w:val="none" w:sz="0" w:space="0" w:color="auto"/>
                            <w:right w:val="none" w:sz="0" w:space="0" w:color="auto"/>
                          </w:divBdr>
                          <w:divsChild>
                            <w:div w:id="14954098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229177">
                                  <w:marLeft w:val="0"/>
                                  <w:marRight w:val="0"/>
                                  <w:marTop w:val="0"/>
                                  <w:marBottom w:val="0"/>
                                  <w:divBdr>
                                    <w:top w:val="none" w:sz="0" w:space="0" w:color="auto"/>
                                    <w:left w:val="none" w:sz="0" w:space="0" w:color="auto"/>
                                    <w:bottom w:val="none" w:sz="0" w:space="0" w:color="auto"/>
                                    <w:right w:val="none" w:sz="0" w:space="0" w:color="auto"/>
                                  </w:divBdr>
                                </w:div>
                                <w:div w:id="3546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147992">
              <w:marLeft w:val="0"/>
              <w:marRight w:val="0"/>
              <w:marTop w:val="0"/>
              <w:marBottom w:val="0"/>
              <w:divBdr>
                <w:top w:val="none" w:sz="0" w:space="0" w:color="auto"/>
                <w:left w:val="none" w:sz="0" w:space="0" w:color="auto"/>
                <w:bottom w:val="none" w:sz="0" w:space="0" w:color="auto"/>
                <w:right w:val="none" w:sz="0" w:space="0" w:color="auto"/>
              </w:divBdr>
              <w:divsChild>
                <w:div w:id="15429760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96835709">
                      <w:marLeft w:val="0"/>
                      <w:marRight w:val="0"/>
                      <w:marTop w:val="0"/>
                      <w:marBottom w:val="0"/>
                      <w:divBdr>
                        <w:top w:val="none" w:sz="0" w:space="0" w:color="auto"/>
                        <w:left w:val="none" w:sz="0" w:space="0" w:color="auto"/>
                        <w:bottom w:val="none" w:sz="0" w:space="0" w:color="auto"/>
                        <w:right w:val="none" w:sz="0" w:space="0" w:color="auto"/>
                      </w:divBdr>
                      <w:divsChild>
                        <w:div w:id="1077456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848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91319886">
              <w:marLeft w:val="0"/>
              <w:marRight w:val="0"/>
              <w:marTop w:val="0"/>
              <w:marBottom w:val="0"/>
              <w:divBdr>
                <w:top w:val="none" w:sz="0" w:space="0" w:color="auto"/>
                <w:left w:val="none" w:sz="0" w:space="0" w:color="auto"/>
                <w:bottom w:val="none" w:sz="0" w:space="0" w:color="auto"/>
                <w:right w:val="none" w:sz="0" w:space="0" w:color="auto"/>
              </w:divBdr>
            </w:div>
            <w:div w:id="1443039786">
              <w:marLeft w:val="0"/>
              <w:marRight w:val="0"/>
              <w:marTop w:val="0"/>
              <w:marBottom w:val="0"/>
              <w:divBdr>
                <w:top w:val="none" w:sz="0" w:space="0" w:color="auto"/>
                <w:left w:val="none" w:sz="0" w:space="0" w:color="auto"/>
                <w:bottom w:val="none" w:sz="0" w:space="0" w:color="auto"/>
                <w:right w:val="none" w:sz="0" w:space="0" w:color="auto"/>
              </w:divBdr>
              <w:divsChild>
                <w:div w:id="1819102592">
                  <w:marLeft w:val="0"/>
                  <w:marRight w:val="0"/>
                  <w:marTop w:val="0"/>
                  <w:marBottom w:val="0"/>
                  <w:divBdr>
                    <w:top w:val="none" w:sz="0" w:space="0" w:color="auto"/>
                    <w:left w:val="none" w:sz="0" w:space="0" w:color="auto"/>
                    <w:bottom w:val="none" w:sz="0" w:space="0" w:color="auto"/>
                    <w:right w:val="none" w:sz="0" w:space="0" w:color="auto"/>
                  </w:divBdr>
                  <w:divsChild>
                    <w:div w:id="143408694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60843171">
                          <w:marLeft w:val="0"/>
                          <w:marRight w:val="0"/>
                          <w:marTop w:val="0"/>
                          <w:marBottom w:val="0"/>
                          <w:divBdr>
                            <w:top w:val="none" w:sz="0" w:space="0" w:color="auto"/>
                            <w:left w:val="none" w:sz="0" w:space="0" w:color="auto"/>
                            <w:bottom w:val="none" w:sz="0" w:space="0" w:color="auto"/>
                            <w:right w:val="none" w:sz="0" w:space="0" w:color="auto"/>
                          </w:divBdr>
                          <w:divsChild>
                            <w:div w:id="1013922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8717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22612573">
              <w:marLeft w:val="0"/>
              <w:marRight w:val="0"/>
              <w:marTop w:val="0"/>
              <w:marBottom w:val="0"/>
              <w:divBdr>
                <w:top w:val="none" w:sz="0" w:space="0" w:color="auto"/>
                <w:left w:val="none" w:sz="0" w:space="0" w:color="auto"/>
                <w:bottom w:val="none" w:sz="0" w:space="0" w:color="auto"/>
                <w:right w:val="none" w:sz="0" w:space="0" w:color="auto"/>
              </w:divBdr>
            </w:div>
            <w:div w:id="741215186">
              <w:marLeft w:val="0"/>
              <w:marRight w:val="0"/>
              <w:marTop w:val="0"/>
              <w:marBottom w:val="0"/>
              <w:divBdr>
                <w:top w:val="none" w:sz="0" w:space="0" w:color="auto"/>
                <w:left w:val="none" w:sz="0" w:space="0" w:color="auto"/>
                <w:bottom w:val="none" w:sz="0" w:space="0" w:color="auto"/>
                <w:right w:val="none" w:sz="0" w:space="0" w:color="auto"/>
              </w:divBdr>
              <w:divsChild>
                <w:div w:id="1499344690">
                  <w:marLeft w:val="0"/>
                  <w:marRight w:val="0"/>
                  <w:marTop w:val="0"/>
                  <w:marBottom w:val="0"/>
                  <w:divBdr>
                    <w:top w:val="none" w:sz="0" w:space="0" w:color="auto"/>
                    <w:left w:val="none" w:sz="0" w:space="0" w:color="auto"/>
                    <w:bottom w:val="none" w:sz="0" w:space="0" w:color="auto"/>
                    <w:right w:val="none" w:sz="0" w:space="0" w:color="auto"/>
                  </w:divBdr>
                  <w:divsChild>
                    <w:div w:id="159717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88249">
          <w:marLeft w:val="0"/>
          <w:marRight w:val="0"/>
          <w:marTop w:val="0"/>
          <w:marBottom w:val="0"/>
          <w:divBdr>
            <w:top w:val="none" w:sz="0" w:space="0" w:color="auto"/>
            <w:left w:val="none" w:sz="0" w:space="0" w:color="auto"/>
            <w:bottom w:val="none" w:sz="0" w:space="0" w:color="auto"/>
            <w:right w:val="none" w:sz="0" w:space="0" w:color="auto"/>
          </w:divBdr>
          <w:divsChild>
            <w:div w:id="399057999">
              <w:marLeft w:val="0"/>
              <w:marRight w:val="0"/>
              <w:marTop w:val="0"/>
              <w:marBottom w:val="0"/>
              <w:divBdr>
                <w:top w:val="none" w:sz="0" w:space="0" w:color="auto"/>
                <w:left w:val="none" w:sz="0" w:space="0" w:color="auto"/>
                <w:bottom w:val="none" w:sz="0" w:space="0" w:color="auto"/>
                <w:right w:val="none" w:sz="0" w:space="0" w:color="auto"/>
              </w:divBdr>
              <w:divsChild>
                <w:div w:id="783499878">
                  <w:marLeft w:val="0"/>
                  <w:marRight w:val="0"/>
                  <w:marTop w:val="0"/>
                  <w:marBottom w:val="0"/>
                  <w:divBdr>
                    <w:top w:val="none" w:sz="0" w:space="0" w:color="auto"/>
                    <w:left w:val="none" w:sz="0" w:space="0" w:color="auto"/>
                    <w:bottom w:val="none" w:sz="0" w:space="0" w:color="auto"/>
                    <w:right w:val="none" w:sz="0" w:space="0" w:color="auto"/>
                  </w:divBdr>
                  <w:divsChild>
                    <w:div w:id="1921017631">
                      <w:marLeft w:val="0"/>
                      <w:marRight w:val="0"/>
                      <w:marTop w:val="0"/>
                      <w:marBottom w:val="0"/>
                      <w:divBdr>
                        <w:top w:val="none" w:sz="0" w:space="0" w:color="auto"/>
                        <w:left w:val="none" w:sz="0" w:space="0" w:color="auto"/>
                        <w:bottom w:val="none" w:sz="0" w:space="0" w:color="auto"/>
                        <w:right w:val="none" w:sz="0" w:space="0" w:color="auto"/>
                      </w:divBdr>
                      <w:divsChild>
                        <w:div w:id="2454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48164">
                  <w:marLeft w:val="0"/>
                  <w:marRight w:val="0"/>
                  <w:marTop w:val="0"/>
                  <w:marBottom w:val="0"/>
                  <w:divBdr>
                    <w:top w:val="none" w:sz="0" w:space="0" w:color="auto"/>
                    <w:left w:val="none" w:sz="0" w:space="0" w:color="auto"/>
                    <w:bottom w:val="none" w:sz="0" w:space="0" w:color="auto"/>
                    <w:right w:val="none" w:sz="0" w:space="0" w:color="auto"/>
                  </w:divBdr>
                  <w:divsChild>
                    <w:div w:id="958756064">
                      <w:marLeft w:val="0"/>
                      <w:marRight w:val="0"/>
                      <w:marTop w:val="0"/>
                      <w:marBottom w:val="0"/>
                      <w:divBdr>
                        <w:top w:val="none" w:sz="0" w:space="0" w:color="auto"/>
                        <w:left w:val="none" w:sz="0" w:space="0" w:color="auto"/>
                        <w:bottom w:val="none" w:sz="0" w:space="0" w:color="auto"/>
                        <w:right w:val="none" w:sz="0" w:space="0" w:color="auto"/>
                      </w:divBdr>
                      <w:divsChild>
                        <w:div w:id="889802429">
                          <w:marLeft w:val="0"/>
                          <w:marRight w:val="0"/>
                          <w:marTop w:val="0"/>
                          <w:marBottom w:val="0"/>
                          <w:divBdr>
                            <w:top w:val="none" w:sz="0" w:space="0" w:color="auto"/>
                            <w:left w:val="none" w:sz="0" w:space="0" w:color="auto"/>
                            <w:bottom w:val="none" w:sz="0" w:space="0" w:color="auto"/>
                            <w:right w:val="none" w:sz="0" w:space="0" w:color="auto"/>
                          </w:divBdr>
                          <w:divsChild>
                            <w:div w:id="1296109031">
                              <w:marLeft w:val="0"/>
                              <w:marRight w:val="0"/>
                              <w:marTop w:val="0"/>
                              <w:marBottom w:val="0"/>
                              <w:divBdr>
                                <w:top w:val="none" w:sz="0" w:space="0" w:color="auto"/>
                                <w:left w:val="none" w:sz="0" w:space="0" w:color="auto"/>
                                <w:bottom w:val="none" w:sz="0" w:space="0" w:color="auto"/>
                                <w:right w:val="none" w:sz="0" w:space="0" w:color="auto"/>
                              </w:divBdr>
                            </w:div>
                            <w:div w:id="14914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541697">
          <w:marLeft w:val="0"/>
          <w:marRight w:val="0"/>
          <w:marTop w:val="0"/>
          <w:marBottom w:val="0"/>
          <w:divBdr>
            <w:top w:val="none" w:sz="0" w:space="0" w:color="auto"/>
            <w:left w:val="none" w:sz="0" w:space="0" w:color="auto"/>
            <w:bottom w:val="none" w:sz="0" w:space="0" w:color="auto"/>
            <w:right w:val="none" w:sz="0" w:space="0" w:color="auto"/>
          </w:divBdr>
          <w:divsChild>
            <w:div w:id="465895839">
              <w:marLeft w:val="0"/>
              <w:marRight w:val="0"/>
              <w:marTop w:val="0"/>
              <w:marBottom w:val="0"/>
              <w:divBdr>
                <w:top w:val="none" w:sz="0" w:space="0" w:color="auto"/>
                <w:left w:val="none" w:sz="0" w:space="0" w:color="auto"/>
                <w:bottom w:val="none" w:sz="0" w:space="0" w:color="auto"/>
                <w:right w:val="none" w:sz="0" w:space="0" w:color="auto"/>
              </w:divBdr>
              <w:divsChild>
                <w:div w:id="1385830269">
                  <w:marLeft w:val="0"/>
                  <w:marRight w:val="0"/>
                  <w:marTop w:val="0"/>
                  <w:marBottom w:val="0"/>
                  <w:divBdr>
                    <w:top w:val="none" w:sz="0" w:space="0" w:color="auto"/>
                    <w:left w:val="none" w:sz="0" w:space="0" w:color="auto"/>
                    <w:bottom w:val="none" w:sz="0" w:space="0" w:color="auto"/>
                    <w:right w:val="none" w:sz="0" w:space="0" w:color="auto"/>
                  </w:divBdr>
                  <w:divsChild>
                    <w:div w:id="47804990">
                      <w:marLeft w:val="0"/>
                      <w:marRight w:val="0"/>
                      <w:marTop w:val="0"/>
                      <w:marBottom w:val="0"/>
                      <w:divBdr>
                        <w:top w:val="none" w:sz="0" w:space="0" w:color="auto"/>
                        <w:left w:val="none" w:sz="0" w:space="0" w:color="auto"/>
                        <w:bottom w:val="none" w:sz="0" w:space="0" w:color="auto"/>
                        <w:right w:val="none" w:sz="0" w:space="0" w:color="auto"/>
                      </w:divBdr>
                      <w:divsChild>
                        <w:div w:id="1941524015">
                          <w:marLeft w:val="0"/>
                          <w:marRight w:val="0"/>
                          <w:marTop w:val="0"/>
                          <w:marBottom w:val="0"/>
                          <w:divBdr>
                            <w:top w:val="none" w:sz="0" w:space="0" w:color="auto"/>
                            <w:left w:val="none" w:sz="0" w:space="0" w:color="auto"/>
                            <w:bottom w:val="none" w:sz="0" w:space="0" w:color="auto"/>
                            <w:right w:val="none" w:sz="0" w:space="0" w:color="auto"/>
                          </w:divBdr>
                          <w:divsChild>
                            <w:div w:id="531723202">
                              <w:marLeft w:val="0"/>
                              <w:marRight w:val="0"/>
                              <w:marTop w:val="0"/>
                              <w:marBottom w:val="0"/>
                              <w:divBdr>
                                <w:top w:val="none" w:sz="0" w:space="0" w:color="auto"/>
                                <w:left w:val="none" w:sz="0" w:space="0" w:color="auto"/>
                                <w:bottom w:val="none" w:sz="0" w:space="0" w:color="auto"/>
                                <w:right w:val="none" w:sz="0" w:space="0" w:color="auto"/>
                              </w:divBdr>
                            </w:div>
                            <w:div w:id="19731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3064">
                  <w:marLeft w:val="0"/>
                  <w:marRight w:val="0"/>
                  <w:marTop w:val="0"/>
                  <w:marBottom w:val="0"/>
                  <w:divBdr>
                    <w:top w:val="none" w:sz="0" w:space="0" w:color="auto"/>
                    <w:left w:val="none" w:sz="0" w:space="0" w:color="auto"/>
                    <w:bottom w:val="none" w:sz="0" w:space="0" w:color="auto"/>
                    <w:right w:val="none" w:sz="0" w:space="0" w:color="auto"/>
                  </w:divBdr>
                  <w:divsChild>
                    <w:div w:id="1234007165">
                      <w:marLeft w:val="0"/>
                      <w:marRight w:val="0"/>
                      <w:marTop w:val="0"/>
                      <w:marBottom w:val="0"/>
                      <w:divBdr>
                        <w:top w:val="none" w:sz="0" w:space="0" w:color="auto"/>
                        <w:left w:val="none" w:sz="0" w:space="0" w:color="auto"/>
                        <w:bottom w:val="none" w:sz="0" w:space="0" w:color="auto"/>
                        <w:right w:val="none" w:sz="0" w:space="0" w:color="auto"/>
                      </w:divBdr>
                      <w:divsChild>
                        <w:div w:id="8180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333523">
          <w:marLeft w:val="0"/>
          <w:marRight w:val="0"/>
          <w:marTop w:val="0"/>
          <w:marBottom w:val="0"/>
          <w:divBdr>
            <w:top w:val="none" w:sz="0" w:space="0" w:color="auto"/>
            <w:left w:val="none" w:sz="0" w:space="0" w:color="auto"/>
            <w:bottom w:val="none" w:sz="0" w:space="0" w:color="auto"/>
            <w:right w:val="none" w:sz="0" w:space="0" w:color="auto"/>
          </w:divBdr>
          <w:divsChild>
            <w:div w:id="309097328">
              <w:marLeft w:val="0"/>
              <w:marRight w:val="0"/>
              <w:marTop w:val="0"/>
              <w:marBottom w:val="0"/>
              <w:divBdr>
                <w:top w:val="none" w:sz="0" w:space="0" w:color="auto"/>
                <w:left w:val="none" w:sz="0" w:space="0" w:color="auto"/>
                <w:bottom w:val="none" w:sz="0" w:space="0" w:color="auto"/>
                <w:right w:val="none" w:sz="0" w:space="0" w:color="auto"/>
              </w:divBdr>
              <w:divsChild>
                <w:div w:id="91243732">
                  <w:marLeft w:val="0"/>
                  <w:marRight w:val="0"/>
                  <w:marTop w:val="0"/>
                  <w:marBottom w:val="0"/>
                  <w:divBdr>
                    <w:top w:val="none" w:sz="0" w:space="0" w:color="auto"/>
                    <w:left w:val="none" w:sz="0" w:space="0" w:color="auto"/>
                    <w:bottom w:val="none" w:sz="0" w:space="0" w:color="auto"/>
                    <w:right w:val="none" w:sz="0" w:space="0" w:color="auto"/>
                  </w:divBdr>
                  <w:divsChild>
                    <w:div w:id="899705940">
                      <w:marLeft w:val="0"/>
                      <w:marRight w:val="0"/>
                      <w:marTop w:val="0"/>
                      <w:marBottom w:val="0"/>
                      <w:divBdr>
                        <w:top w:val="none" w:sz="0" w:space="0" w:color="auto"/>
                        <w:left w:val="none" w:sz="0" w:space="0" w:color="auto"/>
                        <w:bottom w:val="none" w:sz="0" w:space="0" w:color="auto"/>
                        <w:right w:val="none" w:sz="0" w:space="0" w:color="auto"/>
                      </w:divBdr>
                      <w:divsChild>
                        <w:div w:id="525483440">
                          <w:marLeft w:val="0"/>
                          <w:marRight w:val="0"/>
                          <w:marTop w:val="0"/>
                          <w:marBottom w:val="0"/>
                          <w:divBdr>
                            <w:top w:val="none" w:sz="0" w:space="0" w:color="auto"/>
                            <w:left w:val="none" w:sz="0" w:space="0" w:color="auto"/>
                            <w:bottom w:val="none" w:sz="0" w:space="0" w:color="auto"/>
                            <w:right w:val="none" w:sz="0" w:space="0" w:color="auto"/>
                          </w:divBdr>
                          <w:divsChild>
                            <w:div w:id="52318397">
                              <w:marLeft w:val="0"/>
                              <w:marRight w:val="0"/>
                              <w:marTop w:val="0"/>
                              <w:marBottom w:val="0"/>
                              <w:divBdr>
                                <w:top w:val="none" w:sz="0" w:space="0" w:color="auto"/>
                                <w:left w:val="none" w:sz="0" w:space="0" w:color="auto"/>
                                <w:bottom w:val="none" w:sz="0" w:space="0" w:color="auto"/>
                                <w:right w:val="none" w:sz="0" w:space="0" w:color="auto"/>
                              </w:divBdr>
                            </w:div>
                            <w:div w:id="3149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697694">
                  <w:marLeft w:val="0"/>
                  <w:marRight w:val="0"/>
                  <w:marTop w:val="0"/>
                  <w:marBottom w:val="0"/>
                  <w:divBdr>
                    <w:top w:val="none" w:sz="0" w:space="0" w:color="auto"/>
                    <w:left w:val="none" w:sz="0" w:space="0" w:color="auto"/>
                    <w:bottom w:val="none" w:sz="0" w:space="0" w:color="auto"/>
                    <w:right w:val="none" w:sz="0" w:space="0" w:color="auto"/>
                  </w:divBdr>
                  <w:divsChild>
                    <w:div w:id="144593291">
                      <w:marLeft w:val="0"/>
                      <w:marRight w:val="0"/>
                      <w:marTop w:val="0"/>
                      <w:marBottom w:val="0"/>
                      <w:divBdr>
                        <w:top w:val="none" w:sz="0" w:space="0" w:color="auto"/>
                        <w:left w:val="none" w:sz="0" w:space="0" w:color="auto"/>
                        <w:bottom w:val="none" w:sz="0" w:space="0" w:color="auto"/>
                        <w:right w:val="none" w:sz="0" w:space="0" w:color="auto"/>
                      </w:divBdr>
                      <w:divsChild>
                        <w:div w:id="174432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992950">
          <w:marLeft w:val="0"/>
          <w:marRight w:val="0"/>
          <w:marTop w:val="0"/>
          <w:marBottom w:val="0"/>
          <w:divBdr>
            <w:top w:val="none" w:sz="0" w:space="0" w:color="auto"/>
            <w:left w:val="none" w:sz="0" w:space="0" w:color="auto"/>
            <w:bottom w:val="none" w:sz="0" w:space="0" w:color="auto"/>
            <w:right w:val="none" w:sz="0" w:space="0" w:color="auto"/>
          </w:divBdr>
          <w:divsChild>
            <w:div w:id="52393553">
              <w:marLeft w:val="0"/>
              <w:marRight w:val="0"/>
              <w:marTop w:val="0"/>
              <w:marBottom w:val="0"/>
              <w:divBdr>
                <w:top w:val="none" w:sz="0" w:space="0" w:color="auto"/>
                <w:left w:val="none" w:sz="0" w:space="0" w:color="auto"/>
                <w:bottom w:val="none" w:sz="0" w:space="0" w:color="auto"/>
                <w:right w:val="none" w:sz="0" w:space="0" w:color="auto"/>
              </w:divBdr>
              <w:divsChild>
                <w:div w:id="1386375896">
                  <w:marLeft w:val="0"/>
                  <w:marRight w:val="0"/>
                  <w:marTop w:val="0"/>
                  <w:marBottom w:val="0"/>
                  <w:divBdr>
                    <w:top w:val="none" w:sz="0" w:space="0" w:color="auto"/>
                    <w:left w:val="none" w:sz="0" w:space="0" w:color="auto"/>
                    <w:bottom w:val="none" w:sz="0" w:space="0" w:color="auto"/>
                    <w:right w:val="none" w:sz="0" w:space="0" w:color="auto"/>
                  </w:divBdr>
                  <w:divsChild>
                    <w:div w:id="55517435">
                      <w:marLeft w:val="0"/>
                      <w:marRight w:val="0"/>
                      <w:marTop w:val="0"/>
                      <w:marBottom w:val="0"/>
                      <w:divBdr>
                        <w:top w:val="none" w:sz="0" w:space="0" w:color="auto"/>
                        <w:left w:val="none" w:sz="0" w:space="0" w:color="auto"/>
                        <w:bottom w:val="none" w:sz="0" w:space="0" w:color="auto"/>
                        <w:right w:val="none" w:sz="0" w:space="0" w:color="auto"/>
                      </w:divBdr>
                      <w:divsChild>
                        <w:div w:id="1520658874">
                          <w:marLeft w:val="0"/>
                          <w:marRight w:val="0"/>
                          <w:marTop w:val="0"/>
                          <w:marBottom w:val="0"/>
                          <w:divBdr>
                            <w:top w:val="none" w:sz="0" w:space="0" w:color="auto"/>
                            <w:left w:val="none" w:sz="0" w:space="0" w:color="auto"/>
                            <w:bottom w:val="none" w:sz="0" w:space="0" w:color="auto"/>
                            <w:right w:val="none" w:sz="0" w:space="0" w:color="auto"/>
                          </w:divBdr>
                          <w:divsChild>
                            <w:div w:id="1808817374">
                              <w:marLeft w:val="0"/>
                              <w:marRight w:val="0"/>
                              <w:marTop w:val="0"/>
                              <w:marBottom w:val="0"/>
                              <w:divBdr>
                                <w:top w:val="none" w:sz="0" w:space="0" w:color="auto"/>
                                <w:left w:val="none" w:sz="0" w:space="0" w:color="auto"/>
                                <w:bottom w:val="none" w:sz="0" w:space="0" w:color="auto"/>
                                <w:right w:val="none" w:sz="0" w:space="0" w:color="auto"/>
                              </w:divBdr>
                              <w:divsChild>
                                <w:div w:id="6617337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4119631">
                                      <w:marLeft w:val="0"/>
                                      <w:marRight w:val="0"/>
                                      <w:marTop w:val="0"/>
                                      <w:marBottom w:val="0"/>
                                      <w:divBdr>
                                        <w:top w:val="none" w:sz="0" w:space="0" w:color="auto"/>
                                        <w:left w:val="none" w:sz="0" w:space="0" w:color="auto"/>
                                        <w:bottom w:val="none" w:sz="0" w:space="0" w:color="auto"/>
                                        <w:right w:val="none" w:sz="0" w:space="0" w:color="auto"/>
                                      </w:divBdr>
                                      <w:divsChild>
                                        <w:div w:id="568731024">
                                          <w:marLeft w:val="0"/>
                                          <w:marRight w:val="0"/>
                                          <w:marTop w:val="0"/>
                                          <w:marBottom w:val="0"/>
                                          <w:divBdr>
                                            <w:top w:val="none" w:sz="0" w:space="0" w:color="auto"/>
                                            <w:left w:val="none" w:sz="0" w:space="0" w:color="auto"/>
                                            <w:bottom w:val="none" w:sz="0" w:space="0" w:color="auto"/>
                                            <w:right w:val="none" w:sz="0" w:space="0" w:color="auto"/>
                                          </w:divBdr>
                                        </w:div>
                                        <w:div w:id="601693159">
                                          <w:marLeft w:val="0"/>
                                          <w:marRight w:val="0"/>
                                          <w:marTop w:val="0"/>
                                          <w:marBottom w:val="0"/>
                                          <w:divBdr>
                                            <w:top w:val="none" w:sz="0" w:space="0" w:color="auto"/>
                                            <w:left w:val="none" w:sz="0" w:space="0" w:color="auto"/>
                                            <w:bottom w:val="none" w:sz="0" w:space="0" w:color="auto"/>
                                            <w:right w:val="none" w:sz="0" w:space="0" w:color="auto"/>
                                          </w:divBdr>
                                        </w:div>
                                        <w:div w:id="18216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180542">
                          <w:marLeft w:val="0"/>
                          <w:marRight w:val="0"/>
                          <w:marTop w:val="0"/>
                          <w:marBottom w:val="0"/>
                          <w:divBdr>
                            <w:top w:val="none" w:sz="0" w:space="0" w:color="auto"/>
                            <w:left w:val="none" w:sz="0" w:space="0" w:color="auto"/>
                            <w:bottom w:val="none" w:sz="0" w:space="0" w:color="auto"/>
                            <w:right w:val="none" w:sz="0" w:space="0" w:color="auto"/>
                          </w:divBdr>
                        </w:div>
                        <w:div w:id="856891895">
                          <w:marLeft w:val="0"/>
                          <w:marRight w:val="0"/>
                          <w:marTop w:val="0"/>
                          <w:marBottom w:val="0"/>
                          <w:divBdr>
                            <w:top w:val="none" w:sz="0" w:space="0" w:color="auto"/>
                            <w:left w:val="none" w:sz="0" w:space="0" w:color="auto"/>
                            <w:bottom w:val="none" w:sz="0" w:space="0" w:color="auto"/>
                            <w:right w:val="none" w:sz="0" w:space="0" w:color="auto"/>
                          </w:divBdr>
                          <w:divsChild>
                            <w:div w:id="213158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77527">
                      <w:marLeft w:val="0"/>
                      <w:marRight w:val="0"/>
                      <w:marTop w:val="0"/>
                      <w:marBottom w:val="0"/>
                      <w:divBdr>
                        <w:top w:val="none" w:sz="0" w:space="0" w:color="auto"/>
                        <w:left w:val="none" w:sz="0" w:space="0" w:color="auto"/>
                        <w:bottom w:val="none" w:sz="0" w:space="0" w:color="auto"/>
                        <w:right w:val="none" w:sz="0" w:space="0" w:color="auto"/>
                      </w:divBdr>
                      <w:divsChild>
                        <w:div w:id="132974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443983">
          <w:marLeft w:val="0"/>
          <w:marRight w:val="0"/>
          <w:marTop w:val="0"/>
          <w:marBottom w:val="0"/>
          <w:divBdr>
            <w:top w:val="none" w:sz="0" w:space="0" w:color="auto"/>
            <w:left w:val="none" w:sz="0" w:space="0" w:color="auto"/>
            <w:bottom w:val="none" w:sz="0" w:space="0" w:color="auto"/>
            <w:right w:val="none" w:sz="0" w:space="0" w:color="auto"/>
          </w:divBdr>
          <w:divsChild>
            <w:div w:id="796530044">
              <w:marLeft w:val="0"/>
              <w:marRight w:val="0"/>
              <w:marTop w:val="0"/>
              <w:marBottom w:val="0"/>
              <w:divBdr>
                <w:top w:val="none" w:sz="0" w:space="0" w:color="auto"/>
                <w:left w:val="none" w:sz="0" w:space="0" w:color="auto"/>
                <w:bottom w:val="none" w:sz="0" w:space="0" w:color="auto"/>
                <w:right w:val="none" w:sz="0" w:space="0" w:color="auto"/>
              </w:divBdr>
              <w:divsChild>
                <w:div w:id="1898936069">
                  <w:marLeft w:val="0"/>
                  <w:marRight w:val="0"/>
                  <w:marTop w:val="0"/>
                  <w:marBottom w:val="0"/>
                  <w:divBdr>
                    <w:top w:val="none" w:sz="0" w:space="0" w:color="auto"/>
                    <w:left w:val="none" w:sz="0" w:space="0" w:color="auto"/>
                    <w:bottom w:val="none" w:sz="0" w:space="0" w:color="auto"/>
                    <w:right w:val="none" w:sz="0" w:space="0" w:color="auto"/>
                  </w:divBdr>
                  <w:divsChild>
                    <w:div w:id="1079329699">
                      <w:marLeft w:val="0"/>
                      <w:marRight w:val="0"/>
                      <w:marTop w:val="0"/>
                      <w:marBottom w:val="0"/>
                      <w:divBdr>
                        <w:top w:val="none" w:sz="0" w:space="0" w:color="auto"/>
                        <w:left w:val="none" w:sz="0" w:space="0" w:color="auto"/>
                        <w:bottom w:val="none" w:sz="0" w:space="0" w:color="auto"/>
                        <w:right w:val="none" w:sz="0" w:space="0" w:color="auto"/>
                      </w:divBdr>
                      <w:divsChild>
                        <w:div w:id="534579476">
                          <w:marLeft w:val="0"/>
                          <w:marRight w:val="0"/>
                          <w:marTop w:val="0"/>
                          <w:marBottom w:val="0"/>
                          <w:divBdr>
                            <w:top w:val="none" w:sz="0" w:space="0" w:color="auto"/>
                            <w:left w:val="none" w:sz="0" w:space="0" w:color="auto"/>
                            <w:bottom w:val="none" w:sz="0" w:space="0" w:color="auto"/>
                            <w:right w:val="none" w:sz="0" w:space="0" w:color="auto"/>
                          </w:divBdr>
                          <w:divsChild>
                            <w:div w:id="57215397">
                              <w:marLeft w:val="0"/>
                              <w:marRight w:val="0"/>
                              <w:marTop w:val="0"/>
                              <w:marBottom w:val="0"/>
                              <w:divBdr>
                                <w:top w:val="none" w:sz="0" w:space="0" w:color="auto"/>
                                <w:left w:val="none" w:sz="0" w:space="0" w:color="auto"/>
                                <w:bottom w:val="none" w:sz="0" w:space="0" w:color="auto"/>
                                <w:right w:val="none" w:sz="0" w:space="0" w:color="auto"/>
                              </w:divBdr>
                            </w:div>
                            <w:div w:id="463353827">
                              <w:marLeft w:val="0"/>
                              <w:marRight w:val="0"/>
                              <w:marTop w:val="0"/>
                              <w:marBottom w:val="0"/>
                              <w:divBdr>
                                <w:top w:val="none" w:sz="0" w:space="0" w:color="auto"/>
                                <w:left w:val="none" w:sz="0" w:space="0" w:color="auto"/>
                                <w:bottom w:val="none" w:sz="0" w:space="0" w:color="auto"/>
                                <w:right w:val="none" w:sz="0" w:space="0" w:color="auto"/>
                              </w:divBdr>
                            </w:div>
                          </w:divsChild>
                        </w:div>
                        <w:div w:id="1152172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5147851">
                              <w:marLeft w:val="0"/>
                              <w:marRight w:val="0"/>
                              <w:marTop w:val="0"/>
                              <w:marBottom w:val="0"/>
                              <w:divBdr>
                                <w:top w:val="none" w:sz="0" w:space="0" w:color="auto"/>
                                <w:left w:val="none" w:sz="0" w:space="0" w:color="auto"/>
                                <w:bottom w:val="none" w:sz="0" w:space="0" w:color="auto"/>
                                <w:right w:val="none" w:sz="0" w:space="0" w:color="auto"/>
                              </w:divBdr>
                            </w:div>
                          </w:divsChild>
                        </w:div>
                        <w:div w:id="1368994421">
                          <w:marLeft w:val="0"/>
                          <w:marRight w:val="0"/>
                          <w:marTop w:val="0"/>
                          <w:marBottom w:val="0"/>
                          <w:divBdr>
                            <w:top w:val="none" w:sz="0" w:space="0" w:color="auto"/>
                            <w:left w:val="none" w:sz="0" w:space="0" w:color="auto"/>
                            <w:bottom w:val="none" w:sz="0" w:space="0" w:color="auto"/>
                            <w:right w:val="none" w:sz="0" w:space="0" w:color="auto"/>
                          </w:divBdr>
                          <w:divsChild>
                            <w:div w:id="1536038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0049579">
                      <w:marLeft w:val="0"/>
                      <w:marRight w:val="0"/>
                      <w:marTop w:val="0"/>
                      <w:marBottom w:val="0"/>
                      <w:divBdr>
                        <w:top w:val="none" w:sz="0" w:space="0" w:color="auto"/>
                        <w:left w:val="none" w:sz="0" w:space="0" w:color="auto"/>
                        <w:bottom w:val="none" w:sz="0" w:space="0" w:color="auto"/>
                        <w:right w:val="none" w:sz="0" w:space="0" w:color="auto"/>
                      </w:divBdr>
                    </w:div>
                    <w:div w:id="1213156423">
                      <w:marLeft w:val="0"/>
                      <w:marRight w:val="0"/>
                      <w:marTop w:val="0"/>
                      <w:marBottom w:val="0"/>
                      <w:divBdr>
                        <w:top w:val="none" w:sz="0" w:space="0" w:color="auto"/>
                        <w:left w:val="none" w:sz="0" w:space="0" w:color="auto"/>
                        <w:bottom w:val="none" w:sz="0" w:space="0" w:color="auto"/>
                        <w:right w:val="none" w:sz="0" w:space="0" w:color="auto"/>
                      </w:divBdr>
                    </w:div>
                    <w:div w:id="1304042751">
                      <w:marLeft w:val="0"/>
                      <w:marRight w:val="0"/>
                      <w:marTop w:val="0"/>
                      <w:marBottom w:val="0"/>
                      <w:divBdr>
                        <w:top w:val="none" w:sz="0" w:space="0" w:color="auto"/>
                        <w:left w:val="none" w:sz="0" w:space="0" w:color="auto"/>
                        <w:bottom w:val="none" w:sz="0" w:space="0" w:color="auto"/>
                        <w:right w:val="none" w:sz="0" w:space="0" w:color="auto"/>
                      </w:divBdr>
                    </w:div>
                    <w:div w:id="1718431797">
                      <w:marLeft w:val="0"/>
                      <w:marRight w:val="0"/>
                      <w:marTop w:val="0"/>
                      <w:marBottom w:val="0"/>
                      <w:divBdr>
                        <w:top w:val="none" w:sz="0" w:space="0" w:color="auto"/>
                        <w:left w:val="none" w:sz="0" w:space="0" w:color="auto"/>
                        <w:bottom w:val="none" w:sz="0" w:space="0" w:color="auto"/>
                        <w:right w:val="none" w:sz="0" w:space="0" w:color="auto"/>
                      </w:divBdr>
                    </w:div>
                    <w:div w:id="18038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0343">
          <w:marLeft w:val="0"/>
          <w:marRight w:val="0"/>
          <w:marTop w:val="0"/>
          <w:marBottom w:val="0"/>
          <w:divBdr>
            <w:top w:val="none" w:sz="0" w:space="0" w:color="auto"/>
            <w:left w:val="none" w:sz="0" w:space="0" w:color="auto"/>
            <w:bottom w:val="none" w:sz="0" w:space="0" w:color="auto"/>
            <w:right w:val="none" w:sz="0" w:space="0" w:color="auto"/>
          </w:divBdr>
          <w:divsChild>
            <w:div w:id="176890926">
              <w:marLeft w:val="0"/>
              <w:marRight w:val="0"/>
              <w:marTop w:val="0"/>
              <w:marBottom w:val="0"/>
              <w:divBdr>
                <w:top w:val="none" w:sz="0" w:space="0" w:color="auto"/>
                <w:left w:val="none" w:sz="0" w:space="0" w:color="auto"/>
                <w:bottom w:val="none" w:sz="0" w:space="0" w:color="auto"/>
                <w:right w:val="none" w:sz="0" w:space="0" w:color="auto"/>
              </w:divBdr>
            </w:div>
          </w:divsChild>
        </w:div>
        <w:div w:id="2044210225">
          <w:marLeft w:val="0"/>
          <w:marRight w:val="0"/>
          <w:marTop w:val="0"/>
          <w:marBottom w:val="0"/>
          <w:divBdr>
            <w:top w:val="none" w:sz="0" w:space="0" w:color="auto"/>
            <w:left w:val="none" w:sz="0" w:space="0" w:color="auto"/>
            <w:bottom w:val="none" w:sz="0" w:space="0" w:color="auto"/>
            <w:right w:val="none" w:sz="0" w:space="0" w:color="auto"/>
          </w:divBdr>
          <w:divsChild>
            <w:div w:id="1338460628">
              <w:marLeft w:val="0"/>
              <w:marRight w:val="0"/>
              <w:marTop w:val="0"/>
              <w:marBottom w:val="0"/>
              <w:divBdr>
                <w:top w:val="none" w:sz="0" w:space="0" w:color="auto"/>
                <w:left w:val="none" w:sz="0" w:space="0" w:color="auto"/>
                <w:bottom w:val="none" w:sz="0" w:space="0" w:color="auto"/>
                <w:right w:val="none" w:sz="0" w:space="0" w:color="auto"/>
              </w:divBdr>
              <w:divsChild>
                <w:div w:id="858815782">
                  <w:marLeft w:val="0"/>
                  <w:marRight w:val="0"/>
                  <w:marTop w:val="0"/>
                  <w:marBottom w:val="0"/>
                  <w:divBdr>
                    <w:top w:val="none" w:sz="0" w:space="0" w:color="auto"/>
                    <w:left w:val="none" w:sz="0" w:space="0" w:color="auto"/>
                    <w:bottom w:val="none" w:sz="0" w:space="0" w:color="auto"/>
                    <w:right w:val="none" w:sz="0" w:space="0" w:color="auto"/>
                  </w:divBdr>
                  <w:divsChild>
                    <w:div w:id="185028508">
                      <w:marLeft w:val="0"/>
                      <w:marRight w:val="0"/>
                      <w:marTop w:val="0"/>
                      <w:marBottom w:val="0"/>
                      <w:divBdr>
                        <w:top w:val="none" w:sz="0" w:space="0" w:color="auto"/>
                        <w:left w:val="none" w:sz="0" w:space="0" w:color="auto"/>
                        <w:bottom w:val="none" w:sz="0" w:space="0" w:color="auto"/>
                        <w:right w:val="none" w:sz="0" w:space="0" w:color="auto"/>
                      </w:divBdr>
                      <w:divsChild>
                        <w:div w:id="61880537">
                          <w:marLeft w:val="0"/>
                          <w:marRight w:val="0"/>
                          <w:marTop w:val="0"/>
                          <w:marBottom w:val="0"/>
                          <w:divBdr>
                            <w:top w:val="none" w:sz="0" w:space="0" w:color="auto"/>
                            <w:left w:val="none" w:sz="0" w:space="0" w:color="auto"/>
                            <w:bottom w:val="none" w:sz="0" w:space="0" w:color="auto"/>
                            <w:right w:val="none" w:sz="0" w:space="0" w:color="auto"/>
                          </w:divBdr>
                          <w:divsChild>
                            <w:div w:id="1148134409">
                              <w:marLeft w:val="0"/>
                              <w:marRight w:val="0"/>
                              <w:marTop w:val="0"/>
                              <w:marBottom w:val="0"/>
                              <w:divBdr>
                                <w:top w:val="none" w:sz="0" w:space="0" w:color="auto"/>
                                <w:left w:val="none" w:sz="0" w:space="0" w:color="auto"/>
                                <w:bottom w:val="none" w:sz="0" w:space="0" w:color="auto"/>
                                <w:right w:val="none" w:sz="0" w:space="0" w:color="auto"/>
                              </w:divBdr>
                              <w:divsChild>
                                <w:div w:id="1915504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55088006">
                          <w:marLeft w:val="0"/>
                          <w:marRight w:val="0"/>
                          <w:marTop w:val="0"/>
                          <w:marBottom w:val="0"/>
                          <w:divBdr>
                            <w:top w:val="none" w:sz="0" w:space="0" w:color="auto"/>
                            <w:left w:val="none" w:sz="0" w:space="0" w:color="auto"/>
                            <w:bottom w:val="none" w:sz="0" w:space="0" w:color="auto"/>
                            <w:right w:val="none" w:sz="0" w:space="0" w:color="auto"/>
                          </w:divBdr>
                          <w:divsChild>
                            <w:div w:id="181406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49270">
                          <w:marLeft w:val="0"/>
                          <w:marRight w:val="0"/>
                          <w:marTop w:val="0"/>
                          <w:marBottom w:val="0"/>
                          <w:divBdr>
                            <w:top w:val="none" w:sz="0" w:space="0" w:color="auto"/>
                            <w:left w:val="none" w:sz="0" w:space="0" w:color="auto"/>
                            <w:bottom w:val="none" w:sz="0" w:space="0" w:color="auto"/>
                            <w:right w:val="none" w:sz="0" w:space="0" w:color="auto"/>
                          </w:divBdr>
                          <w:divsChild>
                            <w:div w:id="1782799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00176159">
          <w:marLeft w:val="0"/>
          <w:marRight w:val="0"/>
          <w:marTop w:val="0"/>
          <w:marBottom w:val="0"/>
          <w:divBdr>
            <w:top w:val="none" w:sz="0" w:space="0" w:color="auto"/>
            <w:left w:val="none" w:sz="0" w:space="0" w:color="auto"/>
            <w:bottom w:val="none" w:sz="0" w:space="0" w:color="auto"/>
            <w:right w:val="none" w:sz="0" w:space="0" w:color="auto"/>
          </w:divBdr>
          <w:divsChild>
            <w:div w:id="930283804">
              <w:marLeft w:val="0"/>
              <w:marRight w:val="0"/>
              <w:marTop w:val="0"/>
              <w:marBottom w:val="0"/>
              <w:divBdr>
                <w:top w:val="none" w:sz="0" w:space="0" w:color="auto"/>
                <w:left w:val="none" w:sz="0" w:space="0" w:color="auto"/>
                <w:bottom w:val="none" w:sz="0" w:space="0" w:color="auto"/>
                <w:right w:val="none" w:sz="0" w:space="0" w:color="auto"/>
              </w:divBdr>
              <w:divsChild>
                <w:div w:id="588733041">
                  <w:marLeft w:val="0"/>
                  <w:marRight w:val="0"/>
                  <w:marTop w:val="0"/>
                  <w:marBottom w:val="0"/>
                  <w:divBdr>
                    <w:top w:val="none" w:sz="0" w:space="0" w:color="auto"/>
                    <w:left w:val="none" w:sz="0" w:space="0" w:color="auto"/>
                    <w:bottom w:val="none" w:sz="0" w:space="0" w:color="auto"/>
                    <w:right w:val="none" w:sz="0" w:space="0" w:color="auto"/>
                  </w:divBdr>
                  <w:divsChild>
                    <w:div w:id="833378541">
                      <w:marLeft w:val="0"/>
                      <w:marRight w:val="0"/>
                      <w:marTop w:val="0"/>
                      <w:marBottom w:val="0"/>
                      <w:divBdr>
                        <w:top w:val="none" w:sz="0" w:space="0" w:color="auto"/>
                        <w:left w:val="none" w:sz="0" w:space="0" w:color="auto"/>
                        <w:bottom w:val="none" w:sz="0" w:space="0" w:color="auto"/>
                        <w:right w:val="none" w:sz="0" w:space="0" w:color="auto"/>
                      </w:divBdr>
                      <w:divsChild>
                        <w:div w:id="1321037469">
                          <w:marLeft w:val="0"/>
                          <w:marRight w:val="0"/>
                          <w:marTop w:val="0"/>
                          <w:marBottom w:val="0"/>
                          <w:divBdr>
                            <w:top w:val="none" w:sz="0" w:space="0" w:color="auto"/>
                            <w:left w:val="none" w:sz="0" w:space="0" w:color="auto"/>
                            <w:bottom w:val="none" w:sz="0" w:space="0" w:color="auto"/>
                            <w:right w:val="none" w:sz="0" w:space="0" w:color="auto"/>
                          </w:divBdr>
                          <w:divsChild>
                            <w:div w:id="67315026">
                              <w:marLeft w:val="0"/>
                              <w:marRight w:val="0"/>
                              <w:marTop w:val="0"/>
                              <w:marBottom w:val="0"/>
                              <w:divBdr>
                                <w:top w:val="none" w:sz="0" w:space="0" w:color="auto"/>
                                <w:left w:val="none" w:sz="0" w:space="0" w:color="auto"/>
                                <w:bottom w:val="none" w:sz="0" w:space="0" w:color="auto"/>
                                <w:right w:val="none" w:sz="0" w:space="0" w:color="auto"/>
                              </w:divBdr>
                              <w:divsChild>
                                <w:div w:id="1076584852">
                                  <w:marLeft w:val="0"/>
                                  <w:marRight w:val="0"/>
                                  <w:marTop w:val="0"/>
                                  <w:marBottom w:val="0"/>
                                  <w:divBdr>
                                    <w:top w:val="none" w:sz="0" w:space="0" w:color="auto"/>
                                    <w:left w:val="none" w:sz="0" w:space="0" w:color="auto"/>
                                    <w:bottom w:val="none" w:sz="0" w:space="0" w:color="auto"/>
                                    <w:right w:val="none" w:sz="0" w:space="0" w:color="auto"/>
                                  </w:divBdr>
                                  <w:divsChild>
                                    <w:div w:id="4403432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13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69936">
          <w:marLeft w:val="0"/>
          <w:marRight w:val="0"/>
          <w:marTop w:val="0"/>
          <w:marBottom w:val="0"/>
          <w:divBdr>
            <w:top w:val="none" w:sz="0" w:space="0" w:color="auto"/>
            <w:left w:val="none" w:sz="0" w:space="0" w:color="auto"/>
            <w:bottom w:val="none" w:sz="0" w:space="0" w:color="auto"/>
            <w:right w:val="none" w:sz="0" w:space="0" w:color="auto"/>
          </w:divBdr>
          <w:divsChild>
            <w:div w:id="257326489">
              <w:marLeft w:val="0"/>
              <w:marRight w:val="0"/>
              <w:marTop w:val="0"/>
              <w:marBottom w:val="0"/>
              <w:divBdr>
                <w:top w:val="none" w:sz="0" w:space="0" w:color="auto"/>
                <w:left w:val="none" w:sz="0" w:space="0" w:color="auto"/>
                <w:bottom w:val="none" w:sz="0" w:space="0" w:color="auto"/>
                <w:right w:val="none" w:sz="0" w:space="0" w:color="auto"/>
              </w:divBdr>
            </w:div>
          </w:divsChild>
        </w:div>
        <w:div w:id="421877123">
          <w:marLeft w:val="0"/>
          <w:marRight w:val="0"/>
          <w:marTop w:val="0"/>
          <w:marBottom w:val="0"/>
          <w:divBdr>
            <w:top w:val="none" w:sz="0" w:space="0" w:color="auto"/>
            <w:left w:val="none" w:sz="0" w:space="0" w:color="auto"/>
            <w:bottom w:val="none" w:sz="0" w:space="0" w:color="auto"/>
            <w:right w:val="none" w:sz="0" w:space="0" w:color="auto"/>
          </w:divBdr>
          <w:divsChild>
            <w:div w:id="476607397">
              <w:marLeft w:val="0"/>
              <w:marRight w:val="0"/>
              <w:marTop w:val="0"/>
              <w:marBottom w:val="0"/>
              <w:divBdr>
                <w:top w:val="none" w:sz="0" w:space="0" w:color="auto"/>
                <w:left w:val="none" w:sz="0" w:space="0" w:color="auto"/>
                <w:bottom w:val="none" w:sz="0" w:space="0" w:color="auto"/>
                <w:right w:val="none" w:sz="0" w:space="0" w:color="auto"/>
              </w:divBdr>
              <w:divsChild>
                <w:div w:id="1639263673">
                  <w:marLeft w:val="0"/>
                  <w:marRight w:val="0"/>
                  <w:marTop w:val="0"/>
                  <w:marBottom w:val="0"/>
                  <w:divBdr>
                    <w:top w:val="none" w:sz="0" w:space="0" w:color="auto"/>
                    <w:left w:val="none" w:sz="0" w:space="0" w:color="auto"/>
                    <w:bottom w:val="none" w:sz="0" w:space="0" w:color="auto"/>
                    <w:right w:val="none" w:sz="0" w:space="0" w:color="auto"/>
                  </w:divBdr>
                  <w:divsChild>
                    <w:div w:id="1116098485">
                      <w:marLeft w:val="0"/>
                      <w:marRight w:val="0"/>
                      <w:marTop w:val="0"/>
                      <w:marBottom w:val="0"/>
                      <w:divBdr>
                        <w:top w:val="none" w:sz="0" w:space="0" w:color="auto"/>
                        <w:left w:val="none" w:sz="0" w:space="0" w:color="auto"/>
                        <w:bottom w:val="none" w:sz="0" w:space="0" w:color="auto"/>
                        <w:right w:val="none" w:sz="0" w:space="0" w:color="auto"/>
                      </w:divBdr>
                      <w:divsChild>
                        <w:div w:id="6877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2890">
                  <w:marLeft w:val="0"/>
                  <w:marRight w:val="0"/>
                  <w:marTop w:val="0"/>
                  <w:marBottom w:val="0"/>
                  <w:divBdr>
                    <w:top w:val="none" w:sz="0" w:space="0" w:color="auto"/>
                    <w:left w:val="none" w:sz="0" w:space="0" w:color="auto"/>
                    <w:bottom w:val="none" w:sz="0" w:space="0" w:color="auto"/>
                    <w:right w:val="none" w:sz="0" w:space="0" w:color="auto"/>
                  </w:divBdr>
                  <w:divsChild>
                    <w:div w:id="699671736">
                      <w:marLeft w:val="0"/>
                      <w:marRight w:val="0"/>
                      <w:marTop w:val="0"/>
                      <w:marBottom w:val="0"/>
                      <w:divBdr>
                        <w:top w:val="none" w:sz="0" w:space="0" w:color="auto"/>
                        <w:left w:val="none" w:sz="0" w:space="0" w:color="auto"/>
                        <w:bottom w:val="none" w:sz="0" w:space="0" w:color="auto"/>
                        <w:right w:val="none" w:sz="0" w:space="0" w:color="auto"/>
                      </w:divBdr>
                      <w:divsChild>
                        <w:div w:id="258828496">
                          <w:marLeft w:val="0"/>
                          <w:marRight w:val="0"/>
                          <w:marTop w:val="0"/>
                          <w:marBottom w:val="0"/>
                          <w:divBdr>
                            <w:top w:val="none" w:sz="0" w:space="0" w:color="auto"/>
                            <w:left w:val="none" w:sz="0" w:space="0" w:color="auto"/>
                            <w:bottom w:val="none" w:sz="0" w:space="0" w:color="auto"/>
                            <w:right w:val="none" w:sz="0" w:space="0" w:color="auto"/>
                          </w:divBdr>
                          <w:divsChild>
                            <w:div w:id="820118150">
                              <w:marLeft w:val="0"/>
                              <w:marRight w:val="0"/>
                              <w:marTop w:val="0"/>
                              <w:marBottom w:val="0"/>
                              <w:divBdr>
                                <w:top w:val="none" w:sz="0" w:space="0" w:color="auto"/>
                                <w:left w:val="none" w:sz="0" w:space="0" w:color="auto"/>
                                <w:bottom w:val="none" w:sz="0" w:space="0" w:color="auto"/>
                                <w:right w:val="none" w:sz="0" w:space="0" w:color="auto"/>
                              </w:divBdr>
                            </w:div>
                            <w:div w:id="177238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118133">
          <w:marLeft w:val="0"/>
          <w:marRight w:val="0"/>
          <w:marTop w:val="0"/>
          <w:marBottom w:val="0"/>
          <w:divBdr>
            <w:top w:val="none" w:sz="0" w:space="0" w:color="auto"/>
            <w:left w:val="none" w:sz="0" w:space="0" w:color="auto"/>
            <w:bottom w:val="none" w:sz="0" w:space="0" w:color="auto"/>
            <w:right w:val="none" w:sz="0" w:space="0" w:color="auto"/>
          </w:divBdr>
          <w:divsChild>
            <w:div w:id="71660964">
              <w:marLeft w:val="0"/>
              <w:marRight w:val="0"/>
              <w:marTop w:val="0"/>
              <w:marBottom w:val="0"/>
              <w:divBdr>
                <w:top w:val="none" w:sz="0" w:space="0" w:color="auto"/>
                <w:left w:val="none" w:sz="0" w:space="0" w:color="auto"/>
                <w:bottom w:val="none" w:sz="0" w:space="0" w:color="auto"/>
                <w:right w:val="none" w:sz="0" w:space="0" w:color="auto"/>
              </w:divBdr>
            </w:div>
          </w:divsChild>
        </w:div>
        <w:div w:id="1667128868">
          <w:marLeft w:val="0"/>
          <w:marRight w:val="0"/>
          <w:marTop w:val="0"/>
          <w:marBottom w:val="0"/>
          <w:divBdr>
            <w:top w:val="none" w:sz="0" w:space="0" w:color="auto"/>
            <w:left w:val="none" w:sz="0" w:space="0" w:color="auto"/>
            <w:bottom w:val="none" w:sz="0" w:space="0" w:color="auto"/>
            <w:right w:val="none" w:sz="0" w:space="0" w:color="auto"/>
          </w:divBdr>
          <w:divsChild>
            <w:div w:id="1725250717">
              <w:marLeft w:val="0"/>
              <w:marRight w:val="0"/>
              <w:marTop w:val="0"/>
              <w:marBottom w:val="0"/>
              <w:divBdr>
                <w:top w:val="none" w:sz="0" w:space="0" w:color="auto"/>
                <w:left w:val="none" w:sz="0" w:space="0" w:color="auto"/>
                <w:bottom w:val="none" w:sz="0" w:space="0" w:color="auto"/>
                <w:right w:val="none" w:sz="0" w:space="0" w:color="auto"/>
              </w:divBdr>
              <w:divsChild>
                <w:div w:id="1990598457">
                  <w:marLeft w:val="0"/>
                  <w:marRight w:val="0"/>
                  <w:marTop w:val="0"/>
                  <w:marBottom w:val="0"/>
                  <w:divBdr>
                    <w:top w:val="none" w:sz="0" w:space="0" w:color="auto"/>
                    <w:left w:val="none" w:sz="0" w:space="0" w:color="auto"/>
                    <w:bottom w:val="none" w:sz="0" w:space="0" w:color="auto"/>
                    <w:right w:val="none" w:sz="0" w:space="0" w:color="auto"/>
                  </w:divBdr>
                  <w:divsChild>
                    <w:div w:id="173036236">
                      <w:marLeft w:val="0"/>
                      <w:marRight w:val="0"/>
                      <w:marTop w:val="0"/>
                      <w:marBottom w:val="0"/>
                      <w:divBdr>
                        <w:top w:val="none" w:sz="0" w:space="0" w:color="auto"/>
                        <w:left w:val="none" w:sz="0" w:space="0" w:color="auto"/>
                        <w:bottom w:val="none" w:sz="0" w:space="0" w:color="auto"/>
                        <w:right w:val="none" w:sz="0" w:space="0" w:color="auto"/>
                      </w:divBdr>
                      <w:divsChild>
                        <w:div w:id="668488393">
                          <w:marLeft w:val="0"/>
                          <w:marRight w:val="0"/>
                          <w:marTop w:val="0"/>
                          <w:marBottom w:val="0"/>
                          <w:divBdr>
                            <w:top w:val="none" w:sz="0" w:space="0" w:color="auto"/>
                            <w:left w:val="none" w:sz="0" w:space="0" w:color="auto"/>
                            <w:bottom w:val="none" w:sz="0" w:space="0" w:color="auto"/>
                            <w:right w:val="none" w:sz="0" w:space="0" w:color="auto"/>
                          </w:divBdr>
                          <w:divsChild>
                            <w:div w:id="760561689">
                              <w:marLeft w:val="0"/>
                              <w:marRight w:val="0"/>
                              <w:marTop w:val="0"/>
                              <w:marBottom w:val="0"/>
                              <w:divBdr>
                                <w:top w:val="none" w:sz="0" w:space="0" w:color="auto"/>
                                <w:left w:val="none" w:sz="0" w:space="0" w:color="auto"/>
                                <w:bottom w:val="none" w:sz="0" w:space="0" w:color="auto"/>
                                <w:right w:val="none" w:sz="0" w:space="0" w:color="auto"/>
                              </w:divBdr>
                              <w:divsChild>
                                <w:div w:id="182332100">
                                  <w:marLeft w:val="0"/>
                                  <w:marRight w:val="0"/>
                                  <w:marTop w:val="0"/>
                                  <w:marBottom w:val="0"/>
                                  <w:divBdr>
                                    <w:top w:val="none" w:sz="0" w:space="0" w:color="auto"/>
                                    <w:left w:val="none" w:sz="0" w:space="0" w:color="auto"/>
                                    <w:bottom w:val="none" w:sz="0" w:space="0" w:color="auto"/>
                                    <w:right w:val="none" w:sz="0" w:space="0" w:color="auto"/>
                                  </w:divBdr>
                                  <w:divsChild>
                                    <w:div w:id="1688022546">
                                      <w:marLeft w:val="0"/>
                                      <w:marRight w:val="0"/>
                                      <w:marTop w:val="0"/>
                                      <w:marBottom w:val="0"/>
                                      <w:divBdr>
                                        <w:top w:val="none" w:sz="0" w:space="0" w:color="auto"/>
                                        <w:left w:val="none" w:sz="0" w:space="0" w:color="auto"/>
                                        <w:bottom w:val="none" w:sz="0" w:space="0" w:color="auto"/>
                                        <w:right w:val="none" w:sz="0" w:space="0" w:color="auto"/>
                                      </w:divBdr>
                                      <w:divsChild>
                                        <w:div w:id="174076437">
                                          <w:marLeft w:val="0"/>
                                          <w:marRight w:val="0"/>
                                          <w:marTop w:val="0"/>
                                          <w:marBottom w:val="0"/>
                                          <w:divBdr>
                                            <w:top w:val="none" w:sz="0" w:space="0" w:color="auto"/>
                                            <w:left w:val="none" w:sz="0" w:space="0" w:color="auto"/>
                                            <w:bottom w:val="none" w:sz="0" w:space="0" w:color="auto"/>
                                            <w:right w:val="none" w:sz="0" w:space="0" w:color="auto"/>
                                          </w:divBdr>
                                          <w:divsChild>
                                            <w:div w:id="74329061">
                                              <w:marLeft w:val="0"/>
                                              <w:marRight w:val="0"/>
                                              <w:marTop w:val="0"/>
                                              <w:marBottom w:val="0"/>
                                              <w:divBdr>
                                                <w:top w:val="none" w:sz="0" w:space="0" w:color="auto"/>
                                                <w:left w:val="none" w:sz="0" w:space="0" w:color="auto"/>
                                                <w:bottom w:val="none" w:sz="0" w:space="0" w:color="auto"/>
                                                <w:right w:val="none" w:sz="0" w:space="0" w:color="auto"/>
                                              </w:divBdr>
                                              <w:divsChild>
                                                <w:div w:id="1807118190">
                                                  <w:marLeft w:val="0"/>
                                                  <w:marRight w:val="0"/>
                                                  <w:marTop w:val="0"/>
                                                  <w:marBottom w:val="0"/>
                                                  <w:divBdr>
                                                    <w:top w:val="none" w:sz="0" w:space="0" w:color="auto"/>
                                                    <w:left w:val="none" w:sz="0" w:space="0" w:color="auto"/>
                                                    <w:bottom w:val="none" w:sz="0" w:space="0" w:color="auto"/>
                                                    <w:right w:val="none" w:sz="0" w:space="0" w:color="auto"/>
                                                  </w:divBdr>
                                                  <w:divsChild>
                                                    <w:div w:id="2417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183496">
                          <w:marLeft w:val="0"/>
                          <w:marRight w:val="0"/>
                          <w:marTop w:val="0"/>
                          <w:marBottom w:val="0"/>
                          <w:divBdr>
                            <w:top w:val="none" w:sz="0" w:space="0" w:color="auto"/>
                            <w:left w:val="none" w:sz="0" w:space="0" w:color="auto"/>
                            <w:bottom w:val="none" w:sz="0" w:space="0" w:color="auto"/>
                            <w:right w:val="none" w:sz="0" w:space="0" w:color="auto"/>
                          </w:divBdr>
                          <w:divsChild>
                            <w:div w:id="838735672">
                              <w:marLeft w:val="0"/>
                              <w:marRight w:val="0"/>
                              <w:marTop w:val="0"/>
                              <w:marBottom w:val="0"/>
                              <w:divBdr>
                                <w:top w:val="none" w:sz="0" w:space="0" w:color="auto"/>
                                <w:left w:val="none" w:sz="0" w:space="0" w:color="auto"/>
                                <w:bottom w:val="none" w:sz="0" w:space="0" w:color="auto"/>
                                <w:right w:val="none" w:sz="0" w:space="0" w:color="auto"/>
                              </w:divBdr>
                              <w:divsChild>
                                <w:div w:id="697508477">
                                  <w:marLeft w:val="0"/>
                                  <w:marRight w:val="0"/>
                                  <w:marTop w:val="0"/>
                                  <w:marBottom w:val="0"/>
                                  <w:divBdr>
                                    <w:top w:val="none" w:sz="0" w:space="0" w:color="auto"/>
                                    <w:left w:val="none" w:sz="0" w:space="0" w:color="auto"/>
                                    <w:bottom w:val="none" w:sz="0" w:space="0" w:color="auto"/>
                                    <w:right w:val="none" w:sz="0" w:space="0" w:color="auto"/>
                                  </w:divBdr>
                                  <w:divsChild>
                                    <w:div w:id="1096747386">
                                      <w:marLeft w:val="0"/>
                                      <w:marRight w:val="0"/>
                                      <w:marTop w:val="0"/>
                                      <w:marBottom w:val="0"/>
                                      <w:divBdr>
                                        <w:top w:val="none" w:sz="0" w:space="0" w:color="auto"/>
                                        <w:left w:val="none" w:sz="0" w:space="0" w:color="auto"/>
                                        <w:bottom w:val="none" w:sz="0" w:space="0" w:color="auto"/>
                                        <w:right w:val="none" w:sz="0" w:space="0" w:color="auto"/>
                                      </w:divBdr>
                                      <w:divsChild>
                                        <w:div w:id="2048067543">
                                          <w:marLeft w:val="0"/>
                                          <w:marRight w:val="0"/>
                                          <w:marTop w:val="0"/>
                                          <w:marBottom w:val="0"/>
                                          <w:divBdr>
                                            <w:top w:val="none" w:sz="0" w:space="0" w:color="auto"/>
                                            <w:left w:val="none" w:sz="0" w:space="0" w:color="auto"/>
                                            <w:bottom w:val="none" w:sz="0" w:space="0" w:color="auto"/>
                                            <w:right w:val="none" w:sz="0" w:space="0" w:color="auto"/>
                                          </w:divBdr>
                                          <w:divsChild>
                                            <w:div w:id="136580453">
                                              <w:marLeft w:val="0"/>
                                              <w:marRight w:val="0"/>
                                              <w:marTop w:val="0"/>
                                              <w:marBottom w:val="0"/>
                                              <w:divBdr>
                                                <w:top w:val="none" w:sz="0" w:space="0" w:color="auto"/>
                                                <w:left w:val="none" w:sz="0" w:space="0" w:color="auto"/>
                                                <w:bottom w:val="none" w:sz="0" w:space="0" w:color="auto"/>
                                                <w:right w:val="none" w:sz="0" w:space="0" w:color="auto"/>
                                              </w:divBdr>
                                              <w:divsChild>
                                                <w:div w:id="1920628748">
                                                  <w:marLeft w:val="0"/>
                                                  <w:marRight w:val="0"/>
                                                  <w:marTop w:val="0"/>
                                                  <w:marBottom w:val="0"/>
                                                  <w:divBdr>
                                                    <w:top w:val="none" w:sz="0" w:space="0" w:color="auto"/>
                                                    <w:left w:val="none" w:sz="0" w:space="0" w:color="auto"/>
                                                    <w:bottom w:val="none" w:sz="0" w:space="0" w:color="auto"/>
                                                    <w:right w:val="none" w:sz="0" w:space="0" w:color="auto"/>
                                                  </w:divBdr>
                                                  <w:divsChild>
                                                    <w:div w:id="14688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890240">
                          <w:marLeft w:val="0"/>
                          <w:marRight w:val="0"/>
                          <w:marTop w:val="0"/>
                          <w:marBottom w:val="0"/>
                          <w:divBdr>
                            <w:top w:val="none" w:sz="0" w:space="0" w:color="auto"/>
                            <w:left w:val="none" w:sz="0" w:space="0" w:color="auto"/>
                            <w:bottom w:val="none" w:sz="0" w:space="0" w:color="auto"/>
                            <w:right w:val="none" w:sz="0" w:space="0" w:color="auto"/>
                          </w:divBdr>
                          <w:divsChild>
                            <w:div w:id="1502886466">
                              <w:marLeft w:val="0"/>
                              <w:marRight w:val="0"/>
                              <w:marTop w:val="0"/>
                              <w:marBottom w:val="0"/>
                              <w:divBdr>
                                <w:top w:val="none" w:sz="0" w:space="0" w:color="auto"/>
                                <w:left w:val="none" w:sz="0" w:space="0" w:color="auto"/>
                                <w:bottom w:val="none" w:sz="0" w:space="0" w:color="auto"/>
                                <w:right w:val="none" w:sz="0" w:space="0" w:color="auto"/>
                              </w:divBdr>
                              <w:divsChild>
                                <w:div w:id="1882546735">
                                  <w:marLeft w:val="0"/>
                                  <w:marRight w:val="0"/>
                                  <w:marTop w:val="0"/>
                                  <w:marBottom w:val="0"/>
                                  <w:divBdr>
                                    <w:top w:val="none" w:sz="0" w:space="0" w:color="auto"/>
                                    <w:left w:val="none" w:sz="0" w:space="0" w:color="auto"/>
                                    <w:bottom w:val="none" w:sz="0" w:space="0" w:color="auto"/>
                                    <w:right w:val="none" w:sz="0" w:space="0" w:color="auto"/>
                                  </w:divBdr>
                                  <w:divsChild>
                                    <w:div w:id="474219526">
                                      <w:marLeft w:val="0"/>
                                      <w:marRight w:val="0"/>
                                      <w:marTop w:val="0"/>
                                      <w:marBottom w:val="0"/>
                                      <w:divBdr>
                                        <w:top w:val="none" w:sz="0" w:space="0" w:color="auto"/>
                                        <w:left w:val="none" w:sz="0" w:space="0" w:color="auto"/>
                                        <w:bottom w:val="none" w:sz="0" w:space="0" w:color="auto"/>
                                        <w:right w:val="none" w:sz="0" w:space="0" w:color="auto"/>
                                      </w:divBdr>
                                      <w:divsChild>
                                        <w:div w:id="459307581">
                                          <w:marLeft w:val="0"/>
                                          <w:marRight w:val="0"/>
                                          <w:marTop w:val="0"/>
                                          <w:marBottom w:val="0"/>
                                          <w:divBdr>
                                            <w:top w:val="none" w:sz="0" w:space="0" w:color="auto"/>
                                            <w:left w:val="none" w:sz="0" w:space="0" w:color="auto"/>
                                            <w:bottom w:val="none" w:sz="0" w:space="0" w:color="auto"/>
                                            <w:right w:val="none" w:sz="0" w:space="0" w:color="auto"/>
                                          </w:divBdr>
                                          <w:divsChild>
                                            <w:div w:id="1669360211">
                                              <w:marLeft w:val="0"/>
                                              <w:marRight w:val="0"/>
                                              <w:marTop w:val="0"/>
                                              <w:marBottom w:val="0"/>
                                              <w:divBdr>
                                                <w:top w:val="none" w:sz="0" w:space="0" w:color="auto"/>
                                                <w:left w:val="none" w:sz="0" w:space="0" w:color="auto"/>
                                                <w:bottom w:val="none" w:sz="0" w:space="0" w:color="auto"/>
                                                <w:right w:val="none" w:sz="0" w:space="0" w:color="auto"/>
                                              </w:divBdr>
                                              <w:divsChild>
                                                <w:div w:id="1974824790">
                                                  <w:marLeft w:val="0"/>
                                                  <w:marRight w:val="0"/>
                                                  <w:marTop w:val="0"/>
                                                  <w:marBottom w:val="0"/>
                                                  <w:divBdr>
                                                    <w:top w:val="none" w:sz="0" w:space="0" w:color="auto"/>
                                                    <w:left w:val="none" w:sz="0" w:space="0" w:color="auto"/>
                                                    <w:bottom w:val="none" w:sz="0" w:space="0" w:color="auto"/>
                                                    <w:right w:val="none" w:sz="0" w:space="0" w:color="auto"/>
                                                  </w:divBdr>
                                                  <w:divsChild>
                                                    <w:div w:id="966665452">
                                                      <w:marLeft w:val="0"/>
                                                      <w:marRight w:val="0"/>
                                                      <w:marTop w:val="0"/>
                                                      <w:marBottom w:val="0"/>
                                                      <w:divBdr>
                                                        <w:top w:val="none" w:sz="0" w:space="0" w:color="auto"/>
                                                        <w:left w:val="none" w:sz="0" w:space="0" w:color="auto"/>
                                                        <w:bottom w:val="none" w:sz="0" w:space="0" w:color="auto"/>
                                                        <w:right w:val="none" w:sz="0" w:space="0" w:color="auto"/>
                                                      </w:divBdr>
                                                      <w:divsChild>
                                                        <w:div w:id="14529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48122">
          <w:marLeft w:val="0"/>
          <w:marRight w:val="0"/>
          <w:marTop w:val="0"/>
          <w:marBottom w:val="0"/>
          <w:divBdr>
            <w:top w:val="none" w:sz="0" w:space="0" w:color="auto"/>
            <w:left w:val="none" w:sz="0" w:space="0" w:color="auto"/>
            <w:bottom w:val="none" w:sz="0" w:space="0" w:color="auto"/>
            <w:right w:val="none" w:sz="0" w:space="0" w:color="auto"/>
          </w:divBdr>
          <w:divsChild>
            <w:div w:id="618023948">
              <w:marLeft w:val="0"/>
              <w:marRight w:val="0"/>
              <w:marTop w:val="0"/>
              <w:marBottom w:val="0"/>
              <w:divBdr>
                <w:top w:val="none" w:sz="0" w:space="0" w:color="auto"/>
                <w:left w:val="none" w:sz="0" w:space="0" w:color="auto"/>
                <w:bottom w:val="none" w:sz="0" w:space="0" w:color="auto"/>
                <w:right w:val="none" w:sz="0" w:space="0" w:color="auto"/>
              </w:divBdr>
              <w:divsChild>
                <w:div w:id="1795514472">
                  <w:marLeft w:val="0"/>
                  <w:marRight w:val="0"/>
                  <w:marTop w:val="0"/>
                  <w:marBottom w:val="0"/>
                  <w:divBdr>
                    <w:top w:val="none" w:sz="0" w:space="0" w:color="auto"/>
                    <w:left w:val="none" w:sz="0" w:space="0" w:color="auto"/>
                    <w:bottom w:val="none" w:sz="0" w:space="0" w:color="auto"/>
                    <w:right w:val="none" w:sz="0" w:space="0" w:color="auto"/>
                  </w:divBdr>
                  <w:divsChild>
                    <w:div w:id="128523108">
                      <w:marLeft w:val="0"/>
                      <w:marRight w:val="0"/>
                      <w:marTop w:val="0"/>
                      <w:marBottom w:val="0"/>
                      <w:divBdr>
                        <w:top w:val="none" w:sz="0" w:space="0" w:color="auto"/>
                        <w:left w:val="none" w:sz="0" w:space="0" w:color="auto"/>
                        <w:bottom w:val="none" w:sz="0" w:space="0" w:color="auto"/>
                        <w:right w:val="none" w:sz="0" w:space="0" w:color="auto"/>
                      </w:divBdr>
                      <w:divsChild>
                        <w:div w:id="909274223">
                          <w:marLeft w:val="0"/>
                          <w:marRight w:val="0"/>
                          <w:marTop w:val="0"/>
                          <w:marBottom w:val="0"/>
                          <w:divBdr>
                            <w:top w:val="none" w:sz="0" w:space="0" w:color="auto"/>
                            <w:left w:val="none" w:sz="0" w:space="0" w:color="auto"/>
                            <w:bottom w:val="none" w:sz="0" w:space="0" w:color="auto"/>
                            <w:right w:val="none" w:sz="0" w:space="0" w:color="auto"/>
                          </w:divBdr>
                          <w:divsChild>
                            <w:div w:id="211112587">
                              <w:marLeft w:val="0"/>
                              <w:marRight w:val="0"/>
                              <w:marTop w:val="0"/>
                              <w:marBottom w:val="0"/>
                              <w:divBdr>
                                <w:top w:val="none" w:sz="0" w:space="0" w:color="auto"/>
                                <w:left w:val="none" w:sz="0" w:space="0" w:color="auto"/>
                                <w:bottom w:val="none" w:sz="0" w:space="0" w:color="auto"/>
                                <w:right w:val="none" w:sz="0" w:space="0" w:color="auto"/>
                              </w:divBdr>
                            </w:div>
                            <w:div w:id="103928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963023">
                  <w:marLeft w:val="0"/>
                  <w:marRight w:val="0"/>
                  <w:marTop w:val="0"/>
                  <w:marBottom w:val="0"/>
                  <w:divBdr>
                    <w:top w:val="none" w:sz="0" w:space="0" w:color="auto"/>
                    <w:left w:val="none" w:sz="0" w:space="0" w:color="auto"/>
                    <w:bottom w:val="none" w:sz="0" w:space="0" w:color="auto"/>
                    <w:right w:val="none" w:sz="0" w:space="0" w:color="auto"/>
                  </w:divBdr>
                  <w:divsChild>
                    <w:div w:id="1934893169">
                      <w:marLeft w:val="0"/>
                      <w:marRight w:val="0"/>
                      <w:marTop w:val="0"/>
                      <w:marBottom w:val="0"/>
                      <w:divBdr>
                        <w:top w:val="none" w:sz="0" w:space="0" w:color="auto"/>
                        <w:left w:val="none" w:sz="0" w:space="0" w:color="auto"/>
                        <w:bottom w:val="none" w:sz="0" w:space="0" w:color="auto"/>
                        <w:right w:val="none" w:sz="0" w:space="0" w:color="auto"/>
                      </w:divBdr>
                      <w:divsChild>
                        <w:div w:id="2916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48944">
          <w:marLeft w:val="0"/>
          <w:marRight w:val="0"/>
          <w:marTop w:val="0"/>
          <w:marBottom w:val="0"/>
          <w:divBdr>
            <w:top w:val="none" w:sz="0" w:space="0" w:color="auto"/>
            <w:left w:val="none" w:sz="0" w:space="0" w:color="auto"/>
            <w:bottom w:val="none" w:sz="0" w:space="0" w:color="auto"/>
            <w:right w:val="none" w:sz="0" w:space="0" w:color="auto"/>
          </w:divBdr>
          <w:divsChild>
            <w:div w:id="1129015153">
              <w:marLeft w:val="0"/>
              <w:marRight w:val="0"/>
              <w:marTop w:val="0"/>
              <w:marBottom w:val="0"/>
              <w:divBdr>
                <w:top w:val="none" w:sz="0" w:space="0" w:color="auto"/>
                <w:left w:val="none" w:sz="0" w:space="0" w:color="auto"/>
                <w:bottom w:val="none" w:sz="0" w:space="0" w:color="auto"/>
                <w:right w:val="none" w:sz="0" w:space="0" w:color="auto"/>
              </w:divBdr>
              <w:divsChild>
                <w:div w:id="1328746208">
                  <w:marLeft w:val="0"/>
                  <w:marRight w:val="0"/>
                  <w:marTop w:val="0"/>
                  <w:marBottom w:val="0"/>
                  <w:divBdr>
                    <w:top w:val="none" w:sz="0" w:space="0" w:color="auto"/>
                    <w:left w:val="none" w:sz="0" w:space="0" w:color="auto"/>
                    <w:bottom w:val="none" w:sz="0" w:space="0" w:color="auto"/>
                    <w:right w:val="none" w:sz="0" w:space="0" w:color="auto"/>
                  </w:divBdr>
                  <w:divsChild>
                    <w:div w:id="960458335">
                      <w:marLeft w:val="0"/>
                      <w:marRight w:val="0"/>
                      <w:marTop w:val="0"/>
                      <w:marBottom w:val="0"/>
                      <w:divBdr>
                        <w:top w:val="none" w:sz="0" w:space="0" w:color="auto"/>
                        <w:left w:val="none" w:sz="0" w:space="0" w:color="auto"/>
                        <w:bottom w:val="none" w:sz="0" w:space="0" w:color="auto"/>
                        <w:right w:val="none" w:sz="0" w:space="0" w:color="auto"/>
                      </w:divBdr>
                      <w:divsChild>
                        <w:div w:id="328408735">
                          <w:marLeft w:val="0"/>
                          <w:marRight w:val="0"/>
                          <w:marTop w:val="0"/>
                          <w:marBottom w:val="0"/>
                          <w:divBdr>
                            <w:top w:val="none" w:sz="0" w:space="0" w:color="auto"/>
                            <w:left w:val="none" w:sz="0" w:space="0" w:color="auto"/>
                            <w:bottom w:val="none" w:sz="0" w:space="0" w:color="auto"/>
                            <w:right w:val="none" w:sz="0" w:space="0" w:color="auto"/>
                          </w:divBdr>
                          <w:divsChild>
                            <w:div w:id="812217830">
                              <w:marLeft w:val="0"/>
                              <w:marRight w:val="0"/>
                              <w:marTop w:val="0"/>
                              <w:marBottom w:val="0"/>
                              <w:divBdr>
                                <w:top w:val="none" w:sz="0" w:space="0" w:color="auto"/>
                                <w:left w:val="none" w:sz="0" w:space="0" w:color="auto"/>
                                <w:bottom w:val="none" w:sz="0" w:space="0" w:color="auto"/>
                                <w:right w:val="none" w:sz="0" w:space="0" w:color="auto"/>
                              </w:divBdr>
                              <w:divsChild>
                                <w:div w:id="102699391">
                                  <w:marLeft w:val="0"/>
                                  <w:marRight w:val="0"/>
                                  <w:marTop w:val="0"/>
                                  <w:marBottom w:val="0"/>
                                  <w:divBdr>
                                    <w:top w:val="none" w:sz="0" w:space="0" w:color="auto"/>
                                    <w:left w:val="none" w:sz="0" w:space="0" w:color="auto"/>
                                    <w:bottom w:val="none" w:sz="0" w:space="0" w:color="auto"/>
                                    <w:right w:val="none" w:sz="0" w:space="0" w:color="auto"/>
                                  </w:divBdr>
                                  <w:divsChild>
                                    <w:div w:id="829489943">
                                      <w:marLeft w:val="0"/>
                                      <w:marRight w:val="0"/>
                                      <w:marTop w:val="0"/>
                                      <w:marBottom w:val="0"/>
                                      <w:divBdr>
                                        <w:top w:val="none" w:sz="0" w:space="0" w:color="auto"/>
                                        <w:left w:val="none" w:sz="0" w:space="0" w:color="auto"/>
                                        <w:bottom w:val="none" w:sz="0" w:space="0" w:color="auto"/>
                                        <w:right w:val="none" w:sz="0" w:space="0" w:color="auto"/>
                                      </w:divBdr>
                                      <w:divsChild>
                                        <w:div w:id="92626949">
                                          <w:marLeft w:val="0"/>
                                          <w:marRight w:val="0"/>
                                          <w:marTop w:val="0"/>
                                          <w:marBottom w:val="0"/>
                                          <w:divBdr>
                                            <w:top w:val="none" w:sz="0" w:space="0" w:color="auto"/>
                                            <w:left w:val="none" w:sz="0" w:space="0" w:color="auto"/>
                                            <w:bottom w:val="none" w:sz="0" w:space="0" w:color="auto"/>
                                            <w:right w:val="none" w:sz="0" w:space="0" w:color="auto"/>
                                          </w:divBdr>
                                          <w:divsChild>
                                            <w:div w:id="1997997523">
                                              <w:marLeft w:val="0"/>
                                              <w:marRight w:val="0"/>
                                              <w:marTop w:val="0"/>
                                              <w:marBottom w:val="0"/>
                                              <w:divBdr>
                                                <w:top w:val="none" w:sz="0" w:space="0" w:color="auto"/>
                                                <w:left w:val="none" w:sz="0" w:space="0" w:color="auto"/>
                                                <w:bottom w:val="none" w:sz="0" w:space="0" w:color="auto"/>
                                                <w:right w:val="none" w:sz="0" w:space="0" w:color="auto"/>
                                              </w:divBdr>
                                              <w:divsChild>
                                                <w:div w:id="131178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9016223">
          <w:marLeft w:val="0"/>
          <w:marRight w:val="0"/>
          <w:marTop w:val="0"/>
          <w:marBottom w:val="0"/>
          <w:divBdr>
            <w:top w:val="none" w:sz="0" w:space="0" w:color="auto"/>
            <w:left w:val="none" w:sz="0" w:space="0" w:color="auto"/>
            <w:bottom w:val="none" w:sz="0" w:space="0" w:color="auto"/>
            <w:right w:val="none" w:sz="0" w:space="0" w:color="auto"/>
          </w:divBdr>
          <w:divsChild>
            <w:div w:id="93286397">
              <w:marLeft w:val="0"/>
              <w:marRight w:val="0"/>
              <w:marTop w:val="0"/>
              <w:marBottom w:val="0"/>
              <w:divBdr>
                <w:top w:val="none" w:sz="0" w:space="0" w:color="auto"/>
                <w:left w:val="none" w:sz="0" w:space="0" w:color="auto"/>
                <w:bottom w:val="none" w:sz="0" w:space="0" w:color="auto"/>
                <w:right w:val="none" w:sz="0" w:space="0" w:color="auto"/>
              </w:divBdr>
            </w:div>
          </w:divsChild>
        </w:div>
        <w:div w:id="574973866">
          <w:marLeft w:val="0"/>
          <w:marRight w:val="0"/>
          <w:marTop w:val="0"/>
          <w:marBottom w:val="0"/>
          <w:divBdr>
            <w:top w:val="none" w:sz="0" w:space="0" w:color="auto"/>
            <w:left w:val="none" w:sz="0" w:space="0" w:color="auto"/>
            <w:bottom w:val="none" w:sz="0" w:space="0" w:color="auto"/>
            <w:right w:val="none" w:sz="0" w:space="0" w:color="auto"/>
          </w:divBdr>
          <w:divsChild>
            <w:div w:id="94254219">
              <w:marLeft w:val="0"/>
              <w:marRight w:val="0"/>
              <w:marTop w:val="0"/>
              <w:marBottom w:val="0"/>
              <w:divBdr>
                <w:top w:val="none" w:sz="0" w:space="0" w:color="auto"/>
                <w:left w:val="none" w:sz="0" w:space="0" w:color="auto"/>
                <w:bottom w:val="none" w:sz="0" w:space="0" w:color="auto"/>
                <w:right w:val="none" w:sz="0" w:space="0" w:color="auto"/>
              </w:divBdr>
            </w:div>
            <w:div w:id="121120001">
              <w:marLeft w:val="0"/>
              <w:marRight w:val="0"/>
              <w:marTop w:val="0"/>
              <w:marBottom w:val="0"/>
              <w:divBdr>
                <w:top w:val="none" w:sz="0" w:space="0" w:color="auto"/>
                <w:left w:val="none" w:sz="0" w:space="0" w:color="auto"/>
                <w:bottom w:val="none" w:sz="0" w:space="0" w:color="auto"/>
                <w:right w:val="none" w:sz="0" w:space="0" w:color="auto"/>
              </w:divBdr>
            </w:div>
            <w:div w:id="929506852">
              <w:marLeft w:val="0"/>
              <w:marRight w:val="0"/>
              <w:marTop w:val="0"/>
              <w:marBottom w:val="0"/>
              <w:divBdr>
                <w:top w:val="none" w:sz="0" w:space="0" w:color="auto"/>
                <w:left w:val="none" w:sz="0" w:space="0" w:color="auto"/>
                <w:bottom w:val="none" w:sz="0" w:space="0" w:color="auto"/>
                <w:right w:val="none" w:sz="0" w:space="0" w:color="auto"/>
              </w:divBdr>
              <w:divsChild>
                <w:div w:id="1564097468">
                  <w:marLeft w:val="0"/>
                  <w:marRight w:val="0"/>
                  <w:marTop w:val="0"/>
                  <w:marBottom w:val="0"/>
                  <w:divBdr>
                    <w:top w:val="none" w:sz="0" w:space="0" w:color="auto"/>
                    <w:left w:val="none" w:sz="0" w:space="0" w:color="auto"/>
                    <w:bottom w:val="none" w:sz="0" w:space="0" w:color="auto"/>
                    <w:right w:val="none" w:sz="0" w:space="0" w:color="auto"/>
                  </w:divBdr>
                  <w:divsChild>
                    <w:div w:id="17859070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986931724">
                          <w:marLeft w:val="0"/>
                          <w:marRight w:val="0"/>
                          <w:marTop w:val="0"/>
                          <w:marBottom w:val="0"/>
                          <w:divBdr>
                            <w:top w:val="none" w:sz="0" w:space="0" w:color="auto"/>
                            <w:left w:val="none" w:sz="0" w:space="0" w:color="auto"/>
                            <w:bottom w:val="none" w:sz="0" w:space="0" w:color="auto"/>
                            <w:right w:val="none" w:sz="0" w:space="0" w:color="auto"/>
                          </w:divBdr>
                          <w:divsChild>
                            <w:div w:id="1020618427">
                              <w:marLeft w:val="0"/>
                              <w:marRight w:val="0"/>
                              <w:marTop w:val="0"/>
                              <w:marBottom w:val="0"/>
                              <w:divBdr>
                                <w:top w:val="none" w:sz="0" w:space="0" w:color="auto"/>
                                <w:left w:val="none" w:sz="0" w:space="0" w:color="auto"/>
                                <w:bottom w:val="none" w:sz="0" w:space="0" w:color="auto"/>
                                <w:right w:val="none" w:sz="0" w:space="0" w:color="auto"/>
                              </w:divBdr>
                              <w:divsChild>
                                <w:div w:id="3384338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4033167">
                                      <w:marLeft w:val="0"/>
                                      <w:marRight w:val="0"/>
                                      <w:marTop w:val="0"/>
                                      <w:marBottom w:val="0"/>
                                      <w:divBdr>
                                        <w:top w:val="none" w:sz="0" w:space="0" w:color="auto"/>
                                        <w:left w:val="none" w:sz="0" w:space="0" w:color="auto"/>
                                        <w:bottom w:val="none" w:sz="0" w:space="0" w:color="auto"/>
                                        <w:right w:val="none" w:sz="0" w:space="0" w:color="auto"/>
                                      </w:divBdr>
                                      <w:divsChild>
                                        <w:div w:id="14045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915584">
                          <w:marLeft w:val="0"/>
                          <w:marRight w:val="0"/>
                          <w:marTop w:val="0"/>
                          <w:marBottom w:val="0"/>
                          <w:divBdr>
                            <w:top w:val="none" w:sz="0" w:space="0" w:color="auto"/>
                            <w:left w:val="none" w:sz="0" w:space="0" w:color="auto"/>
                            <w:bottom w:val="none" w:sz="0" w:space="0" w:color="auto"/>
                            <w:right w:val="none" w:sz="0" w:space="0" w:color="auto"/>
                          </w:divBdr>
                          <w:divsChild>
                            <w:div w:id="1028484863">
                              <w:marLeft w:val="0"/>
                              <w:marRight w:val="0"/>
                              <w:marTop w:val="0"/>
                              <w:marBottom w:val="0"/>
                              <w:divBdr>
                                <w:top w:val="none" w:sz="0" w:space="0" w:color="auto"/>
                                <w:left w:val="none" w:sz="0" w:space="0" w:color="auto"/>
                                <w:bottom w:val="none" w:sz="0" w:space="0" w:color="auto"/>
                                <w:right w:val="none" w:sz="0" w:space="0" w:color="auto"/>
                              </w:divBdr>
                              <w:divsChild>
                                <w:div w:id="14202516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88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296899">
              <w:marLeft w:val="0"/>
              <w:marRight w:val="0"/>
              <w:marTop w:val="0"/>
              <w:marBottom w:val="0"/>
              <w:divBdr>
                <w:top w:val="none" w:sz="0" w:space="0" w:color="auto"/>
                <w:left w:val="none" w:sz="0" w:space="0" w:color="auto"/>
                <w:bottom w:val="none" w:sz="0" w:space="0" w:color="auto"/>
                <w:right w:val="none" w:sz="0" w:space="0" w:color="auto"/>
              </w:divBdr>
            </w:div>
            <w:div w:id="391077372">
              <w:marLeft w:val="0"/>
              <w:marRight w:val="0"/>
              <w:marTop w:val="0"/>
              <w:marBottom w:val="0"/>
              <w:divBdr>
                <w:top w:val="none" w:sz="0" w:space="0" w:color="auto"/>
                <w:left w:val="none" w:sz="0" w:space="0" w:color="auto"/>
                <w:bottom w:val="none" w:sz="0" w:space="0" w:color="auto"/>
                <w:right w:val="none" w:sz="0" w:space="0" w:color="auto"/>
              </w:divBdr>
            </w:div>
            <w:div w:id="1012537513">
              <w:marLeft w:val="0"/>
              <w:marRight w:val="0"/>
              <w:marTop w:val="0"/>
              <w:marBottom w:val="0"/>
              <w:divBdr>
                <w:top w:val="none" w:sz="0" w:space="0" w:color="auto"/>
                <w:left w:val="none" w:sz="0" w:space="0" w:color="auto"/>
                <w:bottom w:val="none" w:sz="0" w:space="0" w:color="auto"/>
                <w:right w:val="none" w:sz="0" w:space="0" w:color="auto"/>
              </w:divBdr>
              <w:divsChild>
                <w:div w:id="135928317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587924259">
                      <w:marLeft w:val="0"/>
                      <w:marRight w:val="0"/>
                      <w:marTop w:val="0"/>
                      <w:marBottom w:val="0"/>
                      <w:divBdr>
                        <w:top w:val="none" w:sz="0" w:space="0" w:color="auto"/>
                        <w:left w:val="none" w:sz="0" w:space="0" w:color="auto"/>
                        <w:bottom w:val="none" w:sz="0" w:space="0" w:color="auto"/>
                        <w:right w:val="none" w:sz="0" w:space="0" w:color="auto"/>
                      </w:divBdr>
                      <w:divsChild>
                        <w:div w:id="759452712">
                          <w:marLeft w:val="0"/>
                          <w:marRight w:val="0"/>
                          <w:marTop w:val="0"/>
                          <w:marBottom w:val="0"/>
                          <w:divBdr>
                            <w:top w:val="none" w:sz="0" w:space="0" w:color="auto"/>
                            <w:left w:val="none" w:sz="0" w:space="0" w:color="auto"/>
                            <w:bottom w:val="none" w:sz="0" w:space="0" w:color="auto"/>
                            <w:right w:val="none" w:sz="0" w:space="0" w:color="auto"/>
                          </w:divBdr>
                        </w:div>
                        <w:div w:id="1893227377">
                          <w:marLeft w:val="0"/>
                          <w:marRight w:val="0"/>
                          <w:marTop w:val="0"/>
                          <w:marBottom w:val="0"/>
                          <w:divBdr>
                            <w:top w:val="none" w:sz="0" w:space="0" w:color="auto"/>
                            <w:left w:val="none" w:sz="0" w:space="0" w:color="auto"/>
                            <w:bottom w:val="none" w:sz="0" w:space="0" w:color="auto"/>
                            <w:right w:val="none" w:sz="0" w:space="0" w:color="auto"/>
                          </w:divBdr>
                          <w:divsChild>
                            <w:div w:id="14426513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6353450">
                                  <w:marLeft w:val="0"/>
                                  <w:marRight w:val="0"/>
                                  <w:marTop w:val="0"/>
                                  <w:marBottom w:val="0"/>
                                  <w:divBdr>
                                    <w:top w:val="none" w:sz="0" w:space="0" w:color="auto"/>
                                    <w:left w:val="none" w:sz="0" w:space="0" w:color="auto"/>
                                    <w:bottom w:val="none" w:sz="0" w:space="0" w:color="auto"/>
                                    <w:right w:val="none" w:sz="0" w:space="0" w:color="auto"/>
                                  </w:divBdr>
                                  <w:divsChild>
                                    <w:div w:id="98847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923045">
              <w:marLeft w:val="0"/>
              <w:marRight w:val="0"/>
              <w:marTop w:val="0"/>
              <w:marBottom w:val="0"/>
              <w:divBdr>
                <w:top w:val="none" w:sz="0" w:space="0" w:color="auto"/>
                <w:left w:val="none" w:sz="0" w:space="0" w:color="auto"/>
                <w:bottom w:val="none" w:sz="0" w:space="0" w:color="auto"/>
                <w:right w:val="none" w:sz="0" w:space="0" w:color="auto"/>
              </w:divBdr>
              <w:divsChild>
                <w:div w:id="610671150">
                  <w:marLeft w:val="0"/>
                  <w:marRight w:val="0"/>
                  <w:marTop w:val="0"/>
                  <w:marBottom w:val="0"/>
                  <w:divBdr>
                    <w:top w:val="none" w:sz="0" w:space="0" w:color="auto"/>
                    <w:left w:val="none" w:sz="0" w:space="0" w:color="auto"/>
                    <w:bottom w:val="none" w:sz="0" w:space="0" w:color="auto"/>
                    <w:right w:val="none" w:sz="0" w:space="0" w:color="auto"/>
                  </w:divBdr>
                </w:div>
              </w:divsChild>
            </w:div>
            <w:div w:id="930550776">
              <w:marLeft w:val="0"/>
              <w:marRight w:val="0"/>
              <w:marTop w:val="0"/>
              <w:marBottom w:val="0"/>
              <w:divBdr>
                <w:top w:val="none" w:sz="0" w:space="0" w:color="auto"/>
                <w:left w:val="none" w:sz="0" w:space="0" w:color="auto"/>
                <w:bottom w:val="none" w:sz="0" w:space="0" w:color="auto"/>
                <w:right w:val="none" w:sz="0" w:space="0" w:color="auto"/>
              </w:divBdr>
            </w:div>
            <w:div w:id="1037435329">
              <w:marLeft w:val="0"/>
              <w:marRight w:val="0"/>
              <w:marTop w:val="0"/>
              <w:marBottom w:val="0"/>
              <w:divBdr>
                <w:top w:val="none" w:sz="0" w:space="0" w:color="auto"/>
                <w:left w:val="none" w:sz="0" w:space="0" w:color="auto"/>
                <w:bottom w:val="none" w:sz="0" w:space="0" w:color="auto"/>
                <w:right w:val="none" w:sz="0" w:space="0" w:color="auto"/>
              </w:divBdr>
            </w:div>
            <w:div w:id="1128351138">
              <w:marLeft w:val="0"/>
              <w:marRight w:val="0"/>
              <w:marTop w:val="0"/>
              <w:marBottom w:val="0"/>
              <w:divBdr>
                <w:top w:val="none" w:sz="0" w:space="0" w:color="auto"/>
                <w:left w:val="none" w:sz="0" w:space="0" w:color="auto"/>
                <w:bottom w:val="none" w:sz="0" w:space="0" w:color="auto"/>
                <w:right w:val="none" w:sz="0" w:space="0" w:color="auto"/>
              </w:divBdr>
            </w:div>
            <w:div w:id="1225945960">
              <w:marLeft w:val="0"/>
              <w:marRight w:val="0"/>
              <w:marTop w:val="0"/>
              <w:marBottom w:val="0"/>
              <w:divBdr>
                <w:top w:val="none" w:sz="0" w:space="0" w:color="auto"/>
                <w:left w:val="none" w:sz="0" w:space="0" w:color="auto"/>
                <w:bottom w:val="none" w:sz="0" w:space="0" w:color="auto"/>
                <w:right w:val="none" w:sz="0" w:space="0" w:color="auto"/>
              </w:divBdr>
            </w:div>
            <w:div w:id="1296832794">
              <w:marLeft w:val="0"/>
              <w:marRight w:val="0"/>
              <w:marTop w:val="0"/>
              <w:marBottom w:val="0"/>
              <w:divBdr>
                <w:top w:val="none" w:sz="0" w:space="0" w:color="auto"/>
                <w:left w:val="none" w:sz="0" w:space="0" w:color="auto"/>
                <w:bottom w:val="none" w:sz="0" w:space="0" w:color="auto"/>
                <w:right w:val="none" w:sz="0" w:space="0" w:color="auto"/>
              </w:divBdr>
            </w:div>
            <w:div w:id="1411463257">
              <w:marLeft w:val="0"/>
              <w:marRight w:val="0"/>
              <w:marTop w:val="0"/>
              <w:marBottom w:val="0"/>
              <w:divBdr>
                <w:top w:val="none" w:sz="0" w:space="0" w:color="auto"/>
                <w:left w:val="none" w:sz="0" w:space="0" w:color="auto"/>
                <w:bottom w:val="none" w:sz="0" w:space="0" w:color="auto"/>
                <w:right w:val="none" w:sz="0" w:space="0" w:color="auto"/>
              </w:divBdr>
            </w:div>
            <w:div w:id="1604261354">
              <w:marLeft w:val="0"/>
              <w:marRight w:val="0"/>
              <w:marTop w:val="0"/>
              <w:marBottom w:val="0"/>
              <w:divBdr>
                <w:top w:val="none" w:sz="0" w:space="0" w:color="auto"/>
                <w:left w:val="none" w:sz="0" w:space="0" w:color="auto"/>
                <w:bottom w:val="none" w:sz="0" w:space="0" w:color="auto"/>
                <w:right w:val="none" w:sz="0" w:space="0" w:color="auto"/>
              </w:divBdr>
            </w:div>
            <w:div w:id="2063554680">
              <w:marLeft w:val="0"/>
              <w:marRight w:val="0"/>
              <w:marTop w:val="0"/>
              <w:marBottom w:val="0"/>
              <w:divBdr>
                <w:top w:val="none" w:sz="0" w:space="0" w:color="auto"/>
                <w:left w:val="none" w:sz="0" w:space="0" w:color="auto"/>
                <w:bottom w:val="none" w:sz="0" w:space="0" w:color="auto"/>
                <w:right w:val="none" w:sz="0" w:space="0" w:color="auto"/>
              </w:divBdr>
            </w:div>
            <w:div w:id="2100444094">
              <w:marLeft w:val="0"/>
              <w:marRight w:val="0"/>
              <w:marTop w:val="0"/>
              <w:marBottom w:val="0"/>
              <w:divBdr>
                <w:top w:val="none" w:sz="0" w:space="0" w:color="auto"/>
                <w:left w:val="none" w:sz="0" w:space="0" w:color="auto"/>
                <w:bottom w:val="none" w:sz="0" w:space="0" w:color="auto"/>
                <w:right w:val="none" w:sz="0" w:space="0" w:color="auto"/>
              </w:divBdr>
            </w:div>
          </w:divsChild>
        </w:div>
        <w:div w:id="95370245">
          <w:marLeft w:val="0"/>
          <w:marRight w:val="0"/>
          <w:marTop w:val="0"/>
          <w:marBottom w:val="0"/>
          <w:divBdr>
            <w:top w:val="none" w:sz="0" w:space="0" w:color="auto"/>
            <w:left w:val="none" w:sz="0" w:space="0" w:color="auto"/>
            <w:bottom w:val="none" w:sz="0" w:space="0" w:color="auto"/>
            <w:right w:val="none" w:sz="0" w:space="0" w:color="auto"/>
          </w:divBdr>
          <w:divsChild>
            <w:div w:id="520440120">
              <w:marLeft w:val="0"/>
              <w:marRight w:val="0"/>
              <w:marTop w:val="0"/>
              <w:marBottom w:val="0"/>
              <w:divBdr>
                <w:top w:val="none" w:sz="0" w:space="0" w:color="auto"/>
                <w:left w:val="none" w:sz="0" w:space="0" w:color="auto"/>
                <w:bottom w:val="none" w:sz="0" w:space="0" w:color="auto"/>
                <w:right w:val="none" w:sz="0" w:space="0" w:color="auto"/>
              </w:divBdr>
              <w:divsChild>
                <w:div w:id="1038507519">
                  <w:marLeft w:val="0"/>
                  <w:marRight w:val="0"/>
                  <w:marTop w:val="0"/>
                  <w:marBottom w:val="0"/>
                  <w:divBdr>
                    <w:top w:val="none" w:sz="0" w:space="0" w:color="auto"/>
                    <w:left w:val="none" w:sz="0" w:space="0" w:color="auto"/>
                    <w:bottom w:val="none" w:sz="0" w:space="0" w:color="auto"/>
                    <w:right w:val="none" w:sz="0" w:space="0" w:color="auto"/>
                  </w:divBdr>
                  <w:divsChild>
                    <w:div w:id="1307465487">
                      <w:marLeft w:val="0"/>
                      <w:marRight w:val="0"/>
                      <w:marTop w:val="0"/>
                      <w:marBottom w:val="0"/>
                      <w:divBdr>
                        <w:top w:val="none" w:sz="0" w:space="0" w:color="auto"/>
                        <w:left w:val="none" w:sz="0" w:space="0" w:color="auto"/>
                        <w:bottom w:val="none" w:sz="0" w:space="0" w:color="auto"/>
                        <w:right w:val="none" w:sz="0" w:space="0" w:color="auto"/>
                      </w:divBdr>
                      <w:divsChild>
                        <w:div w:id="225117436">
                          <w:marLeft w:val="0"/>
                          <w:marRight w:val="0"/>
                          <w:marTop w:val="0"/>
                          <w:marBottom w:val="0"/>
                          <w:divBdr>
                            <w:top w:val="none" w:sz="0" w:space="0" w:color="auto"/>
                            <w:left w:val="none" w:sz="0" w:space="0" w:color="auto"/>
                            <w:bottom w:val="none" w:sz="0" w:space="0" w:color="auto"/>
                            <w:right w:val="none" w:sz="0" w:space="0" w:color="auto"/>
                          </w:divBdr>
                        </w:div>
                      </w:divsChild>
                    </w:div>
                    <w:div w:id="595790603">
                      <w:marLeft w:val="0"/>
                      <w:marRight w:val="0"/>
                      <w:marTop w:val="0"/>
                      <w:marBottom w:val="0"/>
                      <w:divBdr>
                        <w:top w:val="none" w:sz="0" w:space="0" w:color="auto"/>
                        <w:left w:val="none" w:sz="0" w:space="0" w:color="auto"/>
                        <w:bottom w:val="none" w:sz="0" w:space="0" w:color="auto"/>
                        <w:right w:val="none" w:sz="0" w:space="0" w:color="auto"/>
                      </w:divBdr>
                      <w:divsChild>
                        <w:div w:id="976177964">
                          <w:marLeft w:val="0"/>
                          <w:marRight w:val="0"/>
                          <w:marTop w:val="0"/>
                          <w:marBottom w:val="0"/>
                          <w:divBdr>
                            <w:top w:val="none" w:sz="0" w:space="0" w:color="auto"/>
                            <w:left w:val="none" w:sz="0" w:space="0" w:color="auto"/>
                            <w:bottom w:val="none" w:sz="0" w:space="0" w:color="auto"/>
                            <w:right w:val="none" w:sz="0" w:space="0" w:color="auto"/>
                          </w:divBdr>
                          <w:divsChild>
                            <w:div w:id="750659104">
                              <w:marLeft w:val="0"/>
                              <w:marRight w:val="0"/>
                              <w:marTop w:val="0"/>
                              <w:marBottom w:val="0"/>
                              <w:divBdr>
                                <w:top w:val="none" w:sz="0" w:space="0" w:color="auto"/>
                                <w:left w:val="none" w:sz="0" w:space="0" w:color="auto"/>
                                <w:bottom w:val="none" w:sz="0" w:space="0" w:color="auto"/>
                                <w:right w:val="none" w:sz="0" w:space="0" w:color="auto"/>
                              </w:divBdr>
                              <w:divsChild>
                                <w:div w:id="1609577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57343101">
                          <w:marLeft w:val="0"/>
                          <w:marRight w:val="0"/>
                          <w:marTop w:val="0"/>
                          <w:marBottom w:val="0"/>
                          <w:divBdr>
                            <w:top w:val="none" w:sz="0" w:space="0" w:color="auto"/>
                            <w:left w:val="none" w:sz="0" w:space="0" w:color="auto"/>
                            <w:bottom w:val="none" w:sz="0" w:space="0" w:color="auto"/>
                            <w:right w:val="none" w:sz="0" w:space="0" w:color="auto"/>
                          </w:divBdr>
                        </w:div>
                        <w:div w:id="18573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197931">
          <w:marLeft w:val="0"/>
          <w:marRight w:val="0"/>
          <w:marTop w:val="0"/>
          <w:marBottom w:val="0"/>
          <w:divBdr>
            <w:top w:val="none" w:sz="0" w:space="0" w:color="auto"/>
            <w:left w:val="none" w:sz="0" w:space="0" w:color="auto"/>
            <w:bottom w:val="none" w:sz="0" w:space="0" w:color="auto"/>
            <w:right w:val="none" w:sz="0" w:space="0" w:color="auto"/>
          </w:divBdr>
          <w:divsChild>
            <w:div w:id="2004121710">
              <w:marLeft w:val="0"/>
              <w:marRight w:val="0"/>
              <w:marTop w:val="0"/>
              <w:marBottom w:val="0"/>
              <w:divBdr>
                <w:top w:val="none" w:sz="0" w:space="0" w:color="auto"/>
                <w:left w:val="none" w:sz="0" w:space="0" w:color="auto"/>
                <w:bottom w:val="none" w:sz="0" w:space="0" w:color="auto"/>
                <w:right w:val="none" w:sz="0" w:space="0" w:color="auto"/>
              </w:divBdr>
              <w:divsChild>
                <w:div w:id="636880619">
                  <w:marLeft w:val="0"/>
                  <w:marRight w:val="0"/>
                  <w:marTop w:val="0"/>
                  <w:marBottom w:val="0"/>
                  <w:divBdr>
                    <w:top w:val="none" w:sz="0" w:space="0" w:color="auto"/>
                    <w:left w:val="none" w:sz="0" w:space="0" w:color="auto"/>
                    <w:bottom w:val="none" w:sz="0" w:space="0" w:color="auto"/>
                    <w:right w:val="none" w:sz="0" w:space="0" w:color="auto"/>
                  </w:divBdr>
                  <w:divsChild>
                    <w:div w:id="1734498471">
                      <w:marLeft w:val="0"/>
                      <w:marRight w:val="0"/>
                      <w:marTop w:val="0"/>
                      <w:marBottom w:val="0"/>
                      <w:divBdr>
                        <w:top w:val="none" w:sz="0" w:space="0" w:color="auto"/>
                        <w:left w:val="none" w:sz="0" w:space="0" w:color="auto"/>
                        <w:bottom w:val="none" w:sz="0" w:space="0" w:color="auto"/>
                        <w:right w:val="none" w:sz="0" w:space="0" w:color="auto"/>
                      </w:divBdr>
                      <w:divsChild>
                        <w:div w:id="1127898318">
                          <w:marLeft w:val="0"/>
                          <w:marRight w:val="0"/>
                          <w:marTop w:val="0"/>
                          <w:marBottom w:val="0"/>
                          <w:divBdr>
                            <w:top w:val="none" w:sz="0" w:space="0" w:color="auto"/>
                            <w:left w:val="none" w:sz="0" w:space="0" w:color="auto"/>
                            <w:bottom w:val="none" w:sz="0" w:space="0" w:color="auto"/>
                            <w:right w:val="none" w:sz="0" w:space="0" w:color="auto"/>
                          </w:divBdr>
                          <w:divsChild>
                            <w:div w:id="96757926">
                              <w:marLeft w:val="0"/>
                              <w:marRight w:val="0"/>
                              <w:marTop w:val="0"/>
                              <w:marBottom w:val="0"/>
                              <w:divBdr>
                                <w:top w:val="none" w:sz="0" w:space="0" w:color="auto"/>
                                <w:left w:val="none" w:sz="0" w:space="0" w:color="auto"/>
                                <w:bottom w:val="none" w:sz="0" w:space="0" w:color="auto"/>
                                <w:right w:val="none" w:sz="0" w:space="0" w:color="auto"/>
                              </w:divBdr>
                              <w:divsChild>
                                <w:div w:id="81614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03055153">
                          <w:marLeft w:val="0"/>
                          <w:marRight w:val="0"/>
                          <w:marTop w:val="0"/>
                          <w:marBottom w:val="0"/>
                          <w:divBdr>
                            <w:top w:val="none" w:sz="0" w:space="0" w:color="auto"/>
                            <w:left w:val="none" w:sz="0" w:space="0" w:color="auto"/>
                            <w:bottom w:val="none" w:sz="0" w:space="0" w:color="auto"/>
                            <w:right w:val="none" w:sz="0" w:space="0" w:color="auto"/>
                          </w:divBdr>
                          <w:divsChild>
                            <w:div w:id="2095739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86962039">
          <w:marLeft w:val="0"/>
          <w:marRight w:val="0"/>
          <w:marTop w:val="0"/>
          <w:marBottom w:val="0"/>
          <w:divBdr>
            <w:top w:val="none" w:sz="0" w:space="0" w:color="auto"/>
            <w:left w:val="none" w:sz="0" w:space="0" w:color="auto"/>
            <w:bottom w:val="none" w:sz="0" w:space="0" w:color="auto"/>
            <w:right w:val="none" w:sz="0" w:space="0" w:color="auto"/>
          </w:divBdr>
          <w:divsChild>
            <w:div w:id="98456392">
              <w:marLeft w:val="0"/>
              <w:marRight w:val="0"/>
              <w:marTop w:val="0"/>
              <w:marBottom w:val="0"/>
              <w:divBdr>
                <w:top w:val="none" w:sz="0" w:space="0" w:color="auto"/>
                <w:left w:val="none" w:sz="0" w:space="0" w:color="auto"/>
                <w:bottom w:val="none" w:sz="0" w:space="0" w:color="auto"/>
                <w:right w:val="none" w:sz="0" w:space="0" w:color="auto"/>
              </w:divBdr>
              <w:divsChild>
                <w:div w:id="1922716741">
                  <w:marLeft w:val="0"/>
                  <w:marRight w:val="0"/>
                  <w:marTop w:val="0"/>
                  <w:marBottom w:val="0"/>
                  <w:divBdr>
                    <w:top w:val="none" w:sz="0" w:space="0" w:color="auto"/>
                    <w:left w:val="none" w:sz="0" w:space="0" w:color="auto"/>
                    <w:bottom w:val="none" w:sz="0" w:space="0" w:color="auto"/>
                    <w:right w:val="none" w:sz="0" w:space="0" w:color="auto"/>
                  </w:divBdr>
                  <w:divsChild>
                    <w:div w:id="566959045">
                      <w:marLeft w:val="0"/>
                      <w:marRight w:val="0"/>
                      <w:marTop w:val="0"/>
                      <w:marBottom w:val="0"/>
                      <w:divBdr>
                        <w:top w:val="none" w:sz="0" w:space="0" w:color="auto"/>
                        <w:left w:val="none" w:sz="0" w:space="0" w:color="auto"/>
                        <w:bottom w:val="none" w:sz="0" w:space="0" w:color="auto"/>
                        <w:right w:val="none" w:sz="0" w:space="0" w:color="auto"/>
                      </w:divBdr>
                      <w:divsChild>
                        <w:div w:id="1318070502">
                          <w:marLeft w:val="0"/>
                          <w:marRight w:val="0"/>
                          <w:marTop w:val="0"/>
                          <w:marBottom w:val="0"/>
                          <w:divBdr>
                            <w:top w:val="none" w:sz="0" w:space="0" w:color="auto"/>
                            <w:left w:val="none" w:sz="0" w:space="0" w:color="auto"/>
                            <w:bottom w:val="none" w:sz="0" w:space="0" w:color="auto"/>
                            <w:right w:val="none" w:sz="0" w:space="0" w:color="auto"/>
                          </w:divBdr>
                          <w:divsChild>
                            <w:div w:id="1432236515">
                              <w:marLeft w:val="0"/>
                              <w:marRight w:val="0"/>
                              <w:marTop w:val="0"/>
                              <w:marBottom w:val="0"/>
                              <w:divBdr>
                                <w:top w:val="none" w:sz="0" w:space="0" w:color="auto"/>
                                <w:left w:val="none" w:sz="0" w:space="0" w:color="auto"/>
                                <w:bottom w:val="none" w:sz="0" w:space="0" w:color="auto"/>
                                <w:right w:val="none" w:sz="0" w:space="0" w:color="auto"/>
                              </w:divBdr>
                            </w:div>
                            <w:div w:id="150470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023067">
                  <w:marLeft w:val="0"/>
                  <w:marRight w:val="0"/>
                  <w:marTop w:val="0"/>
                  <w:marBottom w:val="0"/>
                  <w:divBdr>
                    <w:top w:val="none" w:sz="0" w:space="0" w:color="auto"/>
                    <w:left w:val="none" w:sz="0" w:space="0" w:color="auto"/>
                    <w:bottom w:val="none" w:sz="0" w:space="0" w:color="auto"/>
                    <w:right w:val="none" w:sz="0" w:space="0" w:color="auto"/>
                  </w:divBdr>
                  <w:divsChild>
                    <w:div w:id="1612128304">
                      <w:marLeft w:val="0"/>
                      <w:marRight w:val="0"/>
                      <w:marTop w:val="0"/>
                      <w:marBottom w:val="0"/>
                      <w:divBdr>
                        <w:top w:val="none" w:sz="0" w:space="0" w:color="auto"/>
                        <w:left w:val="none" w:sz="0" w:space="0" w:color="auto"/>
                        <w:bottom w:val="none" w:sz="0" w:space="0" w:color="auto"/>
                        <w:right w:val="none" w:sz="0" w:space="0" w:color="auto"/>
                      </w:divBdr>
                      <w:divsChild>
                        <w:div w:id="133858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390432">
          <w:marLeft w:val="0"/>
          <w:marRight w:val="0"/>
          <w:marTop w:val="0"/>
          <w:marBottom w:val="0"/>
          <w:divBdr>
            <w:top w:val="none" w:sz="0" w:space="0" w:color="auto"/>
            <w:left w:val="none" w:sz="0" w:space="0" w:color="auto"/>
            <w:bottom w:val="none" w:sz="0" w:space="0" w:color="auto"/>
            <w:right w:val="none" w:sz="0" w:space="0" w:color="auto"/>
          </w:divBdr>
          <w:divsChild>
            <w:div w:id="109015972">
              <w:marLeft w:val="0"/>
              <w:marRight w:val="0"/>
              <w:marTop w:val="0"/>
              <w:marBottom w:val="0"/>
              <w:divBdr>
                <w:top w:val="none" w:sz="0" w:space="0" w:color="auto"/>
                <w:left w:val="none" w:sz="0" w:space="0" w:color="auto"/>
                <w:bottom w:val="none" w:sz="0" w:space="0" w:color="auto"/>
                <w:right w:val="none" w:sz="0" w:space="0" w:color="auto"/>
              </w:divBdr>
              <w:divsChild>
                <w:div w:id="523329379">
                  <w:marLeft w:val="0"/>
                  <w:marRight w:val="0"/>
                  <w:marTop w:val="0"/>
                  <w:marBottom w:val="0"/>
                  <w:divBdr>
                    <w:top w:val="none" w:sz="0" w:space="0" w:color="auto"/>
                    <w:left w:val="none" w:sz="0" w:space="0" w:color="auto"/>
                    <w:bottom w:val="none" w:sz="0" w:space="0" w:color="auto"/>
                    <w:right w:val="none" w:sz="0" w:space="0" w:color="auto"/>
                  </w:divBdr>
                  <w:divsChild>
                    <w:div w:id="2102748918">
                      <w:marLeft w:val="0"/>
                      <w:marRight w:val="0"/>
                      <w:marTop w:val="0"/>
                      <w:marBottom w:val="0"/>
                      <w:divBdr>
                        <w:top w:val="none" w:sz="0" w:space="0" w:color="auto"/>
                        <w:left w:val="none" w:sz="0" w:space="0" w:color="auto"/>
                        <w:bottom w:val="none" w:sz="0" w:space="0" w:color="auto"/>
                        <w:right w:val="none" w:sz="0" w:space="0" w:color="auto"/>
                      </w:divBdr>
                      <w:divsChild>
                        <w:div w:id="1774786822">
                          <w:marLeft w:val="0"/>
                          <w:marRight w:val="0"/>
                          <w:marTop w:val="0"/>
                          <w:marBottom w:val="0"/>
                          <w:divBdr>
                            <w:top w:val="none" w:sz="0" w:space="0" w:color="auto"/>
                            <w:left w:val="none" w:sz="0" w:space="0" w:color="auto"/>
                            <w:bottom w:val="none" w:sz="0" w:space="0" w:color="auto"/>
                            <w:right w:val="none" w:sz="0" w:space="0" w:color="auto"/>
                          </w:divBdr>
                          <w:divsChild>
                            <w:div w:id="293223025">
                              <w:marLeft w:val="0"/>
                              <w:marRight w:val="0"/>
                              <w:marTop w:val="0"/>
                              <w:marBottom w:val="0"/>
                              <w:divBdr>
                                <w:top w:val="none" w:sz="0" w:space="0" w:color="auto"/>
                                <w:left w:val="none" w:sz="0" w:space="0" w:color="auto"/>
                                <w:bottom w:val="none" w:sz="0" w:space="0" w:color="auto"/>
                                <w:right w:val="none" w:sz="0" w:space="0" w:color="auto"/>
                              </w:divBdr>
                            </w:div>
                            <w:div w:id="72988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273400">
                  <w:marLeft w:val="0"/>
                  <w:marRight w:val="0"/>
                  <w:marTop w:val="0"/>
                  <w:marBottom w:val="0"/>
                  <w:divBdr>
                    <w:top w:val="none" w:sz="0" w:space="0" w:color="auto"/>
                    <w:left w:val="none" w:sz="0" w:space="0" w:color="auto"/>
                    <w:bottom w:val="none" w:sz="0" w:space="0" w:color="auto"/>
                    <w:right w:val="none" w:sz="0" w:space="0" w:color="auto"/>
                  </w:divBdr>
                  <w:divsChild>
                    <w:div w:id="1279606789">
                      <w:marLeft w:val="0"/>
                      <w:marRight w:val="0"/>
                      <w:marTop w:val="0"/>
                      <w:marBottom w:val="0"/>
                      <w:divBdr>
                        <w:top w:val="none" w:sz="0" w:space="0" w:color="auto"/>
                        <w:left w:val="none" w:sz="0" w:space="0" w:color="auto"/>
                        <w:bottom w:val="none" w:sz="0" w:space="0" w:color="auto"/>
                        <w:right w:val="none" w:sz="0" w:space="0" w:color="auto"/>
                      </w:divBdr>
                      <w:divsChild>
                        <w:div w:id="8871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845085">
          <w:marLeft w:val="0"/>
          <w:marRight w:val="0"/>
          <w:marTop w:val="0"/>
          <w:marBottom w:val="0"/>
          <w:divBdr>
            <w:top w:val="none" w:sz="0" w:space="0" w:color="auto"/>
            <w:left w:val="none" w:sz="0" w:space="0" w:color="auto"/>
            <w:bottom w:val="none" w:sz="0" w:space="0" w:color="auto"/>
            <w:right w:val="none" w:sz="0" w:space="0" w:color="auto"/>
          </w:divBdr>
          <w:divsChild>
            <w:div w:id="330180992">
              <w:marLeft w:val="0"/>
              <w:marRight w:val="0"/>
              <w:marTop w:val="0"/>
              <w:marBottom w:val="0"/>
              <w:divBdr>
                <w:top w:val="none" w:sz="0" w:space="0" w:color="auto"/>
                <w:left w:val="none" w:sz="0" w:space="0" w:color="auto"/>
                <w:bottom w:val="none" w:sz="0" w:space="0" w:color="auto"/>
                <w:right w:val="none" w:sz="0" w:space="0" w:color="auto"/>
              </w:divBdr>
              <w:divsChild>
                <w:div w:id="362748753">
                  <w:marLeft w:val="0"/>
                  <w:marRight w:val="0"/>
                  <w:marTop w:val="0"/>
                  <w:marBottom w:val="0"/>
                  <w:divBdr>
                    <w:top w:val="none" w:sz="0" w:space="0" w:color="auto"/>
                    <w:left w:val="none" w:sz="0" w:space="0" w:color="auto"/>
                    <w:bottom w:val="none" w:sz="0" w:space="0" w:color="auto"/>
                    <w:right w:val="none" w:sz="0" w:space="0" w:color="auto"/>
                  </w:divBdr>
                  <w:divsChild>
                    <w:div w:id="1393113089">
                      <w:marLeft w:val="0"/>
                      <w:marRight w:val="0"/>
                      <w:marTop w:val="0"/>
                      <w:marBottom w:val="0"/>
                      <w:divBdr>
                        <w:top w:val="none" w:sz="0" w:space="0" w:color="auto"/>
                        <w:left w:val="none" w:sz="0" w:space="0" w:color="auto"/>
                        <w:bottom w:val="none" w:sz="0" w:space="0" w:color="auto"/>
                        <w:right w:val="none" w:sz="0" w:space="0" w:color="auto"/>
                      </w:divBdr>
                      <w:divsChild>
                        <w:div w:id="1594390378">
                          <w:marLeft w:val="0"/>
                          <w:marRight w:val="0"/>
                          <w:marTop w:val="0"/>
                          <w:marBottom w:val="0"/>
                          <w:divBdr>
                            <w:top w:val="none" w:sz="0" w:space="0" w:color="auto"/>
                            <w:left w:val="none" w:sz="0" w:space="0" w:color="auto"/>
                            <w:bottom w:val="none" w:sz="0" w:space="0" w:color="auto"/>
                            <w:right w:val="none" w:sz="0" w:space="0" w:color="auto"/>
                          </w:divBdr>
                          <w:divsChild>
                            <w:div w:id="110324798">
                              <w:marLeft w:val="0"/>
                              <w:marRight w:val="0"/>
                              <w:marTop w:val="0"/>
                              <w:marBottom w:val="0"/>
                              <w:divBdr>
                                <w:top w:val="none" w:sz="0" w:space="0" w:color="auto"/>
                                <w:left w:val="none" w:sz="0" w:space="0" w:color="auto"/>
                                <w:bottom w:val="none" w:sz="0" w:space="0" w:color="auto"/>
                                <w:right w:val="none" w:sz="0" w:space="0" w:color="auto"/>
                              </w:divBdr>
                            </w:div>
                            <w:div w:id="60234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309948">
                  <w:marLeft w:val="0"/>
                  <w:marRight w:val="0"/>
                  <w:marTop w:val="0"/>
                  <w:marBottom w:val="0"/>
                  <w:divBdr>
                    <w:top w:val="none" w:sz="0" w:space="0" w:color="auto"/>
                    <w:left w:val="none" w:sz="0" w:space="0" w:color="auto"/>
                    <w:bottom w:val="none" w:sz="0" w:space="0" w:color="auto"/>
                    <w:right w:val="none" w:sz="0" w:space="0" w:color="auto"/>
                  </w:divBdr>
                  <w:divsChild>
                    <w:div w:id="276300905">
                      <w:marLeft w:val="0"/>
                      <w:marRight w:val="0"/>
                      <w:marTop w:val="0"/>
                      <w:marBottom w:val="0"/>
                      <w:divBdr>
                        <w:top w:val="none" w:sz="0" w:space="0" w:color="auto"/>
                        <w:left w:val="none" w:sz="0" w:space="0" w:color="auto"/>
                        <w:bottom w:val="none" w:sz="0" w:space="0" w:color="auto"/>
                        <w:right w:val="none" w:sz="0" w:space="0" w:color="auto"/>
                      </w:divBdr>
                      <w:divsChild>
                        <w:div w:id="8345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553310">
          <w:marLeft w:val="0"/>
          <w:marRight w:val="0"/>
          <w:marTop w:val="0"/>
          <w:marBottom w:val="0"/>
          <w:divBdr>
            <w:top w:val="none" w:sz="0" w:space="0" w:color="auto"/>
            <w:left w:val="none" w:sz="0" w:space="0" w:color="auto"/>
            <w:bottom w:val="none" w:sz="0" w:space="0" w:color="auto"/>
            <w:right w:val="none" w:sz="0" w:space="0" w:color="auto"/>
          </w:divBdr>
          <w:divsChild>
            <w:div w:id="798495266">
              <w:marLeft w:val="0"/>
              <w:marRight w:val="0"/>
              <w:marTop w:val="0"/>
              <w:marBottom w:val="0"/>
              <w:divBdr>
                <w:top w:val="none" w:sz="0" w:space="0" w:color="auto"/>
                <w:left w:val="none" w:sz="0" w:space="0" w:color="auto"/>
                <w:bottom w:val="none" w:sz="0" w:space="0" w:color="auto"/>
                <w:right w:val="none" w:sz="0" w:space="0" w:color="auto"/>
              </w:divBdr>
              <w:divsChild>
                <w:div w:id="188222012">
                  <w:marLeft w:val="0"/>
                  <w:marRight w:val="0"/>
                  <w:marTop w:val="0"/>
                  <w:marBottom w:val="0"/>
                  <w:divBdr>
                    <w:top w:val="none" w:sz="0" w:space="0" w:color="auto"/>
                    <w:left w:val="none" w:sz="0" w:space="0" w:color="auto"/>
                    <w:bottom w:val="none" w:sz="0" w:space="0" w:color="auto"/>
                    <w:right w:val="none" w:sz="0" w:space="0" w:color="auto"/>
                  </w:divBdr>
                  <w:divsChild>
                    <w:div w:id="112138055">
                      <w:marLeft w:val="0"/>
                      <w:marRight w:val="0"/>
                      <w:marTop w:val="0"/>
                      <w:marBottom w:val="0"/>
                      <w:divBdr>
                        <w:top w:val="none" w:sz="0" w:space="0" w:color="auto"/>
                        <w:left w:val="none" w:sz="0" w:space="0" w:color="auto"/>
                        <w:bottom w:val="none" w:sz="0" w:space="0" w:color="auto"/>
                        <w:right w:val="none" w:sz="0" w:space="0" w:color="auto"/>
                      </w:divBdr>
                      <w:divsChild>
                        <w:div w:id="286208294">
                          <w:marLeft w:val="0"/>
                          <w:marRight w:val="0"/>
                          <w:marTop w:val="0"/>
                          <w:marBottom w:val="0"/>
                          <w:divBdr>
                            <w:top w:val="none" w:sz="0" w:space="0" w:color="auto"/>
                            <w:left w:val="none" w:sz="0" w:space="0" w:color="auto"/>
                            <w:bottom w:val="none" w:sz="0" w:space="0" w:color="auto"/>
                            <w:right w:val="none" w:sz="0" w:space="0" w:color="auto"/>
                          </w:divBdr>
                          <w:divsChild>
                            <w:div w:id="1639258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20883903">
          <w:marLeft w:val="0"/>
          <w:marRight w:val="0"/>
          <w:marTop w:val="0"/>
          <w:marBottom w:val="0"/>
          <w:divBdr>
            <w:top w:val="none" w:sz="0" w:space="0" w:color="auto"/>
            <w:left w:val="none" w:sz="0" w:space="0" w:color="auto"/>
            <w:bottom w:val="none" w:sz="0" w:space="0" w:color="auto"/>
            <w:right w:val="none" w:sz="0" w:space="0" w:color="auto"/>
          </w:divBdr>
          <w:divsChild>
            <w:div w:id="112214828">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 w:id="744913436">
          <w:marLeft w:val="0"/>
          <w:marRight w:val="0"/>
          <w:marTop w:val="0"/>
          <w:marBottom w:val="0"/>
          <w:divBdr>
            <w:top w:val="none" w:sz="0" w:space="0" w:color="auto"/>
            <w:left w:val="none" w:sz="0" w:space="0" w:color="auto"/>
            <w:bottom w:val="none" w:sz="0" w:space="0" w:color="auto"/>
            <w:right w:val="none" w:sz="0" w:space="0" w:color="auto"/>
          </w:divBdr>
          <w:divsChild>
            <w:div w:id="1680545007">
              <w:marLeft w:val="0"/>
              <w:marRight w:val="0"/>
              <w:marTop w:val="0"/>
              <w:marBottom w:val="0"/>
              <w:divBdr>
                <w:top w:val="none" w:sz="0" w:space="0" w:color="auto"/>
                <w:left w:val="none" w:sz="0" w:space="0" w:color="auto"/>
                <w:bottom w:val="none" w:sz="0" w:space="0" w:color="auto"/>
                <w:right w:val="none" w:sz="0" w:space="0" w:color="auto"/>
              </w:divBdr>
              <w:divsChild>
                <w:div w:id="129566156">
                  <w:marLeft w:val="0"/>
                  <w:marRight w:val="0"/>
                  <w:marTop w:val="0"/>
                  <w:marBottom w:val="0"/>
                  <w:divBdr>
                    <w:top w:val="none" w:sz="0" w:space="0" w:color="auto"/>
                    <w:left w:val="none" w:sz="0" w:space="0" w:color="auto"/>
                    <w:bottom w:val="none" w:sz="0" w:space="0" w:color="auto"/>
                    <w:right w:val="none" w:sz="0" w:space="0" w:color="auto"/>
                  </w:divBdr>
                  <w:divsChild>
                    <w:div w:id="1340430489">
                      <w:marLeft w:val="0"/>
                      <w:marRight w:val="0"/>
                      <w:marTop w:val="0"/>
                      <w:marBottom w:val="0"/>
                      <w:divBdr>
                        <w:top w:val="none" w:sz="0" w:space="0" w:color="auto"/>
                        <w:left w:val="none" w:sz="0" w:space="0" w:color="auto"/>
                        <w:bottom w:val="none" w:sz="0" w:space="0" w:color="auto"/>
                        <w:right w:val="none" w:sz="0" w:space="0" w:color="auto"/>
                      </w:divBdr>
                      <w:divsChild>
                        <w:div w:id="955218351">
                          <w:marLeft w:val="0"/>
                          <w:marRight w:val="0"/>
                          <w:marTop w:val="0"/>
                          <w:marBottom w:val="0"/>
                          <w:divBdr>
                            <w:top w:val="none" w:sz="0" w:space="0" w:color="auto"/>
                            <w:left w:val="none" w:sz="0" w:space="0" w:color="auto"/>
                            <w:bottom w:val="none" w:sz="0" w:space="0" w:color="auto"/>
                            <w:right w:val="none" w:sz="0" w:space="0" w:color="auto"/>
                          </w:divBdr>
                          <w:divsChild>
                            <w:div w:id="113597141">
                              <w:marLeft w:val="0"/>
                              <w:marRight w:val="0"/>
                              <w:marTop w:val="0"/>
                              <w:marBottom w:val="0"/>
                              <w:divBdr>
                                <w:top w:val="none" w:sz="0" w:space="0" w:color="auto"/>
                                <w:left w:val="none" w:sz="0" w:space="0" w:color="auto"/>
                                <w:bottom w:val="none" w:sz="0" w:space="0" w:color="auto"/>
                                <w:right w:val="none" w:sz="0" w:space="0" w:color="auto"/>
                              </w:divBdr>
                            </w:div>
                            <w:div w:id="17192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050090">
                  <w:marLeft w:val="0"/>
                  <w:marRight w:val="0"/>
                  <w:marTop w:val="0"/>
                  <w:marBottom w:val="0"/>
                  <w:divBdr>
                    <w:top w:val="none" w:sz="0" w:space="0" w:color="auto"/>
                    <w:left w:val="none" w:sz="0" w:space="0" w:color="auto"/>
                    <w:bottom w:val="none" w:sz="0" w:space="0" w:color="auto"/>
                    <w:right w:val="none" w:sz="0" w:space="0" w:color="auto"/>
                  </w:divBdr>
                  <w:divsChild>
                    <w:div w:id="670564489">
                      <w:marLeft w:val="0"/>
                      <w:marRight w:val="0"/>
                      <w:marTop w:val="0"/>
                      <w:marBottom w:val="0"/>
                      <w:divBdr>
                        <w:top w:val="none" w:sz="0" w:space="0" w:color="auto"/>
                        <w:left w:val="none" w:sz="0" w:space="0" w:color="auto"/>
                        <w:bottom w:val="none" w:sz="0" w:space="0" w:color="auto"/>
                        <w:right w:val="none" w:sz="0" w:space="0" w:color="auto"/>
                      </w:divBdr>
                      <w:divsChild>
                        <w:div w:id="4701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244633">
          <w:marLeft w:val="0"/>
          <w:marRight w:val="0"/>
          <w:marTop w:val="0"/>
          <w:marBottom w:val="0"/>
          <w:divBdr>
            <w:top w:val="none" w:sz="0" w:space="0" w:color="auto"/>
            <w:left w:val="none" w:sz="0" w:space="0" w:color="auto"/>
            <w:bottom w:val="none" w:sz="0" w:space="0" w:color="auto"/>
            <w:right w:val="none" w:sz="0" w:space="0" w:color="auto"/>
          </w:divBdr>
          <w:divsChild>
            <w:div w:id="119151793">
              <w:marLeft w:val="0"/>
              <w:marRight w:val="0"/>
              <w:marTop w:val="0"/>
              <w:marBottom w:val="0"/>
              <w:divBdr>
                <w:top w:val="none" w:sz="0" w:space="0" w:color="auto"/>
                <w:left w:val="none" w:sz="0" w:space="0" w:color="auto"/>
                <w:bottom w:val="none" w:sz="0" w:space="0" w:color="auto"/>
                <w:right w:val="none" w:sz="0" w:space="0" w:color="auto"/>
              </w:divBdr>
            </w:div>
          </w:divsChild>
        </w:div>
        <w:div w:id="1023750463">
          <w:marLeft w:val="0"/>
          <w:marRight w:val="0"/>
          <w:marTop w:val="0"/>
          <w:marBottom w:val="0"/>
          <w:divBdr>
            <w:top w:val="none" w:sz="0" w:space="0" w:color="auto"/>
            <w:left w:val="none" w:sz="0" w:space="0" w:color="auto"/>
            <w:bottom w:val="none" w:sz="0" w:space="0" w:color="auto"/>
            <w:right w:val="none" w:sz="0" w:space="0" w:color="auto"/>
          </w:divBdr>
          <w:divsChild>
            <w:div w:id="2020741393">
              <w:marLeft w:val="0"/>
              <w:marRight w:val="0"/>
              <w:marTop w:val="0"/>
              <w:marBottom w:val="0"/>
              <w:divBdr>
                <w:top w:val="none" w:sz="0" w:space="0" w:color="auto"/>
                <w:left w:val="none" w:sz="0" w:space="0" w:color="auto"/>
                <w:bottom w:val="none" w:sz="0" w:space="0" w:color="auto"/>
                <w:right w:val="none" w:sz="0" w:space="0" w:color="auto"/>
              </w:divBdr>
              <w:divsChild>
                <w:div w:id="1233271014">
                  <w:marLeft w:val="0"/>
                  <w:marRight w:val="0"/>
                  <w:marTop w:val="0"/>
                  <w:marBottom w:val="0"/>
                  <w:divBdr>
                    <w:top w:val="none" w:sz="0" w:space="0" w:color="auto"/>
                    <w:left w:val="none" w:sz="0" w:space="0" w:color="auto"/>
                    <w:bottom w:val="none" w:sz="0" w:space="0" w:color="auto"/>
                    <w:right w:val="none" w:sz="0" w:space="0" w:color="auto"/>
                  </w:divBdr>
                  <w:divsChild>
                    <w:div w:id="776801463">
                      <w:marLeft w:val="0"/>
                      <w:marRight w:val="0"/>
                      <w:marTop w:val="0"/>
                      <w:marBottom w:val="0"/>
                      <w:divBdr>
                        <w:top w:val="none" w:sz="0" w:space="0" w:color="auto"/>
                        <w:left w:val="none" w:sz="0" w:space="0" w:color="auto"/>
                        <w:bottom w:val="none" w:sz="0" w:space="0" w:color="auto"/>
                        <w:right w:val="none" w:sz="0" w:space="0" w:color="auto"/>
                      </w:divBdr>
                      <w:divsChild>
                        <w:div w:id="129253654">
                          <w:marLeft w:val="0"/>
                          <w:marRight w:val="0"/>
                          <w:marTop w:val="0"/>
                          <w:marBottom w:val="0"/>
                          <w:divBdr>
                            <w:top w:val="none" w:sz="0" w:space="0" w:color="auto"/>
                            <w:left w:val="none" w:sz="0" w:space="0" w:color="auto"/>
                            <w:bottom w:val="none" w:sz="0" w:space="0" w:color="auto"/>
                            <w:right w:val="none" w:sz="0" w:space="0" w:color="auto"/>
                          </w:divBdr>
                          <w:divsChild>
                            <w:div w:id="1413818464">
                              <w:marLeft w:val="0"/>
                              <w:marRight w:val="0"/>
                              <w:marTop w:val="0"/>
                              <w:marBottom w:val="0"/>
                              <w:divBdr>
                                <w:top w:val="none" w:sz="0" w:space="0" w:color="auto"/>
                                <w:left w:val="none" w:sz="0" w:space="0" w:color="auto"/>
                                <w:bottom w:val="none" w:sz="0" w:space="0" w:color="auto"/>
                                <w:right w:val="none" w:sz="0" w:space="0" w:color="auto"/>
                              </w:divBdr>
                              <w:divsChild>
                                <w:div w:id="1237937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41968259">
                          <w:marLeft w:val="0"/>
                          <w:marRight w:val="0"/>
                          <w:marTop w:val="0"/>
                          <w:marBottom w:val="0"/>
                          <w:divBdr>
                            <w:top w:val="none" w:sz="0" w:space="0" w:color="auto"/>
                            <w:left w:val="none" w:sz="0" w:space="0" w:color="auto"/>
                            <w:bottom w:val="none" w:sz="0" w:space="0" w:color="auto"/>
                            <w:right w:val="none" w:sz="0" w:space="0" w:color="auto"/>
                          </w:divBdr>
                          <w:divsChild>
                            <w:div w:id="322856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11899035">
          <w:marLeft w:val="0"/>
          <w:marRight w:val="0"/>
          <w:marTop w:val="0"/>
          <w:marBottom w:val="0"/>
          <w:divBdr>
            <w:top w:val="none" w:sz="0" w:space="0" w:color="auto"/>
            <w:left w:val="none" w:sz="0" w:space="0" w:color="auto"/>
            <w:bottom w:val="none" w:sz="0" w:space="0" w:color="auto"/>
            <w:right w:val="none" w:sz="0" w:space="0" w:color="auto"/>
          </w:divBdr>
          <w:divsChild>
            <w:div w:id="1327634897">
              <w:marLeft w:val="0"/>
              <w:marRight w:val="0"/>
              <w:marTop w:val="0"/>
              <w:marBottom w:val="0"/>
              <w:divBdr>
                <w:top w:val="none" w:sz="0" w:space="0" w:color="auto"/>
                <w:left w:val="none" w:sz="0" w:space="0" w:color="auto"/>
                <w:bottom w:val="none" w:sz="0" w:space="0" w:color="auto"/>
                <w:right w:val="none" w:sz="0" w:space="0" w:color="auto"/>
              </w:divBdr>
              <w:divsChild>
                <w:div w:id="523516253">
                  <w:marLeft w:val="0"/>
                  <w:marRight w:val="0"/>
                  <w:marTop w:val="0"/>
                  <w:marBottom w:val="0"/>
                  <w:divBdr>
                    <w:top w:val="none" w:sz="0" w:space="0" w:color="auto"/>
                    <w:left w:val="none" w:sz="0" w:space="0" w:color="auto"/>
                    <w:bottom w:val="none" w:sz="0" w:space="0" w:color="auto"/>
                    <w:right w:val="none" w:sz="0" w:space="0" w:color="auto"/>
                  </w:divBdr>
                  <w:divsChild>
                    <w:div w:id="890851648">
                      <w:marLeft w:val="0"/>
                      <w:marRight w:val="0"/>
                      <w:marTop w:val="0"/>
                      <w:marBottom w:val="0"/>
                      <w:divBdr>
                        <w:top w:val="none" w:sz="0" w:space="0" w:color="auto"/>
                        <w:left w:val="none" w:sz="0" w:space="0" w:color="auto"/>
                        <w:bottom w:val="none" w:sz="0" w:space="0" w:color="auto"/>
                        <w:right w:val="none" w:sz="0" w:space="0" w:color="auto"/>
                      </w:divBdr>
                      <w:divsChild>
                        <w:div w:id="341979227">
                          <w:marLeft w:val="0"/>
                          <w:marRight w:val="0"/>
                          <w:marTop w:val="0"/>
                          <w:marBottom w:val="0"/>
                          <w:divBdr>
                            <w:top w:val="none" w:sz="0" w:space="0" w:color="auto"/>
                            <w:left w:val="none" w:sz="0" w:space="0" w:color="auto"/>
                            <w:bottom w:val="none" w:sz="0" w:space="0" w:color="auto"/>
                            <w:right w:val="none" w:sz="0" w:space="0" w:color="auto"/>
                          </w:divBdr>
                          <w:divsChild>
                            <w:div w:id="131143525">
                              <w:marLeft w:val="0"/>
                              <w:marRight w:val="0"/>
                              <w:marTop w:val="0"/>
                              <w:marBottom w:val="0"/>
                              <w:divBdr>
                                <w:top w:val="none" w:sz="0" w:space="0" w:color="auto"/>
                                <w:left w:val="none" w:sz="0" w:space="0" w:color="auto"/>
                                <w:bottom w:val="none" w:sz="0" w:space="0" w:color="auto"/>
                                <w:right w:val="none" w:sz="0" w:space="0" w:color="auto"/>
                              </w:divBdr>
                            </w:div>
                            <w:div w:id="8795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6710">
                  <w:marLeft w:val="0"/>
                  <w:marRight w:val="0"/>
                  <w:marTop w:val="0"/>
                  <w:marBottom w:val="0"/>
                  <w:divBdr>
                    <w:top w:val="none" w:sz="0" w:space="0" w:color="auto"/>
                    <w:left w:val="none" w:sz="0" w:space="0" w:color="auto"/>
                    <w:bottom w:val="none" w:sz="0" w:space="0" w:color="auto"/>
                    <w:right w:val="none" w:sz="0" w:space="0" w:color="auto"/>
                  </w:divBdr>
                  <w:divsChild>
                    <w:div w:id="1206257059">
                      <w:marLeft w:val="0"/>
                      <w:marRight w:val="0"/>
                      <w:marTop w:val="0"/>
                      <w:marBottom w:val="0"/>
                      <w:divBdr>
                        <w:top w:val="none" w:sz="0" w:space="0" w:color="auto"/>
                        <w:left w:val="none" w:sz="0" w:space="0" w:color="auto"/>
                        <w:bottom w:val="none" w:sz="0" w:space="0" w:color="auto"/>
                        <w:right w:val="none" w:sz="0" w:space="0" w:color="auto"/>
                      </w:divBdr>
                      <w:divsChild>
                        <w:div w:id="189642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506818">
          <w:marLeft w:val="0"/>
          <w:marRight w:val="0"/>
          <w:marTop w:val="0"/>
          <w:marBottom w:val="0"/>
          <w:divBdr>
            <w:top w:val="none" w:sz="0" w:space="0" w:color="auto"/>
            <w:left w:val="none" w:sz="0" w:space="0" w:color="auto"/>
            <w:bottom w:val="none" w:sz="0" w:space="0" w:color="auto"/>
            <w:right w:val="none" w:sz="0" w:space="0" w:color="auto"/>
          </w:divBdr>
          <w:divsChild>
            <w:div w:id="249462304">
              <w:marLeft w:val="0"/>
              <w:marRight w:val="0"/>
              <w:marTop w:val="0"/>
              <w:marBottom w:val="0"/>
              <w:divBdr>
                <w:top w:val="none" w:sz="0" w:space="0" w:color="auto"/>
                <w:left w:val="none" w:sz="0" w:space="0" w:color="auto"/>
                <w:bottom w:val="none" w:sz="0" w:space="0" w:color="auto"/>
                <w:right w:val="none" w:sz="0" w:space="0" w:color="auto"/>
              </w:divBdr>
              <w:divsChild>
                <w:div w:id="912467811">
                  <w:marLeft w:val="0"/>
                  <w:marRight w:val="0"/>
                  <w:marTop w:val="0"/>
                  <w:marBottom w:val="0"/>
                  <w:divBdr>
                    <w:top w:val="none" w:sz="0" w:space="0" w:color="auto"/>
                    <w:left w:val="none" w:sz="0" w:space="0" w:color="auto"/>
                    <w:bottom w:val="none" w:sz="0" w:space="0" w:color="auto"/>
                    <w:right w:val="none" w:sz="0" w:space="0" w:color="auto"/>
                  </w:divBdr>
                  <w:divsChild>
                    <w:div w:id="132530549">
                      <w:marLeft w:val="0"/>
                      <w:marRight w:val="0"/>
                      <w:marTop w:val="0"/>
                      <w:marBottom w:val="0"/>
                      <w:divBdr>
                        <w:top w:val="none" w:sz="0" w:space="0" w:color="auto"/>
                        <w:left w:val="none" w:sz="0" w:space="0" w:color="auto"/>
                        <w:bottom w:val="none" w:sz="0" w:space="0" w:color="auto"/>
                        <w:right w:val="none" w:sz="0" w:space="0" w:color="auto"/>
                      </w:divBdr>
                      <w:divsChild>
                        <w:div w:id="771365670">
                          <w:marLeft w:val="0"/>
                          <w:marRight w:val="0"/>
                          <w:marTop w:val="0"/>
                          <w:marBottom w:val="0"/>
                          <w:divBdr>
                            <w:top w:val="none" w:sz="0" w:space="0" w:color="auto"/>
                            <w:left w:val="none" w:sz="0" w:space="0" w:color="auto"/>
                            <w:bottom w:val="none" w:sz="0" w:space="0" w:color="auto"/>
                            <w:right w:val="none" w:sz="0" w:space="0" w:color="auto"/>
                          </w:divBdr>
                          <w:divsChild>
                            <w:div w:id="952789481">
                              <w:marLeft w:val="0"/>
                              <w:marRight w:val="0"/>
                              <w:marTop w:val="0"/>
                              <w:marBottom w:val="0"/>
                              <w:divBdr>
                                <w:top w:val="none" w:sz="0" w:space="0" w:color="auto"/>
                                <w:left w:val="none" w:sz="0" w:space="0" w:color="auto"/>
                                <w:bottom w:val="none" w:sz="0" w:space="0" w:color="auto"/>
                                <w:right w:val="none" w:sz="0" w:space="0" w:color="auto"/>
                              </w:divBdr>
                              <w:divsChild>
                                <w:div w:id="501820280">
                                  <w:marLeft w:val="0"/>
                                  <w:marRight w:val="0"/>
                                  <w:marTop w:val="0"/>
                                  <w:marBottom w:val="0"/>
                                  <w:divBdr>
                                    <w:top w:val="none" w:sz="0" w:space="0" w:color="auto"/>
                                    <w:left w:val="none" w:sz="0" w:space="0" w:color="auto"/>
                                    <w:bottom w:val="none" w:sz="0" w:space="0" w:color="auto"/>
                                    <w:right w:val="none" w:sz="0" w:space="0" w:color="auto"/>
                                  </w:divBdr>
                                  <w:divsChild>
                                    <w:div w:id="3018135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870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926183">
          <w:marLeft w:val="0"/>
          <w:marRight w:val="0"/>
          <w:marTop w:val="0"/>
          <w:marBottom w:val="0"/>
          <w:divBdr>
            <w:top w:val="none" w:sz="0" w:space="0" w:color="auto"/>
            <w:left w:val="none" w:sz="0" w:space="0" w:color="auto"/>
            <w:bottom w:val="none" w:sz="0" w:space="0" w:color="auto"/>
            <w:right w:val="none" w:sz="0" w:space="0" w:color="auto"/>
          </w:divBdr>
          <w:divsChild>
            <w:div w:id="234514712">
              <w:marLeft w:val="0"/>
              <w:marRight w:val="0"/>
              <w:marTop w:val="0"/>
              <w:marBottom w:val="0"/>
              <w:divBdr>
                <w:top w:val="none" w:sz="0" w:space="0" w:color="auto"/>
                <w:left w:val="none" w:sz="0" w:space="0" w:color="auto"/>
                <w:bottom w:val="none" w:sz="0" w:space="0" w:color="auto"/>
                <w:right w:val="none" w:sz="0" w:space="0" w:color="auto"/>
              </w:divBdr>
              <w:divsChild>
                <w:div w:id="741297625">
                  <w:marLeft w:val="0"/>
                  <w:marRight w:val="0"/>
                  <w:marTop w:val="0"/>
                  <w:marBottom w:val="0"/>
                  <w:divBdr>
                    <w:top w:val="none" w:sz="0" w:space="0" w:color="auto"/>
                    <w:left w:val="none" w:sz="0" w:space="0" w:color="auto"/>
                    <w:bottom w:val="none" w:sz="0" w:space="0" w:color="auto"/>
                    <w:right w:val="none" w:sz="0" w:space="0" w:color="auto"/>
                  </w:divBdr>
                  <w:divsChild>
                    <w:div w:id="1561135249">
                      <w:marLeft w:val="0"/>
                      <w:marRight w:val="0"/>
                      <w:marTop w:val="0"/>
                      <w:marBottom w:val="0"/>
                      <w:divBdr>
                        <w:top w:val="none" w:sz="0" w:space="0" w:color="auto"/>
                        <w:left w:val="none" w:sz="0" w:space="0" w:color="auto"/>
                        <w:bottom w:val="none" w:sz="0" w:space="0" w:color="auto"/>
                        <w:right w:val="none" w:sz="0" w:space="0" w:color="auto"/>
                      </w:divBdr>
                      <w:divsChild>
                        <w:div w:id="135151753">
                          <w:marLeft w:val="0"/>
                          <w:marRight w:val="0"/>
                          <w:marTop w:val="0"/>
                          <w:marBottom w:val="0"/>
                          <w:divBdr>
                            <w:top w:val="none" w:sz="0" w:space="0" w:color="auto"/>
                            <w:left w:val="none" w:sz="0" w:space="0" w:color="auto"/>
                            <w:bottom w:val="none" w:sz="0" w:space="0" w:color="auto"/>
                            <w:right w:val="none" w:sz="0" w:space="0" w:color="auto"/>
                          </w:divBdr>
                          <w:divsChild>
                            <w:div w:id="1514567565">
                              <w:marLeft w:val="0"/>
                              <w:marRight w:val="0"/>
                              <w:marTop w:val="0"/>
                              <w:marBottom w:val="0"/>
                              <w:divBdr>
                                <w:top w:val="none" w:sz="0" w:space="0" w:color="auto"/>
                                <w:left w:val="none" w:sz="0" w:space="0" w:color="auto"/>
                                <w:bottom w:val="none" w:sz="0" w:space="0" w:color="auto"/>
                                <w:right w:val="none" w:sz="0" w:space="0" w:color="auto"/>
                              </w:divBdr>
                            </w:div>
                            <w:div w:id="20980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73348">
                  <w:marLeft w:val="0"/>
                  <w:marRight w:val="0"/>
                  <w:marTop w:val="0"/>
                  <w:marBottom w:val="0"/>
                  <w:divBdr>
                    <w:top w:val="none" w:sz="0" w:space="0" w:color="auto"/>
                    <w:left w:val="none" w:sz="0" w:space="0" w:color="auto"/>
                    <w:bottom w:val="none" w:sz="0" w:space="0" w:color="auto"/>
                    <w:right w:val="none" w:sz="0" w:space="0" w:color="auto"/>
                  </w:divBdr>
                  <w:divsChild>
                    <w:div w:id="854807497">
                      <w:marLeft w:val="0"/>
                      <w:marRight w:val="0"/>
                      <w:marTop w:val="0"/>
                      <w:marBottom w:val="0"/>
                      <w:divBdr>
                        <w:top w:val="none" w:sz="0" w:space="0" w:color="auto"/>
                        <w:left w:val="none" w:sz="0" w:space="0" w:color="auto"/>
                        <w:bottom w:val="none" w:sz="0" w:space="0" w:color="auto"/>
                        <w:right w:val="none" w:sz="0" w:space="0" w:color="auto"/>
                      </w:divBdr>
                      <w:divsChild>
                        <w:div w:id="162846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867753">
          <w:marLeft w:val="0"/>
          <w:marRight w:val="0"/>
          <w:marTop w:val="0"/>
          <w:marBottom w:val="0"/>
          <w:divBdr>
            <w:top w:val="none" w:sz="0" w:space="0" w:color="auto"/>
            <w:left w:val="none" w:sz="0" w:space="0" w:color="auto"/>
            <w:bottom w:val="none" w:sz="0" w:space="0" w:color="auto"/>
            <w:right w:val="none" w:sz="0" w:space="0" w:color="auto"/>
          </w:divBdr>
          <w:divsChild>
            <w:div w:id="171914771">
              <w:marLeft w:val="0"/>
              <w:marRight w:val="0"/>
              <w:marTop w:val="0"/>
              <w:marBottom w:val="0"/>
              <w:divBdr>
                <w:top w:val="none" w:sz="0" w:space="0" w:color="auto"/>
                <w:left w:val="none" w:sz="0" w:space="0" w:color="auto"/>
                <w:bottom w:val="none" w:sz="0" w:space="0" w:color="auto"/>
                <w:right w:val="none" w:sz="0" w:space="0" w:color="auto"/>
              </w:divBdr>
              <w:divsChild>
                <w:div w:id="137840225">
                  <w:marLeft w:val="0"/>
                  <w:marRight w:val="0"/>
                  <w:marTop w:val="0"/>
                  <w:marBottom w:val="0"/>
                  <w:divBdr>
                    <w:top w:val="none" w:sz="0" w:space="0" w:color="auto"/>
                    <w:left w:val="none" w:sz="0" w:space="0" w:color="auto"/>
                    <w:bottom w:val="none" w:sz="0" w:space="0" w:color="auto"/>
                    <w:right w:val="none" w:sz="0" w:space="0" w:color="auto"/>
                  </w:divBdr>
                  <w:divsChild>
                    <w:div w:id="428425154">
                      <w:marLeft w:val="0"/>
                      <w:marRight w:val="0"/>
                      <w:marTop w:val="0"/>
                      <w:marBottom w:val="0"/>
                      <w:divBdr>
                        <w:top w:val="none" w:sz="0" w:space="0" w:color="auto"/>
                        <w:left w:val="none" w:sz="0" w:space="0" w:color="auto"/>
                        <w:bottom w:val="none" w:sz="0" w:space="0" w:color="auto"/>
                        <w:right w:val="none" w:sz="0" w:space="0" w:color="auto"/>
                      </w:divBdr>
                      <w:divsChild>
                        <w:div w:id="2079596006">
                          <w:marLeft w:val="0"/>
                          <w:marRight w:val="0"/>
                          <w:marTop w:val="0"/>
                          <w:marBottom w:val="0"/>
                          <w:divBdr>
                            <w:top w:val="none" w:sz="0" w:space="0" w:color="auto"/>
                            <w:left w:val="none" w:sz="0" w:space="0" w:color="auto"/>
                            <w:bottom w:val="none" w:sz="0" w:space="0" w:color="auto"/>
                            <w:right w:val="none" w:sz="0" w:space="0" w:color="auto"/>
                          </w:divBdr>
                          <w:divsChild>
                            <w:div w:id="650018249">
                              <w:marLeft w:val="0"/>
                              <w:marRight w:val="0"/>
                              <w:marTop w:val="0"/>
                              <w:marBottom w:val="0"/>
                              <w:divBdr>
                                <w:top w:val="none" w:sz="0" w:space="0" w:color="auto"/>
                                <w:left w:val="none" w:sz="0" w:space="0" w:color="auto"/>
                                <w:bottom w:val="none" w:sz="0" w:space="0" w:color="auto"/>
                                <w:right w:val="none" w:sz="0" w:space="0" w:color="auto"/>
                              </w:divBdr>
                            </w:div>
                            <w:div w:id="10132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14503">
                  <w:marLeft w:val="0"/>
                  <w:marRight w:val="0"/>
                  <w:marTop w:val="0"/>
                  <w:marBottom w:val="0"/>
                  <w:divBdr>
                    <w:top w:val="none" w:sz="0" w:space="0" w:color="auto"/>
                    <w:left w:val="none" w:sz="0" w:space="0" w:color="auto"/>
                    <w:bottom w:val="none" w:sz="0" w:space="0" w:color="auto"/>
                    <w:right w:val="none" w:sz="0" w:space="0" w:color="auto"/>
                  </w:divBdr>
                  <w:divsChild>
                    <w:div w:id="1250893358">
                      <w:marLeft w:val="0"/>
                      <w:marRight w:val="0"/>
                      <w:marTop w:val="0"/>
                      <w:marBottom w:val="0"/>
                      <w:divBdr>
                        <w:top w:val="none" w:sz="0" w:space="0" w:color="auto"/>
                        <w:left w:val="none" w:sz="0" w:space="0" w:color="auto"/>
                        <w:bottom w:val="none" w:sz="0" w:space="0" w:color="auto"/>
                        <w:right w:val="none" w:sz="0" w:space="0" w:color="auto"/>
                      </w:divBdr>
                      <w:divsChild>
                        <w:div w:id="110718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590835">
          <w:marLeft w:val="0"/>
          <w:marRight w:val="0"/>
          <w:marTop w:val="0"/>
          <w:marBottom w:val="0"/>
          <w:divBdr>
            <w:top w:val="none" w:sz="0" w:space="0" w:color="auto"/>
            <w:left w:val="none" w:sz="0" w:space="0" w:color="auto"/>
            <w:bottom w:val="none" w:sz="0" w:space="0" w:color="auto"/>
            <w:right w:val="none" w:sz="0" w:space="0" w:color="auto"/>
          </w:divBdr>
          <w:divsChild>
            <w:div w:id="139350814">
              <w:marLeft w:val="0"/>
              <w:marRight w:val="0"/>
              <w:marTop w:val="0"/>
              <w:marBottom w:val="0"/>
              <w:divBdr>
                <w:top w:val="none" w:sz="0" w:space="0" w:color="auto"/>
                <w:left w:val="none" w:sz="0" w:space="0" w:color="auto"/>
                <w:bottom w:val="none" w:sz="0" w:space="0" w:color="auto"/>
                <w:right w:val="none" w:sz="0" w:space="0" w:color="auto"/>
              </w:divBdr>
              <w:divsChild>
                <w:div w:id="1463693031">
                  <w:marLeft w:val="0"/>
                  <w:marRight w:val="0"/>
                  <w:marTop w:val="0"/>
                  <w:marBottom w:val="0"/>
                  <w:divBdr>
                    <w:top w:val="none" w:sz="0" w:space="0" w:color="auto"/>
                    <w:left w:val="none" w:sz="0" w:space="0" w:color="auto"/>
                    <w:bottom w:val="none" w:sz="0" w:space="0" w:color="auto"/>
                    <w:right w:val="none" w:sz="0" w:space="0" w:color="auto"/>
                  </w:divBdr>
                  <w:divsChild>
                    <w:div w:id="978846042">
                      <w:marLeft w:val="0"/>
                      <w:marRight w:val="0"/>
                      <w:marTop w:val="0"/>
                      <w:marBottom w:val="0"/>
                      <w:divBdr>
                        <w:top w:val="none" w:sz="0" w:space="0" w:color="auto"/>
                        <w:left w:val="none" w:sz="0" w:space="0" w:color="auto"/>
                        <w:bottom w:val="none" w:sz="0" w:space="0" w:color="auto"/>
                        <w:right w:val="none" w:sz="0" w:space="0" w:color="auto"/>
                      </w:divBdr>
                      <w:divsChild>
                        <w:div w:id="5165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3290">
                  <w:marLeft w:val="0"/>
                  <w:marRight w:val="0"/>
                  <w:marTop w:val="0"/>
                  <w:marBottom w:val="0"/>
                  <w:divBdr>
                    <w:top w:val="none" w:sz="0" w:space="0" w:color="auto"/>
                    <w:left w:val="none" w:sz="0" w:space="0" w:color="auto"/>
                    <w:bottom w:val="none" w:sz="0" w:space="0" w:color="auto"/>
                    <w:right w:val="none" w:sz="0" w:space="0" w:color="auto"/>
                  </w:divBdr>
                  <w:divsChild>
                    <w:div w:id="1528787488">
                      <w:marLeft w:val="0"/>
                      <w:marRight w:val="0"/>
                      <w:marTop w:val="0"/>
                      <w:marBottom w:val="0"/>
                      <w:divBdr>
                        <w:top w:val="none" w:sz="0" w:space="0" w:color="auto"/>
                        <w:left w:val="none" w:sz="0" w:space="0" w:color="auto"/>
                        <w:bottom w:val="none" w:sz="0" w:space="0" w:color="auto"/>
                        <w:right w:val="none" w:sz="0" w:space="0" w:color="auto"/>
                      </w:divBdr>
                      <w:divsChild>
                        <w:div w:id="1632861058">
                          <w:marLeft w:val="0"/>
                          <w:marRight w:val="0"/>
                          <w:marTop w:val="0"/>
                          <w:marBottom w:val="0"/>
                          <w:divBdr>
                            <w:top w:val="none" w:sz="0" w:space="0" w:color="auto"/>
                            <w:left w:val="none" w:sz="0" w:space="0" w:color="auto"/>
                            <w:bottom w:val="none" w:sz="0" w:space="0" w:color="auto"/>
                            <w:right w:val="none" w:sz="0" w:space="0" w:color="auto"/>
                          </w:divBdr>
                          <w:divsChild>
                            <w:div w:id="1903983740">
                              <w:marLeft w:val="0"/>
                              <w:marRight w:val="0"/>
                              <w:marTop w:val="0"/>
                              <w:marBottom w:val="0"/>
                              <w:divBdr>
                                <w:top w:val="none" w:sz="0" w:space="0" w:color="auto"/>
                                <w:left w:val="none" w:sz="0" w:space="0" w:color="auto"/>
                                <w:bottom w:val="none" w:sz="0" w:space="0" w:color="auto"/>
                                <w:right w:val="none" w:sz="0" w:space="0" w:color="auto"/>
                              </w:divBdr>
                            </w:div>
                            <w:div w:id="208444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771550">
          <w:marLeft w:val="0"/>
          <w:marRight w:val="0"/>
          <w:marTop w:val="0"/>
          <w:marBottom w:val="0"/>
          <w:divBdr>
            <w:top w:val="none" w:sz="0" w:space="0" w:color="auto"/>
            <w:left w:val="none" w:sz="0" w:space="0" w:color="auto"/>
            <w:bottom w:val="none" w:sz="0" w:space="0" w:color="auto"/>
            <w:right w:val="none" w:sz="0" w:space="0" w:color="auto"/>
          </w:divBdr>
          <w:divsChild>
            <w:div w:id="182087888">
              <w:marLeft w:val="0"/>
              <w:marRight w:val="0"/>
              <w:marTop w:val="0"/>
              <w:marBottom w:val="0"/>
              <w:divBdr>
                <w:top w:val="none" w:sz="0" w:space="0" w:color="auto"/>
                <w:left w:val="none" w:sz="0" w:space="0" w:color="auto"/>
                <w:bottom w:val="none" w:sz="0" w:space="0" w:color="auto"/>
                <w:right w:val="none" w:sz="0" w:space="0" w:color="auto"/>
              </w:divBdr>
              <w:divsChild>
                <w:div w:id="1908147734">
                  <w:marLeft w:val="0"/>
                  <w:marRight w:val="0"/>
                  <w:marTop w:val="0"/>
                  <w:marBottom w:val="0"/>
                  <w:divBdr>
                    <w:top w:val="none" w:sz="0" w:space="0" w:color="auto"/>
                    <w:left w:val="none" w:sz="0" w:space="0" w:color="auto"/>
                    <w:bottom w:val="none" w:sz="0" w:space="0" w:color="auto"/>
                    <w:right w:val="none" w:sz="0" w:space="0" w:color="auto"/>
                  </w:divBdr>
                  <w:divsChild>
                    <w:div w:id="139612088">
                      <w:marLeft w:val="0"/>
                      <w:marRight w:val="0"/>
                      <w:marTop w:val="0"/>
                      <w:marBottom w:val="0"/>
                      <w:divBdr>
                        <w:top w:val="none" w:sz="0" w:space="0" w:color="auto"/>
                        <w:left w:val="none" w:sz="0" w:space="0" w:color="auto"/>
                        <w:bottom w:val="none" w:sz="0" w:space="0" w:color="auto"/>
                        <w:right w:val="none" w:sz="0" w:space="0" w:color="auto"/>
                      </w:divBdr>
                      <w:divsChild>
                        <w:div w:id="1953396024">
                          <w:marLeft w:val="0"/>
                          <w:marRight w:val="0"/>
                          <w:marTop w:val="0"/>
                          <w:marBottom w:val="0"/>
                          <w:divBdr>
                            <w:top w:val="none" w:sz="0" w:space="0" w:color="auto"/>
                            <w:left w:val="none" w:sz="0" w:space="0" w:color="auto"/>
                            <w:bottom w:val="none" w:sz="0" w:space="0" w:color="auto"/>
                            <w:right w:val="none" w:sz="0" w:space="0" w:color="auto"/>
                          </w:divBdr>
                          <w:divsChild>
                            <w:div w:id="162087567">
                              <w:marLeft w:val="0"/>
                              <w:marRight w:val="0"/>
                              <w:marTop w:val="0"/>
                              <w:marBottom w:val="0"/>
                              <w:divBdr>
                                <w:top w:val="none" w:sz="0" w:space="0" w:color="auto"/>
                                <w:left w:val="none" w:sz="0" w:space="0" w:color="auto"/>
                                <w:bottom w:val="none" w:sz="0" w:space="0" w:color="auto"/>
                                <w:right w:val="none" w:sz="0" w:space="0" w:color="auto"/>
                              </w:divBdr>
                            </w:div>
                            <w:div w:id="97664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85537">
                  <w:marLeft w:val="0"/>
                  <w:marRight w:val="0"/>
                  <w:marTop w:val="0"/>
                  <w:marBottom w:val="0"/>
                  <w:divBdr>
                    <w:top w:val="none" w:sz="0" w:space="0" w:color="auto"/>
                    <w:left w:val="none" w:sz="0" w:space="0" w:color="auto"/>
                    <w:bottom w:val="none" w:sz="0" w:space="0" w:color="auto"/>
                    <w:right w:val="none" w:sz="0" w:space="0" w:color="auto"/>
                  </w:divBdr>
                  <w:divsChild>
                    <w:div w:id="1713995437">
                      <w:marLeft w:val="0"/>
                      <w:marRight w:val="0"/>
                      <w:marTop w:val="0"/>
                      <w:marBottom w:val="0"/>
                      <w:divBdr>
                        <w:top w:val="none" w:sz="0" w:space="0" w:color="auto"/>
                        <w:left w:val="none" w:sz="0" w:space="0" w:color="auto"/>
                        <w:bottom w:val="none" w:sz="0" w:space="0" w:color="auto"/>
                        <w:right w:val="none" w:sz="0" w:space="0" w:color="auto"/>
                      </w:divBdr>
                      <w:divsChild>
                        <w:div w:id="13564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921704">
          <w:marLeft w:val="0"/>
          <w:marRight w:val="0"/>
          <w:marTop w:val="0"/>
          <w:marBottom w:val="0"/>
          <w:divBdr>
            <w:top w:val="none" w:sz="0" w:space="0" w:color="auto"/>
            <w:left w:val="none" w:sz="0" w:space="0" w:color="auto"/>
            <w:bottom w:val="none" w:sz="0" w:space="0" w:color="auto"/>
            <w:right w:val="none" w:sz="0" w:space="0" w:color="auto"/>
          </w:divBdr>
          <w:divsChild>
            <w:div w:id="1970889703">
              <w:marLeft w:val="0"/>
              <w:marRight w:val="0"/>
              <w:marTop w:val="0"/>
              <w:marBottom w:val="0"/>
              <w:divBdr>
                <w:top w:val="none" w:sz="0" w:space="0" w:color="auto"/>
                <w:left w:val="none" w:sz="0" w:space="0" w:color="auto"/>
                <w:bottom w:val="none" w:sz="0" w:space="0" w:color="auto"/>
                <w:right w:val="none" w:sz="0" w:space="0" w:color="auto"/>
              </w:divBdr>
              <w:divsChild>
                <w:div w:id="1993361669">
                  <w:marLeft w:val="0"/>
                  <w:marRight w:val="0"/>
                  <w:marTop w:val="0"/>
                  <w:marBottom w:val="0"/>
                  <w:divBdr>
                    <w:top w:val="none" w:sz="0" w:space="0" w:color="auto"/>
                    <w:left w:val="none" w:sz="0" w:space="0" w:color="auto"/>
                    <w:bottom w:val="none" w:sz="0" w:space="0" w:color="auto"/>
                    <w:right w:val="none" w:sz="0" w:space="0" w:color="auto"/>
                  </w:divBdr>
                  <w:divsChild>
                    <w:div w:id="143205962">
                      <w:marLeft w:val="0"/>
                      <w:marRight w:val="0"/>
                      <w:marTop w:val="0"/>
                      <w:marBottom w:val="0"/>
                      <w:divBdr>
                        <w:top w:val="none" w:sz="0" w:space="0" w:color="auto"/>
                        <w:left w:val="none" w:sz="0" w:space="0" w:color="auto"/>
                        <w:bottom w:val="none" w:sz="0" w:space="0" w:color="auto"/>
                        <w:right w:val="none" w:sz="0" w:space="0" w:color="auto"/>
                      </w:divBdr>
                      <w:divsChild>
                        <w:div w:id="21210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6714">
                  <w:marLeft w:val="0"/>
                  <w:marRight w:val="0"/>
                  <w:marTop w:val="0"/>
                  <w:marBottom w:val="0"/>
                  <w:divBdr>
                    <w:top w:val="none" w:sz="0" w:space="0" w:color="auto"/>
                    <w:left w:val="none" w:sz="0" w:space="0" w:color="auto"/>
                    <w:bottom w:val="none" w:sz="0" w:space="0" w:color="auto"/>
                    <w:right w:val="none" w:sz="0" w:space="0" w:color="auto"/>
                  </w:divBdr>
                  <w:divsChild>
                    <w:div w:id="1969701201">
                      <w:marLeft w:val="0"/>
                      <w:marRight w:val="0"/>
                      <w:marTop w:val="0"/>
                      <w:marBottom w:val="0"/>
                      <w:divBdr>
                        <w:top w:val="none" w:sz="0" w:space="0" w:color="auto"/>
                        <w:left w:val="none" w:sz="0" w:space="0" w:color="auto"/>
                        <w:bottom w:val="none" w:sz="0" w:space="0" w:color="auto"/>
                        <w:right w:val="none" w:sz="0" w:space="0" w:color="auto"/>
                      </w:divBdr>
                      <w:divsChild>
                        <w:div w:id="750085510">
                          <w:marLeft w:val="0"/>
                          <w:marRight w:val="0"/>
                          <w:marTop w:val="0"/>
                          <w:marBottom w:val="0"/>
                          <w:divBdr>
                            <w:top w:val="none" w:sz="0" w:space="0" w:color="auto"/>
                            <w:left w:val="none" w:sz="0" w:space="0" w:color="auto"/>
                            <w:bottom w:val="none" w:sz="0" w:space="0" w:color="auto"/>
                            <w:right w:val="none" w:sz="0" w:space="0" w:color="auto"/>
                          </w:divBdr>
                          <w:divsChild>
                            <w:div w:id="1881165682">
                              <w:marLeft w:val="0"/>
                              <w:marRight w:val="0"/>
                              <w:marTop w:val="0"/>
                              <w:marBottom w:val="0"/>
                              <w:divBdr>
                                <w:top w:val="none" w:sz="0" w:space="0" w:color="auto"/>
                                <w:left w:val="none" w:sz="0" w:space="0" w:color="auto"/>
                                <w:bottom w:val="none" w:sz="0" w:space="0" w:color="auto"/>
                                <w:right w:val="none" w:sz="0" w:space="0" w:color="auto"/>
                              </w:divBdr>
                            </w:div>
                            <w:div w:id="196870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12883">
          <w:marLeft w:val="0"/>
          <w:marRight w:val="0"/>
          <w:marTop w:val="0"/>
          <w:marBottom w:val="0"/>
          <w:divBdr>
            <w:top w:val="none" w:sz="0" w:space="0" w:color="auto"/>
            <w:left w:val="none" w:sz="0" w:space="0" w:color="auto"/>
            <w:bottom w:val="none" w:sz="0" w:space="0" w:color="auto"/>
            <w:right w:val="none" w:sz="0" w:space="0" w:color="auto"/>
          </w:divBdr>
          <w:divsChild>
            <w:div w:id="872613045">
              <w:marLeft w:val="0"/>
              <w:marRight w:val="0"/>
              <w:marTop w:val="0"/>
              <w:marBottom w:val="0"/>
              <w:divBdr>
                <w:top w:val="none" w:sz="0" w:space="0" w:color="auto"/>
                <w:left w:val="none" w:sz="0" w:space="0" w:color="auto"/>
                <w:bottom w:val="none" w:sz="0" w:space="0" w:color="auto"/>
                <w:right w:val="none" w:sz="0" w:space="0" w:color="auto"/>
              </w:divBdr>
              <w:divsChild>
                <w:div w:id="150218863">
                  <w:marLeft w:val="0"/>
                  <w:marRight w:val="0"/>
                  <w:marTop w:val="0"/>
                  <w:marBottom w:val="0"/>
                  <w:divBdr>
                    <w:top w:val="none" w:sz="0" w:space="0" w:color="auto"/>
                    <w:left w:val="none" w:sz="0" w:space="0" w:color="auto"/>
                    <w:bottom w:val="none" w:sz="0" w:space="0" w:color="auto"/>
                    <w:right w:val="none" w:sz="0" w:space="0" w:color="auto"/>
                  </w:divBdr>
                  <w:divsChild>
                    <w:div w:id="227228750">
                      <w:marLeft w:val="0"/>
                      <w:marRight w:val="0"/>
                      <w:marTop w:val="0"/>
                      <w:marBottom w:val="0"/>
                      <w:divBdr>
                        <w:top w:val="none" w:sz="0" w:space="0" w:color="auto"/>
                        <w:left w:val="none" w:sz="0" w:space="0" w:color="auto"/>
                        <w:bottom w:val="none" w:sz="0" w:space="0" w:color="auto"/>
                        <w:right w:val="none" w:sz="0" w:space="0" w:color="auto"/>
                      </w:divBdr>
                    </w:div>
                    <w:div w:id="434593334">
                      <w:marLeft w:val="0"/>
                      <w:marRight w:val="0"/>
                      <w:marTop w:val="0"/>
                      <w:marBottom w:val="0"/>
                      <w:divBdr>
                        <w:top w:val="none" w:sz="0" w:space="0" w:color="auto"/>
                        <w:left w:val="none" w:sz="0" w:space="0" w:color="auto"/>
                        <w:bottom w:val="none" w:sz="0" w:space="0" w:color="auto"/>
                        <w:right w:val="none" w:sz="0" w:space="0" w:color="auto"/>
                      </w:divBdr>
                    </w:div>
                    <w:div w:id="682632335">
                      <w:marLeft w:val="0"/>
                      <w:marRight w:val="0"/>
                      <w:marTop w:val="0"/>
                      <w:marBottom w:val="0"/>
                      <w:divBdr>
                        <w:top w:val="none" w:sz="0" w:space="0" w:color="auto"/>
                        <w:left w:val="none" w:sz="0" w:space="0" w:color="auto"/>
                        <w:bottom w:val="none" w:sz="0" w:space="0" w:color="auto"/>
                        <w:right w:val="none" w:sz="0" w:space="0" w:color="auto"/>
                      </w:divBdr>
                    </w:div>
                    <w:div w:id="187133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79780">
          <w:marLeft w:val="0"/>
          <w:marRight w:val="0"/>
          <w:marTop w:val="0"/>
          <w:marBottom w:val="0"/>
          <w:divBdr>
            <w:top w:val="none" w:sz="0" w:space="0" w:color="auto"/>
            <w:left w:val="none" w:sz="0" w:space="0" w:color="auto"/>
            <w:bottom w:val="none" w:sz="0" w:space="0" w:color="auto"/>
            <w:right w:val="none" w:sz="0" w:space="0" w:color="auto"/>
          </w:divBdr>
          <w:divsChild>
            <w:div w:id="151217785">
              <w:marLeft w:val="0"/>
              <w:marRight w:val="0"/>
              <w:marTop w:val="0"/>
              <w:marBottom w:val="0"/>
              <w:divBdr>
                <w:top w:val="none" w:sz="0" w:space="0" w:color="auto"/>
                <w:left w:val="none" w:sz="0" w:space="0" w:color="auto"/>
                <w:bottom w:val="none" w:sz="0" w:space="0" w:color="auto"/>
                <w:right w:val="none" w:sz="0" w:space="0" w:color="auto"/>
              </w:divBdr>
              <w:divsChild>
                <w:div w:id="1417745593">
                  <w:marLeft w:val="0"/>
                  <w:marRight w:val="0"/>
                  <w:marTop w:val="0"/>
                  <w:marBottom w:val="0"/>
                  <w:divBdr>
                    <w:top w:val="none" w:sz="0" w:space="0" w:color="auto"/>
                    <w:left w:val="none" w:sz="0" w:space="0" w:color="auto"/>
                    <w:bottom w:val="none" w:sz="0" w:space="0" w:color="auto"/>
                    <w:right w:val="none" w:sz="0" w:space="0" w:color="auto"/>
                  </w:divBdr>
                  <w:divsChild>
                    <w:div w:id="371196600">
                      <w:marLeft w:val="0"/>
                      <w:marRight w:val="0"/>
                      <w:marTop w:val="0"/>
                      <w:marBottom w:val="0"/>
                      <w:divBdr>
                        <w:top w:val="none" w:sz="0" w:space="0" w:color="auto"/>
                        <w:left w:val="none" w:sz="0" w:space="0" w:color="auto"/>
                        <w:bottom w:val="none" w:sz="0" w:space="0" w:color="auto"/>
                        <w:right w:val="none" w:sz="0" w:space="0" w:color="auto"/>
                      </w:divBdr>
                      <w:divsChild>
                        <w:div w:id="310670822">
                          <w:marLeft w:val="96"/>
                          <w:marRight w:val="0"/>
                          <w:marTop w:val="150"/>
                          <w:marBottom w:val="0"/>
                          <w:divBdr>
                            <w:top w:val="none" w:sz="0" w:space="0" w:color="auto"/>
                            <w:left w:val="single" w:sz="6" w:space="6" w:color="CCCCCC"/>
                            <w:bottom w:val="none" w:sz="0" w:space="0" w:color="auto"/>
                            <w:right w:val="none" w:sz="0" w:space="0" w:color="auto"/>
                          </w:divBdr>
                          <w:divsChild>
                            <w:div w:id="895358484">
                              <w:marLeft w:val="0"/>
                              <w:marRight w:val="0"/>
                              <w:marTop w:val="0"/>
                              <w:marBottom w:val="0"/>
                              <w:divBdr>
                                <w:top w:val="none" w:sz="0" w:space="0" w:color="auto"/>
                                <w:left w:val="none" w:sz="0" w:space="0" w:color="auto"/>
                                <w:bottom w:val="none" w:sz="0" w:space="0" w:color="auto"/>
                                <w:right w:val="none" w:sz="0" w:space="0" w:color="auto"/>
                              </w:divBdr>
                              <w:divsChild>
                                <w:div w:id="1331443697">
                                  <w:marLeft w:val="0"/>
                                  <w:marRight w:val="0"/>
                                  <w:marTop w:val="0"/>
                                  <w:marBottom w:val="0"/>
                                  <w:divBdr>
                                    <w:top w:val="none" w:sz="0" w:space="0" w:color="auto"/>
                                    <w:left w:val="none" w:sz="0" w:space="0" w:color="auto"/>
                                    <w:bottom w:val="none" w:sz="0" w:space="0" w:color="auto"/>
                                    <w:right w:val="none" w:sz="0" w:space="0" w:color="auto"/>
                                  </w:divBdr>
                                  <w:divsChild>
                                    <w:div w:id="9620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620983">
          <w:marLeft w:val="0"/>
          <w:marRight w:val="0"/>
          <w:marTop w:val="0"/>
          <w:marBottom w:val="0"/>
          <w:divBdr>
            <w:top w:val="none" w:sz="0" w:space="0" w:color="auto"/>
            <w:left w:val="none" w:sz="0" w:space="0" w:color="auto"/>
            <w:bottom w:val="none" w:sz="0" w:space="0" w:color="auto"/>
            <w:right w:val="none" w:sz="0" w:space="0" w:color="auto"/>
          </w:divBdr>
          <w:divsChild>
            <w:div w:id="469985270">
              <w:marLeft w:val="0"/>
              <w:marRight w:val="0"/>
              <w:marTop w:val="0"/>
              <w:marBottom w:val="0"/>
              <w:divBdr>
                <w:top w:val="none" w:sz="0" w:space="0" w:color="auto"/>
                <w:left w:val="none" w:sz="0" w:space="0" w:color="auto"/>
                <w:bottom w:val="none" w:sz="0" w:space="0" w:color="auto"/>
                <w:right w:val="none" w:sz="0" w:space="0" w:color="auto"/>
              </w:divBdr>
              <w:divsChild>
                <w:div w:id="705445820">
                  <w:marLeft w:val="0"/>
                  <w:marRight w:val="0"/>
                  <w:marTop w:val="0"/>
                  <w:marBottom w:val="0"/>
                  <w:divBdr>
                    <w:top w:val="none" w:sz="0" w:space="0" w:color="auto"/>
                    <w:left w:val="none" w:sz="0" w:space="0" w:color="auto"/>
                    <w:bottom w:val="none" w:sz="0" w:space="0" w:color="auto"/>
                    <w:right w:val="none" w:sz="0" w:space="0" w:color="auto"/>
                  </w:divBdr>
                  <w:divsChild>
                    <w:div w:id="915240529">
                      <w:marLeft w:val="0"/>
                      <w:marRight w:val="0"/>
                      <w:marTop w:val="0"/>
                      <w:marBottom w:val="0"/>
                      <w:divBdr>
                        <w:top w:val="none" w:sz="0" w:space="0" w:color="auto"/>
                        <w:left w:val="none" w:sz="0" w:space="0" w:color="auto"/>
                        <w:bottom w:val="none" w:sz="0" w:space="0" w:color="auto"/>
                        <w:right w:val="none" w:sz="0" w:space="0" w:color="auto"/>
                      </w:divBdr>
                      <w:divsChild>
                        <w:div w:id="153184004">
                          <w:marLeft w:val="0"/>
                          <w:marRight w:val="0"/>
                          <w:marTop w:val="0"/>
                          <w:marBottom w:val="0"/>
                          <w:divBdr>
                            <w:top w:val="none" w:sz="0" w:space="0" w:color="auto"/>
                            <w:left w:val="none" w:sz="0" w:space="0" w:color="auto"/>
                            <w:bottom w:val="none" w:sz="0" w:space="0" w:color="auto"/>
                            <w:right w:val="none" w:sz="0" w:space="0" w:color="auto"/>
                          </w:divBdr>
                          <w:divsChild>
                            <w:div w:id="648753723">
                              <w:marLeft w:val="0"/>
                              <w:marRight w:val="0"/>
                              <w:marTop w:val="0"/>
                              <w:marBottom w:val="0"/>
                              <w:divBdr>
                                <w:top w:val="none" w:sz="0" w:space="0" w:color="auto"/>
                                <w:left w:val="none" w:sz="0" w:space="0" w:color="auto"/>
                                <w:bottom w:val="none" w:sz="0" w:space="0" w:color="auto"/>
                                <w:right w:val="none" w:sz="0" w:space="0" w:color="auto"/>
                              </w:divBdr>
                            </w:div>
                            <w:div w:id="17734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676053">
                  <w:marLeft w:val="0"/>
                  <w:marRight w:val="0"/>
                  <w:marTop w:val="0"/>
                  <w:marBottom w:val="0"/>
                  <w:divBdr>
                    <w:top w:val="none" w:sz="0" w:space="0" w:color="auto"/>
                    <w:left w:val="none" w:sz="0" w:space="0" w:color="auto"/>
                    <w:bottom w:val="none" w:sz="0" w:space="0" w:color="auto"/>
                    <w:right w:val="none" w:sz="0" w:space="0" w:color="auto"/>
                  </w:divBdr>
                  <w:divsChild>
                    <w:div w:id="680930622">
                      <w:marLeft w:val="0"/>
                      <w:marRight w:val="0"/>
                      <w:marTop w:val="0"/>
                      <w:marBottom w:val="0"/>
                      <w:divBdr>
                        <w:top w:val="none" w:sz="0" w:space="0" w:color="auto"/>
                        <w:left w:val="none" w:sz="0" w:space="0" w:color="auto"/>
                        <w:bottom w:val="none" w:sz="0" w:space="0" w:color="auto"/>
                        <w:right w:val="none" w:sz="0" w:space="0" w:color="auto"/>
                      </w:divBdr>
                      <w:divsChild>
                        <w:div w:id="6840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345648">
          <w:marLeft w:val="0"/>
          <w:marRight w:val="0"/>
          <w:marTop w:val="0"/>
          <w:marBottom w:val="0"/>
          <w:divBdr>
            <w:top w:val="none" w:sz="0" w:space="0" w:color="auto"/>
            <w:left w:val="none" w:sz="0" w:space="0" w:color="auto"/>
            <w:bottom w:val="none" w:sz="0" w:space="0" w:color="auto"/>
            <w:right w:val="none" w:sz="0" w:space="0" w:color="auto"/>
          </w:divBdr>
          <w:divsChild>
            <w:div w:id="154348857">
              <w:marLeft w:val="0"/>
              <w:marRight w:val="0"/>
              <w:marTop w:val="0"/>
              <w:marBottom w:val="0"/>
              <w:divBdr>
                <w:top w:val="none" w:sz="0" w:space="0" w:color="auto"/>
                <w:left w:val="none" w:sz="0" w:space="0" w:color="auto"/>
                <w:bottom w:val="none" w:sz="0" w:space="0" w:color="auto"/>
                <w:right w:val="none" w:sz="0" w:space="0" w:color="auto"/>
              </w:divBdr>
            </w:div>
          </w:divsChild>
        </w:div>
        <w:div w:id="2130856252">
          <w:marLeft w:val="0"/>
          <w:marRight w:val="0"/>
          <w:marTop w:val="0"/>
          <w:marBottom w:val="0"/>
          <w:divBdr>
            <w:top w:val="none" w:sz="0" w:space="0" w:color="auto"/>
            <w:left w:val="none" w:sz="0" w:space="0" w:color="auto"/>
            <w:bottom w:val="none" w:sz="0" w:space="0" w:color="auto"/>
            <w:right w:val="none" w:sz="0" w:space="0" w:color="auto"/>
          </w:divBdr>
          <w:divsChild>
            <w:div w:id="199364566">
              <w:marLeft w:val="0"/>
              <w:marRight w:val="0"/>
              <w:marTop w:val="0"/>
              <w:marBottom w:val="0"/>
              <w:divBdr>
                <w:top w:val="none" w:sz="0" w:space="0" w:color="auto"/>
                <w:left w:val="none" w:sz="0" w:space="0" w:color="auto"/>
                <w:bottom w:val="none" w:sz="0" w:space="0" w:color="auto"/>
                <w:right w:val="none" w:sz="0" w:space="0" w:color="auto"/>
              </w:divBdr>
              <w:divsChild>
                <w:div w:id="481577592">
                  <w:marLeft w:val="0"/>
                  <w:marRight w:val="0"/>
                  <w:marTop w:val="0"/>
                  <w:marBottom w:val="0"/>
                  <w:divBdr>
                    <w:top w:val="none" w:sz="0" w:space="0" w:color="auto"/>
                    <w:left w:val="none" w:sz="0" w:space="0" w:color="auto"/>
                    <w:bottom w:val="none" w:sz="0" w:space="0" w:color="auto"/>
                    <w:right w:val="none" w:sz="0" w:space="0" w:color="auto"/>
                  </w:divBdr>
                  <w:divsChild>
                    <w:div w:id="170344089">
                      <w:marLeft w:val="0"/>
                      <w:marRight w:val="0"/>
                      <w:marTop w:val="0"/>
                      <w:marBottom w:val="0"/>
                      <w:divBdr>
                        <w:top w:val="none" w:sz="0" w:space="0" w:color="auto"/>
                        <w:left w:val="none" w:sz="0" w:space="0" w:color="auto"/>
                        <w:bottom w:val="none" w:sz="0" w:space="0" w:color="auto"/>
                        <w:right w:val="none" w:sz="0" w:space="0" w:color="auto"/>
                      </w:divBdr>
                      <w:divsChild>
                        <w:div w:id="155265277">
                          <w:marLeft w:val="0"/>
                          <w:marRight w:val="0"/>
                          <w:marTop w:val="0"/>
                          <w:marBottom w:val="0"/>
                          <w:divBdr>
                            <w:top w:val="none" w:sz="0" w:space="0" w:color="auto"/>
                            <w:left w:val="none" w:sz="0" w:space="0" w:color="auto"/>
                            <w:bottom w:val="none" w:sz="0" w:space="0" w:color="auto"/>
                            <w:right w:val="none" w:sz="0" w:space="0" w:color="auto"/>
                          </w:divBdr>
                          <w:divsChild>
                            <w:div w:id="22172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653981">
                          <w:marLeft w:val="0"/>
                          <w:marRight w:val="0"/>
                          <w:marTop w:val="0"/>
                          <w:marBottom w:val="0"/>
                          <w:divBdr>
                            <w:top w:val="none" w:sz="0" w:space="0" w:color="auto"/>
                            <w:left w:val="none" w:sz="0" w:space="0" w:color="auto"/>
                            <w:bottom w:val="none" w:sz="0" w:space="0" w:color="auto"/>
                            <w:right w:val="none" w:sz="0" w:space="0" w:color="auto"/>
                          </w:divBdr>
                          <w:divsChild>
                            <w:div w:id="286472420">
                              <w:marLeft w:val="0"/>
                              <w:marRight w:val="0"/>
                              <w:marTop w:val="0"/>
                              <w:marBottom w:val="0"/>
                              <w:divBdr>
                                <w:top w:val="none" w:sz="0" w:space="0" w:color="auto"/>
                                <w:left w:val="none" w:sz="0" w:space="0" w:color="auto"/>
                                <w:bottom w:val="none" w:sz="0" w:space="0" w:color="auto"/>
                                <w:right w:val="none" w:sz="0" w:space="0" w:color="auto"/>
                              </w:divBdr>
                              <w:divsChild>
                                <w:div w:id="332343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78097465">
                          <w:marLeft w:val="0"/>
                          <w:marRight w:val="0"/>
                          <w:marTop w:val="0"/>
                          <w:marBottom w:val="0"/>
                          <w:divBdr>
                            <w:top w:val="none" w:sz="0" w:space="0" w:color="auto"/>
                            <w:left w:val="none" w:sz="0" w:space="0" w:color="auto"/>
                            <w:bottom w:val="none" w:sz="0" w:space="0" w:color="auto"/>
                            <w:right w:val="none" w:sz="0" w:space="0" w:color="auto"/>
                          </w:divBdr>
                          <w:divsChild>
                            <w:div w:id="641734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37160344">
          <w:marLeft w:val="0"/>
          <w:marRight w:val="0"/>
          <w:marTop w:val="0"/>
          <w:marBottom w:val="0"/>
          <w:divBdr>
            <w:top w:val="none" w:sz="0" w:space="0" w:color="auto"/>
            <w:left w:val="none" w:sz="0" w:space="0" w:color="auto"/>
            <w:bottom w:val="none" w:sz="0" w:space="0" w:color="auto"/>
            <w:right w:val="none" w:sz="0" w:space="0" w:color="auto"/>
          </w:divBdr>
          <w:divsChild>
            <w:div w:id="164245231">
              <w:marLeft w:val="0"/>
              <w:marRight w:val="0"/>
              <w:marTop w:val="0"/>
              <w:marBottom w:val="0"/>
              <w:divBdr>
                <w:top w:val="none" w:sz="0" w:space="0" w:color="auto"/>
                <w:left w:val="none" w:sz="0" w:space="0" w:color="auto"/>
                <w:bottom w:val="none" w:sz="0" w:space="0" w:color="auto"/>
                <w:right w:val="none" w:sz="0" w:space="0" w:color="auto"/>
              </w:divBdr>
              <w:divsChild>
                <w:div w:id="1213230421">
                  <w:marLeft w:val="0"/>
                  <w:marRight w:val="0"/>
                  <w:marTop w:val="0"/>
                  <w:marBottom w:val="0"/>
                  <w:divBdr>
                    <w:top w:val="none" w:sz="0" w:space="0" w:color="auto"/>
                    <w:left w:val="none" w:sz="0" w:space="0" w:color="auto"/>
                    <w:bottom w:val="none" w:sz="0" w:space="0" w:color="auto"/>
                    <w:right w:val="none" w:sz="0" w:space="0" w:color="auto"/>
                  </w:divBdr>
                  <w:divsChild>
                    <w:div w:id="397822059">
                      <w:marLeft w:val="0"/>
                      <w:marRight w:val="0"/>
                      <w:marTop w:val="0"/>
                      <w:marBottom w:val="0"/>
                      <w:divBdr>
                        <w:top w:val="none" w:sz="0" w:space="0" w:color="auto"/>
                        <w:left w:val="none" w:sz="0" w:space="0" w:color="auto"/>
                        <w:bottom w:val="none" w:sz="0" w:space="0" w:color="auto"/>
                        <w:right w:val="none" w:sz="0" w:space="0" w:color="auto"/>
                      </w:divBdr>
                    </w:div>
                    <w:div w:id="1860654907">
                      <w:marLeft w:val="0"/>
                      <w:marRight w:val="0"/>
                      <w:marTop w:val="0"/>
                      <w:marBottom w:val="0"/>
                      <w:divBdr>
                        <w:top w:val="none" w:sz="0" w:space="0" w:color="auto"/>
                        <w:left w:val="none" w:sz="0" w:space="0" w:color="auto"/>
                        <w:bottom w:val="none" w:sz="0" w:space="0" w:color="auto"/>
                        <w:right w:val="none" w:sz="0" w:space="0" w:color="auto"/>
                      </w:divBdr>
                      <w:divsChild>
                        <w:div w:id="47553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642088">
          <w:marLeft w:val="0"/>
          <w:marRight w:val="0"/>
          <w:marTop w:val="0"/>
          <w:marBottom w:val="0"/>
          <w:divBdr>
            <w:top w:val="none" w:sz="0" w:space="0" w:color="auto"/>
            <w:left w:val="none" w:sz="0" w:space="0" w:color="auto"/>
            <w:bottom w:val="none" w:sz="0" w:space="0" w:color="auto"/>
            <w:right w:val="none" w:sz="0" w:space="0" w:color="auto"/>
          </w:divBdr>
          <w:divsChild>
            <w:div w:id="1645313576">
              <w:marLeft w:val="0"/>
              <w:marRight w:val="0"/>
              <w:marTop w:val="0"/>
              <w:marBottom w:val="0"/>
              <w:divBdr>
                <w:top w:val="none" w:sz="0" w:space="0" w:color="auto"/>
                <w:left w:val="none" w:sz="0" w:space="0" w:color="auto"/>
                <w:bottom w:val="none" w:sz="0" w:space="0" w:color="auto"/>
                <w:right w:val="none" w:sz="0" w:space="0" w:color="auto"/>
              </w:divBdr>
              <w:divsChild>
                <w:div w:id="463432287">
                  <w:marLeft w:val="0"/>
                  <w:marRight w:val="0"/>
                  <w:marTop w:val="0"/>
                  <w:marBottom w:val="0"/>
                  <w:divBdr>
                    <w:top w:val="none" w:sz="0" w:space="0" w:color="auto"/>
                    <w:left w:val="none" w:sz="0" w:space="0" w:color="auto"/>
                    <w:bottom w:val="none" w:sz="0" w:space="0" w:color="auto"/>
                    <w:right w:val="none" w:sz="0" w:space="0" w:color="auto"/>
                  </w:divBdr>
                  <w:divsChild>
                    <w:div w:id="168256123">
                      <w:marLeft w:val="0"/>
                      <w:marRight w:val="0"/>
                      <w:marTop w:val="0"/>
                      <w:marBottom w:val="0"/>
                      <w:divBdr>
                        <w:top w:val="none" w:sz="0" w:space="0" w:color="auto"/>
                        <w:left w:val="none" w:sz="0" w:space="0" w:color="auto"/>
                        <w:bottom w:val="none" w:sz="0" w:space="0" w:color="auto"/>
                        <w:right w:val="none" w:sz="0" w:space="0" w:color="auto"/>
                      </w:divBdr>
                      <w:divsChild>
                        <w:div w:id="179158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7866">
                  <w:marLeft w:val="0"/>
                  <w:marRight w:val="0"/>
                  <w:marTop w:val="0"/>
                  <w:marBottom w:val="0"/>
                  <w:divBdr>
                    <w:top w:val="none" w:sz="0" w:space="0" w:color="auto"/>
                    <w:left w:val="none" w:sz="0" w:space="0" w:color="auto"/>
                    <w:bottom w:val="none" w:sz="0" w:space="0" w:color="auto"/>
                    <w:right w:val="none" w:sz="0" w:space="0" w:color="auto"/>
                  </w:divBdr>
                  <w:divsChild>
                    <w:div w:id="795637550">
                      <w:marLeft w:val="0"/>
                      <w:marRight w:val="0"/>
                      <w:marTop w:val="0"/>
                      <w:marBottom w:val="0"/>
                      <w:divBdr>
                        <w:top w:val="none" w:sz="0" w:space="0" w:color="auto"/>
                        <w:left w:val="none" w:sz="0" w:space="0" w:color="auto"/>
                        <w:bottom w:val="none" w:sz="0" w:space="0" w:color="auto"/>
                        <w:right w:val="none" w:sz="0" w:space="0" w:color="auto"/>
                      </w:divBdr>
                      <w:divsChild>
                        <w:div w:id="2108965824">
                          <w:marLeft w:val="0"/>
                          <w:marRight w:val="0"/>
                          <w:marTop w:val="0"/>
                          <w:marBottom w:val="0"/>
                          <w:divBdr>
                            <w:top w:val="none" w:sz="0" w:space="0" w:color="auto"/>
                            <w:left w:val="none" w:sz="0" w:space="0" w:color="auto"/>
                            <w:bottom w:val="none" w:sz="0" w:space="0" w:color="auto"/>
                            <w:right w:val="none" w:sz="0" w:space="0" w:color="auto"/>
                          </w:divBdr>
                          <w:divsChild>
                            <w:div w:id="411243988">
                              <w:marLeft w:val="0"/>
                              <w:marRight w:val="0"/>
                              <w:marTop w:val="0"/>
                              <w:marBottom w:val="0"/>
                              <w:divBdr>
                                <w:top w:val="none" w:sz="0" w:space="0" w:color="auto"/>
                                <w:left w:val="none" w:sz="0" w:space="0" w:color="auto"/>
                                <w:bottom w:val="none" w:sz="0" w:space="0" w:color="auto"/>
                                <w:right w:val="none" w:sz="0" w:space="0" w:color="auto"/>
                              </w:divBdr>
                            </w:div>
                            <w:div w:id="19050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89775">
          <w:marLeft w:val="0"/>
          <w:marRight w:val="0"/>
          <w:marTop w:val="0"/>
          <w:marBottom w:val="0"/>
          <w:divBdr>
            <w:top w:val="none" w:sz="0" w:space="0" w:color="auto"/>
            <w:left w:val="none" w:sz="0" w:space="0" w:color="auto"/>
            <w:bottom w:val="none" w:sz="0" w:space="0" w:color="auto"/>
            <w:right w:val="none" w:sz="0" w:space="0" w:color="auto"/>
          </w:divBdr>
          <w:divsChild>
            <w:div w:id="2007828204">
              <w:marLeft w:val="0"/>
              <w:marRight w:val="0"/>
              <w:marTop w:val="0"/>
              <w:marBottom w:val="0"/>
              <w:divBdr>
                <w:top w:val="none" w:sz="0" w:space="0" w:color="auto"/>
                <w:left w:val="none" w:sz="0" w:space="0" w:color="auto"/>
                <w:bottom w:val="none" w:sz="0" w:space="0" w:color="auto"/>
                <w:right w:val="none" w:sz="0" w:space="0" w:color="auto"/>
              </w:divBdr>
              <w:divsChild>
                <w:div w:id="664017104">
                  <w:marLeft w:val="0"/>
                  <w:marRight w:val="0"/>
                  <w:marTop w:val="0"/>
                  <w:marBottom w:val="0"/>
                  <w:divBdr>
                    <w:top w:val="none" w:sz="0" w:space="0" w:color="auto"/>
                    <w:left w:val="none" w:sz="0" w:space="0" w:color="auto"/>
                    <w:bottom w:val="none" w:sz="0" w:space="0" w:color="auto"/>
                    <w:right w:val="none" w:sz="0" w:space="0" w:color="auto"/>
                  </w:divBdr>
                  <w:divsChild>
                    <w:div w:id="1373728156">
                      <w:marLeft w:val="0"/>
                      <w:marRight w:val="0"/>
                      <w:marTop w:val="0"/>
                      <w:marBottom w:val="0"/>
                      <w:divBdr>
                        <w:top w:val="none" w:sz="0" w:space="0" w:color="auto"/>
                        <w:left w:val="none" w:sz="0" w:space="0" w:color="auto"/>
                        <w:bottom w:val="none" w:sz="0" w:space="0" w:color="auto"/>
                        <w:right w:val="none" w:sz="0" w:space="0" w:color="auto"/>
                      </w:divBdr>
                      <w:divsChild>
                        <w:div w:id="543711541">
                          <w:marLeft w:val="0"/>
                          <w:marRight w:val="0"/>
                          <w:marTop w:val="0"/>
                          <w:marBottom w:val="0"/>
                          <w:divBdr>
                            <w:top w:val="none" w:sz="0" w:space="0" w:color="auto"/>
                            <w:left w:val="none" w:sz="0" w:space="0" w:color="auto"/>
                            <w:bottom w:val="none" w:sz="0" w:space="0" w:color="auto"/>
                            <w:right w:val="none" w:sz="0" w:space="0" w:color="auto"/>
                          </w:divBdr>
                          <w:divsChild>
                            <w:div w:id="168446716">
                              <w:marLeft w:val="0"/>
                              <w:marRight w:val="0"/>
                              <w:marTop w:val="0"/>
                              <w:marBottom w:val="0"/>
                              <w:divBdr>
                                <w:top w:val="none" w:sz="0" w:space="0" w:color="auto"/>
                                <w:left w:val="none" w:sz="0" w:space="0" w:color="auto"/>
                                <w:bottom w:val="none" w:sz="0" w:space="0" w:color="auto"/>
                                <w:right w:val="none" w:sz="0" w:space="0" w:color="auto"/>
                              </w:divBdr>
                            </w:div>
                            <w:div w:id="90865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08227">
                  <w:marLeft w:val="0"/>
                  <w:marRight w:val="0"/>
                  <w:marTop w:val="0"/>
                  <w:marBottom w:val="0"/>
                  <w:divBdr>
                    <w:top w:val="none" w:sz="0" w:space="0" w:color="auto"/>
                    <w:left w:val="none" w:sz="0" w:space="0" w:color="auto"/>
                    <w:bottom w:val="none" w:sz="0" w:space="0" w:color="auto"/>
                    <w:right w:val="none" w:sz="0" w:space="0" w:color="auto"/>
                  </w:divBdr>
                  <w:divsChild>
                    <w:div w:id="426075024">
                      <w:marLeft w:val="0"/>
                      <w:marRight w:val="0"/>
                      <w:marTop w:val="0"/>
                      <w:marBottom w:val="0"/>
                      <w:divBdr>
                        <w:top w:val="none" w:sz="0" w:space="0" w:color="auto"/>
                        <w:left w:val="none" w:sz="0" w:space="0" w:color="auto"/>
                        <w:bottom w:val="none" w:sz="0" w:space="0" w:color="auto"/>
                        <w:right w:val="none" w:sz="0" w:space="0" w:color="auto"/>
                      </w:divBdr>
                      <w:divsChild>
                        <w:div w:id="163128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2595">
          <w:marLeft w:val="0"/>
          <w:marRight w:val="0"/>
          <w:marTop w:val="0"/>
          <w:marBottom w:val="0"/>
          <w:divBdr>
            <w:top w:val="none" w:sz="0" w:space="0" w:color="auto"/>
            <w:left w:val="none" w:sz="0" w:space="0" w:color="auto"/>
            <w:bottom w:val="none" w:sz="0" w:space="0" w:color="auto"/>
            <w:right w:val="none" w:sz="0" w:space="0" w:color="auto"/>
          </w:divBdr>
          <w:divsChild>
            <w:div w:id="365908089">
              <w:marLeft w:val="0"/>
              <w:marRight w:val="0"/>
              <w:marTop w:val="0"/>
              <w:marBottom w:val="0"/>
              <w:divBdr>
                <w:top w:val="none" w:sz="0" w:space="0" w:color="auto"/>
                <w:left w:val="none" w:sz="0" w:space="0" w:color="auto"/>
                <w:bottom w:val="none" w:sz="0" w:space="0" w:color="auto"/>
                <w:right w:val="none" w:sz="0" w:space="0" w:color="auto"/>
              </w:divBdr>
              <w:divsChild>
                <w:div w:id="174921853">
                  <w:marLeft w:val="0"/>
                  <w:marRight w:val="0"/>
                  <w:marTop w:val="0"/>
                  <w:marBottom w:val="0"/>
                  <w:divBdr>
                    <w:top w:val="none" w:sz="0" w:space="0" w:color="auto"/>
                    <w:left w:val="none" w:sz="0" w:space="0" w:color="auto"/>
                    <w:bottom w:val="none" w:sz="0" w:space="0" w:color="auto"/>
                    <w:right w:val="none" w:sz="0" w:space="0" w:color="auto"/>
                  </w:divBdr>
                  <w:divsChild>
                    <w:div w:id="1183669962">
                      <w:marLeft w:val="0"/>
                      <w:marRight w:val="0"/>
                      <w:marTop w:val="0"/>
                      <w:marBottom w:val="0"/>
                      <w:divBdr>
                        <w:top w:val="none" w:sz="0" w:space="0" w:color="auto"/>
                        <w:left w:val="none" w:sz="0" w:space="0" w:color="auto"/>
                        <w:bottom w:val="none" w:sz="0" w:space="0" w:color="auto"/>
                        <w:right w:val="none" w:sz="0" w:space="0" w:color="auto"/>
                      </w:divBdr>
                      <w:divsChild>
                        <w:div w:id="167329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1929">
                  <w:marLeft w:val="0"/>
                  <w:marRight w:val="0"/>
                  <w:marTop w:val="0"/>
                  <w:marBottom w:val="0"/>
                  <w:divBdr>
                    <w:top w:val="none" w:sz="0" w:space="0" w:color="auto"/>
                    <w:left w:val="none" w:sz="0" w:space="0" w:color="auto"/>
                    <w:bottom w:val="none" w:sz="0" w:space="0" w:color="auto"/>
                    <w:right w:val="none" w:sz="0" w:space="0" w:color="auto"/>
                  </w:divBdr>
                  <w:divsChild>
                    <w:div w:id="1556425660">
                      <w:marLeft w:val="0"/>
                      <w:marRight w:val="0"/>
                      <w:marTop w:val="0"/>
                      <w:marBottom w:val="0"/>
                      <w:divBdr>
                        <w:top w:val="none" w:sz="0" w:space="0" w:color="auto"/>
                        <w:left w:val="none" w:sz="0" w:space="0" w:color="auto"/>
                        <w:bottom w:val="none" w:sz="0" w:space="0" w:color="auto"/>
                        <w:right w:val="none" w:sz="0" w:space="0" w:color="auto"/>
                      </w:divBdr>
                      <w:divsChild>
                        <w:div w:id="586885579">
                          <w:marLeft w:val="0"/>
                          <w:marRight w:val="0"/>
                          <w:marTop w:val="0"/>
                          <w:marBottom w:val="0"/>
                          <w:divBdr>
                            <w:top w:val="none" w:sz="0" w:space="0" w:color="auto"/>
                            <w:left w:val="none" w:sz="0" w:space="0" w:color="auto"/>
                            <w:bottom w:val="none" w:sz="0" w:space="0" w:color="auto"/>
                            <w:right w:val="none" w:sz="0" w:space="0" w:color="auto"/>
                          </w:divBdr>
                          <w:divsChild>
                            <w:div w:id="247664570">
                              <w:marLeft w:val="0"/>
                              <w:marRight w:val="0"/>
                              <w:marTop w:val="0"/>
                              <w:marBottom w:val="0"/>
                              <w:divBdr>
                                <w:top w:val="none" w:sz="0" w:space="0" w:color="auto"/>
                                <w:left w:val="none" w:sz="0" w:space="0" w:color="auto"/>
                                <w:bottom w:val="none" w:sz="0" w:space="0" w:color="auto"/>
                                <w:right w:val="none" w:sz="0" w:space="0" w:color="auto"/>
                              </w:divBdr>
                            </w:div>
                            <w:div w:id="144264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889525">
          <w:marLeft w:val="0"/>
          <w:marRight w:val="0"/>
          <w:marTop w:val="0"/>
          <w:marBottom w:val="0"/>
          <w:divBdr>
            <w:top w:val="none" w:sz="0" w:space="0" w:color="auto"/>
            <w:left w:val="none" w:sz="0" w:space="0" w:color="auto"/>
            <w:bottom w:val="none" w:sz="0" w:space="0" w:color="auto"/>
            <w:right w:val="none" w:sz="0" w:space="0" w:color="auto"/>
          </w:divBdr>
          <w:divsChild>
            <w:div w:id="1070690433">
              <w:marLeft w:val="0"/>
              <w:marRight w:val="0"/>
              <w:marTop w:val="0"/>
              <w:marBottom w:val="0"/>
              <w:divBdr>
                <w:top w:val="none" w:sz="0" w:space="0" w:color="auto"/>
                <w:left w:val="none" w:sz="0" w:space="0" w:color="auto"/>
                <w:bottom w:val="none" w:sz="0" w:space="0" w:color="auto"/>
                <w:right w:val="none" w:sz="0" w:space="0" w:color="auto"/>
              </w:divBdr>
              <w:divsChild>
                <w:div w:id="175964375">
                  <w:marLeft w:val="0"/>
                  <w:marRight w:val="0"/>
                  <w:marTop w:val="0"/>
                  <w:marBottom w:val="0"/>
                  <w:divBdr>
                    <w:top w:val="none" w:sz="0" w:space="0" w:color="auto"/>
                    <w:left w:val="none" w:sz="0" w:space="0" w:color="auto"/>
                    <w:bottom w:val="none" w:sz="0" w:space="0" w:color="auto"/>
                    <w:right w:val="none" w:sz="0" w:space="0" w:color="auto"/>
                  </w:divBdr>
                  <w:divsChild>
                    <w:div w:id="837355077">
                      <w:marLeft w:val="0"/>
                      <w:marRight w:val="0"/>
                      <w:marTop w:val="0"/>
                      <w:marBottom w:val="0"/>
                      <w:divBdr>
                        <w:top w:val="none" w:sz="0" w:space="0" w:color="auto"/>
                        <w:left w:val="none" w:sz="0" w:space="0" w:color="auto"/>
                        <w:bottom w:val="none" w:sz="0" w:space="0" w:color="auto"/>
                        <w:right w:val="none" w:sz="0" w:space="0" w:color="auto"/>
                      </w:divBdr>
                    </w:div>
                    <w:div w:id="965426246">
                      <w:marLeft w:val="0"/>
                      <w:marRight w:val="0"/>
                      <w:marTop w:val="0"/>
                      <w:marBottom w:val="0"/>
                      <w:divBdr>
                        <w:top w:val="none" w:sz="0" w:space="0" w:color="auto"/>
                        <w:left w:val="none" w:sz="0" w:space="0" w:color="auto"/>
                        <w:bottom w:val="none" w:sz="0" w:space="0" w:color="auto"/>
                        <w:right w:val="none" w:sz="0" w:space="0" w:color="auto"/>
                      </w:divBdr>
                    </w:div>
                    <w:div w:id="1927227996">
                      <w:marLeft w:val="0"/>
                      <w:marRight w:val="0"/>
                      <w:marTop w:val="0"/>
                      <w:marBottom w:val="0"/>
                      <w:divBdr>
                        <w:top w:val="none" w:sz="0" w:space="0" w:color="auto"/>
                        <w:left w:val="none" w:sz="0" w:space="0" w:color="auto"/>
                        <w:bottom w:val="none" w:sz="0" w:space="0" w:color="auto"/>
                        <w:right w:val="none" w:sz="0" w:space="0" w:color="auto"/>
                      </w:divBdr>
                    </w:div>
                    <w:div w:id="20931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893510">
          <w:marLeft w:val="0"/>
          <w:marRight w:val="0"/>
          <w:marTop w:val="0"/>
          <w:marBottom w:val="0"/>
          <w:divBdr>
            <w:top w:val="none" w:sz="0" w:space="0" w:color="auto"/>
            <w:left w:val="none" w:sz="0" w:space="0" w:color="auto"/>
            <w:bottom w:val="none" w:sz="0" w:space="0" w:color="auto"/>
            <w:right w:val="none" w:sz="0" w:space="0" w:color="auto"/>
          </w:divBdr>
          <w:divsChild>
            <w:div w:id="187454191">
              <w:marLeft w:val="0"/>
              <w:marRight w:val="0"/>
              <w:marTop w:val="0"/>
              <w:marBottom w:val="0"/>
              <w:divBdr>
                <w:top w:val="none" w:sz="0" w:space="0" w:color="auto"/>
                <w:left w:val="none" w:sz="0" w:space="0" w:color="auto"/>
                <w:bottom w:val="none" w:sz="0" w:space="0" w:color="auto"/>
                <w:right w:val="none" w:sz="0" w:space="0" w:color="auto"/>
              </w:divBdr>
              <w:divsChild>
                <w:div w:id="1903127735">
                  <w:marLeft w:val="0"/>
                  <w:marRight w:val="0"/>
                  <w:marTop w:val="0"/>
                  <w:marBottom w:val="0"/>
                  <w:divBdr>
                    <w:top w:val="none" w:sz="0" w:space="0" w:color="auto"/>
                    <w:left w:val="none" w:sz="0" w:space="0" w:color="auto"/>
                    <w:bottom w:val="none" w:sz="0" w:space="0" w:color="auto"/>
                    <w:right w:val="none" w:sz="0" w:space="0" w:color="auto"/>
                  </w:divBdr>
                  <w:divsChild>
                    <w:div w:id="1024479010">
                      <w:marLeft w:val="0"/>
                      <w:marRight w:val="0"/>
                      <w:marTop w:val="0"/>
                      <w:marBottom w:val="0"/>
                      <w:divBdr>
                        <w:top w:val="none" w:sz="0" w:space="0" w:color="auto"/>
                        <w:left w:val="none" w:sz="0" w:space="0" w:color="auto"/>
                        <w:bottom w:val="none" w:sz="0" w:space="0" w:color="auto"/>
                        <w:right w:val="none" w:sz="0" w:space="0" w:color="auto"/>
                      </w:divBdr>
                      <w:divsChild>
                        <w:div w:id="2140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6509">
                  <w:marLeft w:val="0"/>
                  <w:marRight w:val="0"/>
                  <w:marTop w:val="0"/>
                  <w:marBottom w:val="0"/>
                  <w:divBdr>
                    <w:top w:val="none" w:sz="0" w:space="0" w:color="auto"/>
                    <w:left w:val="none" w:sz="0" w:space="0" w:color="auto"/>
                    <w:bottom w:val="none" w:sz="0" w:space="0" w:color="auto"/>
                    <w:right w:val="none" w:sz="0" w:space="0" w:color="auto"/>
                  </w:divBdr>
                  <w:divsChild>
                    <w:div w:id="1634603709">
                      <w:marLeft w:val="0"/>
                      <w:marRight w:val="0"/>
                      <w:marTop w:val="0"/>
                      <w:marBottom w:val="0"/>
                      <w:divBdr>
                        <w:top w:val="none" w:sz="0" w:space="0" w:color="auto"/>
                        <w:left w:val="none" w:sz="0" w:space="0" w:color="auto"/>
                        <w:bottom w:val="none" w:sz="0" w:space="0" w:color="auto"/>
                        <w:right w:val="none" w:sz="0" w:space="0" w:color="auto"/>
                      </w:divBdr>
                      <w:divsChild>
                        <w:div w:id="1524856222">
                          <w:marLeft w:val="0"/>
                          <w:marRight w:val="0"/>
                          <w:marTop w:val="0"/>
                          <w:marBottom w:val="0"/>
                          <w:divBdr>
                            <w:top w:val="none" w:sz="0" w:space="0" w:color="auto"/>
                            <w:left w:val="none" w:sz="0" w:space="0" w:color="auto"/>
                            <w:bottom w:val="none" w:sz="0" w:space="0" w:color="auto"/>
                            <w:right w:val="none" w:sz="0" w:space="0" w:color="auto"/>
                          </w:divBdr>
                          <w:divsChild>
                            <w:div w:id="724986526">
                              <w:marLeft w:val="0"/>
                              <w:marRight w:val="0"/>
                              <w:marTop w:val="0"/>
                              <w:marBottom w:val="0"/>
                              <w:divBdr>
                                <w:top w:val="none" w:sz="0" w:space="0" w:color="auto"/>
                                <w:left w:val="none" w:sz="0" w:space="0" w:color="auto"/>
                                <w:bottom w:val="none" w:sz="0" w:space="0" w:color="auto"/>
                                <w:right w:val="none" w:sz="0" w:space="0" w:color="auto"/>
                              </w:divBdr>
                            </w:div>
                            <w:div w:id="11214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855157">
          <w:marLeft w:val="0"/>
          <w:marRight w:val="0"/>
          <w:marTop w:val="0"/>
          <w:marBottom w:val="0"/>
          <w:divBdr>
            <w:top w:val="none" w:sz="0" w:space="0" w:color="auto"/>
            <w:left w:val="none" w:sz="0" w:space="0" w:color="auto"/>
            <w:bottom w:val="none" w:sz="0" w:space="0" w:color="auto"/>
            <w:right w:val="none" w:sz="0" w:space="0" w:color="auto"/>
          </w:divBdr>
          <w:divsChild>
            <w:div w:id="2113277169">
              <w:marLeft w:val="0"/>
              <w:marRight w:val="0"/>
              <w:marTop w:val="0"/>
              <w:marBottom w:val="0"/>
              <w:divBdr>
                <w:top w:val="none" w:sz="0" w:space="0" w:color="auto"/>
                <w:left w:val="none" w:sz="0" w:space="0" w:color="auto"/>
                <w:bottom w:val="none" w:sz="0" w:space="0" w:color="auto"/>
                <w:right w:val="none" w:sz="0" w:space="0" w:color="auto"/>
              </w:divBdr>
              <w:divsChild>
                <w:div w:id="1310162329">
                  <w:marLeft w:val="0"/>
                  <w:marRight w:val="0"/>
                  <w:marTop w:val="0"/>
                  <w:marBottom w:val="0"/>
                  <w:divBdr>
                    <w:top w:val="none" w:sz="0" w:space="0" w:color="auto"/>
                    <w:left w:val="none" w:sz="0" w:space="0" w:color="auto"/>
                    <w:bottom w:val="none" w:sz="0" w:space="0" w:color="auto"/>
                    <w:right w:val="none" w:sz="0" w:space="0" w:color="auto"/>
                  </w:divBdr>
                  <w:divsChild>
                    <w:div w:id="2092122942">
                      <w:marLeft w:val="0"/>
                      <w:marRight w:val="0"/>
                      <w:marTop w:val="0"/>
                      <w:marBottom w:val="0"/>
                      <w:divBdr>
                        <w:top w:val="none" w:sz="0" w:space="0" w:color="auto"/>
                        <w:left w:val="none" w:sz="0" w:space="0" w:color="auto"/>
                        <w:bottom w:val="none" w:sz="0" w:space="0" w:color="auto"/>
                        <w:right w:val="none" w:sz="0" w:space="0" w:color="auto"/>
                      </w:divBdr>
                      <w:divsChild>
                        <w:div w:id="778910037">
                          <w:marLeft w:val="0"/>
                          <w:marRight w:val="0"/>
                          <w:marTop w:val="0"/>
                          <w:marBottom w:val="0"/>
                          <w:divBdr>
                            <w:top w:val="none" w:sz="0" w:space="0" w:color="auto"/>
                            <w:left w:val="none" w:sz="0" w:space="0" w:color="auto"/>
                            <w:bottom w:val="none" w:sz="0" w:space="0" w:color="auto"/>
                            <w:right w:val="none" w:sz="0" w:space="0" w:color="auto"/>
                          </w:divBdr>
                          <w:divsChild>
                            <w:div w:id="1913809975">
                              <w:marLeft w:val="0"/>
                              <w:marRight w:val="0"/>
                              <w:marTop w:val="0"/>
                              <w:marBottom w:val="0"/>
                              <w:divBdr>
                                <w:top w:val="none" w:sz="0" w:space="0" w:color="auto"/>
                                <w:left w:val="none" w:sz="0" w:space="0" w:color="auto"/>
                                <w:bottom w:val="none" w:sz="0" w:space="0" w:color="auto"/>
                                <w:right w:val="none" w:sz="0" w:space="0" w:color="auto"/>
                              </w:divBdr>
                              <w:divsChild>
                                <w:div w:id="690179561">
                                  <w:marLeft w:val="0"/>
                                  <w:marRight w:val="0"/>
                                  <w:marTop w:val="0"/>
                                  <w:marBottom w:val="0"/>
                                  <w:divBdr>
                                    <w:top w:val="none" w:sz="0" w:space="0" w:color="auto"/>
                                    <w:left w:val="none" w:sz="0" w:space="0" w:color="auto"/>
                                    <w:bottom w:val="none" w:sz="0" w:space="0" w:color="auto"/>
                                    <w:right w:val="none" w:sz="0" w:space="0" w:color="auto"/>
                                  </w:divBdr>
                                  <w:divsChild>
                                    <w:div w:id="190187305">
                                      <w:marLeft w:val="0"/>
                                      <w:marRight w:val="0"/>
                                      <w:marTop w:val="0"/>
                                      <w:marBottom w:val="0"/>
                                      <w:divBdr>
                                        <w:top w:val="none" w:sz="0" w:space="0" w:color="auto"/>
                                        <w:left w:val="none" w:sz="0" w:space="0" w:color="auto"/>
                                        <w:bottom w:val="none" w:sz="0" w:space="0" w:color="auto"/>
                                        <w:right w:val="none" w:sz="0" w:space="0" w:color="auto"/>
                                      </w:divBdr>
                                      <w:divsChild>
                                        <w:div w:id="1996832476">
                                          <w:marLeft w:val="0"/>
                                          <w:marRight w:val="0"/>
                                          <w:marTop w:val="0"/>
                                          <w:marBottom w:val="0"/>
                                          <w:divBdr>
                                            <w:top w:val="none" w:sz="0" w:space="0" w:color="auto"/>
                                            <w:left w:val="none" w:sz="0" w:space="0" w:color="auto"/>
                                            <w:bottom w:val="none" w:sz="0" w:space="0" w:color="auto"/>
                                            <w:right w:val="none" w:sz="0" w:space="0" w:color="auto"/>
                                          </w:divBdr>
                                          <w:divsChild>
                                            <w:div w:id="186917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887326">
                          <w:marLeft w:val="0"/>
                          <w:marRight w:val="0"/>
                          <w:marTop w:val="0"/>
                          <w:marBottom w:val="0"/>
                          <w:divBdr>
                            <w:top w:val="none" w:sz="0" w:space="0" w:color="auto"/>
                            <w:left w:val="none" w:sz="0" w:space="0" w:color="auto"/>
                            <w:bottom w:val="none" w:sz="0" w:space="0" w:color="auto"/>
                            <w:right w:val="none" w:sz="0" w:space="0" w:color="auto"/>
                          </w:divBdr>
                        </w:div>
                        <w:div w:id="2006398200">
                          <w:marLeft w:val="0"/>
                          <w:marRight w:val="0"/>
                          <w:marTop w:val="0"/>
                          <w:marBottom w:val="0"/>
                          <w:divBdr>
                            <w:top w:val="none" w:sz="0" w:space="0" w:color="auto"/>
                            <w:left w:val="none" w:sz="0" w:space="0" w:color="auto"/>
                            <w:bottom w:val="none" w:sz="0" w:space="0" w:color="auto"/>
                            <w:right w:val="none" w:sz="0" w:space="0" w:color="auto"/>
                          </w:divBdr>
                          <w:divsChild>
                            <w:div w:id="2002001862">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sChild>
            </w:div>
          </w:divsChild>
        </w:div>
        <w:div w:id="730615988">
          <w:marLeft w:val="0"/>
          <w:marRight w:val="0"/>
          <w:marTop w:val="0"/>
          <w:marBottom w:val="0"/>
          <w:divBdr>
            <w:top w:val="none" w:sz="0" w:space="0" w:color="auto"/>
            <w:left w:val="none" w:sz="0" w:space="0" w:color="auto"/>
            <w:bottom w:val="none" w:sz="0" w:space="0" w:color="auto"/>
            <w:right w:val="none" w:sz="0" w:space="0" w:color="auto"/>
          </w:divBdr>
          <w:divsChild>
            <w:div w:id="1800683619">
              <w:marLeft w:val="0"/>
              <w:marRight w:val="0"/>
              <w:marTop w:val="0"/>
              <w:marBottom w:val="0"/>
              <w:divBdr>
                <w:top w:val="none" w:sz="0" w:space="0" w:color="auto"/>
                <w:left w:val="none" w:sz="0" w:space="0" w:color="auto"/>
                <w:bottom w:val="none" w:sz="0" w:space="0" w:color="auto"/>
                <w:right w:val="none" w:sz="0" w:space="0" w:color="auto"/>
              </w:divBdr>
              <w:divsChild>
                <w:div w:id="191264669">
                  <w:marLeft w:val="0"/>
                  <w:marRight w:val="0"/>
                  <w:marTop w:val="0"/>
                  <w:marBottom w:val="0"/>
                  <w:divBdr>
                    <w:top w:val="none" w:sz="0" w:space="0" w:color="auto"/>
                    <w:left w:val="none" w:sz="0" w:space="0" w:color="auto"/>
                    <w:bottom w:val="none" w:sz="0" w:space="0" w:color="auto"/>
                    <w:right w:val="none" w:sz="0" w:space="0" w:color="auto"/>
                  </w:divBdr>
                  <w:divsChild>
                    <w:div w:id="399787203">
                      <w:marLeft w:val="0"/>
                      <w:marRight w:val="0"/>
                      <w:marTop w:val="0"/>
                      <w:marBottom w:val="0"/>
                      <w:divBdr>
                        <w:top w:val="none" w:sz="0" w:space="0" w:color="auto"/>
                        <w:left w:val="none" w:sz="0" w:space="0" w:color="auto"/>
                        <w:bottom w:val="none" w:sz="0" w:space="0" w:color="auto"/>
                        <w:right w:val="none" w:sz="0" w:space="0" w:color="auto"/>
                      </w:divBdr>
                      <w:divsChild>
                        <w:div w:id="356009959">
                          <w:marLeft w:val="0"/>
                          <w:marRight w:val="0"/>
                          <w:marTop w:val="0"/>
                          <w:marBottom w:val="0"/>
                          <w:divBdr>
                            <w:top w:val="none" w:sz="0" w:space="0" w:color="auto"/>
                            <w:left w:val="none" w:sz="0" w:space="0" w:color="auto"/>
                            <w:bottom w:val="none" w:sz="0" w:space="0" w:color="auto"/>
                            <w:right w:val="none" w:sz="0" w:space="0" w:color="auto"/>
                          </w:divBdr>
                          <w:divsChild>
                            <w:div w:id="1437484936">
                              <w:marLeft w:val="0"/>
                              <w:marRight w:val="0"/>
                              <w:marTop w:val="0"/>
                              <w:marBottom w:val="0"/>
                              <w:divBdr>
                                <w:top w:val="none" w:sz="0" w:space="0" w:color="auto"/>
                                <w:left w:val="none" w:sz="0" w:space="0" w:color="auto"/>
                                <w:bottom w:val="none" w:sz="0" w:space="0" w:color="auto"/>
                                <w:right w:val="none" w:sz="0" w:space="0" w:color="auto"/>
                              </w:divBdr>
                            </w:div>
                            <w:div w:id="146041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598120">
                  <w:marLeft w:val="0"/>
                  <w:marRight w:val="0"/>
                  <w:marTop w:val="0"/>
                  <w:marBottom w:val="0"/>
                  <w:divBdr>
                    <w:top w:val="none" w:sz="0" w:space="0" w:color="auto"/>
                    <w:left w:val="none" w:sz="0" w:space="0" w:color="auto"/>
                    <w:bottom w:val="none" w:sz="0" w:space="0" w:color="auto"/>
                    <w:right w:val="none" w:sz="0" w:space="0" w:color="auto"/>
                  </w:divBdr>
                  <w:divsChild>
                    <w:div w:id="1003515107">
                      <w:marLeft w:val="0"/>
                      <w:marRight w:val="0"/>
                      <w:marTop w:val="0"/>
                      <w:marBottom w:val="0"/>
                      <w:divBdr>
                        <w:top w:val="none" w:sz="0" w:space="0" w:color="auto"/>
                        <w:left w:val="none" w:sz="0" w:space="0" w:color="auto"/>
                        <w:bottom w:val="none" w:sz="0" w:space="0" w:color="auto"/>
                        <w:right w:val="none" w:sz="0" w:space="0" w:color="auto"/>
                      </w:divBdr>
                      <w:divsChild>
                        <w:div w:id="125497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64161">
          <w:marLeft w:val="0"/>
          <w:marRight w:val="0"/>
          <w:marTop w:val="0"/>
          <w:marBottom w:val="0"/>
          <w:divBdr>
            <w:top w:val="none" w:sz="0" w:space="0" w:color="auto"/>
            <w:left w:val="none" w:sz="0" w:space="0" w:color="auto"/>
            <w:bottom w:val="none" w:sz="0" w:space="0" w:color="auto"/>
            <w:right w:val="none" w:sz="0" w:space="0" w:color="auto"/>
          </w:divBdr>
          <w:divsChild>
            <w:div w:id="1081681326">
              <w:marLeft w:val="0"/>
              <w:marRight w:val="0"/>
              <w:marTop w:val="0"/>
              <w:marBottom w:val="0"/>
              <w:divBdr>
                <w:top w:val="none" w:sz="0" w:space="0" w:color="auto"/>
                <w:left w:val="none" w:sz="0" w:space="0" w:color="auto"/>
                <w:bottom w:val="none" w:sz="0" w:space="0" w:color="auto"/>
                <w:right w:val="none" w:sz="0" w:space="0" w:color="auto"/>
              </w:divBdr>
              <w:divsChild>
                <w:div w:id="283511426">
                  <w:marLeft w:val="0"/>
                  <w:marRight w:val="0"/>
                  <w:marTop w:val="0"/>
                  <w:marBottom w:val="0"/>
                  <w:divBdr>
                    <w:top w:val="none" w:sz="0" w:space="0" w:color="auto"/>
                    <w:left w:val="none" w:sz="0" w:space="0" w:color="auto"/>
                    <w:bottom w:val="none" w:sz="0" w:space="0" w:color="auto"/>
                    <w:right w:val="none" w:sz="0" w:space="0" w:color="auto"/>
                  </w:divBdr>
                  <w:divsChild>
                    <w:div w:id="343745979">
                      <w:marLeft w:val="0"/>
                      <w:marRight w:val="0"/>
                      <w:marTop w:val="0"/>
                      <w:marBottom w:val="0"/>
                      <w:divBdr>
                        <w:top w:val="none" w:sz="0" w:space="0" w:color="auto"/>
                        <w:left w:val="none" w:sz="0" w:space="0" w:color="auto"/>
                        <w:bottom w:val="none" w:sz="0" w:space="0" w:color="auto"/>
                        <w:right w:val="none" w:sz="0" w:space="0" w:color="auto"/>
                      </w:divBdr>
                      <w:divsChild>
                        <w:div w:id="14645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5953">
                  <w:marLeft w:val="0"/>
                  <w:marRight w:val="0"/>
                  <w:marTop w:val="0"/>
                  <w:marBottom w:val="0"/>
                  <w:divBdr>
                    <w:top w:val="none" w:sz="0" w:space="0" w:color="auto"/>
                    <w:left w:val="none" w:sz="0" w:space="0" w:color="auto"/>
                    <w:bottom w:val="none" w:sz="0" w:space="0" w:color="auto"/>
                    <w:right w:val="none" w:sz="0" w:space="0" w:color="auto"/>
                  </w:divBdr>
                  <w:divsChild>
                    <w:div w:id="639772634">
                      <w:marLeft w:val="0"/>
                      <w:marRight w:val="0"/>
                      <w:marTop w:val="0"/>
                      <w:marBottom w:val="0"/>
                      <w:divBdr>
                        <w:top w:val="none" w:sz="0" w:space="0" w:color="auto"/>
                        <w:left w:val="none" w:sz="0" w:space="0" w:color="auto"/>
                        <w:bottom w:val="none" w:sz="0" w:space="0" w:color="auto"/>
                        <w:right w:val="none" w:sz="0" w:space="0" w:color="auto"/>
                      </w:divBdr>
                      <w:divsChild>
                        <w:div w:id="1396664245">
                          <w:marLeft w:val="0"/>
                          <w:marRight w:val="0"/>
                          <w:marTop w:val="0"/>
                          <w:marBottom w:val="0"/>
                          <w:divBdr>
                            <w:top w:val="none" w:sz="0" w:space="0" w:color="auto"/>
                            <w:left w:val="none" w:sz="0" w:space="0" w:color="auto"/>
                            <w:bottom w:val="none" w:sz="0" w:space="0" w:color="auto"/>
                            <w:right w:val="none" w:sz="0" w:space="0" w:color="auto"/>
                          </w:divBdr>
                          <w:divsChild>
                            <w:div w:id="715277045">
                              <w:marLeft w:val="0"/>
                              <w:marRight w:val="0"/>
                              <w:marTop w:val="0"/>
                              <w:marBottom w:val="0"/>
                              <w:divBdr>
                                <w:top w:val="none" w:sz="0" w:space="0" w:color="auto"/>
                                <w:left w:val="none" w:sz="0" w:space="0" w:color="auto"/>
                                <w:bottom w:val="none" w:sz="0" w:space="0" w:color="auto"/>
                                <w:right w:val="none" w:sz="0" w:space="0" w:color="auto"/>
                              </w:divBdr>
                            </w:div>
                            <w:div w:id="119053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168708">
          <w:marLeft w:val="0"/>
          <w:marRight w:val="0"/>
          <w:marTop w:val="0"/>
          <w:marBottom w:val="0"/>
          <w:divBdr>
            <w:top w:val="none" w:sz="0" w:space="0" w:color="auto"/>
            <w:left w:val="none" w:sz="0" w:space="0" w:color="auto"/>
            <w:bottom w:val="none" w:sz="0" w:space="0" w:color="auto"/>
            <w:right w:val="none" w:sz="0" w:space="0" w:color="auto"/>
          </w:divBdr>
          <w:divsChild>
            <w:div w:id="225575163">
              <w:marLeft w:val="0"/>
              <w:marRight w:val="0"/>
              <w:marTop w:val="0"/>
              <w:marBottom w:val="0"/>
              <w:divBdr>
                <w:top w:val="none" w:sz="0" w:space="0" w:color="auto"/>
                <w:left w:val="none" w:sz="0" w:space="0" w:color="auto"/>
                <w:bottom w:val="none" w:sz="0" w:space="0" w:color="auto"/>
                <w:right w:val="none" w:sz="0" w:space="0" w:color="auto"/>
              </w:divBdr>
              <w:divsChild>
                <w:div w:id="2051416560">
                  <w:marLeft w:val="0"/>
                  <w:marRight w:val="0"/>
                  <w:marTop w:val="0"/>
                  <w:marBottom w:val="0"/>
                  <w:divBdr>
                    <w:top w:val="none" w:sz="0" w:space="0" w:color="auto"/>
                    <w:left w:val="none" w:sz="0" w:space="0" w:color="auto"/>
                    <w:bottom w:val="none" w:sz="0" w:space="0" w:color="auto"/>
                    <w:right w:val="none" w:sz="0" w:space="0" w:color="auto"/>
                  </w:divBdr>
                  <w:divsChild>
                    <w:div w:id="2008701985">
                      <w:marLeft w:val="0"/>
                      <w:marRight w:val="0"/>
                      <w:marTop w:val="0"/>
                      <w:marBottom w:val="0"/>
                      <w:divBdr>
                        <w:top w:val="none" w:sz="0" w:space="0" w:color="auto"/>
                        <w:left w:val="none" w:sz="0" w:space="0" w:color="auto"/>
                        <w:bottom w:val="none" w:sz="0" w:space="0" w:color="auto"/>
                        <w:right w:val="none" w:sz="0" w:space="0" w:color="auto"/>
                      </w:divBdr>
                      <w:divsChild>
                        <w:div w:id="500395686">
                          <w:marLeft w:val="0"/>
                          <w:marRight w:val="0"/>
                          <w:marTop w:val="0"/>
                          <w:marBottom w:val="0"/>
                          <w:divBdr>
                            <w:top w:val="none" w:sz="0" w:space="0" w:color="auto"/>
                            <w:left w:val="none" w:sz="0" w:space="0" w:color="auto"/>
                            <w:bottom w:val="none" w:sz="0" w:space="0" w:color="auto"/>
                            <w:right w:val="none" w:sz="0" w:space="0" w:color="auto"/>
                          </w:divBdr>
                          <w:divsChild>
                            <w:div w:id="643388262">
                              <w:marLeft w:val="0"/>
                              <w:marRight w:val="0"/>
                              <w:marTop w:val="0"/>
                              <w:marBottom w:val="0"/>
                              <w:divBdr>
                                <w:top w:val="none" w:sz="0" w:space="0" w:color="auto"/>
                                <w:left w:val="none" w:sz="0" w:space="0" w:color="auto"/>
                                <w:bottom w:val="none" w:sz="0" w:space="0" w:color="auto"/>
                                <w:right w:val="none" w:sz="0" w:space="0" w:color="auto"/>
                              </w:divBdr>
                            </w:div>
                            <w:div w:id="12630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4505">
                  <w:marLeft w:val="0"/>
                  <w:marRight w:val="0"/>
                  <w:marTop w:val="0"/>
                  <w:marBottom w:val="0"/>
                  <w:divBdr>
                    <w:top w:val="none" w:sz="0" w:space="0" w:color="auto"/>
                    <w:left w:val="none" w:sz="0" w:space="0" w:color="auto"/>
                    <w:bottom w:val="none" w:sz="0" w:space="0" w:color="auto"/>
                    <w:right w:val="none" w:sz="0" w:space="0" w:color="auto"/>
                  </w:divBdr>
                  <w:divsChild>
                    <w:div w:id="2108965544">
                      <w:marLeft w:val="0"/>
                      <w:marRight w:val="0"/>
                      <w:marTop w:val="0"/>
                      <w:marBottom w:val="0"/>
                      <w:divBdr>
                        <w:top w:val="none" w:sz="0" w:space="0" w:color="auto"/>
                        <w:left w:val="none" w:sz="0" w:space="0" w:color="auto"/>
                        <w:bottom w:val="none" w:sz="0" w:space="0" w:color="auto"/>
                        <w:right w:val="none" w:sz="0" w:space="0" w:color="auto"/>
                      </w:divBdr>
                      <w:divsChild>
                        <w:div w:id="5365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611363">
          <w:marLeft w:val="0"/>
          <w:marRight w:val="0"/>
          <w:marTop w:val="0"/>
          <w:marBottom w:val="0"/>
          <w:divBdr>
            <w:top w:val="none" w:sz="0" w:space="0" w:color="auto"/>
            <w:left w:val="none" w:sz="0" w:space="0" w:color="auto"/>
            <w:bottom w:val="none" w:sz="0" w:space="0" w:color="auto"/>
            <w:right w:val="none" w:sz="0" w:space="0" w:color="auto"/>
          </w:divBdr>
          <w:divsChild>
            <w:div w:id="570506303">
              <w:marLeft w:val="0"/>
              <w:marRight w:val="0"/>
              <w:marTop w:val="0"/>
              <w:marBottom w:val="0"/>
              <w:divBdr>
                <w:top w:val="none" w:sz="0" w:space="0" w:color="auto"/>
                <w:left w:val="none" w:sz="0" w:space="0" w:color="auto"/>
                <w:bottom w:val="none" w:sz="0" w:space="0" w:color="auto"/>
                <w:right w:val="none" w:sz="0" w:space="0" w:color="auto"/>
              </w:divBdr>
              <w:divsChild>
                <w:div w:id="511189195">
                  <w:marLeft w:val="0"/>
                  <w:marRight w:val="0"/>
                  <w:marTop w:val="0"/>
                  <w:marBottom w:val="0"/>
                  <w:divBdr>
                    <w:top w:val="none" w:sz="0" w:space="0" w:color="auto"/>
                    <w:left w:val="none" w:sz="0" w:space="0" w:color="auto"/>
                    <w:bottom w:val="none" w:sz="0" w:space="0" w:color="auto"/>
                    <w:right w:val="none" w:sz="0" w:space="0" w:color="auto"/>
                  </w:divBdr>
                  <w:divsChild>
                    <w:div w:id="232786475">
                      <w:marLeft w:val="0"/>
                      <w:marRight w:val="0"/>
                      <w:marTop w:val="0"/>
                      <w:marBottom w:val="0"/>
                      <w:divBdr>
                        <w:top w:val="none" w:sz="0" w:space="0" w:color="auto"/>
                        <w:left w:val="none" w:sz="0" w:space="0" w:color="auto"/>
                        <w:bottom w:val="none" w:sz="0" w:space="0" w:color="auto"/>
                        <w:right w:val="none" w:sz="0" w:space="0" w:color="auto"/>
                      </w:divBdr>
                      <w:divsChild>
                        <w:div w:id="7666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04508">
                  <w:marLeft w:val="0"/>
                  <w:marRight w:val="0"/>
                  <w:marTop w:val="0"/>
                  <w:marBottom w:val="0"/>
                  <w:divBdr>
                    <w:top w:val="none" w:sz="0" w:space="0" w:color="auto"/>
                    <w:left w:val="none" w:sz="0" w:space="0" w:color="auto"/>
                    <w:bottom w:val="none" w:sz="0" w:space="0" w:color="auto"/>
                    <w:right w:val="none" w:sz="0" w:space="0" w:color="auto"/>
                  </w:divBdr>
                  <w:divsChild>
                    <w:div w:id="685012733">
                      <w:marLeft w:val="0"/>
                      <w:marRight w:val="0"/>
                      <w:marTop w:val="0"/>
                      <w:marBottom w:val="0"/>
                      <w:divBdr>
                        <w:top w:val="none" w:sz="0" w:space="0" w:color="auto"/>
                        <w:left w:val="none" w:sz="0" w:space="0" w:color="auto"/>
                        <w:bottom w:val="none" w:sz="0" w:space="0" w:color="auto"/>
                        <w:right w:val="none" w:sz="0" w:space="0" w:color="auto"/>
                      </w:divBdr>
                      <w:divsChild>
                        <w:div w:id="820270934">
                          <w:marLeft w:val="0"/>
                          <w:marRight w:val="0"/>
                          <w:marTop w:val="0"/>
                          <w:marBottom w:val="0"/>
                          <w:divBdr>
                            <w:top w:val="none" w:sz="0" w:space="0" w:color="auto"/>
                            <w:left w:val="none" w:sz="0" w:space="0" w:color="auto"/>
                            <w:bottom w:val="none" w:sz="0" w:space="0" w:color="auto"/>
                            <w:right w:val="none" w:sz="0" w:space="0" w:color="auto"/>
                          </w:divBdr>
                          <w:divsChild>
                            <w:div w:id="716929906">
                              <w:marLeft w:val="0"/>
                              <w:marRight w:val="0"/>
                              <w:marTop w:val="0"/>
                              <w:marBottom w:val="0"/>
                              <w:divBdr>
                                <w:top w:val="none" w:sz="0" w:space="0" w:color="auto"/>
                                <w:left w:val="none" w:sz="0" w:space="0" w:color="auto"/>
                                <w:bottom w:val="none" w:sz="0" w:space="0" w:color="auto"/>
                                <w:right w:val="none" w:sz="0" w:space="0" w:color="auto"/>
                              </w:divBdr>
                            </w:div>
                            <w:div w:id="184131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938448">
          <w:marLeft w:val="0"/>
          <w:marRight w:val="0"/>
          <w:marTop w:val="0"/>
          <w:marBottom w:val="0"/>
          <w:divBdr>
            <w:top w:val="none" w:sz="0" w:space="0" w:color="auto"/>
            <w:left w:val="none" w:sz="0" w:space="0" w:color="auto"/>
            <w:bottom w:val="none" w:sz="0" w:space="0" w:color="auto"/>
            <w:right w:val="none" w:sz="0" w:space="0" w:color="auto"/>
          </w:divBdr>
          <w:divsChild>
            <w:div w:id="233395149">
              <w:marLeft w:val="0"/>
              <w:marRight w:val="0"/>
              <w:marTop w:val="0"/>
              <w:marBottom w:val="0"/>
              <w:divBdr>
                <w:top w:val="none" w:sz="0" w:space="0" w:color="auto"/>
                <w:left w:val="none" w:sz="0" w:space="0" w:color="auto"/>
                <w:bottom w:val="none" w:sz="0" w:space="0" w:color="auto"/>
                <w:right w:val="none" w:sz="0" w:space="0" w:color="auto"/>
              </w:divBdr>
            </w:div>
          </w:divsChild>
        </w:div>
        <w:div w:id="1054740355">
          <w:marLeft w:val="0"/>
          <w:marRight w:val="0"/>
          <w:marTop w:val="0"/>
          <w:marBottom w:val="0"/>
          <w:divBdr>
            <w:top w:val="none" w:sz="0" w:space="0" w:color="auto"/>
            <w:left w:val="none" w:sz="0" w:space="0" w:color="auto"/>
            <w:bottom w:val="none" w:sz="0" w:space="0" w:color="auto"/>
            <w:right w:val="none" w:sz="0" w:space="0" w:color="auto"/>
          </w:divBdr>
          <w:divsChild>
            <w:div w:id="2035614311">
              <w:marLeft w:val="0"/>
              <w:marRight w:val="0"/>
              <w:marTop w:val="0"/>
              <w:marBottom w:val="0"/>
              <w:divBdr>
                <w:top w:val="none" w:sz="0" w:space="0" w:color="auto"/>
                <w:left w:val="none" w:sz="0" w:space="0" w:color="auto"/>
                <w:bottom w:val="none" w:sz="0" w:space="0" w:color="auto"/>
                <w:right w:val="none" w:sz="0" w:space="0" w:color="auto"/>
              </w:divBdr>
              <w:divsChild>
                <w:div w:id="350684076">
                  <w:marLeft w:val="0"/>
                  <w:marRight w:val="0"/>
                  <w:marTop w:val="0"/>
                  <w:marBottom w:val="0"/>
                  <w:divBdr>
                    <w:top w:val="none" w:sz="0" w:space="0" w:color="auto"/>
                    <w:left w:val="none" w:sz="0" w:space="0" w:color="auto"/>
                    <w:bottom w:val="none" w:sz="0" w:space="0" w:color="auto"/>
                    <w:right w:val="none" w:sz="0" w:space="0" w:color="auto"/>
                  </w:divBdr>
                  <w:divsChild>
                    <w:div w:id="411243181">
                      <w:marLeft w:val="0"/>
                      <w:marRight w:val="0"/>
                      <w:marTop w:val="0"/>
                      <w:marBottom w:val="0"/>
                      <w:divBdr>
                        <w:top w:val="none" w:sz="0" w:space="0" w:color="auto"/>
                        <w:left w:val="none" w:sz="0" w:space="0" w:color="auto"/>
                        <w:bottom w:val="none" w:sz="0" w:space="0" w:color="auto"/>
                        <w:right w:val="none" w:sz="0" w:space="0" w:color="auto"/>
                      </w:divBdr>
                      <w:divsChild>
                        <w:div w:id="233515782">
                          <w:marLeft w:val="0"/>
                          <w:marRight w:val="0"/>
                          <w:marTop w:val="0"/>
                          <w:marBottom w:val="0"/>
                          <w:divBdr>
                            <w:top w:val="none" w:sz="0" w:space="0" w:color="auto"/>
                            <w:left w:val="none" w:sz="0" w:space="0" w:color="auto"/>
                            <w:bottom w:val="none" w:sz="0" w:space="0" w:color="auto"/>
                            <w:right w:val="none" w:sz="0" w:space="0" w:color="auto"/>
                          </w:divBdr>
                          <w:divsChild>
                            <w:div w:id="1565792097">
                              <w:marLeft w:val="0"/>
                              <w:marRight w:val="0"/>
                              <w:marTop w:val="0"/>
                              <w:marBottom w:val="0"/>
                              <w:divBdr>
                                <w:top w:val="none" w:sz="0" w:space="0" w:color="auto"/>
                                <w:left w:val="none" w:sz="0" w:space="0" w:color="auto"/>
                                <w:bottom w:val="none" w:sz="0" w:space="0" w:color="auto"/>
                                <w:right w:val="none" w:sz="0" w:space="0" w:color="auto"/>
                              </w:divBdr>
                            </w:div>
                            <w:div w:id="202574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17114">
                  <w:marLeft w:val="0"/>
                  <w:marRight w:val="0"/>
                  <w:marTop w:val="0"/>
                  <w:marBottom w:val="0"/>
                  <w:divBdr>
                    <w:top w:val="none" w:sz="0" w:space="0" w:color="auto"/>
                    <w:left w:val="none" w:sz="0" w:space="0" w:color="auto"/>
                    <w:bottom w:val="none" w:sz="0" w:space="0" w:color="auto"/>
                    <w:right w:val="none" w:sz="0" w:space="0" w:color="auto"/>
                  </w:divBdr>
                  <w:divsChild>
                    <w:div w:id="626470685">
                      <w:marLeft w:val="0"/>
                      <w:marRight w:val="0"/>
                      <w:marTop w:val="0"/>
                      <w:marBottom w:val="0"/>
                      <w:divBdr>
                        <w:top w:val="none" w:sz="0" w:space="0" w:color="auto"/>
                        <w:left w:val="none" w:sz="0" w:space="0" w:color="auto"/>
                        <w:bottom w:val="none" w:sz="0" w:space="0" w:color="auto"/>
                        <w:right w:val="none" w:sz="0" w:space="0" w:color="auto"/>
                      </w:divBdr>
                      <w:divsChild>
                        <w:div w:id="208320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940285">
          <w:marLeft w:val="0"/>
          <w:marRight w:val="0"/>
          <w:marTop w:val="0"/>
          <w:marBottom w:val="0"/>
          <w:divBdr>
            <w:top w:val="none" w:sz="0" w:space="0" w:color="auto"/>
            <w:left w:val="none" w:sz="0" w:space="0" w:color="auto"/>
            <w:bottom w:val="none" w:sz="0" w:space="0" w:color="auto"/>
            <w:right w:val="none" w:sz="0" w:space="0" w:color="auto"/>
          </w:divBdr>
          <w:divsChild>
            <w:div w:id="1380089414">
              <w:marLeft w:val="0"/>
              <w:marRight w:val="0"/>
              <w:marTop w:val="0"/>
              <w:marBottom w:val="0"/>
              <w:divBdr>
                <w:top w:val="none" w:sz="0" w:space="0" w:color="auto"/>
                <w:left w:val="none" w:sz="0" w:space="0" w:color="auto"/>
                <w:bottom w:val="none" w:sz="0" w:space="0" w:color="auto"/>
                <w:right w:val="none" w:sz="0" w:space="0" w:color="auto"/>
              </w:divBdr>
              <w:divsChild>
                <w:div w:id="251743074">
                  <w:marLeft w:val="0"/>
                  <w:marRight w:val="0"/>
                  <w:marTop w:val="0"/>
                  <w:marBottom w:val="0"/>
                  <w:divBdr>
                    <w:top w:val="none" w:sz="0" w:space="0" w:color="auto"/>
                    <w:left w:val="none" w:sz="0" w:space="0" w:color="auto"/>
                    <w:bottom w:val="none" w:sz="0" w:space="0" w:color="auto"/>
                    <w:right w:val="none" w:sz="0" w:space="0" w:color="auto"/>
                  </w:divBdr>
                  <w:divsChild>
                    <w:div w:id="1315451728">
                      <w:marLeft w:val="0"/>
                      <w:marRight w:val="0"/>
                      <w:marTop w:val="0"/>
                      <w:marBottom w:val="0"/>
                      <w:divBdr>
                        <w:top w:val="none" w:sz="0" w:space="0" w:color="auto"/>
                        <w:left w:val="none" w:sz="0" w:space="0" w:color="auto"/>
                        <w:bottom w:val="none" w:sz="0" w:space="0" w:color="auto"/>
                        <w:right w:val="none" w:sz="0" w:space="0" w:color="auto"/>
                      </w:divBdr>
                      <w:divsChild>
                        <w:div w:id="186659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30726">
                  <w:marLeft w:val="0"/>
                  <w:marRight w:val="0"/>
                  <w:marTop w:val="0"/>
                  <w:marBottom w:val="0"/>
                  <w:divBdr>
                    <w:top w:val="none" w:sz="0" w:space="0" w:color="auto"/>
                    <w:left w:val="none" w:sz="0" w:space="0" w:color="auto"/>
                    <w:bottom w:val="none" w:sz="0" w:space="0" w:color="auto"/>
                    <w:right w:val="none" w:sz="0" w:space="0" w:color="auto"/>
                  </w:divBdr>
                  <w:divsChild>
                    <w:div w:id="1872448279">
                      <w:marLeft w:val="0"/>
                      <w:marRight w:val="0"/>
                      <w:marTop w:val="0"/>
                      <w:marBottom w:val="0"/>
                      <w:divBdr>
                        <w:top w:val="none" w:sz="0" w:space="0" w:color="auto"/>
                        <w:left w:val="none" w:sz="0" w:space="0" w:color="auto"/>
                        <w:bottom w:val="none" w:sz="0" w:space="0" w:color="auto"/>
                        <w:right w:val="none" w:sz="0" w:space="0" w:color="auto"/>
                      </w:divBdr>
                      <w:divsChild>
                        <w:div w:id="656034971">
                          <w:marLeft w:val="0"/>
                          <w:marRight w:val="0"/>
                          <w:marTop w:val="0"/>
                          <w:marBottom w:val="0"/>
                          <w:divBdr>
                            <w:top w:val="none" w:sz="0" w:space="0" w:color="auto"/>
                            <w:left w:val="none" w:sz="0" w:space="0" w:color="auto"/>
                            <w:bottom w:val="none" w:sz="0" w:space="0" w:color="auto"/>
                            <w:right w:val="none" w:sz="0" w:space="0" w:color="auto"/>
                          </w:divBdr>
                          <w:divsChild>
                            <w:div w:id="1626230227">
                              <w:marLeft w:val="0"/>
                              <w:marRight w:val="0"/>
                              <w:marTop w:val="0"/>
                              <w:marBottom w:val="0"/>
                              <w:divBdr>
                                <w:top w:val="none" w:sz="0" w:space="0" w:color="auto"/>
                                <w:left w:val="none" w:sz="0" w:space="0" w:color="auto"/>
                                <w:bottom w:val="none" w:sz="0" w:space="0" w:color="auto"/>
                                <w:right w:val="none" w:sz="0" w:space="0" w:color="auto"/>
                              </w:divBdr>
                            </w:div>
                            <w:div w:id="212221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786842">
          <w:marLeft w:val="0"/>
          <w:marRight w:val="0"/>
          <w:marTop w:val="0"/>
          <w:marBottom w:val="0"/>
          <w:divBdr>
            <w:top w:val="none" w:sz="0" w:space="0" w:color="auto"/>
            <w:left w:val="none" w:sz="0" w:space="0" w:color="auto"/>
            <w:bottom w:val="none" w:sz="0" w:space="0" w:color="auto"/>
            <w:right w:val="none" w:sz="0" w:space="0" w:color="auto"/>
          </w:divBdr>
          <w:divsChild>
            <w:div w:id="1202670000">
              <w:marLeft w:val="0"/>
              <w:marRight w:val="0"/>
              <w:marTop w:val="0"/>
              <w:marBottom w:val="0"/>
              <w:divBdr>
                <w:top w:val="none" w:sz="0" w:space="0" w:color="auto"/>
                <w:left w:val="none" w:sz="0" w:space="0" w:color="auto"/>
                <w:bottom w:val="none" w:sz="0" w:space="0" w:color="auto"/>
                <w:right w:val="none" w:sz="0" w:space="0" w:color="auto"/>
              </w:divBdr>
              <w:divsChild>
                <w:div w:id="1765034041">
                  <w:marLeft w:val="0"/>
                  <w:marRight w:val="0"/>
                  <w:marTop w:val="0"/>
                  <w:marBottom w:val="0"/>
                  <w:divBdr>
                    <w:top w:val="none" w:sz="0" w:space="0" w:color="auto"/>
                    <w:left w:val="none" w:sz="0" w:space="0" w:color="auto"/>
                    <w:bottom w:val="none" w:sz="0" w:space="0" w:color="auto"/>
                    <w:right w:val="none" w:sz="0" w:space="0" w:color="auto"/>
                  </w:divBdr>
                  <w:divsChild>
                    <w:div w:id="349648769">
                      <w:marLeft w:val="0"/>
                      <w:marRight w:val="0"/>
                      <w:marTop w:val="0"/>
                      <w:marBottom w:val="0"/>
                      <w:divBdr>
                        <w:top w:val="none" w:sz="0" w:space="0" w:color="auto"/>
                        <w:left w:val="none" w:sz="0" w:space="0" w:color="auto"/>
                        <w:bottom w:val="none" w:sz="0" w:space="0" w:color="auto"/>
                        <w:right w:val="none" w:sz="0" w:space="0" w:color="auto"/>
                      </w:divBdr>
                      <w:divsChild>
                        <w:div w:id="40908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909872">
          <w:marLeft w:val="0"/>
          <w:marRight w:val="0"/>
          <w:marTop w:val="0"/>
          <w:marBottom w:val="0"/>
          <w:divBdr>
            <w:top w:val="none" w:sz="0" w:space="0" w:color="auto"/>
            <w:left w:val="none" w:sz="0" w:space="0" w:color="auto"/>
            <w:bottom w:val="none" w:sz="0" w:space="0" w:color="auto"/>
            <w:right w:val="none" w:sz="0" w:space="0" w:color="auto"/>
          </w:divBdr>
          <w:divsChild>
            <w:div w:id="738749651">
              <w:marLeft w:val="0"/>
              <w:marRight w:val="0"/>
              <w:marTop w:val="0"/>
              <w:marBottom w:val="0"/>
              <w:divBdr>
                <w:top w:val="none" w:sz="0" w:space="0" w:color="auto"/>
                <w:left w:val="none" w:sz="0" w:space="0" w:color="auto"/>
                <w:bottom w:val="none" w:sz="0" w:space="0" w:color="auto"/>
                <w:right w:val="none" w:sz="0" w:space="0" w:color="auto"/>
              </w:divBdr>
            </w:div>
          </w:divsChild>
        </w:div>
        <w:div w:id="938636304">
          <w:marLeft w:val="0"/>
          <w:marRight w:val="0"/>
          <w:marTop w:val="0"/>
          <w:marBottom w:val="0"/>
          <w:divBdr>
            <w:top w:val="none" w:sz="0" w:space="0" w:color="auto"/>
            <w:left w:val="none" w:sz="0" w:space="0" w:color="auto"/>
            <w:bottom w:val="none" w:sz="0" w:space="0" w:color="auto"/>
            <w:right w:val="none" w:sz="0" w:space="0" w:color="auto"/>
          </w:divBdr>
          <w:divsChild>
            <w:div w:id="1132139039">
              <w:marLeft w:val="0"/>
              <w:marRight w:val="0"/>
              <w:marTop w:val="0"/>
              <w:marBottom w:val="0"/>
              <w:divBdr>
                <w:top w:val="none" w:sz="0" w:space="0" w:color="auto"/>
                <w:left w:val="none" w:sz="0" w:space="0" w:color="auto"/>
                <w:bottom w:val="none" w:sz="0" w:space="0" w:color="auto"/>
                <w:right w:val="none" w:sz="0" w:space="0" w:color="auto"/>
              </w:divBdr>
              <w:divsChild>
                <w:div w:id="990868403">
                  <w:marLeft w:val="0"/>
                  <w:marRight w:val="0"/>
                  <w:marTop w:val="0"/>
                  <w:marBottom w:val="0"/>
                  <w:divBdr>
                    <w:top w:val="none" w:sz="0" w:space="0" w:color="auto"/>
                    <w:left w:val="none" w:sz="0" w:space="0" w:color="auto"/>
                    <w:bottom w:val="none" w:sz="0" w:space="0" w:color="auto"/>
                    <w:right w:val="none" w:sz="0" w:space="0" w:color="auto"/>
                  </w:divBdr>
                  <w:divsChild>
                    <w:div w:id="412439432">
                      <w:marLeft w:val="0"/>
                      <w:marRight w:val="0"/>
                      <w:marTop w:val="0"/>
                      <w:marBottom w:val="0"/>
                      <w:divBdr>
                        <w:top w:val="none" w:sz="0" w:space="0" w:color="auto"/>
                        <w:left w:val="none" w:sz="0" w:space="0" w:color="auto"/>
                        <w:bottom w:val="none" w:sz="0" w:space="0" w:color="auto"/>
                        <w:right w:val="none" w:sz="0" w:space="0" w:color="auto"/>
                      </w:divBdr>
                      <w:divsChild>
                        <w:div w:id="1395540360">
                          <w:marLeft w:val="0"/>
                          <w:marRight w:val="0"/>
                          <w:marTop w:val="0"/>
                          <w:marBottom w:val="0"/>
                          <w:divBdr>
                            <w:top w:val="none" w:sz="0" w:space="0" w:color="auto"/>
                            <w:left w:val="none" w:sz="0" w:space="0" w:color="auto"/>
                            <w:bottom w:val="none" w:sz="0" w:space="0" w:color="auto"/>
                            <w:right w:val="none" w:sz="0" w:space="0" w:color="auto"/>
                          </w:divBdr>
                          <w:divsChild>
                            <w:div w:id="686906033">
                              <w:marLeft w:val="0"/>
                              <w:marRight w:val="0"/>
                              <w:marTop w:val="0"/>
                              <w:marBottom w:val="0"/>
                              <w:divBdr>
                                <w:top w:val="none" w:sz="0" w:space="0" w:color="auto"/>
                                <w:left w:val="none" w:sz="0" w:space="0" w:color="auto"/>
                                <w:bottom w:val="none" w:sz="0" w:space="0" w:color="auto"/>
                                <w:right w:val="none" w:sz="0" w:space="0" w:color="auto"/>
                              </w:divBdr>
                              <w:divsChild>
                                <w:div w:id="257371380">
                                  <w:marLeft w:val="0"/>
                                  <w:marRight w:val="0"/>
                                  <w:marTop w:val="0"/>
                                  <w:marBottom w:val="0"/>
                                  <w:divBdr>
                                    <w:top w:val="none" w:sz="0" w:space="0" w:color="auto"/>
                                    <w:left w:val="none" w:sz="0" w:space="0" w:color="auto"/>
                                    <w:bottom w:val="none" w:sz="0" w:space="0" w:color="auto"/>
                                    <w:right w:val="none" w:sz="0" w:space="0" w:color="auto"/>
                                  </w:divBdr>
                                  <w:divsChild>
                                    <w:div w:id="530723690">
                                      <w:marLeft w:val="0"/>
                                      <w:marRight w:val="0"/>
                                      <w:marTop w:val="0"/>
                                      <w:marBottom w:val="0"/>
                                      <w:divBdr>
                                        <w:top w:val="none" w:sz="0" w:space="0" w:color="auto"/>
                                        <w:left w:val="none" w:sz="0" w:space="0" w:color="auto"/>
                                        <w:bottom w:val="none" w:sz="0" w:space="0" w:color="auto"/>
                                        <w:right w:val="none" w:sz="0" w:space="0" w:color="auto"/>
                                      </w:divBdr>
                                      <w:divsChild>
                                        <w:div w:id="1283147925">
                                          <w:marLeft w:val="0"/>
                                          <w:marRight w:val="0"/>
                                          <w:marTop w:val="0"/>
                                          <w:marBottom w:val="0"/>
                                          <w:divBdr>
                                            <w:top w:val="none" w:sz="0" w:space="0" w:color="auto"/>
                                            <w:left w:val="none" w:sz="0" w:space="0" w:color="auto"/>
                                            <w:bottom w:val="none" w:sz="0" w:space="0" w:color="auto"/>
                                            <w:right w:val="none" w:sz="0" w:space="0" w:color="auto"/>
                                          </w:divBdr>
                                          <w:divsChild>
                                            <w:div w:id="16985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145511">
                          <w:marLeft w:val="0"/>
                          <w:marRight w:val="0"/>
                          <w:marTop w:val="0"/>
                          <w:marBottom w:val="0"/>
                          <w:divBdr>
                            <w:top w:val="none" w:sz="0" w:space="0" w:color="auto"/>
                            <w:left w:val="none" w:sz="0" w:space="0" w:color="auto"/>
                            <w:bottom w:val="none" w:sz="0" w:space="0" w:color="auto"/>
                            <w:right w:val="none" w:sz="0" w:space="0" w:color="auto"/>
                          </w:divBdr>
                          <w:divsChild>
                            <w:div w:id="749934002">
                              <w:marLeft w:val="0"/>
                              <w:marRight w:val="0"/>
                              <w:marTop w:val="0"/>
                              <w:marBottom w:val="0"/>
                              <w:divBdr>
                                <w:top w:val="none" w:sz="0" w:space="0" w:color="auto"/>
                                <w:left w:val="none" w:sz="0" w:space="0" w:color="auto"/>
                                <w:bottom w:val="none" w:sz="0" w:space="0" w:color="auto"/>
                                <w:right w:val="none" w:sz="0" w:space="0" w:color="auto"/>
                              </w:divBdr>
                              <w:divsChild>
                                <w:div w:id="1766464261">
                                  <w:marLeft w:val="0"/>
                                  <w:marRight w:val="0"/>
                                  <w:marTop w:val="0"/>
                                  <w:marBottom w:val="0"/>
                                  <w:divBdr>
                                    <w:top w:val="none" w:sz="0" w:space="0" w:color="auto"/>
                                    <w:left w:val="none" w:sz="0" w:space="0" w:color="auto"/>
                                    <w:bottom w:val="none" w:sz="0" w:space="0" w:color="auto"/>
                                    <w:right w:val="none" w:sz="0" w:space="0" w:color="auto"/>
                                  </w:divBdr>
                                  <w:divsChild>
                                    <w:div w:id="1663923141">
                                      <w:marLeft w:val="0"/>
                                      <w:marRight w:val="0"/>
                                      <w:marTop w:val="0"/>
                                      <w:marBottom w:val="0"/>
                                      <w:divBdr>
                                        <w:top w:val="none" w:sz="0" w:space="0" w:color="auto"/>
                                        <w:left w:val="none" w:sz="0" w:space="0" w:color="auto"/>
                                        <w:bottom w:val="none" w:sz="0" w:space="0" w:color="auto"/>
                                        <w:right w:val="none" w:sz="0" w:space="0" w:color="auto"/>
                                      </w:divBdr>
                                      <w:divsChild>
                                        <w:div w:id="977027993">
                                          <w:marLeft w:val="0"/>
                                          <w:marRight w:val="0"/>
                                          <w:marTop w:val="0"/>
                                          <w:marBottom w:val="0"/>
                                          <w:divBdr>
                                            <w:top w:val="none" w:sz="0" w:space="0" w:color="auto"/>
                                            <w:left w:val="none" w:sz="0" w:space="0" w:color="auto"/>
                                            <w:bottom w:val="none" w:sz="0" w:space="0" w:color="auto"/>
                                            <w:right w:val="none" w:sz="0" w:space="0" w:color="auto"/>
                                          </w:divBdr>
                                          <w:divsChild>
                                            <w:div w:id="764154756">
                                              <w:marLeft w:val="0"/>
                                              <w:marRight w:val="0"/>
                                              <w:marTop w:val="0"/>
                                              <w:marBottom w:val="0"/>
                                              <w:divBdr>
                                                <w:top w:val="none" w:sz="0" w:space="0" w:color="auto"/>
                                                <w:left w:val="none" w:sz="0" w:space="0" w:color="auto"/>
                                                <w:bottom w:val="none" w:sz="0" w:space="0" w:color="auto"/>
                                                <w:right w:val="none" w:sz="0" w:space="0" w:color="auto"/>
                                              </w:divBdr>
                                              <w:divsChild>
                                                <w:div w:id="111786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4219327">
          <w:marLeft w:val="0"/>
          <w:marRight w:val="0"/>
          <w:marTop w:val="0"/>
          <w:marBottom w:val="0"/>
          <w:divBdr>
            <w:top w:val="none" w:sz="0" w:space="0" w:color="auto"/>
            <w:left w:val="none" w:sz="0" w:space="0" w:color="auto"/>
            <w:bottom w:val="none" w:sz="0" w:space="0" w:color="auto"/>
            <w:right w:val="none" w:sz="0" w:space="0" w:color="auto"/>
          </w:divBdr>
          <w:divsChild>
            <w:div w:id="1797527351">
              <w:marLeft w:val="0"/>
              <w:marRight w:val="0"/>
              <w:marTop w:val="0"/>
              <w:marBottom w:val="0"/>
              <w:divBdr>
                <w:top w:val="none" w:sz="0" w:space="0" w:color="auto"/>
                <w:left w:val="none" w:sz="0" w:space="0" w:color="auto"/>
                <w:bottom w:val="none" w:sz="0" w:space="0" w:color="auto"/>
                <w:right w:val="none" w:sz="0" w:space="0" w:color="auto"/>
              </w:divBdr>
              <w:divsChild>
                <w:div w:id="1485506383">
                  <w:marLeft w:val="0"/>
                  <w:marRight w:val="0"/>
                  <w:marTop w:val="0"/>
                  <w:marBottom w:val="0"/>
                  <w:divBdr>
                    <w:top w:val="none" w:sz="0" w:space="0" w:color="auto"/>
                    <w:left w:val="none" w:sz="0" w:space="0" w:color="auto"/>
                    <w:bottom w:val="none" w:sz="0" w:space="0" w:color="auto"/>
                    <w:right w:val="none" w:sz="0" w:space="0" w:color="auto"/>
                  </w:divBdr>
                  <w:divsChild>
                    <w:div w:id="1807894969">
                      <w:marLeft w:val="0"/>
                      <w:marRight w:val="0"/>
                      <w:marTop w:val="0"/>
                      <w:marBottom w:val="0"/>
                      <w:divBdr>
                        <w:top w:val="none" w:sz="0" w:space="0" w:color="auto"/>
                        <w:left w:val="none" w:sz="0" w:space="0" w:color="auto"/>
                        <w:bottom w:val="none" w:sz="0" w:space="0" w:color="auto"/>
                        <w:right w:val="none" w:sz="0" w:space="0" w:color="auto"/>
                      </w:divBdr>
                      <w:divsChild>
                        <w:div w:id="1031615251">
                          <w:marLeft w:val="0"/>
                          <w:marRight w:val="0"/>
                          <w:marTop w:val="0"/>
                          <w:marBottom w:val="0"/>
                          <w:divBdr>
                            <w:top w:val="none" w:sz="0" w:space="0" w:color="auto"/>
                            <w:left w:val="none" w:sz="0" w:space="0" w:color="auto"/>
                            <w:bottom w:val="none" w:sz="0" w:space="0" w:color="auto"/>
                            <w:right w:val="none" w:sz="0" w:space="0" w:color="auto"/>
                          </w:divBdr>
                          <w:divsChild>
                            <w:div w:id="265041088">
                              <w:marLeft w:val="0"/>
                              <w:marRight w:val="0"/>
                              <w:marTop w:val="0"/>
                              <w:marBottom w:val="0"/>
                              <w:divBdr>
                                <w:top w:val="none" w:sz="0" w:space="0" w:color="auto"/>
                                <w:left w:val="none" w:sz="0" w:space="0" w:color="auto"/>
                                <w:bottom w:val="none" w:sz="0" w:space="0" w:color="auto"/>
                                <w:right w:val="none" w:sz="0" w:space="0" w:color="auto"/>
                              </w:divBdr>
                            </w:div>
                            <w:div w:id="202363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459199">
                  <w:marLeft w:val="0"/>
                  <w:marRight w:val="0"/>
                  <w:marTop w:val="0"/>
                  <w:marBottom w:val="0"/>
                  <w:divBdr>
                    <w:top w:val="none" w:sz="0" w:space="0" w:color="auto"/>
                    <w:left w:val="none" w:sz="0" w:space="0" w:color="auto"/>
                    <w:bottom w:val="none" w:sz="0" w:space="0" w:color="auto"/>
                    <w:right w:val="none" w:sz="0" w:space="0" w:color="auto"/>
                  </w:divBdr>
                  <w:divsChild>
                    <w:div w:id="2116366890">
                      <w:marLeft w:val="0"/>
                      <w:marRight w:val="0"/>
                      <w:marTop w:val="0"/>
                      <w:marBottom w:val="0"/>
                      <w:divBdr>
                        <w:top w:val="none" w:sz="0" w:space="0" w:color="auto"/>
                        <w:left w:val="none" w:sz="0" w:space="0" w:color="auto"/>
                        <w:bottom w:val="none" w:sz="0" w:space="0" w:color="auto"/>
                        <w:right w:val="none" w:sz="0" w:space="0" w:color="auto"/>
                      </w:divBdr>
                      <w:divsChild>
                        <w:div w:id="18866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533411">
          <w:marLeft w:val="0"/>
          <w:marRight w:val="0"/>
          <w:marTop w:val="0"/>
          <w:marBottom w:val="0"/>
          <w:divBdr>
            <w:top w:val="none" w:sz="0" w:space="0" w:color="auto"/>
            <w:left w:val="none" w:sz="0" w:space="0" w:color="auto"/>
            <w:bottom w:val="none" w:sz="0" w:space="0" w:color="auto"/>
            <w:right w:val="none" w:sz="0" w:space="0" w:color="auto"/>
          </w:divBdr>
          <w:divsChild>
            <w:div w:id="1818301716">
              <w:marLeft w:val="0"/>
              <w:marRight w:val="0"/>
              <w:marTop w:val="0"/>
              <w:marBottom w:val="0"/>
              <w:divBdr>
                <w:top w:val="none" w:sz="0" w:space="0" w:color="auto"/>
                <w:left w:val="none" w:sz="0" w:space="0" w:color="auto"/>
                <w:bottom w:val="none" w:sz="0" w:space="0" w:color="auto"/>
                <w:right w:val="none" w:sz="0" w:space="0" w:color="auto"/>
              </w:divBdr>
              <w:divsChild>
                <w:div w:id="1760247008">
                  <w:marLeft w:val="0"/>
                  <w:marRight w:val="0"/>
                  <w:marTop w:val="0"/>
                  <w:marBottom w:val="0"/>
                  <w:divBdr>
                    <w:top w:val="none" w:sz="0" w:space="0" w:color="auto"/>
                    <w:left w:val="none" w:sz="0" w:space="0" w:color="auto"/>
                    <w:bottom w:val="none" w:sz="0" w:space="0" w:color="auto"/>
                    <w:right w:val="none" w:sz="0" w:space="0" w:color="auto"/>
                  </w:divBdr>
                  <w:divsChild>
                    <w:div w:id="26623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076716">
          <w:marLeft w:val="0"/>
          <w:marRight w:val="0"/>
          <w:marTop w:val="0"/>
          <w:marBottom w:val="0"/>
          <w:divBdr>
            <w:top w:val="none" w:sz="0" w:space="0" w:color="auto"/>
            <w:left w:val="none" w:sz="0" w:space="0" w:color="auto"/>
            <w:bottom w:val="none" w:sz="0" w:space="0" w:color="auto"/>
            <w:right w:val="none" w:sz="0" w:space="0" w:color="auto"/>
          </w:divBdr>
          <w:divsChild>
            <w:div w:id="684524172">
              <w:marLeft w:val="0"/>
              <w:marRight w:val="0"/>
              <w:marTop w:val="0"/>
              <w:marBottom w:val="0"/>
              <w:divBdr>
                <w:top w:val="none" w:sz="0" w:space="0" w:color="auto"/>
                <w:left w:val="none" w:sz="0" w:space="0" w:color="auto"/>
                <w:bottom w:val="none" w:sz="0" w:space="0" w:color="auto"/>
                <w:right w:val="none" w:sz="0" w:space="0" w:color="auto"/>
              </w:divBdr>
              <w:divsChild>
                <w:div w:id="381906532">
                  <w:marLeft w:val="0"/>
                  <w:marRight w:val="0"/>
                  <w:marTop w:val="0"/>
                  <w:marBottom w:val="0"/>
                  <w:divBdr>
                    <w:top w:val="none" w:sz="0" w:space="0" w:color="auto"/>
                    <w:left w:val="none" w:sz="0" w:space="0" w:color="auto"/>
                    <w:bottom w:val="none" w:sz="0" w:space="0" w:color="auto"/>
                    <w:right w:val="none" w:sz="0" w:space="0" w:color="auto"/>
                  </w:divBdr>
                  <w:divsChild>
                    <w:div w:id="1696343460">
                      <w:marLeft w:val="0"/>
                      <w:marRight w:val="0"/>
                      <w:marTop w:val="0"/>
                      <w:marBottom w:val="0"/>
                      <w:divBdr>
                        <w:top w:val="none" w:sz="0" w:space="0" w:color="auto"/>
                        <w:left w:val="none" w:sz="0" w:space="0" w:color="auto"/>
                        <w:bottom w:val="none" w:sz="0" w:space="0" w:color="auto"/>
                        <w:right w:val="none" w:sz="0" w:space="0" w:color="auto"/>
                      </w:divBdr>
                      <w:divsChild>
                        <w:div w:id="267155937">
                          <w:marLeft w:val="0"/>
                          <w:marRight w:val="0"/>
                          <w:marTop w:val="0"/>
                          <w:marBottom w:val="0"/>
                          <w:divBdr>
                            <w:top w:val="none" w:sz="0" w:space="0" w:color="auto"/>
                            <w:left w:val="none" w:sz="0" w:space="0" w:color="auto"/>
                            <w:bottom w:val="none" w:sz="0" w:space="0" w:color="auto"/>
                            <w:right w:val="none" w:sz="0" w:space="0" w:color="auto"/>
                          </w:divBdr>
                          <w:divsChild>
                            <w:div w:id="1296718751">
                              <w:marLeft w:val="0"/>
                              <w:marRight w:val="0"/>
                              <w:marTop w:val="0"/>
                              <w:marBottom w:val="0"/>
                              <w:divBdr>
                                <w:top w:val="none" w:sz="0" w:space="0" w:color="auto"/>
                                <w:left w:val="none" w:sz="0" w:space="0" w:color="auto"/>
                                <w:bottom w:val="none" w:sz="0" w:space="0" w:color="auto"/>
                                <w:right w:val="none" w:sz="0" w:space="0" w:color="auto"/>
                              </w:divBdr>
                            </w:div>
                            <w:div w:id="14579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454212">
                  <w:marLeft w:val="0"/>
                  <w:marRight w:val="0"/>
                  <w:marTop w:val="0"/>
                  <w:marBottom w:val="0"/>
                  <w:divBdr>
                    <w:top w:val="none" w:sz="0" w:space="0" w:color="auto"/>
                    <w:left w:val="none" w:sz="0" w:space="0" w:color="auto"/>
                    <w:bottom w:val="none" w:sz="0" w:space="0" w:color="auto"/>
                    <w:right w:val="none" w:sz="0" w:space="0" w:color="auto"/>
                  </w:divBdr>
                  <w:divsChild>
                    <w:div w:id="879559088">
                      <w:marLeft w:val="0"/>
                      <w:marRight w:val="0"/>
                      <w:marTop w:val="0"/>
                      <w:marBottom w:val="0"/>
                      <w:divBdr>
                        <w:top w:val="none" w:sz="0" w:space="0" w:color="auto"/>
                        <w:left w:val="none" w:sz="0" w:space="0" w:color="auto"/>
                        <w:bottom w:val="none" w:sz="0" w:space="0" w:color="auto"/>
                        <w:right w:val="none" w:sz="0" w:space="0" w:color="auto"/>
                      </w:divBdr>
                      <w:divsChild>
                        <w:div w:id="14880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484390">
          <w:marLeft w:val="0"/>
          <w:marRight w:val="0"/>
          <w:marTop w:val="0"/>
          <w:marBottom w:val="0"/>
          <w:divBdr>
            <w:top w:val="none" w:sz="0" w:space="0" w:color="auto"/>
            <w:left w:val="none" w:sz="0" w:space="0" w:color="auto"/>
            <w:bottom w:val="none" w:sz="0" w:space="0" w:color="auto"/>
            <w:right w:val="none" w:sz="0" w:space="0" w:color="auto"/>
          </w:divBdr>
          <w:divsChild>
            <w:div w:id="2113360471">
              <w:marLeft w:val="0"/>
              <w:marRight w:val="0"/>
              <w:marTop w:val="0"/>
              <w:marBottom w:val="0"/>
              <w:divBdr>
                <w:top w:val="none" w:sz="0" w:space="0" w:color="auto"/>
                <w:left w:val="none" w:sz="0" w:space="0" w:color="auto"/>
                <w:bottom w:val="none" w:sz="0" w:space="0" w:color="auto"/>
                <w:right w:val="none" w:sz="0" w:space="0" w:color="auto"/>
              </w:divBdr>
              <w:divsChild>
                <w:div w:id="273094472">
                  <w:marLeft w:val="0"/>
                  <w:marRight w:val="0"/>
                  <w:marTop w:val="0"/>
                  <w:marBottom w:val="0"/>
                  <w:divBdr>
                    <w:top w:val="none" w:sz="0" w:space="0" w:color="auto"/>
                    <w:left w:val="none" w:sz="0" w:space="0" w:color="auto"/>
                    <w:bottom w:val="none" w:sz="0" w:space="0" w:color="auto"/>
                    <w:right w:val="none" w:sz="0" w:space="0" w:color="auto"/>
                  </w:divBdr>
                  <w:divsChild>
                    <w:div w:id="681475608">
                      <w:marLeft w:val="0"/>
                      <w:marRight w:val="0"/>
                      <w:marTop w:val="0"/>
                      <w:marBottom w:val="0"/>
                      <w:divBdr>
                        <w:top w:val="none" w:sz="0" w:space="0" w:color="auto"/>
                        <w:left w:val="none" w:sz="0" w:space="0" w:color="auto"/>
                        <w:bottom w:val="none" w:sz="0" w:space="0" w:color="auto"/>
                        <w:right w:val="none" w:sz="0" w:space="0" w:color="auto"/>
                      </w:divBdr>
                      <w:divsChild>
                        <w:div w:id="68289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35527">
                  <w:marLeft w:val="0"/>
                  <w:marRight w:val="0"/>
                  <w:marTop w:val="0"/>
                  <w:marBottom w:val="0"/>
                  <w:divBdr>
                    <w:top w:val="none" w:sz="0" w:space="0" w:color="auto"/>
                    <w:left w:val="none" w:sz="0" w:space="0" w:color="auto"/>
                    <w:bottom w:val="none" w:sz="0" w:space="0" w:color="auto"/>
                    <w:right w:val="none" w:sz="0" w:space="0" w:color="auto"/>
                  </w:divBdr>
                  <w:divsChild>
                    <w:div w:id="464157285">
                      <w:marLeft w:val="0"/>
                      <w:marRight w:val="0"/>
                      <w:marTop w:val="0"/>
                      <w:marBottom w:val="0"/>
                      <w:divBdr>
                        <w:top w:val="none" w:sz="0" w:space="0" w:color="auto"/>
                        <w:left w:val="none" w:sz="0" w:space="0" w:color="auto"/>
                        <w:bottom w:val="none" w:sz="0" w:space="0" w:color="auto"/>
                        <w:right w:val="none" w:sz="0" w:space="0" w:color="auto"/>
                      </w:divBdr>
                      <w:divsChild>
                        <w:div w:id="1575116981">
                          <w:marLeft w:val="0"/>
                          <w:marRight w:val="0"/>
                          <w:marTop w:val="0"/>
                          <w:marBottom w:val="0"/>
                          <w:divBdr>
                            <w:top w:val="none" w:sz="0" w:space="0" w:color="auto"/>
                            <w:left w:val="none" w:sz="0" w:space="0" w:color="auto"/>
                            <w:bottom w:val="none" w:sz="0" w:space="0" w:color="auto"/>
                            <w:right w:val="none" w:sz="0" w:space="0" w:color="auto"/>
                          </w:divBdr>
                          <w:divsChild>
                            <w:div w:id="1048525951">
                              <w:marLeft w:val="0"/>
                              <w:marRight w:val="0"/>
                              <w:marTop w:val="0"/>
                              <w:marBottom w:val="0"/>
                              <w:divBdr>
                                <w:top w:val="none" w:sz="0" w:space="0" w:color="auto"/>
                                <w:left w:val="none" w:sz="0" w:space="0" w:color="auto"/>
                                <w:bottom w:val="none" w:sz="0" w:space="0" w:color="auto"/>
                                <w:right w:val="none" w:sz="0" w:space="0" w:color="auto"/>
                              </w:divBdr>
                            </w:div>
                            <w:div w:id="11084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87499">
          <w:marLeft w:val="0"/>
          <w:marRight w:val="0"/>
          <w:marTop w:val="0"/>
          <w:marBottom w:val="0"/>
          <w:divBdr>
            <w:top w:val="none" w:sz="0" w:space="0" w:color="auto"/>
            <w:left w:val="none" w:sz="0" w:space="0" w:color="auto"/>
            <w:bottom w:val="none" w:sz="0" w:space="0" w:color="auto"/>
            <w:right w:val="none" w:sz="0" w:space="0" w:color="auto"/>
          </w:divBdr>
          <w:divsChild>
            <w:div w:id="283848618">
              <w:marLeft w:val="0"/>
              <w:marRight w:val="0"/>
              <w:marTop w:val="0"/>
              <w:marBottom w:val="0"/>
              <w:divBdr>
                <w:top w:val="none" w:sz="0" w:space="0" w:color="auto"/>
                <w:left w:val="none" w:sz="0" w:space="0" w:color="auto"/>
                <w:bottom w:val="none" w:sz="0" w:space="0" w:color="auto"/>
                <w:right w:val="none" w:sz="0" w:space="0" w:color="auto"/>
              </w:divBdr>
            </w:div>
          </w:divsChild>
        </w:div>
        <w:div w:id="2074885434">
          <w:marLeft w:val="0"/>
          <w:marRight w:val="0"/>
          <w:marTop w:val="0"/>
          <w:marBottom w:val="0"/>
          <w:divBdr>
            <w:top w:val="none" w:sz="0" w:space="0" w:color="auto"/>
            <w:left w:val="none" w:sz="0" w:space="0" w:color="auto"/>
            <w:bottom w:val="none" w:sz="0" w:space="0" w:color="auto"/>
            <w:right w:val="none" w:sz="0" w:space="0" w:color="auto"/>
          </w:divBdr>
          <w:divsChild>
            <w:div w:id="1226187728">
              <w:marLeft w:val="0"/>
              <w:marRight w:val="0"/>
              <w:marTop w:val="0"/>
              <w:marBottom w:val="0"/>
              <w:divBdr>
                <w:top w:val="none" w:sz="0" w:space="0" w:color="auto"/>
                <w:left w:val="none" w:sz="0" w:space="0" w:color="auto"/>
                <w:bottom w:val="none" w:sz="0" w:space="0" w:color="auto"/>
                <w:right w:val="none" w:sz="0" w:space="0" w:color="auto"/>
              </w:divBdr>
              <w:divsChild>
                <w:div w:id="288558106">
                  <w:marLeft w:val="0"/>
                  <w:marRight w:val="0"/>
                  <w:marTop w:val="0"/>
                  <w:marBottom w:val="0"/>
                  <w:divBdr>
                    <w:top w:val="none" w:sz="0" w:space="0" w:color="auto"/>
                    <w:left w:val="none" w:sz="0" w:space="0" w:color="auto"/>
                    <w:bottom w:val="none" w:sz="0" w:space="0" w:color="auto"/>
                    <w:right w:val="none" w:sz="0" w:space="0" w:color="auto"/>
                  </w:divBdr>
                  <w:divsChild>
                    <w:div w:id="1278294130">
                      <w:marLeft w:val="0"/>
                      <w:marRight w:val="0"/>
                      <w:marTop w:val="0"/>
                      <w:marBottom w:val="0"/>
                      <w:divBdr>
                        <w:top w:val="none" w:sz="0" w:space="0" w:color="auto"/>
                        <w:left w:val="none" w:sz="0" w:space="0" w:color="auto"/>
                        <w:bottom w:val="none" w:sz="0" w:space="0" w:color="auto"/>
                        <w:right w:val="none" w:sz="0" w:space="0" w:color="auto"/>
                      </w:divBdr>
                      <w:divsChild>
                        <w:div w:id="585579780">
                          <w:marLeft w:val="0"/>
                          <w:marRight w:val="0"/>
                          <w:marTop w:val="0"/>
                          <w:marBottom w:val="0"/>
                          <w:divBdr>
                            <w:top w:val="none" w:sz="0" w:space="0" w:color="auto"/>
                            <w:left w:val="none" w:sz="0" w:space="0" w:color="auto"/>
                            <w:bottom w:val="none" w:sz="0" w:space="0" w:color="auto"/>
                            <w:right w:val="none" w:sz="0" w:space="0" w:color="auto"/>
                          </w:divBdr>
                          <w:divsChild>
                            <w:div w:id="1516109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89092554">
          <w:marLeft w:val="0"/>
          <w:marRight w:val="0"/>
          <w:marTop w:val="0"/>
          <w:marBottom w:val="0"/>
          <w:divBdr>
            <w:top w:val="none" w:sz="0" w:space="0" w:color="auto"/>
            <w:left w:val="none" w:sz="0" w:space="0" w:color="auto"/>
            <w:bottom w:val="none" w:sz="0" w:space="0" w:color="auto"/>
            <w:right w:val="none" w:sz="0" w:space="0" w:color="auto"/>
          </w:divBdr>
          <w:divsChild>
            <w:div w:id="1572885467">
              <w:marLeft w:val="0"/>
              <w:marRight w:val="0"/>
              <w:marTop w:val="0"/>
              <w:marBottom w:val="0"/>
              <w:divBdr>
                <w:top w:val="none" w:sz="0" w:space="0" w:color="auto"/>
                <w:left w:val="none" w:sz="0" w:space="0" w:color="auto"/>
                <w:bottom w:val="none" w:sz="0" w:space="0" w:color="auto"/>
                <w:right w:val="none" w:sz="0" w:space="0" w:color="auto"/>
              </w:divBdr>
            </w:div>
          </w:divsChild>
        </w:div>
        <w:div w:id="290552156">
          <w:marLeft w:val="0"/>
          <w:marRight w:val="0"/>
          <w:marTop w:val="0"/>
          <w:marBottom w:val="0"/>
          <w:divBdr>
            <w:top w:val="none" w:sz="0" w:space="0" w:color="auto"/>
            <w:left w:val="none" w:sz="0" w:space="0" w:color="auto"/>
            <w:bottom w:val="none" w:sz="0" w:space="0" w:color="auto"/>
            <w:right w:val="none" w:sz="0" w:space="0" w:color="auto"/>
          </w:divBdr>
          <w:divsChild>
            <w:div w:id="479536521">
              <w:marLeft w:val="0"/>
              <w:marRight w:val="0"/>
              <w:marTop w:val="0"/>
              <w:marBottom w:val="0"/>
              <w:divBdr>
                <w:top w:val="none" w:sz="0" w:space="0" w:color="auto"/>
                <w:left w:val="none" w:sz="0" w:space="0" w:color="auto"/>
                <w:bottom w:val="none" w:sz="0" w:space="0" w:color="auto"/>
                <w:right w:val="none" w:sz="0" w:space="0" w:color="auto"/>
              </w:divBdr>
              <w:divsChild>
                <w:div w:id="471142842">
                  <w:marLeft w:val="0"/>
                  <w:marRight w:val="0"/>
                  <w:marTop w:val="0"/>
                  <w:marBottom w:val="0"/>
                  <w:divBdr>
                    <w:top w:val="none" w:sz="0" w:space="0" w:color="auto"/>
                    <w:left w:val="none" w:sz="0" w:space="0" w:color="auto"/>
                    <w:bottom w:val="none" w:sz="0" w:space="0" w:color="auto"/>
                    <w:right w:val="none" w:sz="0" w:space="0" w:color="auto"/>
                  </w:divBdr>
                  <w:divsChild>
                    <w:div w:id="1759867109">
                      <w:marLeft w:val="0"/>
                      <w:marRight w:val="0"/>
                      <w:marTop w:val="0"/>
                      <w:marBottom w:val="0"/>
                      <w:divBdr>
                        <w:top w:val="none" w:sz="0" w:space="0" w:color="auto"/>
                        <w:left w:val="none" w:sz="0" w:space="0" w:color="auto"/>
                        <w:bottom w:val="none" w:sz="0" w:space="0" w:color="auto"/>
                        <w:right w:val="none" w:sz="0" w:space="0" w:color="auto"/>
                      </w:divBdr>
                      <w:divsChild>
                        <w:div w:id="1636452697">
                          <w:marLeft w:val="0"/>
                          <w:marRight w:val="0"/>
                          <w:marTop w:val="0"/>
                          <w:marBottom w:val="0"/>
                          <w:divBdr>
                            <w:top w:val="none" w:sz="0" w:space="0" w:color="auto"/>
                            <w:left w:val="none" w:sz="0" w:space="0" w:color="auto"/>
                            <w:bottom w:val="none" w:sz="0" w:space="0" w:color="auto"/>
                            <w:right w:val="none" w:sz="0" w:space="0" w:color="auto"/>
                          </w:divBdr>
                          <w:divsChild>
                            <w:div w:id="528570644">
                              <w:marLeft w:val="0"/>
                              <w:marRight w:val="0"/>
                              <w:marTop w:val="0"/>
                              <w:marBottom w:val="0"/>
                              <w:divBdr>
                                <w:top w:val="none" w:sz="0" w:space="0" w:color="auto"/>
                                <w:left w:val="none" w:sz="0" w:space="0" w:color="auto"/>
                                <w:bottom w:val="none" w:sz="0" w:space="0" w:color="auto"/>
                                <w:right w:val="none" w:sz="0" w:space="0" w:color="auto"/>
                              </w:divBdr>
                            </w:div>
                            <w:div w:id="20080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178082">
                  <w:marLeft w:val="0"/>
                  <w:marRight w:val="0"/>
                  <w:marTop w:val="0"/>
                  <w:marBottom w:val="0"/>
                  <w:divBdr>
                    <w:top w:val="none" w:sz="0" w:space="0" w:color="auto"/>
                    <w:left w:val="none" w:sz="0" w:space="0" w:color="auto"/>
                    <w:bottom w:val="none" w:sz="0" w:space="0" w:color="auto"/>
                    <w:right w:val="none" w:sz="0" w:space="0" w:color="auto"/>
                  </w:divBdr>
                  <w:divsChild>
                    <w:div w:id="1289505446">
                      <w:marLeft w:val="0"/>
                      <w:marRight w:val="0"/>
                      <w:marTop w:val="0"/>
                      <w:marBottom w:val="0"/>
                      <w:divBdr>
                        <w:top w:val="none" w:sz="0" w:space="0" w:color="auto"/>
                        <w:left w:val="none" w:sz="0" w:space="0" w:color="auto"/>
                        <w:bottom w:val="none" w:sz="0" w:space="0" w:color="auto"/>
                        <w:right w:val="none" w:sz="0" w:space="0" w:color="auto"/>
                      </w:divBdr>
                      <w:divsChild>
                        <w:div w:id="8302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765098">
          <w:marLeft w:val="0"/>
          <w:marRight w:val="0"/>
          <w:marTop w:val="0"/>
          <w:marBottom w:val="0"/>
          <w:divBdr>
            <w:top w:val="none" w:sz="0" w:space="0" w:color="auto"/>
            <w:left w:val="none" w:sz="0" w:space="0" w:color="auto"/>
            <w:bottom w:val="none" w:sz="0" w:space="0" w:color="auto"/>
            <w:right w:val="none" w:sz="0" w:space="0" w:color="auto"/>
          </w:divBdr>
          <w:divsChild>
            <w:div w:id="296958824">
              <w:marLeft w:val="0"/>
              <w:marRight w:val="0"/>
              <w:marTop w:val="0"/>
              <w:marBottom w:val="0"/>
              <w:divBdr>
                <w:top w:val="none" w:sz="0" w:space="0" w:color="auto"/>
                <w:left w:val="none" w:sz="0" w:space="0" w:color="auto"/>
                <w:bottom w:val="none" w:sz="0" w:space="0" w:color="auto"/>
                <w:right w:val="none" w:sz="0" w:space="0" w:color="auto"/>
              </w:divBdr>
              <w:divsChild>
                <w:div w:id="1099982992">
                  <w:marLeft w:val="0"/>
                  <w:marRight w:val="0"/>
                  <w:marTop w:val="0"/>
                  <w:marBottom w:val="0"/>
                  <w:divBdr>
                    <w:top w:val="none" w:sz="0" w:space="0" w:color="auto"/>
                    <w:left w:val="none" w:sz="0" w:space="0" w:color="auto"/>
                    <w:bottom w:val="none" w:sz="0" w:space="0" w:color="auto"/>
                    <w:right w:val="none" w:sz="0" w:space="0" w:color="auto"/>
                  </w:divBdr>
                  <w:divsChild>
                    <w:div w:id="758788912">
                      <w:marLeft w:val="0"/>
                      <w:marRight w:val="0"/>
                      <w:marTop w:val="0"/>
                      <w:marBottom w:val="0"/>
                      <w:divBdr>
                        <w:top w:val="none" w:sz="0" w:space="0" w:color="auto"/>
                        <w:left w:val="none" w:sz="0" w:space="0" w:color="auto"/>
                        <w:bottom w:val="none" w:sz="0" w:space="0" w:color="auto"/>
                        <w:right w:val="none" w:sz="0" w:space="0" w:color="auto"/>
                      </w:divBdr>
                      <w:divsChild>
                        <w:div w:id="9122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650745">
          <w:marLeft w:val="0"/>
          <w:marRight w:val="0"/>
          <w:marTop w:val="0"/>
          <w:marBottom w:val="0"/>
          <w:divBdr>
            <w:top w:val="none" w:sz="0" w:space="0" w:color="auto"/>
            <w:left w:val="none" w:sz="0" w:space="0" w:color="auto"/>
            <w:bottom w:val="none" w:sz="0" w:space="0" w:color="auto"/>
            <w:right w:val="none" w:sz="0" w:space="0" w:color="auto"/>
          </w:divBdr>
          <w:divsChild>
            <w:div w:id="2027709022">
              <w:marLeft w:val="0"/>
              <w:marRight w:val="0"/>
              <w:marTop w:val="0"/>
              <w:marBottom w:val="0"/>
              <w:divBdr>
                <w:top w:val="none" w:sz="0" w:space="0" w:color="auto"/>
                <w:left w:val="none" w:sz="0" w:space="0" w:color="auto"/>
                <w:bottom w:val="none" w:sz="0" w:space="0" w:color="auto"/>
                <w:right w:val="none" w:sz="0" w:space="0" w:color="auto"/>
              </w:divBdr>
              <w:divsChild>
                <w:div w:id="494615629">
                  <w:marLeft w:val="0"/>
                  <w:marRight w:val="0"/>
                  <w:marTop w:val="0"/>
                  <w:marBottom w:val="0"/>
                  <w:divBdr>
                    <w:top w:val="none" w:sz="0" w:space="0" w:color="auto"/>
                    <w:left w:val="none" w:sz="0" w:space="0" w:color="auto"/>
                    <w:bottom w:val="none" w:sz="0" w:space="0" w:color="auto"/>
                    <w:right w:val="none" w:sz="0" w:space="0" w:color="auto"/>
                  </w:divBdr>
                  <w:divsChild>
                    <w:div w:id="316038018">
                      <w:marLeft w:val="0"/>
                      <w:marRight w:val="0"/>
                      <w:marTop w:val="0"/>
                      <w:marBottom w:val="0"/>
                      <w:divBdr>
                        <w:top w:val="none" w:sz="0" w:space="0" w:color="auto"/>
                        <w:left w:val="none" w:sz="0" w:space="0" w:color="auto"/>
                        <w:bottom w:val="none" w:sz="0" w:space="0" w:color="auto"/>
                        <w:right w:val="none" w:sz="0" w:space="0" w:color="auto"/>
                      </w:divBdr>
                      <w:divsChild>
                        <w:div w:id="1346595624">
                          <w:marLeft w:val="0"/>
                          <w:marRight w:val="0"/>
                          <w:marTop w:val="0"/>
                          <w:marBottom w:val="0"/>
                          <w:divBdr>
                            <w:top w:val="none" w:sz="0" w:space="0" w:color="auto"/>
                            <w:left w:val="none" w:sz="0" w:space="0" w:color="auto"/>
                            <w:bottom w:val="none" w:sz="0" w:space="0" w:color="auto"/>
                            <w:right w:val="none" w:sz="0" w:space="0" w:color="auto"/>
                          </w:divBdr>
                          <w:divsChild>
                            <w:div w:id="3103353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194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65878">
                          <w:marLeft w:val="0"/>
                          <w:marRight w:val="0"/>
                          <w:marTop w:val="0"/>
                          <w:marBottom w:val="0"/>
                          <w:divBdr>
                            <w:top w:val="none" w:sz="0" w:space="0" w:color="auto"/>
                            <w:left w:val="none" w:sz="0" w:space="0" w:color="auto"/>
                            <w:bottom w:val="none" w:sz="0" w:space="0" w:color="auto"/>
                            <w:right w:val="none" w:sz="0" w:space="0" w:color="auto"/>
                          </w:divBdr>
                          <w:divsChild>
                            <w:div w:id="1519200945">
                              <w:marLeft w:val="0"/>
                              <w:marRight w:val="0"/>
                              <w:marTop w:val="0"/>
                              <w:marBottom w:val="0"/>
                              <w:divBdr>
                                <w:top w:val="none" w:sz="0" w:space="0" w:color="auto"/>
                                <w:left w:val="none" w:sz="0" w:space="0" w:color="auto"/>
                                <w:bottom w:val="none" w:sz="0" w:space="0" w:color="auto"/>
                                <w:right w:val="none" w:sz="0" w:space="0" w:color="auto"/>
                              </w:divBdr>
                              <w:divsChild>
                                <w:div w:id="2026320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8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058305">
          <w:marLeft w:val="0"/>
          <w:marRight w:val="0"/>
          <w:marTop w:val="0"/>
          <w:marBottom w:val="0"/>
          <w:divBdr>
            <w:top w:val="none" w:sz="0" w:space="0" w:color="auto"/>
            <w:left w:val="none" w:sz="0" w:space="0" w:color="auto"/>
            <w:bottom w:val="none" w:sz="0" w:space="0" w:color="auto"/>
            <w:right w:val="none" w:sz="0" w:space="0" w:color="auto"/>
          </w:divBdr>
          <w:divsChild>
            <w:div w:id="737171850">
              <w:marLeft w:val="0"/>
              <w:marRight w:val="0"/>
              <w:marTop w:val="0"/>
              <w:marBottom w:val="0"/>
              <w:divBdr>
                <w:top w:val="none" w:sz="0" w:space="0" w:color="auto"/>
                <w:left w:val="none" w:sz="0" w:space="0" w:color="auto"/>
                <w:bottom w:val="none" w:sz="0" w:space="0" w:color="auto"/>
                <w:right w:val="none" w:sz="0" w:space="0" w:color="auto"/>
              </w:divBdr>
            </w:div>
          </w:divsChild>
        </w:div>
        <w:div w:id="1087968203">
          <w:marLeft w:val="0"/>
          <w:marRight w:val="0"/>
          <w:marTop w:val="0"/>
          <w:marBottom w:val="0"/>
          <w:divBdr>
            <w:top w:val="none" w:sz="0" w:space="0" w:color="auto"/>
            <w:left w:val="none" w:sz="0" w:space="0" w:color="auto"/>
            <w:bottom w:val="none" w:sz="0" w:space="0" w:color="auto"/>
            <w:right w:val="none" w:sz="0" w:space="0" w:color="auto"/>
          </w:divBdr>
          <w:divsChild>
            <w:div w:id="1973247651">
              <w:marLeft w:val="0"/>
              <w:marRight w:val="0"/>
              <w:marTop w:val="0"/>
              <w:marBottom w:val="0"/>
              <w:divBdr>
                <w:top w:val="none" w:sz="0" w:space="0" w:color="auto"/>
                <w:left w:val="none" w:sz="0" w:space="0" w:color="auto"/>
                <w:bottom w:val="none" w:sz="0" w:space="0" w:color="auto"/>
                <w:right w:val="none" w:sz="0" w:space="0" w:color="auto"/>
              </w:divBdr>
              <w:divsChild>
                <w:div w:id="430704967">
                  <w:marLeft w:val="0"/>
                  <w:marRight w:val="0"/>
                  <w:marTop w:val="0"/>
                  <w:marBottom w:val="0"/>
                  <w:divBdr>
                    <w:top w:val="none" w:sz="0" w:space="0" w:color="auto"/>
                    <w:left w:val="none" w:sz="0" w:space="0" w:color="auto"/>
                    <w:bottom w:val="none" w:sz="0" w:space="0" w:color="auto"/>
                    <w:right w:val="none" w:sz="0" w:space="0" w:color="auto"/>
                  </w:divBdr>
                  <w:divsChild>
                    <w:div w:id="2086340632">
                      <w:marLeft w:val="0"/>
                      <w:marRight w:val="0"/>
                      <w:marTop w:val="0"/>
                      <w:marBottom w:val="0"/>
                      <w:divBdr>
                        <w:top w:val="none" w:sz="0" w:space="0" w:color="auto"/>
                        <w:left w:val="none" w:sz="0" w:space="0" w:color="auto"/>
                        <w:bottom w:val="none" w:sz="0" w:space="0" w:color="auto"/>
                        <w:right w:val="none" w:sz="0" w:space="0" w:color="auto"/>
                      </w:divBdr>
                      <w:divsChild>
                        <w:div w:id="640815439">
                          <w:marLeft w:val="0"/>
                          <w:marRight w:val="0"/>
                          <w:marTop w:val="0"/>
                          <w:marBottom w:val="0"/>
                          <w:divBdr>
                            <w:top w:val="none" w:sz="0" w:space="0" w:color="auto"/>
                            <w:left w:val="none" w:sz="0" w:space="0" w:color="auto"/>
                            <w:bottom w:val="none" w:sz="0" w:space="0" w:color="auto"/>
                            <w:right w:val="none" w:sz="0" w:space="0" w:color="auto"/>
                          </w:divBdr>
                          <w:divsChild>
                            <w:div w:id="1216238866">
                              <w:marLeft w:val="0"/>
                              <w:marRight w:val="0"/>
                              <w:marTop w:val="0"/>
                              <w:marBottom w:val="0"/>
                              <w:divBdr>
                                <w:top w:val="none" w:sz="0" w:space="0" w:color="auto"/>
                                <w:left w:val="none" w:sz="0" w:space="0" w:color="auto"/>
                                <w:bottom w:val="none" w:sz="0" w:space="0" w:color="auto"/>
                                <w:right w:val="none" w:sz="0" w:space="0" w:color="auto"/>
                              </w:divBdr>
                              <w:divsChild>
                                <w:div w:id="344673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3880169">
                          <w:marLeft w:val="0"/>
                          <w:marRight w:val="0"/>
                          <w:marTop w:val="0"/>
                          <w:marBottom w:val="0"/>
                          <w:divBdr>
                            <w:top w:val="none" w:sz="0" w:space="0" w:color="auto"/>
                            <w:left w:val="none" w:sz="0" w:space="0" w:color="auto"/>
                            <w:bottom w:val="none" w:sz="0" w:space="0" w:color="auto"/>
                            <w:right w:val="none" w:sz="0" w:space="0" w:color="auto"/>
                          </w:divBdr>
                          <w:divsChild>
                            <w:div w:id="440540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1975503">
          <w:marLeft w:val="0"/>
          <w:marRight w:val="0"/>
          <w:marTop w:val="0"/>
          <w:marBottom w:val="0"/>
          <w:divBdr>
            <w:top w:val="none" w:sz="0" w:space="0" w:color="auto"/>
            <w:left w:val="none" w:sz="0" w:space="0" w:color="auto"/>
            <w:bottom w:val="none" w:sz="0" w:space="0" w:color="auto"/>
            <w:right w:val="none" w:sz="0" w:space="0" w:color="auto"/>
          </w:divBdr>
          <w:divsChild>
            <w:div w:id="354580857">
              <w:marLeft w:val="0"/>
              <w:marRight w:val="0"/>
              <w:marTop w:val="0"/>
              <w:marBottom w:val="0"/>
              <w:divBdr>
                <w:top w:val="none" w:sz="0" w:space="0" w:color="auto"/>
                <w:left w:val="none" w:sz="0" w:space="0" w:color="auto"/>
                <w:bottom w:val="none" w:sz="0" w:space="0" w:color="auto"/>
                <w:right w:val="none" w:sz="0" w:space="0" w:color="auto"/>
              </w:divBdr>
            </w:div>
          </w:divsChild>
        </w:div>
        <w:div w:id="843279739">
          <w:marLeft w:val="0"/>
          <w:marRight w:val="0"/>
          <w:marTop w:val="0"/>
          <w:marBottom w:val="0"/>
          <w:divBdr>
            <w:top w:val="none" w:sz="0" w:space="0" w:color="auto"/>
            <w:left w:val="none" w:sz="0" w:space="0" w:color="auto"/>
            <w:bottom w:val="none" w:sz="0" w:space="0" w:color="auto"/>
            <w:right w:val="none" w:sz="0" w:space="0" w:color="auto"/>
          </w:divBdr>
          <w:divsChild>
            <w:div w:id="666175997">
              <w:marLeft w:val="0"/>
              <w:marRight w:val="0"/>
              <w:marTop w:val="0"/>
              <w:marBottom w:val="0"/>
              <w:divBdr>
                <w:top w:val="none" w:sz="0" w:space="0" w:color="auto"/>
                <w:left w:val="none" w:sz="0" w:space="0" w:color="auto"/>
                <w:bottom w:val="none" w:sz="0" w:space="0" w:color="auto"/>
                <w:right w:val="none" w:sz="0" w:space="0" w:color="auto"/>
              </w:divBdr>
              <w:divsChild>
                <w:div w:id="1001353291">
                  <w:marLeft w:val="0"/>
                  <w:marRight w:val="0"/>
                  <w:marTop w:val="0"/>
                  <w:marBottom w:val="0"/>
                  <w:divBdr>
                    <w:top w:val="none" w:sz="0" w:space="0" w:color="auto"/>
                    <w:left w:val="none" w:sz="0" w:space="0" w:color="auto"/>
                    <w:bottom w:val="none" w:sz="0" w:space="0" w:color="auto"/>
                    <w:right w:val="none" w:sz="0" w:space="0" w:color="auto"/>
                  </w:divBdr>
                  <w:divsChild>
                    <w:div w:id="1009874423">
                      <w:marLeft w:val="0"/>
                      <w:marRight w:val="0"/>
                      <w:marTop w:val="0"/>
                      <w:marBottom w:val="0"/>
                      <w:divBdr>
                        <w:top w:val="none" w:sz="0" w:space="0" w:color="auto"/>
                        <w:left w:val="none" w:sz="0" w:space="0" w:color="auto"/>
                        <w:bottom w:val="none" w:sz="0" w:space="0" w:color="auto"/>
                        <w:right w:val="none" w:sz="0" w:space="0" w:color="auto"/>
                      </w:divBdr>
                      <w:divsChild>
                        <w:div w:id="860895307">
                          <w:marLeft w:val="0"/>
                          <w:marRight w:val="0"/>
                          <w:marTop w:val="0"/>
                          <w:marBottom w:val="0"/>
                          <w:divBdr>
                            <w:top w:val="none" w:sz="0" w:space="0" w:color="auto"/>
                            <w:left w:val="none" w:sz="0" w:space="0" w:color="auto"/>
                            <w:bottom w:val="none" w:sz="0" w:space="0" w:color="auto"/>
                            <w:right w:val="none" w:sz="0" w:space="0" w:color="auto"/>
                          </w:divBdr>
                          <w:divsChild>
                            <w:div w:id="1334141977">
                              <w:marLeft w:val="0"/>
                              <w:marRight w:val="0"/>
                              <w:marTop w:val="0"/>
                              <w:marBottom w:val="0"/>
                              <w:divBdr>
                                <w:top w:val="none" w:sz="0" w:space="0" w:color="auto"/>
                                <w:left w:val="none" w:sz="0" w:space="0" w:color="auto"/>
                                <w:bottom w:val="none" w:sz="0" w:space="0" w:color="auto"/>
                                <w:right w:val="none" w:sz="0" w:space="0" w:color="auto"/>
                              </w:divBdr>
                              <w:divsChild>
                                <w:div w:id="357507331">
                                  <w:marLeft w:val="0"/>
                                  <w:marRight w:val="0"/>
                                  <w:marTop w:val="0"/>
                                  <w:marBottom w:val="0"/>
                                  <w:divBdr>
                                    <w:top w:val="none" w:sz="0" w:space="0" w:color="auto"/>
                                    <w:left w:val="none" w:sz="0" w:space="0" w:color="auto"/>
                                    <w:bottom w:val="none" w:sz="0" w:space="0" w:color="auto"/>
                                    <w:right w:val="none" w:sz="0" w:space="0" w:color="auto"/>
                                  </w:divBdr>
                                </w:div>
                                <w:div w:id="612395208">
                                  <w:marLeft w:val="0"/>
                                  <w:marRight w:val="0"/>
                                  <w:marTop w:val="0"/>
                                  <w:marBottom w:val="0"/>
                                  <w:divBdr>
                                    <w:top w:val="none" w:sz="0" w:space="0" w:color="auto"/>
                                    <w:left w:val="none" w:sz="0" w:space="0" w:color="auto"/>
                                    <w:bottom w:val="none" w:sz="0" w:space="0" w:color="auto"/>
                                    <w:right w:val="none" w:sz="0" w:space="0" w:color="auto"/>
                                  </w:divBdr>
                                </w:div>
                                <w:div w:id="633750366">
                                  <w:marLeft w:val="0"/>
                                  <w:marRight w:val="0"/>
                                  <w:marTop w:val="0"/>
                                  <w:marBottom w:val="0"/>
                                  <w:divBdr>
                                    <w:top w:val="none" w:sz="0" w:space="0" w:color="auto"/>
                                    <w:left w:val="none" w:sz="0" w:space="0" w:color="auto"/>
                                    <w:bottom w:val="none" w:sz="0" w:space="0" w:color="auto"/>
                                    <w:right w:val="none" w:sz="0" w:space="0" w:color="auto"/>
                                  </w:divBdr>
                                </w:div>
                                <w:div w:id="1068651696">
                                  <w:marLeft w:val="0"/>
                                  <w:marRight w:val="0"/>
                                  <w:marTop w:val="0"/>
                                  <w:marBottom w:val="0"/>
                                  <w:divBdr>
                                    <w:top w:val="none" w:sz="0" w:space="0" w:color="auto"/>
                                    <w:left w:val="none" w:sz="0" w:space="0" w:color="auto"/>
                                    <w:bottom w:val="none" w:sz="0" w:space="0" w:color="auto"/>
                                    <w:right w:val="none" w:sz="0" w:space="0" w:color="auto"/>
                                  </w:divBdr>
                                </w:div>
                                <w:div w:id="1871606727">
                                  <w:marLeft w:val="0"/>
                                  <w:marRight w:val="0"/>
                                  <w:marTop w:val="0"/>
                                  <w:marBottom w:val="0"/>
                                  <w:divBdr>
                                    <w:top w:val="none" w:sz="0" w:space="0" w:color="auto"/>
                                    <w:left w:val="none" w:sz="0" w:space="0" w:color="auto"/>
                                    <w:bottom w:val="none" w:sz="0" w:space="0" w:color="auto"/>
                                    <w:right w:val="none" w:sz="0" w:space="0" w:color="auto"/>
                                  </w:divBdr>
                                </w:div>
                                <w:div w:id="2052150162">
                                  <w:marLeft w:val="0"/>
                                  <w:marRight w:val="0"/>
                                  <w:marTop w:val="0"/>
                                  <w:marBottom w:val="0"/>
                                  <w:divBdr>
                                    <w:top w:val="none" w:sz="0" w:space="0" w:color="auto"/>
                                    <w:left w:val="none" w:sz="0" w:space="0" w:color="auto"/>
                                    <w:bottom w:val="none" w:sz="0" w:space="0" w:color="auto"/>
                                    <w:right w:val="none" w:sz="0" w:space="0" w:color="auto"/>
                                  </w:divBdr>
                                </w:div>
                                <w:div w:id="211913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021797">
          <w:marLeft w:val="0"/>
          <w:marRight w:val="0"/>
          <w:marTop w:val="0"/>
          <w:marBottom w:val="0"/>
          <w:divBdr>
            <w:top w:val="none" w:sz="0" w:space="0" w:color="auto"/>
            <w:left w:val="none" w:sz="0" w:space="0" w:color="auto"/>
            <w:bottom w:val="none" w:sz="0" w:space="0" w:color="auto"/>
            <w:right w:val="none" w:sz="0" w:space="0" w:color="auto"/>
          </w:divBdr>
          <w:divsChild>
            <w:div w:id="364603392">
              <w:marLeft w:val="0"/>
              <w:marRight w:val="0"/>
              <w:marTop w:val="0"/>
              <w:marBottom w:val="0"/>
              <w:divBdr>
                <w:top w:val="none" w:sz="0" w:space="0" w:color="auto"/>
                <w:left w:val="none" w:sz="0" w:space="0" w:color="auto"/>
                <w:bottom w:val="none" w:sz="0" w:space="0" w:color="auto"/>
                <w:right w:val="none" w:sz="0" w:space="0" w:color="auto"/>
              </w:divBdr>
            </w:div>
            <w:div w:id="576014317">
              <w:marLeft w:val="0"/>
              <w:marRight w:val="0"/>
              <w:marTop w:val="0"/>
              <w:marBottom w:val="0"/>
              <w:divBdr>
                <w:top w:val="none" w:sz="0" w:space="0" w:color="auto"/>
                <w:left w:val="none" w:sz="0" w:space="0" w:color="auto"/>
                <w:bottom w:val="none" w:sz="0" w:space="0" w:color="auto"/>
                <w:right w:val="none" w:sz="0" w:space="0" w:color="auto"/>
              </w:divBdr>
            </w:div>
            <w:div w:id="1059329846">
              <w:marLeft w:val="0"/>
              <w:marRight w:val="0"/>
              <w:marTop w:val="0"/>
              <w:marBottom w:val="0"/>
              <w:divBdr>
                <w:top w:val="none" w:sz="0" w:space="0" w:color="auto"/>
                <w:left w:val="none" w:sz="0" w:space="0" w:color="auto"/>
                <w:bottom w:val="none" w:sz="0" w:space="0" w:color="auto"/>
                <w:right w:val="none" w:sz="0" w:space="0" w:color="auto"/>
              </w:divBdr>
            </w:div>
            <w:div w:id="1497919719">
              <w:marLeft w:val="0"/>
              <w:marRight w:val="0"/>
              <w:marTop w:val="0"/>
              <w:marBottom w:val="0"/>
              <w:divBdr>
                <w:top w:val="none" w:sz="0" w:space="0" w:color="auto"/>
                <w:left w:val="none" w:sz="0" w:space="0" w:color="auto"/>
                <w:bottom w:val="none" w:sz="0" w:space="0" w:color="auto"/>
                <w:right w:val="none" w:sz="0" w:space="0" w:color="auto"/>
              </w:divBdr>
            </w:div>
            <w:div w:id="1702516213">
              <w:marLeft w:val="0"/>
              <w:marRight w:val="0"/>
              <w:marTop w:val="0"/>
              <w:marBottom w:val="0"/>
              <w:divBdr>
                <w:top w:val="none" w:sz="0" w:space="0" w:color="auto"/>
                <w:left w:val="none" w:sz="0" w:space="0" w:color="auto"/>
                <w:bottom w:val="none" w:sz="0" w:space="0" w:color="auto"/>
                <w:right w:val="none" w:sz="0" w:space="0" w:color="auto"/>
              </w:divBdr>
            </w:div>
            <w:div w:id="1799834899">
              <w:marLeft w:val="0"/>
              <w:marRight w:val="0"/>
              <w:marTop w:val="0"/>
              <w:marBottom w:val="0"/>
              <w:divBdr>
                <w:top w:val="none" w:sz="0" w:space="0" w:color="auto"/>
                <w:left w:val="none" w:sz="0" w:space="0" w:color="auto"/>
                <w:bottom w:val="none" w:sz="0" w:space="0" w:color="auto"/>
                <w:right w:val="none" w:sz="0" w:space="0" w:color="auto"/>
              </w:divBdr>
            </w:div>
            <w:div w:id="1854763478">
              <w:marLeft w:val="0"/>
              <w:marRight w:val="0"/>
              <w:marTop w:val="0"/>
              <w:marBottom w:val="0"/>
              <w:divBdr>
                <w:top w:val="none" w:sz="0" w:space="0" w:color="auto"/>
                <w:left w:val="none" w:sz="0" w:space="0" w:color="auto"/>
                <w:bottom w:val="none" w:sz="0" w:space="0" w:color="auto"/>
                <w:right w:val="none" w:sz="0" w:space="0" w:color="auto"/>
              </w:divBdr>
            </w:div>
            <w:div w:id="2000380982">
              <w:marLeft w:val="0"/>
              <w:marRight w:val="0"/>
              <w:marTop w:val="0"/>
              <w:marBottom w:val="0"/>
              <w:divBdr>
                <w:top w:val="none" w:sz="0" w:space="0" w:color="auto"/>
                <w:left w:val="none" w:sz="0" w:space="0" w:color="auto"/>
                <w:bottom w:val="none" w:sz="0" w:space="0" w:color="auto"/>
                <w:right w:val="none" w:sz="0" w:space="0" w:color="auto"/>
              </w:divBdr>
            </w:div>
            <w:div w:id="2021081841">
              <w:marLeft w:val="0"/>
              <w:marRight w:val="0"/>
              <w:marTop w:val="0"/>
              <w:marBottom w:val="0"/>
              <w:divBdr>
                <w:top w:val="none" w:sz="0" w:space="0" w:color="auto"/>
                <w:left w:val="none" w:sz="0" w:space="0" w:color="auto"/>
                <w:bottom w:val="none" w:sz="0" w:space="0" w:color="auto"/>
                <w:right w:val="none" w:sz="0" w:space="0" w:color="auto"/>
              </w:divBdr>
            </w:div>
            <w:div w:id="2034186667">
              <w:marLeft w:val="0"/>
              <w:marRight w:val="0"/>
              <w:marTop w:val="0"/>
              <w:marBottom w:val="0"/>
              <w:divBdr>
                <w:top w:val="none" w:sz="0" w:space="0" w:color="auto"/>
                <w:left w:val="none" w:sz="0" w:space="0" w:color="auto"/>
                <w:bottom w:val="none" w:sz="0" w:space="0" w:color="auto"/>
                <w:right w:val="none" w:sz="0" w:space="0" w:color="auto"/>
              </w:divBdr>
            </w:div>
          </w:divsChild>
        </w:div>
        <w:div w:id="2086947533">
          <w:marLeft w:val="0"/>
          <w:marRight w:val="0"/>
          <w:marTop w:val="0"/>
          <w:marBottom w:val="0"/>
          <w:divBdr>
            <w:top w:val="none" w:sz="0" w:space="0" w:color="auto"/>
            <w:left w:val="none" w:sz="0" w:space="0" w:color="auto"/>
            <w:bottom w:val="none" w:sz="0" w:space="0" w:color="auto"/>
            <w:right w:val="none" w:sz="0" w:space="0" w:color="auto"/>
          </w:divBdr>
          <w:divsChild>
            <w:div w:id="916597579">
              <w:marLeft w:val="0"/>
              <w:marRight w:val="0"/>
              <w:marTop w:val="0"/>
              <w:marBottom w:val="0"/>
              <w:divBdr>
                <w:top w:val="none" w:sz="0" w:space="0" w:color="auto"/>
                <w:left w:val="none" w:sz="0" w:space="0" w:color="auto"/>
                <w:bottom w:val="none" w:sz="0" w:space="0" w:color="auto"/>
                <w:right w:val="none" w:sz="0" w:space="0" w:color="auto"/>
              </w:divBdr>
              <w:divsChild>
                <w:div w:id="1655405652">
                  <w:marLeft w:val="0"/>
                  <w:marRight w:val="0"/>
                  <w:marTop w:val="0"/>
                  <w:marBottom w:val="0"/>
                  <w:divBdr>
                    <w:top w:val="none" w:sz="0" w:space="0" w:color="auto"/>
                    <w:left w:val="none" w:sz="0" w:space="0" w:color="auto"/>
                    <w:bottom w:val="none" w:sz="0" w:space="0" w:color="auto"/>
                    <w:right w:val="none" w:sz="0" w:space="0" w:color="auto"/>
                  </w:divBdr>
                  <w:divsChild>
                    <w:div w:id="389232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811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7030514">
                      <w:marLeft w:val="0"/>
                      <w:marRight w:val="0"/>
                      <w:marTop w:val="0"/>
                      <w:marBottom w:val="0"/>
                      <w:divBdr>
                        <w:top w:val="none" w:sz="0" w:space="0" w:color="auto"/>
                        <w:left w:val="none" w:sz="0" w:space="0" w:color="auto"/>
                        <w:bottom w:val="none" w:sz="0" w:space="0" w:color="auto"/>
                        <w:right w:val="none" w:sz="0" w:space="0" w:color="auto"/>
                      </w:divBdr>
                    </w:div>
                  </w:divsChild>
                </w:div>
                <w:div w:id="200543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5346">
          <w:marLeft w:val="0"/>
          <w:marRight w:val="0"/>
          <w:marTop w:val="0"/>
          <w:marBottom w:val="0"/>
          <w:divBdr>
            <w:top w:val="none" w:sz="0" w:space="0" w:color="auto"/>
            <w:left w:val="none" w:sz="0" w:space="0" w:color="auto"/>
            <w:bottom w:val="none" w:sz="0" w:space="0" w:color="auto"/>
            <w:right w:val="none" w:sz="0" w:space="0" w:color="auto"/>
          </w:divBdr>
          <w:divsChild>
            <w:div w:id="2137020049">
              <w:marLeft w:val="0"/>
              <w:marRight w:val="0"/>
              <w:marTop w:val="0"/>
              <w:marBottom w:val="0"/>
              <w:divBdr>
                <w:top w:val="none" w:sz="0" w:space="0" w:color="auto"/>
                <w:left w:val="none" w:sz="0" w:space="0" w:color="auto"/>
                <w:bottom w:val="none" w:sz="0" w:space="0" w:color="auto"/>
                <w:right w:val="none" w:sz="0" w:space="0" w:color="auto"/>
              </w:divBdr>
            </w:div>
          </w:divsChild>
        </w:div>
        <w:div w:id="411700853">
          <w:marLeft w:val="0"/>
          <w:marRight w:val="0"/>
          <w:marTop w:val="0"/>
          <w:marBottom w:val="0"/>
          <w:divBdr>
            <w:top w:val="none" w:sz="0" w:space="0" w:color="auto"/>
            <w:left w:val="none" w:sz="0" w:space="0" w:color="auto"/>
            <w:bottom w:val="none" w:sz="0" w:space="0" w:color="auto"/>
            <w:right w:val="none" w:sz="0" w:space="0" w:color="auto"/>
          </w:divBdr>
          <w:divsChild>
            <w:div w:id="2085030123">
              <w:marLeft w:val="0"/>
              <w:marRight w:val="0"/>
              <w:marTop w:val="0"/>
              <w:marBottom w:val="0"/>
              <w:divBdr>
                <w:top w:val="none" w:sz="0" w:space="0" w:color="auto"/>
                <w:left w:val="none" w:sz="0" w:space="0" w:color="auto"/>
                <w:bottom w:val="none" w:sz="0" w:space="0" w:color="auto"/>
                <w:right w:val="none" w:sz="0" w:space="0" w:color="auto"/>
              </w:divBdr>
              <w:divsChild>
                <w:div w:id="1664091713">
                  <w:marLeft w:val="0"/>
                  <w:marRight w:val="0"/>
                  <w:marTop w:val="0"/>
                  <w:marBottom w:val="0"/>
                  <w:divBdr>
                    <w:top w:val="none" w:sz="0" w:space="0" w:color="auto"/>
                    <w:left w:val="none" w:sz="0" w:space="0" w:color="auto"/>
                    <w:bottom w:val="none" w:sz="0" w:space="0" w:color="auto"/>
                    <w:right w:val="none" w:sz="0" w:space="0" w:color="auto"/>
                  </w:divBdr>
                  <w:divsChild>
                    <w:div w:id="1070351751">
                      <w:marLeft w:val="0"/>
                      <w:marRight w:val="0"/>
                      <w:marTop w:val="0"/>
                      <w:marBottom w:val="0"/>
                      <w:divBdr>
                        <w:top w:val="none" w:sz="0" w:space="0" w:color="auto"/>
                        <w:left w:val="none" w:sz="0" w:space="0" w:color="auto"/>
                        <w:bottom w:val="none" w:sz="0" w:space="0" w:color="auto"/>
                        <w:right w:val="none" w:sz="0" w:space="0" w:color="auto"/>
                      </w:divBdr>
                      <w:divsChild>
                        <w:div w:id="414669585">
                          <w:marLeft w:val="0"/>
                          <w:marRight w:val="0"/>
                          <w:marTop w:val="0"/>
                          <w:marBottom w:val="0"/>
                          <w:divBdr>
                            <w:top w:val="none" w:sz="0" w:space="0" w:color="auto"/>
                            <w:left w:val="none" w:sz="0" w:space="0" w:color="auto"/>
                            <w:bottom w:val="none" w:sz="0" w:space="0" w:color="auto"/>
                            <w:right w:val="none" w:sz="0" w:space="0" w:color="auto"/>
                          </w:divBdr>
                          <w:divsChild>
                            <w:div w:id="966081364">
                              <w:marLeft w:val="0"/>
                              <w:marRight w:val="0"/>
                              <w:marTop w:val="0"/>
                              <w:marBottom w:val="0"/>
                              <w:divBdr>
                                <w:top w:val="none" w:sz="0" w:space="0" w:color="auto"/>
                                <w:left w:val="none" w:sz="0" w:space="0" w:color="auto"/>
                                <w:bottom w:val="none" w:sz="0" w:space="0" w:color="auto"/>
                                <w:right w:val="none" w:sz="0" w:space="0" w:color="auto"/>
                              </w:divBdr>
                            </w:div>
                            <w:div w:id="111178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66411">
                  <w:marLeft w:val="0"/>
                  <w:marRight w:val="0"/>
                  <w:marTop w:val="0"/>
                  <w:marBottom w:val="0"/>
                  <w:divBdr>
                    <w:top w:val="none" w:sz="0" w:space="0" w:color="auto"/>
                    <w:left w:val="none" w:sz="0" w:space="0" w:color="auto"/>
                    <w:bottom w:val="none" w:sz="0" w:space="0" w:color="auto"/>
                    <w:right w:val="none" w:sz="0" w:space="0" w:color="auto"/>
                  </w:divBdr>
                  <w:divsChild>
                    <w:div w:id="1196234642">
                      <w:marLeft w:val="0"/>
                      <w:marRight w:val="0"/>
                      <w:marTop w:val="0"/>
                      <w:marBottom w:val="0"/>
                      <w:divBdr>
                        <w:top w:val="none" w:sz="0" w:space="0" w:color="auto"/>
                        <w:left w:val="none" w:sz="0" w:space="0" w:color="auto"/>
                        <w:bottom w:val="none" w:sz="0" w:space="0" w:color="auto"/>
                        <w:right w:val="none" w:sz="0" w:space="0" w:color="auto"/>
                      </w:divBdr>
                      <w:divsChild>
                        <w:div w:id="190417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866499">
          <w:marLeft w:val="0"/>
          <w:marRight w:val="0"/>
          <w:marTop w:val="0"/>
          <w:marBottom w:val="0"/>
          <w:divBdr>
            <w:top w:val="none" w:sz="0" w:space="0" w:color="auto"/>
            <w:left w:val="none" w:sz="0" w:space="0" w:color="auto"/>
            <w:bottom w:val="none" w:sz="0" w:space="0" w:color="auto"/>
            <w:right w:val="none" w:sz="0" w:space="0" w:color="auto"/>
          </w:divBdr>
          <w:divsChild>
            <w:div w:id="988292173">
              <w:marLeft w:val="0"/>
              <w:marRight w:val="0"/>
              <w:marTop w:val="0"/>
              <w:marBottom w:val="0"/>
              <w:divBdr>
                <w:top w:val="none" w:sz="0" w:space="0" w:color="auto"/>
                <w:left w:val="none" w:sz="0" w:space="0" w:color="auto"/>
                <w:bottom w:val="none" w:sz="0" w:space="0" w:color="auto"/>
                <w:right w:val="none" w:sz="0" w:space="0" w:color="auto"/>
              </w:divBdr>
              <w:divsChild>
                <w:div w:id="413476271">
                  <w:marLeft w:val="0"/>
                  <w:marRight w:val="0"/>
                  <w:marTop w:val="0"/>
                  <w:marBottom w:val="0"/>
                  <w:divBdr>
                    <w:top w:val="none" w:sz="0" w:space="0" w:color="auto"/>
                    <w:left w:val="none" w:sz="0" w:space="0" w:color="auto"/>
                    <w:bottom w:val="none" w:sz="0" w:space="0" w:color="auto"/>
                    <w:right w:val="none" w:sz="0" w:space="0" w:color="auto"/>
                  </w:divBdr>
                </w:div>
                <w:div w:id="870535753">
                  <w:marLeft w:val="0"/>
                  <w:marRight w:val="0"/>
                  <w:marTop w:val="0"/>
                  <w:marBottom w:val="0"/>
                  <w:divBdr>
                    <w:top w:val="none" w:sz="0" w:space="0" w:color="auto"/>
                    <w:left w:val="none" w:sz="0" w:space="0" w:color="auto"/>
                    <w:bottom w:val="none" w:sz="0" w:space="0" w:color="auto"/>
                    <w:right w:val="none" w:sz="0" w:space="0" w:color="auto"/>
                  </w:divBdr>
                </w:div>
                <w:div w:id="918246657">
                  <w:marLeft w:val="0"/>
                  <w:marRight w:val="0"/>
                  <w:marTop w:val="0"/>
                  <w:marBottom w:val="0"/>
                  <w:divBdr>
                    <w:top w:val="none" w:sz="0" w:space="0" w:color="auto"/>
                    <w:left w:val="none" w:sz="0" w:space="0" w:color="auto"/>
                    <w:bottom w:val="none" w:sz="0" w:space="0" w:color="auto"/>
                    <w:right w:val="none" w:sz="0" w:space="0" w:color="auto"/>
                  </w:divBdr>
                </w:div>
                <w:div w:id="1709255858">
                  <w:marLeft w:val="0"/>
                  <w:marRight w:val="0"/>
                  <w:marTop w:val="0"/>
                  <w:marBottom w:val="0"/>
                  <w:divBdr>
                    <w:top w:val="none" w:sz="0" w:space="0" w:color="auto"/>
                    <w:left w:val="none" w:sz="0" w:space="0" w:color="auto"/>
                    <w:bottom w:val="none" w:sz="0" w:space="0" w:color="auto"/>
                    <w:right w:val="none" w:sz="0" w:space="0" w:color="auto"/>
                  </w:divBdr>
                </w:div>
                <w:div w:id="184847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5283">
          <w:marLeft w:val="0"/>
          <w:marRight w:val="0"/>
          <w:marTop w:val="0"/>
          <w:marBottom w:val="0"/>
          <w:divBdr>
            <w:top w:val="none" w:sz="0" w:space="0" w:color="auto"/>
            <w:left w:val="none" w:sz="0" w:space="0" w:color="auto"/>
            <w:bottom w:val="none" w:sz="0" w:space="0" w:color="auto"/>
            <w:right w:val="none" w:sz="0" w:space="0" w:color="auto"/>
          </w:divBdr>
          <w:divsChild>
            <w:div w:id="428819796">
              <w:marLeft w:val="0"/>
              <w:marRight w:val="0"/>
              <w:marTop w:val="0"/>
              <w:marBottom w:val="0"/>
              <w:divBdr>
                <w:top w:val="none" w:sz="0" w:space="0" w:color="auto"/>
                <w:left w:val="none" w:sz="0" w:space="0" w:color="auto"/>
                <w:bottom w:val="none" w:sz="0" w:space="0" w:color="auto"/>
                <w:right w:val="none" w:sz="0" w:space="0" w:color="auto"/>
              </w:divBdr>
            </w:div>
          </w:divsChild>
        </w:div>
        <w:div w:id="1447505809">
          <w:marLeft w:val="0"/>
          <w:marRight w:val="0"/>
          <w:marTop w:val="0"/>
          <w:marBottom w:val="0"/>
          <w:divBdr>
            <w:top w:val="none" w:sz="0" w:space="0" w:color="auto"/>
            <w:left w:val="none" w:sz="0" w:space="0" w:color="auto"/>
            <w:bottom w:val="none" w:sz="0" w:space="0" w:color="auto"/>
            <w:right w:val="none" w:sz="0" w:space="0" w:color="auto"/>
          </w:divBdr>
          <w:divsChild>
            <w:div w:id="454258965">
              <w:marLeft w:val="0"/>
              <w:marRight w:val="0"/>
              <w:marTop w:val="0"/>
              <w:marBottom w:val="0"/>
              <w:divBdr>
                <w:top w:val="none" w:sz="0" w:space="0" w:color="auto"/>
                <w:left w:val="none" w:sz="0" w:space="0" w:color="auto"/>
                <w:bottom w:val="none" w:sz="0" w:space="0" w:color="auto"/>
                <w:right w:val="none" w:sz="0" w:space="0" w:color="auto"/>
              </w:divBdr>
            </w:div>
          </w:divsChild>
        </w:div>
        <w:div w:id="639960610">
          <w:marLeft w:val="0"/>
          <w:marRight w:val="0"/>
          <w:marTop w:val="0"/>
          <w:marBottom w:val="0"/>
          <w:divBdr>
            <w:top w:val="none" w:sz="0" w:space="0" w:color="auto"/>
            <w:left w:val="none" w:sz="0" w:space="0" w:color="auto"/>
            <w:bottom w:val="none" w:sz="0" w:space="0" w:color="auto"/>
            <w:right w:val="none" w:sz="0" w:space="0" w:color="auto"/>
          </w:divBdr>
          <w:divsChild>
            <w:div w:id="704644084">
              <w:marLeft w:val="0"/>
              <w:marRight w:val="0"/>
              <w:marTop w:val="0"/>
              <w:marBottom w:val="0"/>
              <w:divBdr>
                <w:top w:val="none" w:sz="0" w:space="0" w:color="auto"/>
                <w:left w:val="none" w:sz="0" w:space="0" w:color="auto"/>
                <w:bottom w:val="none" w:sz="0" w:space="0" w:color="auto"/>
                <w:right w:val="none" w:sz="0" w:space="0" w:color="auto"/>
              </w:divBdr>
              <w:divsChild>
                <w:div w:id="1781991686">
                  <w:marLeft w:val="0"/>
                  <w:marRight w:val="0"/>
                  <w:marTop w:val="0"/>
                  <w:marBottom w:val="0"/>
                  <w:divBdr>
                    <w:top w:val="none" w:sz="0" w:space="0" w:color="auto"/>
                    <w:left w:val="none" w:sz="0" w:space="0" w:color="auto"/>
                    <w:bottom w:val="none" w:sz="0" w:space="0" w:color="auto"/>
                    <w:right w:val="none" w:sz="0" w:space="0" w:color="auto"/>
                  </w:divBdr>
                  <w:divsChild>
                    <w:div w:id="461575855">
                      <w:marLeft w:val="0"/>
                      <w:marRight w:val="0"/>
                      <w:marTop w:val="0"/>
                      <w:marBottom w:val="0"/>
                      <w:divBdr>
                        <w:top w:val="none" w:sz="0" w:space="0" w:color="auto"/>
                        <w:left w:val="none" w:sz="0" w:space="0" w:color="auto"/>
                        <w:bottom w:val="none" w:sz="0" w:space="0" w:color="auto"/>
                        <w:right w:val="none" w:sz="0" w:space="0" w:color="auto"/>
                      </w:divBdr>
                    </w:div>
                    <w:div w:id="699824264">
                      <w:marLeft w:val="0"/>
                      <w:marRight w:val="0"/>
                      <w:marTop w:val="0"/>
                      <w:marBottom w:val="0"/>
                      <w:divBdr>
                        <w:top w:val="none" w:sz="0" w:space="0" w:color="auto"/>
                        <w:left w:val="none" w:sz="0" w:space="0" w:color="auto"/>
                        <w:bottom w:val="none" w:sz="0" w:space="0" w:color="auto"/>
                        <w:right w:val="none" w:sz="0" w:space="0" w:color="auto"/>
                      </w:divBdr>
                    </w:div>
                    <w:div w:id="852495163">
                      <w:marLeft w:val="0"/>
                      <w:marRight w:val="0"/>
                      <w:marTop w:val="0"/>
                      <w:marBottom w:val="0"/>
                      <w:divBdr>
                        <w:top w:val="none" w:sz="0" w:space="0" w:color="auto"/>
                        <w:left w:val="none" w:sz="0" w:space="0" w:color="auto"/>
                        <w:bottom w:val="none" w:sz="0" w:space="0" w:color="auto"/>
                        <w:right w:val="none" w:sz="0" w:space="0" w:color="auto"/>
                      </w:divBdr>
                    </w:div>
                    <w:div w:id="1285430726">
                      <w:marLeft w:val="0"/>
                      <w:marRight w:val="0"/>
                      <w:marTop w:val="0"/>
                      <w:marBottom w:val="0"/>
                      <w:divBdr>
                        <w:top w:val="none" w:sz="0" w:space="0" w:color="auto"/>
                        <w:left w:val="none" w:sz="0" w:space="0" w:color="auto"/>
                        <w:bottom w:val="none" w:sz="0" w:space="0" w:color="auto"/>
                        <w:right w:val="none" w:sz="0" w:space="0" w:color="auto"/>
                      </w:divBdr>
                    </w:div>
                    <w:div w:id="17734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216">
          <w:marLeft w:val="0"/>
          <w:marRight w:val="0"/>
          <w:marTop w:val="0"/>
          <w:marBottom w:val="0"/>
          <w:divBdr>
            <w:top w:val="none" w:sz="0" w:space="0" w:color="auto"/>
            <w:left w:val="none" w:sz="0" w:space="0" w:color="auto"/>
            <w:bottom w:val="none" w:sz="0" w:space="0" w:color="auto"/>
            <w:right w:val="none" w:sz="0" w:space="0" w:color="auto"/>
          </w:divBdr>
          <w:divsChild>
            <w:div w:id="470252592">
              <w:marLeft w:val="0"/>
              <w:marRight w:val="0"/>
              <w:marTop w:val="0"/>
              <w:marBottom w:val="0"/>
              <w:divBdr>
                <w:top w:val="none" w:sz="0" w:space="0" w:color="auto"/>
                <w:left w:val="none" w:sz="0" w:space="0" w:color="auto"/>
                <w:bottom w:val="none" w:sz="0" w:space="0" w:color="auto"/>
                <w:right w:val="none" w:sz="0" w:space="0" w:color="auto"/>
              </w:divBdr>
            </w:div>
          </w:divsChild>
        </w:div>
        <w:div w:id="528106422">
          <w:marLeft w:val="0"/>
          <w:marRight w:val="0"/>
          <w:marTop w:val="0"/>
          <w:marBottom w:val="0"/>
          <w:divBdr>
            <w:top w:val="none" w:sz="0" w:space="0" w:color="auto"/>
            <w:left w:val="none" w:sz="0" w:space="0" w:color="auto"/>
            <w:bottom w:val="none" w:sz="0" w:space="0" w:color="auto"/>
            <w:right w:val="none" w:sz="0" w:space="0" w:color="auto"/>
          </w:divBdr>
          <w:divsChild>
            <w:div w:id="910846671">
              <w:marLeft w:val="0"/>
              <w:marRight w:val="0"/>
              <w:marTop w:val="0"/>
              <w:marBottom w:val="0"/>
              <w:divBdr>
                <w:top w:val="none" w:sz="0" w:space="0" w:color="auto"/>
                <w:left w:val="none" w:sz="0" w:space="0" w:color="auto"/>
                <w:bottom w:val="none" w:sz="0" w:space="0" w:color="auto"/>
                <w:right w:val="none" w:sz="0" w:space="0" w:color="auto"/>
              </w:divBdr>
              <w:divsChild>
                <w:div w:id="477067011">
                  <w:marLeft w:val="0"/>
                  <w:marRight w:val="0"/>
                  <w:marTop w:val="0"/>
                  <w:marBottom w:val="0"/>
                  <w:divBdr>
                    <w:top w:val="none" w:sz="0" w:space="0" w:color="auto"/>
                    <w:left w:val="none" w:sz="0" w:space="0" w:color="auto"/>
                    <w:bottom w:val="none" w:sz="0" w:space="0" w:color="auto"/>
                    <w:right w:val="none" w:sz="0" w:space="0" w:color="auto"/>
                  </w:divBdr>
                </w:div>
                <w:div w:id="572929980">
                  <w:marLeft w:val="0"/>
                  <w:marRight w:val="0"/>
                  <w:marTop w:val="0"/>
                  <w:marBottom w:val="0"/>
                  <w:divBdr>
                    <w:top w:val="none" w:sz="0" w:space="0" w:color="auto"/>
                    <w:left w:val="none" w:sz="0" w:space="0" w:color="auto"/>
                    <w:bottom w:val="none" w:sz="0" w:space="0" w:color="auto"/>
                    <w:right w:val="none" w:sz="0" w:space="0" w:color="auto"/>
                  </w:divBdr>
                </w:div>
                <w:div w:id="908614029">
                  <w:marLeft w:val="0"/>
                  <w:marRight w:val="0"/>
                  <w:marTop w:val="0"/>
                  <w:marBottom w:val="0"/>
                  <w:divBdr>
                    <w:top w:val="none" w:sz="0" w:space="0" w:color="auto"/>
                    <w:left w:val="none" w:sz="0" w:space="0" w:color="auto"/>
                    <w:bottom w:val="none" w:sz="0" w:space="0" w:color="auto"/>
                    <w:right w:val="none" w:sz="0" w:space="0" w:color="auto"/>
                  </w:divBdr>
                </w:div>
                <w:div w:id="1970354952">
                  <w:marLeft w:val="0"/>
                  <w:marRight w:val="0"/>
                  <w:marTop w:val="0"/>
                  <w:marBottom w:val="0"/>
                  <w:divBdr>
                    <w:top w:val="none" w:sz="0" w:space="0" w:color="auto"/>
                    <w:left w:val="none" w:sz="0" w:space="0" w:color="auto"/>
                    <w:bottom w:val="none" w:sz="0" w:space="0" w:color="auto"/>
                    <w:right w:val="none" w:sz="0" w:space="0" w:color="auto"/>
                  </w:divBdr>
                  <w:divsChild>
                    <w:div w:id="119854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769202">
          <w:marLeft w:val="0"/>
          <w:marRight w:val="0"/>
          <w:marTop w:val="0"/>
          <w:marBottom w:val="0"/>
          <w:divBdr>
            <w:top w:val="none" w:sz="0" w:space="0" w:color="auto"/>
            <w:left w:val="none" w:sz="0" w:space="0" w:color="auto"/>
            <w:bottom w:val="none" w:sz="0" w:space="0" w:color="auto"/>
            <w:right w:val="none" w:sz="0" w:space="0" w:color="auto"/>
          </w:divBdr>
          <w:divsChild>
            <w:div w:id="509029149">
              <w:marLeft w:val="0"/>
              <w:marRight w:val="0"/>
              <w:marTop w:val="0"/>
              <w:marBottom w:val="0"/>
              <w:divBdr>
                <w:top w:val="none" w:sz="0" w:space="0" w:color="auto"/>
                <w:left w:val="none" w:sz="0" w:space="0" w:color="auto"/>
                <w:bottom w:val="none" w:sz="0" w:space="0" w:color="auto"/>
                <w:right w:val="none" w:sz="0" w:space="0" w:color="auto"/>
              </w:divBdr>
            </w:div>
          </w:divsChild>
        </w:div>
        <w:div w:id="1700161859">
          <w:marLeft w:val="0"/>
          <w:marRight w:val="0"/>
          <w:marTop w:val="0"/>
          <w:marBottom w:val="0"/>
          <w:divBdr>
            <w:top w:val="none" w:sz="0" w:space="0" w:color="auto"/>
            <w:left w:val="none" w:sz="0" w:space="0" w:color="auto"/>
            <w:bottom w:val="none" w:sz="0" w:space="0" w:color="auto"/>
            <w:right w:val="none" w:sz="0" w:space="0" w:color="auto"/>
          </w:divBdr>
          <w:divsChild>
            <w:div w:id="1630746801">
              <w:marLeft w:val="0"/>
              <w:marRight w:val="0"/>
              <w:marTop w:val="0"/>
              <w:marBottom w:val="0"/>
              <w:divBdr>
                <w:top w:val="none" w:sz="0" w:space="0" w:color="auto"/>
                <w:left w:val="none" w:sz="0" w:space="0" w:color="auto"/>
                <w:bottom w:val="none" w:sz="0" w:space="0" w:color="auto"/>
                <w:right w:val="none" w:sz="0" w:space="0" w:color="auto"/>
              </w:divBdr>
              <w:divsChild>
                <w:div w:id="918290878">
                  <w:marLeft w:val="0"/>
                  <w:marRight w:val="0"/>
                  <w:marTop w:val="0"/>
                  <w:marBottom w:val="0"/>
                  <w:divBdr>
                    <w:top w:val="none" w:sz="0" w:space="0" w:color="auto"/>
                    <w:left w:val="none" w:sz="0" w:space="0" w:color="auto"/>
                    <w:bottom w:val="none" w:sz="0" w:space="0" w:color="auto"/>
                    <w:right w:val="none" w:sz="0" w:space="0" w:color="auto"/>
                  </w:divBdr>
                  <w:divsChild>
                    <w:div w:id="1361279736">
                      <w:marLeft w:val="0"/>
                      <w:marRight w:val="0"/>
                      <w:marTop w:val="0"/>
                      <w:marBottom w:val="0"/>
                      <w:divBdr>
                        <w:top w:val="none" w:sz="0" w:space="0" w:color="auto"/>
                        <w:left w:val="none" w:sz="0" w:space="0" w:color="auto"/>
                        <w:bottom w:val="none" w:sz="0" w:space="0" w:color="auto"/>
                        <w:right w:val="none" w:sz="0" w:space="0" w:color="auto"/>
                      </w:divBdr>
                      <w:divsChild>
                        <w:div w:id="1037394055">
                          <w:marLeft w:val="0"/>
                          <w:marRight w:val="0"/>
                          <w:marTop w:val="0"/>
                          <w:marBottom w:val="0"/>
                          <w:divBdr>
                            <w:top w:val="none" w:sz="0" w:space="0" w:color="auto"/>
                            <w:left w:val="none" w:sz="0" w:space="0" w:color="auto"/>
                            <w:bottom w:val="none" w:sz="0" w:space="0" w:color="auto"/>
                            <w:right w:val="none" w:sz="0" w:space="0" w:color="auto"/>
                          </w:divBdr>
                          <w:divsChild>
                            <w:div w:id="489101032">
                              <w:marLeft w:val="0"/>
                              <w:marRight w:val="0"/>
                              <w:marTop w:val="0"/>
                              <w:marBottom w:val="0"/>
                              <w:divBdr>
                                <w:top w:val="none" w:sz="0" w:space="0" w:color="auto"/>
                                <w:left w:val="none" w:sz="0" w:space="0" w:color="auto"/>
                                <w:bottom w:val="none" w:sz="0" w:space="0" w:color="auto"/>
                                <w:right w:val="none" w:sz="0" w:space="0" w:color="auto"/>
                              </w:divBdr>
                            </w:div>
                            <w:div w:id="17717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677950">
                  <w:marLeft w:val="0"/>
                  <w:marRight w:val="0"/>
                  <w:marTop w:val="0"/>
                  <w:marBottom w:val="0"/>
                  <w:divBdr>
                    <w:top w:val="none" w:sz="0" w:space="0" w:color="auto"/>
                    <w:left w:val="none" w:sz="0" w:space="0" w:color="auto"/>
                    <w:bottom w:val="none" w:sz="0" w:space="0" w:color="auto"/>
                    <w:right w:val="none" w:sz="0" w:space="0" w:color="auto"/>
                  </w:divBdr>
                  <w:divsChild>
                    <w:div w:id="982925254">
                      <w:marLeft w:val="0"/>
                      <w:marRight w:val="0"/>
                      <w:marTop w:val="0"/>
                      <w:marBottom w:val="0"/>
                      <w:divBdr>
                        <w:top w:val="none" w:sz="0" w:space="0" w:color="auto"/>
                        <w:left w:val="none" w:sz="0" w:space="0" w:color="auto"/>
                        <w:bottom w:val="none" w:sz="0" w:space="0" w:color="auto"/>
                        <w:right w:val="none" w:sz="0" w:space="0" w:color="auto"/>
                      </w:divBdr>
                      <w:divsChild>
                        <w:div w:id="65549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406173">
          <w:marLeft w:val="0"/>
          <w:marRight w:val="0"/>
          <w:marTop w:val="0"/>
          <w:marBottom w:val="0"/>
          <w:divBdr>
            <w:top w:val="none" w:sz="0" w:space="0" w:color="auto"/>
            <w:left w:val="none" w:sz="0" w:space="0" w:color="auto"/>
            <w:bottom w:val="none" w:sz="0" w:space="0" w:color="auto"/>
            <w:right w:val="none" w:sz="0" w:space="0" w:color="auto"/>
          </w:divBdr>
          <w:divsChild>
            <w:div w:id="489560060">
              <w:marLeft w:val="0"/>
              <w:marRight w:val="0"/>
              <w:marTop w:val="0"/>
              <w:marBottom w:val="0"/>
              <w:divBdr>
                <w:top w:val="none" w:sz="0" w:space="0" w:color="auto"/>
                <w:left w:val="none" w:sz="0" w:space="0" w:color="auto"/>
                <w:bottom w:val="none" w:sz="0" w:space="0" w:color="auto"/>
                <w:right w:val="none" w:sz="0" w:space="0" w:color="auto"/>
              </w:divBdr>
            </w:div>
          </w:divsChild>
        </w:div>
        <w:div w:id="1302536552">
          <w:marLeft w:val="0"/>
          <w:marRight w:val="0"/>
          <w:marTop w:val="0"/>
          <w:marBottom w:val="0"/>
          <w:divBdr>
            <w:top w:val="none" w:sz="0" w:space="0" w:color="auto"/>
            <w:left w:val="none" w:sz="0" w:space="0" w:color="auto"/>
            <w:bottom w:val="none" w:sz="0" w:space="0" w:color="auto"/>
            <w:right w:val="none" w:sz="0" w:space="0" w:color="auto"/>
          </w:divBdr>
          <w:divsChild>
            <w:div w:id="507718501">
              <w:marLeft w:val="0"/>
              <w:marRight w:val="0"/>
              <w:marTop w:val="0"/>
              <w:marBottom w:val="0"/>
              <w:divBdr>
                <w:top w:val="none" w:sz="0" w:space="0" w:color="auto"/>
                <w:left w:val="none" w:sz="0" w:space="0" w:color="auto"/>
                <w:bottom w:val="none" w:sz="0" w:space="0" w:color="auto"/>
                <w:right w:val="none" w:sz="0" w:space="0" w:color="auto"/>
              </w:divBdr>
            </w:div>
          </w:divsChild>
        </w:div>
        <w:div w:id="2145613794">
          <w:marLeft w:val="0"/>
          <w:marRight w:val="0"/>
          <w:marTop w:val="0"/>
          <w:marBottom w:val="0"/>
          <w:divBdr>
            <w:top w:val="none" w:sz="0" w:space="0" w:color="auto"/>
            <w:left w:val="none" w:sz="0" w:space="0" w:color="auto"/>
            <w:bottom w:val="none" w:sz="0" w:space="0" w:color="auto"/>
            <w:right w:val="none" w:sz="0" w:space="0" w:color="auto"/>
          </w:divBdr>
          <w:divsChild>
            <w:div w:id="540871420">
              <w:marLeft w:val="0"/>
              <w:marRight w:val="0"/>
              <w:marTop w:val="0"/>
              <w:marBottom w:val="0"/>
              <w:divBdr>
                <w:top w:val="none" w:sz="0" w:space="0" w:color="auto"/>
                <w:left w:val="none" w:sz="0" w:space="0" w:color="auto"/>
                <w:bottom w:val="none" w:sz="0" w:space="0" w:color="auto"/>
                <w:right w:val="none" w:sz="0" w:space="0" w:color="auto"/>
              </w:divBdr>
            </w:div>
          </w:divsChild>
        </w:div>
        <w:div w:id="559023774">
          <w:marLeft w:val="0"/>
          <w:marRight w:val="0"/>
          <w:marTop w:val="0"/>
          <w:marBottom w:val="0"/>
          <w:divBdr>
            <w:top w:val="none" w:sz="0" w:space="0" w:color="auto"/>
            <w:left w:val="none" w:sz="0" w:space="0" w:color="auto"/>
            <w:bottom w:val="none" w:sz="0" w:space="0" w:color="auto"/>
            <w:right w:val="none" w:sz="0" w:space="0" w:color="auto"/>
          </w:divBdr>
          <w:divsChild>
            <w:div w:id="1659797180">
              <w:marLeft w:val="0"/>
              <w:marRight w:val="0"/>
              <w:marTop w:val="0"/>
              <w:marBottom w:val="0"/>
              <w:divBdr>
                <w:top w:val="none" w:sz="0" w:space="0" w:color="auto"/>
                <w:left w:val="none" w:sz="0" w:space="0" w:color="auto"/>
                <w:bottom w:val="none" w:sz="0" w:space="0" w:color="auto"/>
                <w:right w:val="none" w:sz="0" w:space="0" w:color="auto"/>
              </w:divBdr>
              <w:divsChild>
                <w:div w:id="1011877944">
                  <w:marLeft w:val="0"/>
                  <w:marRight w:val="0"/>
                  <w:marTop w:val="0"/>
                  <w:marBottom w:val="0"/>
                  <w:divBdr>
                    <w:top w:val="none" w:sz="0" w:space="0" w:color="auto"/>
                    <w:left w:val="none" w:sz="0" w:space="0" w:color="auto"/>
                    <w:bottom w:val="none" w:sz="0" w:space="0" w:color="auto"/>
                    <w:right w:val="none" w:sz="0" w:space="0" w:color="auto"/>
                  </w:divBdr>
                  <w:divsChild>
                    <w:div w:id="619995605">
                      <w:marLeft w:val="0"/>
                      <w:marRight w:val="0"/>
                      <w:marTop w:val="0"/>
                      <w:marBottom w:val="0"/>
                      <w:divBdr>
                        <w:top w:val="none" w:sz="0" w:space="0" w:color="auto"/>
                        <w:left w:val="none" w:sz="0" w:space="0" w:color="auto"/>
                        <w:bottom w:val="none" w:sz="0" w:space="0" w:color="auto"/>
                        <w:right w:val="none" w:sz="0" w:space="0" w:color="auto"/>
                      </w:divBdr>
                    </w:div>
                    <w:div w:id="670716716">
                      <w:marLeft w:val="0"/>
                      <w:marRight w:val="0"/>
                      <w:marTop w:val="0"/>
                      <w:marBottom w:val="0"/>
                      <w:divBdr>
                        <w:top w:val="none" w:sz="0" w:space="0" w:color="auto"/>
                        <w:left w:val="none" w:sz="0" w:space="0" w:color="auto"/>
                        <w:bottom w:val="none" w:sz="0" w:space="0" w:color="auto"/>
                        <w:right w:val="none" w:sz="0" w:space="0" w:color="auto"/>
                      </w:divBdr>
                    </w:div>
                    <w:div w:id="1094015730">
                      <w:marLeft w:val="0"/>
                      <w:marRight w:val="0"/>
                      <w:marTop w:val="0"/>
                      <w:marBottom w:val="0"/>
                      <w:divBdr>
                        <w:top w:val="none" w:sz="0" w:space="0" w:color="auto"/>
                        <w:left w:val="none" w:sz="0" w:space="0" w:color="auto"/>
                        <w:bottom w:val="none" w:sz="0" w:space="0" w:color="auto"/>
                        <w:right w:val="none" w:sz="0" w:space="0" w:color="auto"/>
                      </w:divBdr>
                    </w:div>
                    <w:div w:id="1373310245">
                      <w:marLeft w:val="0"/>
                      <w:marRight w:val="0"/>
                      <w:marTop w:val="0"/>
                      <w:marBottom w:val="0"/>
                      <w:divBdr>
                        <w:top w:val="none" w:sz="0" w:space="0" w:color="auto"/>
                        <w:left w:val="none" w:sz="0" w:space="0" w:color="auto"/>
                        <w:bottom w:val="none" w:sz="0" w:space="0" w:color="auto"/>
                        <w:right w:val="none" w:sz="0" w:space="0" w:color="auto"/>
                      </w:divBdr>
                    </w:div>
                    <w:div w:id="1394281114">
                      <w:marLeft w:val="0"/>
                      <w:marRight w:val="0"/>
                      <w:marTop w:val="0"/>
                      <w:marBottom w:val="0"/>
                      <w:divBdr>
                        <w:top w:val="none" w:sz="0" w:space="0" w:color="auto"/>
                        <w:left w:val="none" w:sz="0" w:space="0" w:color="auto"/>
                        <w:bottom w:val="none" w:sz="0" w:space="0" w:color="auto"/>
                        <w:right w:val="none" w:sz="0" w:space="0" w:color="auto"/>
                      </w:divBdr>
                    </w:div>
                    <w:div w:id="1624194435">
                      <w:marLeft w:val="0"/>
                      <w:marRight w:val="0"/>
                      <w:marTop w:val="0"/>
                      <w:marBottom w:val="0"/>
                      <w:divBdr>
                        <w:top w:val="none" w:sz="0" w:space="0" w:color="auto"/>
                        <w:left w:val="none" w:sz="0" w:space="0" w:color="auto"/>
                        <w:bottom w:val="none" w:sz="0" w:space="0" w:color="auto"/>
                        <w:right w:val="none" w:sz="0" w:space="0" w:color="auto"/>
                      </w:divBdr>
                    </w:div>
                    <w:div w:id="1645503062">
                      <w:marLeft w:val="0"/>
                      <w:marRight w:val="0"/>
                      <w:marTop w:val="0"/>
                      <w:marBottom w:val="0"/>
                      <w:divBdr>
                        <w:top w:val="none" w:sz="0" w:space="0" w:color="auto"/>
                        <w:left w:val="none" w:sz="0" w:space="0" w:color="auto"/>
                        <w:bottom w:val="none" w:sz="0" w:space="0" w:color="auto"/>
                        <w:right w:val="none" w:sz="0" w:space="0" w:color="auto"/>
                      </w:divBdr>
                    </w:div>
                    <w:div w:id="18247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14122">
          <w:marLeft w:val="0"/>
          <w:marRight w:val="0"/>
          <w:marTop w:val="0"/>
          <w:marBottom w:val="0"/>
          <w:divBdr>
            <w:top w:val="none" w:sz="0" w:space="0" w:color="auto"/>
            <w:left w:val="none" w:sz="0" w:space="0" w:color="auto"/>
            <w:bottom w:val="none" w:sz="0" w:space="0" w:color="auto"/>
            <w:right w:val="none" w:sz="0" w:space="0" w:color="auto"/>
          </w:divBdr>
          <w:divsChild>
            <w:div w:id="2118718651">
              <w:marLeft w:val="0"/>
              <w:marRight w:val="0"/>
              <w:marTop w:val="0"/>
              <w:marBottom w:val="0"/>
              <w:divBdr>
                <w:top w:val="none" w:sz="0" w:space="0" w:color="auto"/>
                <w:left w:val="none" w:sz="0" w:space="0" w:color="auto"/>
                <w:bottom w:val="none" w:sz="0" w:space="0" w:color="auto"/>
                <w:right w:val="none" w:sz="0" w:space="0" w:color="auto"/>
              </w:divBdr>
              <w:divsChild>
                <w:div w:id="2049527793">
                  <w:marLeft w:val="0"/>
                  <w:marRight w:val="0"/>
                  <w:marTop w:val="0"/>
                  <w:marBottom w:val="0"/>
                  <w:divBdr>
                    <w:top w:val="none" w:sz="0" w:space="0" w:color="auto"/>
                    <w:left w:val="none" w:sz="0" w:space="0" w:color="auto"/>
                    <w:bottom w:val="none" w:sz="0" w:space="0" w:color="auto"/>
                    <w:right w:val="none" w:sz="0" w:space="0" w:color="auto"/>
                  </w:divBdr>
                  <w:divsChild>
                    <w:div w:id="1526216601">
                      <w:marLeft w:val="0"/>
                      <w:marRight w:val="0"/>
                      <w:marTop w:val="0"/>
                      <w:marBottom w:val="0"/>
                      <w:divBdr>
                        <w:top w:val="none" w:sz="0" w:space="0" w:color="auto"/>
                        <w:left w:val="none" w:sz="0" w:space="0" w:color="auto"/>
                        <w:bottom w:val="none" w:sz="0" w:space="0" w:color="auto"/>
                        <w:right w:val="none" w:sz="0" w:space="0" w:color="auto"/>
                      </w:divBdr>
                      <w:divsChild>
                        <w:div w:id="857815797">
                          <w:marLeft w:val="0"/>
                          <w:marRight w:val="0"/>
                          <w:marTop w:val="0"/>
                          <w:marBottom w:val="0"/>
                          <w:divBdr>
                            <w:top w:val="none" w:sz="0" w:space="0" w:color="auto"/>
                            <w:left w:val="none" w:sz="0" w:space="0" w:color="auto"/>
                            <w:bottom w:val="none" w:sz="0" w:space="0" w:color="auto"/>
                            <w:right w:val="none" w:sz="0" w:space="0" w:color="auto"/>
                          </w:divBdr>
                          <w:divsChild>
                            <w:div w:id="857961078">
                              <w:marLeft w:val="0"/>
                              <w:marRight w:val="0"/>
                              <w:marTop w:val="0"/>
                              <w:marBottom w:val="0"/>
                              <w:divBdr>
                                <w:top w:val="none" w:sz="0" w:space="0" w:color="auto"/>
                                <w:left w:val="none" w:sz="0" w:space="0" w:color="auto"/>
                                <w:bottom w:val="none" w:sz="0" w:space="0" w:color="auto"/>
                                <w:right w:val="none" w:sz="0" w:space="0" w:color="auto"/>
                              </w:divBdr>
                              <w:divsChild>
                                <w:div w:id="2041130222">
                                  <w:marLeft w:val="0"/>
                                  <w:marRight w:val="0"/>
                                  <w:marTop w:val="0"/>
                                  <w:marBottom w:val="0"/>
                                  <w:divBdr>
                                    <w:top w:val="none" w:sz="0" w:space="0" w:color="auto"/>
                                    <w:left w:val="none" w:sz="0" w:space="0" w:color="auto"/>
                                    <w:bottom w:val="none" w:sz="0" w:space="0" w:color="auto"/>
                                    <w:right w:val="none" w:sz="0" w:space="0" w:color="auto"/>
                                  </w:divBdr>
                                  <w:divsChild>
                                    <w:div w:id="579412987">
                                      <w:marLeft w:val="0"/>
                                      <w:marRight w:val="0"/>
                                      <w:marTop w:val="0"/>
                                      <w:marBottom w:val="0"/>
                                      <w:divBdr>
                                        <w:top w:val="none" w:sz="0" w:space="0" w:color="auto"/>
                                        <w:left w:val="none" w:sz="0" w:space="0" w:color="auto"/>
                                        <w:bottom w:val="none" w:sz="0" w:space="0" w:color="auto"/>
                                        <w:right w:val="none" w:sz="0" w:space="0" w:color="auto"/>
                                      </w:divBdr>
                                      <w:divsChild>
                                        <w:div w:id="654919269">
                                          <w:marLeft w:val="0"/>
                                          <w:marRight w:val="0"/>
                                          <w:marTop w:val="0"/>
                                          <w:marBottom w:val="0"/>
                                          <w:divBdr>
                                            <w:top w:val="none" w:sz="0" w:space="0" w:color="auto"/>
                                            <w:left w:val="none" w:sz="0" w:space="0" w:color="auto"/>
                                            <w:bottom w:val="none" w:sz="0" w:space="0" w:color="auto"/>
                                            <w:right w:val="none" w:sz="0" w:space="0" w:color="auto"/>
                                          </w:divBdr>
                                          <w:divsChild>
                                            <w:div w:id="1243834448">
                                              <w:marLeft w:val="0"/>
                                              <w:marRight w:val="0"/>
                                              <w:marTop w:val="0"/>
                                              <w:marBottom w:val="0"/>
                                              <w:divBdr>
                                                <w:top w:val="none" w:sz="0" w:space="0" w:color="auto"/>
                                                <w:left w:val="none" w:sz="0" w:space="0" w:color="auto"/>
                                                <w:bottom w:val="none" w:sz="0" w:space="0" w:color="auto"/>
                                                <w:right w:val="none" w:sz="0" w:space="0" w:color="auto"/>
                                              </w:divBdr>
                                            </w:div>
                                            <w:div w:id="1588224814">
                                              <w:marLeft w:val="0"/>
                                              <w:marRight w:val="0"/>
                                              <w:marTop w:val="0"/>
                                              <w:marBottom w:val="0"/>
                                              <w:divBdr>
                                                <w:top w:val="none" w:sz="0" w:space="0" w:color="auto"/>
                                                <w:left w:val="none" w:sz="0" w:space="0" w:color="auto"/>
                                                <w:bottom w:val="none" w:sz="0" w:space="0" w:color="auto"/>
                                                <w:right w:val="none" w:sz="0" w:space="0" w:color="auto"/>
                                              </w:divBdr>
                                            </w:div>
                                            <w:div w:id="1805537137">
                                              <w:marLeft w:val="0"/>
                                              <w:marRight w:val="0"/>
                                              <w:marTop w:val="0"/>
                                              <w:marBottom w:val="0"/>
                                              <w:divBdr>
                                                <w:top w:val="none" w:sz="0" w:space="0" w:color="auto"/>
                                                <w:left w:val="none" w:sz="0" w:space="0" w:color="auto"/>
                                                <w:bottom w:val="none" w:sz="0" w:space="0" w:color="auto"/>
                                                <w:right w:val="none" w:sz="0" w:space="0" w:color="auto"/>
                                              </w:divBdr>
                                            </w:div>
                                            <w:div w:id="1922174213">
                                              <w:marLeft w:val="0"/>
                                              <w:marRight w:val="0"/>
                                              <w:marTop w:val="0"/>
                                              <w:marBottom w:val="0"/>
                                              <w:divBdr>
                                                <w:top w:val="none" w:sz="0" w:space="0" w:color="auto"/>
                                                <w:left w:val="none" w:sz="0" w:space="0" w:color="auto"/>
                                                <w:bottom w:val="none" w:sz="0" w:space="0" w:color="auto"/>
                                                <w:right w:val="none" w:sz="0" w:space="0" w:color="auto"/>
                                              </w:divBdr>
                                            </w:div>
                                            <w:div w:id="206525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2254765">
          <w:marLeft w:val="0"/>
          <w:marRight w:val="0"/>
          <w:marTop w:val="0"/>
          <w:marBottom w:val="0"/>
          <w:divBdr>
            <w:top w:val="none" w:sz="0" w:space="0" w:color="auto"/>
            <w:left w:val="none" w:sz="0" w:space="0" w:color="auto"/>
            <w:bottom w:val="none" w:sz="0" w:space="0" w:color="auto"/>
            <w:right w:val="none" w:sz="0" w:space="0" w:color="auto"/>
          </w:divBdr>
          <w:divsChild>
            <w:div w:id="1895118270">
              <w:marLeft w:val="0"/>
              <w:marRight w:val="0"/>
              <w:marTop w:val="0"/>
              <w:marBottom w:val="0"/>
              <w:divBdr>
                <w:top w:val="none" w:sz="0" w:space="0" w:color="auto"/>
                <w:left w:val="none" w:sz="0" w:space="0" w:color="auto"/>
                <w:bottom w:val="none" w:sz="0" w:space="0" w:color="auto"/>
                <w:right w:val="none" w:sz="0" w:space="0" w:color="auto"/>
              </w:divBdr>
              <w:divsChild>
                <w:div w:id="900601674">
                  <w:marLeft w:val="0"/>
                  <w:marRight w:val="0"/>
                  <w:marTop w:val="0"/>
                  <w:marBottom w:val="0"/>
                  <w:divBdr>
                    <w:top w:val="none" w:sz="0" w:space="0" w:color="auto"/>
                    <w:left w:val="none" w:sz="0" w:space="0" w:color="auto"/>
                    <w:bottom w:val="none" w:sz="0" w:space="0" w:color="auto"/>
                    <w:right w:val="none" w:sz="0" w:space="0" w:color="auto"/>
                  </w:divBdr>
                  <w:divsChild>
                    <w:div w:id="589778193">
                      <w:marLeft w:val="0"/>
                      <w:marRight w:val="0"/>
                      <w:marTop w:val="0"/>
                      <w:marBottom w:val="0"/>
                      <w:divBdr>
                        <w:top w:val="none" w:sz="0" w:space="0" w:color="auto"/>
                        <w:left w:val="none" w:sz="0" w:space="0" w:color="auto"/>
                        <w:bottom w:val="none" w:sz="0" w:space="0" w:color="auto"/>
                        <w:right w:val="none" w:sz="0" w:space="0" w:color="auto"/>
                      </w:divBdr>
                      <w:divsChild>
                        <w:div w:id="645427636">
                          <w:marLeft w:val="0"/>
                          <w:marRight w:val="0"/>
                          <w:marTop w:val="0"/>
                          <w:marBottom w:val="0"/>
                          <w:divBdr>
                            <w:top w:val="none" w:sz="0" w:space="0" w:color="auto"/>
                            <w:left w:val="none" w:sz="0" w:space="0" w:color="auto"/>
                            <w:bottom w:val="none" w:sz="0" w:space="0" w:color="auto"/>
                            <w:right w:val="none" w:sz="0" w:space="0" w:color="auto"/>
                          </w:divBdr>
                          <w:divsChild>
                            <w:div w:id="781190656">
                              <w:marLeft w:val="0"/>
                              <w:marRight w:val="0"/>
                              <w:marTop w:val="0"/>
                              <w:marBottom w:val="0"/>
                              <w:divBdr>
                                <w:top w:val="none" w:sz="0" w:space="0" w:color="auto"/>
                                <w:left w:val="none" w:sz="0" w:space="0" w:color="auto"/>
                                <w:bottom w:val="none" w:sz="0" w:space="0" w:color="auto"/>
                                <w:right w:val="none" w:sz="0" w:space="0" w:color="auto"/>
                              </w:divBdr>
                            </w:div>
                            <w:div w:id="107551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717959">
                  <w:marLeft w:val="0"/>
                  <w:marRight w:val="0"/>
                  <w:marTop w:val="0"/>
                  <w:marBottom w:val="0"/>
                  <w:divBdr>
                    <w:top w:val="none" w:sz="0" w:space="0" w:color="auto"/>
                    <w:left w:val="none" w:sz="0" w:space="0" w:color="auto"/>
                    <w:bottom w:val="none" w:sz="0" w:space="0" w:color="auto"/>
                    <w:right w:val="none" w:sz="0" w:space="0" w:color="auto"/>
                  </w:divBdr>
                  <w:divsChild>
                    <w:div w:id="805897259">
                      <w:marLeft w:val="0"/>
                      <w:marRight w:val="0"/>
                      <w:marTop w:val="0"/>
                      <w:marBottom w:val="0"/>
                      <w:divBdr>
                        <w:top w:val="none" w:sz="0" w:space="0" w:color="auto"/>
                        <w:left w:val="none" w:sz="0" w:space="0" w:color="auto"/>
                        <w:bottom w:val="none" w:sz="0" w:space="0" w:color="auto"/>
                        <w:right w:val="none" w:sz="0" w:space="0" w:color="auto"/>
                      </w:divBdr>
                      <w:divsChild>
                        <w:div w:id="179860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974462">
          <w:marLeft w:val="0"/>
          <w:marRight w:val="0"/>
          <w:marTop w:val="0"/>
          <w:marBottom w:val="0"/>
          <w:divBdr>
            <w:top w:val="none" w:sz="0" w:space="0" w:color="auto"/>
            <w:left w:val="none" w:sz="0" w:space="0" w:color="auto"/>
            <w:bottom w:val="none" w:sz="0" w:space="0" w:color="auto"/>
            <w:right w:val="none" w:sz="0" w:space="0" w:color="auto"/>
          </w:divBdr>
          <w:divsChild>
            <w:div w:id="1246766705">
              <w:marLeft w:val="0"/>
              <w:marRight w:val="0"/>
              <w:marTop w:val="0"/>
              <w:marBottom w:val="0"/>
              <w:divBdr>
                <w:top w:val="none" w:sz="0" w:space="0" w:color="auto"/>
                <w:left w:val="none" w:sz="0" w:space="0" w:color="auto"/>
                <w:bottom w:val="none" w:sz="0" w:space="0" w:color="auto"/>
                <w:right w:val="none" w:sz="0" w:space="0" w:color="auto"/>
              </w:divBdr>
              <w:divsChild>
                <w:div w:id="1008748751">
                  <w:marLeft w:val="0"/>
                  <w:marRight w:val="0"/>
                  <w:marTop w:val="0"/>
                  <w:marBottom w:val="0"/>
                  <w:divBdr>
                    <w:top w:val="none" w:sz="0" w:space="0" w:color="auto"/>
                    <w:left w:val="none" w:sz="0" w:space="0" w:color="auto"/>
                    <w:bottom w:val="none" w:sz="0" w:space="0" w:color="auto"/>
                    <w:right w:val="none" w:sz="0" w:space="0" w:color="auto"/>
                  </w:divBdr>
                  <w:divsChild>
                    <w:div w:id="595867972">
                      <w:marLeft w:val="0"/>
                      <w:marRight w:val="0"/>
                      <w:marTop w:val="0"/>
                      <w:marBottom w:val="0"/>
                      <w:divBdr>
                        <w:top w:val="none" w:sz="0" w:space="0" w:color="auto"/>
                        <w:left w:val="none" w:sz="0" w:space="0" w:color="auto"/>
                        <w:bottom w:val="none" w:sz="0" w:space="0" w:color="auto"/>
                        <w:right w:val="none" w:sz="0" w:space="0" w:color="auto"/>
                      </w:divBdr>
                    </w:div>
                    <w:div w:id="630013832">
                      <w:marLeft w:val="0"/>
                      <w:marRight w:val="0"/>
                      <w:marTop w:val="0"/>
                      <w:marBottom w:val="0"/>
                      <w:divBdr>
                        <w:top w:val="none" w:sz="0" w:space="0" w:color="auto"/>
                        <w:left w:val="none" w:sz="0" w:space="0" w:color="auto"/>
                        <w:bottom w:val="none" w:sz="0" w:space="0" w:color="auto"/>
                        <w:right w:val="none" w:sz="0" w:space="0" w:color="auto"/>
                      </w:divBdr>
                    </w:div>
                    <w:div w:id="845435110">
                      <w:marLeft w:val="0"/>
                      <w:marRight w:val="0"/>
                      <w:marTop w:val="0"/>
                      <w:marBottom w:val="0"/>
                      <w:divBdr>
                        <w:top w:val="none" w:sz="0" w:space="0" w:color="auto"/>
                        <w:left w:val="none" w:sz="0" w:space="0" w:color="auto"/>
                        <w:bottom w:val="none" w:sz="0" w:space="0" w:color="auto"/>
                        <w:right w:val="none" w:sz="0" w:space="0" w:color="auto"/>
                      </w:divBdr>
                    </w:div>
                    <w:div w:id="1081634301">
                      <w:marLeft w:val="0"/>
                      <w:marRight w:val="0"/>
                      <w:marTop w:val="0"/>
                      <w:marBottom w:val="0"/>
                      <w:divBdr>
                        <w:top w:val="none" w:sz="0" w:space="0" w:color="auto"/>
                        <w:left w:val="none" w:sz="0" w:space="0" w:color="auto"/>
                        <w:bottom w:val="none" w:sz="0" w:space="0" w:color="auto"/>
                        <w:right w:val="none" w:sz="0" w:space="0" w:color="auto"/>
                      </w:divBdr>
                    </w:div>
                    <w:div w:id="1472823063">
                      <w:marLeft w:val="0"/>
                      <w:marRight w:val="0"/>
                      <w:marTop w:val="0"/>
                      <w:marBottom w:val="0"/>
                      <w:divBdr>
                        <w:top w:val="none" w:sz="0" w:space="0" w:color="auto"/>
                        <w:left w:val="none" w:sz="0" w:space="0" w:color="auto"/>
                        <w:bottom w:val="none" w:sz="0" w:space="0" w:color="auto"/>
                        <w:right w:val="none" w:sz="0" w:space="0" w:color="auto"/>
                      </w:divBdr>
                    </w:div>
                    <w:div w:id="1531264874">
                      <w:marLeft w:val="0"/>
                      <w:marRight w:val="0"/>
                      <w:marTop w:val="0"/>
                      <w:marBottom w:val="0"/>
                      <w:divBdr>
                        <w:top w:val="none" w:sz="0" w:space="0" w:color="auto"/>
                        <w:left w:val="none" w:sz="0" w:space="0" w:color="auto"/>
                        <w:bottom w:val="none" w:sz="0" w:space="0" w:color="auto"/>
                        <w:right w:val="none" w:sz="0" w:space="0" w:color="auto"/>
                      </w:divBdr>
                    </w:div>
                    <w:div w:id="1816868492">
                      <w:marLeft w:val="0"/>
                      <w:marRight w:val="0"/>
                      <w:marTop w:val="0"/>
                      <w:marBottom w:val="0"/>
                      <w:divBdr>
                        <w:top w:val="none" w:sz="0" w:space="0" w:color="auto"/>
                        <w:left w:val="none" w:sz="0" w:space="0" w:color="auto"/>
                        <w:bottom w:val="none" w:sz="0" w:space="0" w:color="auto"/>
                        <w:right w:val="none" w:sz="0" w:space="0" w:color="auto"/>
                      </w:divBdr>
                    </w:div>
                    <w:div w:id="183036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315764">
          <w:marLeft w:val="0"/>
          <w:marRight w:val="0"/>
          <w:marTop w:val="0"/>
          <w:marBottom w:val="0"/>
          <w:divBdr>
            <w:top w:val="none" w:sz="0" w:space="0" w:color="auto"/>
            <w:left w:val="none" w:sz="0" w:space="0" w:color="auto"/>
            <w:bottom w:val="none" w:sz="0" w:space="0" w:color="auto"/>
            <w:right w:val="none" w:sz="0" w:space="0" w:color="auto"/>
          </w:divBdr>
          <w:divsChild>
            <w:div w:id="602341489">
              <w:marLeft w:val="0"/>
              <w:marRight w:val="0"/>
              <w:marTop w:val="0"/>
              <w:marBottom w:val="0"/>
              <w:divBdr>
                <w:top w:val="none" w:sz="0" w:space="0" w:color="auto"/>
                <w:left w:val="none" w:sz="0" w:space="0" w:color="auto"/>
                <w:bottom w:val="none" w:sz="0" w:space="0" w:color="auto"/>
                <w:right w:val="none" w:sz="0" w:space="0" w:color="auto"/>
              </w:divBdr>
            </w:div>
          </w:divsChild>
        </w:div>
        <w:div w:id="1516193596">
          <w:marLeft w:val="0"/>
          <w:marRight w:val="0"/>
          <w:marTop w:val="0"/>
          <w:marBottom w:val="0"/>
          <w:divBdr>
            <w:top w:val="none" w:sz="0" w:space="0" w:color="auto"/>
            <w:left w:val="none" w:sz="0" w:space="0" w:color="auto"/>
            <w:bottom w:val="none" w:sz="0" w:space="0" w:color="auto"/>
            <w:right w:val="none" w:sz="0" w:space="0" w:color="auto"/>
          </w:divBdr>
          <w:divsChild>
            <w:div w:id="1072389813">
              <w:marLeft w:val="0"/>
              <w:marRight w:val="0"/>
              <w:marTop w:val="0"/>
              <w:marBottom w:val="0"/>
              <w:divBdr>
                <w:top w:val="none" w:sz="0" w:space="0" w:color="auto"/>
                <w:left w:val="none" w:sz="0" w:space="0" w:color="auto"/>
                <w:bottom w:val="none" w:sz="0" w:space="0" w:color="auto"/>
                <w:right w:val="none" w:sz="0" w:space="0" w:color="auto"/>
              </w:divBdr>
              <w:divsChild>
                <w:div w:id="1302617206">
                  <w:marLeft w:val="0"/>
                  <w:marRight w:val="0"/>
                  <w:marTop w:val="0"/>
                  <w:marBottom w:val="0"/>
                  <w:divBdr>
                    <w:top w:val="none" w:sz="0" w:space="0" w:color="auto"/>
                    <w:left w:val="none" w:sz="0" w:space="0" w:color="auto"/>
                    <w:bottom w:val="none" w:sz="0" w:space="0" w:color="auto"/>
                    <w:right w:val="none" w:sz="0" w:space="0" w:color="auto"/>
                  </w:divBdr>
                  <w:divsChild>
                    <w:div w:id="604076303">
                      <w:marLeft w:val="0"/>
                      <w:marRight w:val="0"/>
                      <w:marTop w:val="0"/>
                      <w:marBottom w:val="0"/>
                      <w:divBdr>
                        <w:top w:val="none" w:sz="0" w:space="0" w:color="auto"/>
                        <w:left w:val="none" w:sz="0" w:space="0" w:color="auto"/>
                        <w:bottom w:val="none" w:sz="0" w:space="0" w:color="auto"/>
                        <w:right w:val="none" w:sz="0" w:space="0" w:color="auto"/>
                      </w:divBdr>
                      <w:divsChild>
                        <w:div w:id="1820879623">
                          <w:marLeft w:val="0"/>
                          <w:marRight w:val="0"/>
                          <w:marTop w:val="0"/>
                          <w:marBottom w:val="0"/>
                          <w:divBdr>
                            <w:top w:val="none" w:sz="0" w:space="0" w:color="auto"/>
                            <w:left w:val="none" w:sz="0" w:space="0" w:color="auto"/>
                            <w:bottom w:val="none" w:sz="0" w:space="0" w:color="auto"/>
                            <w:right w:val="none" w:sz="0" w:space="0" w:color="auto"/>
                          </w:divBdr>
                        </w:div>
                      </w:divsChild>
                    </w:div>
                    <w:div w:id="1038357461">
                      <w:marLeft w:val="0"/>
                      <w:marRight w:val="0"/>
                      <w:marTop w:val="0"/>
                      <w:marBottom w:val="0"/>
                      <w:divBdr>
                        <w:top w:val="none" w:sz="0" w:space="0" w:color="auto"/>
                        <w:left w:val="none" w:sz="0" w:space="0" w:color="auto"/>
                        <w:bottom w:val="none" w:sz="0" w:space="0" w:color="auto"/>
                        <w:right w:val="none" w:sz="0" w:space="0" w:color="auto"/>
                      </w:divBdr>
                      <w:divsChild>
                        <w:div w:id="164955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580946">
          <w:marLeft w:val="0"/>
          <w:marRight w:val="0"/>
          <w:marTop w:val="0"/>
          <w:marBottom w:val="0"/>
          <w:divBdr>
            <w:top w:val="none" w:sz="0" w:space="0" w:color="auto"/>
            <w:left w:val="none" w:sz="0" w:space="0" w:color="auto"/>
            <w:bottom w:val="none" w:sz="0" w:space="0" w:color="auto"/>
            <w:right w:val="none" w:sz="0" w:space="0" w:color="auto"/>
          </w:divBdr>
          <w:divsChild>
            <w:div w:id="1395200853">
              <w:marLeft w:val="0"/>
              <w:marRight w:val="0"/>
              <w:marTop w:val="0"/>
              <w:marBottom w:val="0"/>
              <w:divBdr>
                <w:top w:val="none" w:sz="0" w:space="0" w:color="auto"/>
                <w:left w:val="none" w:sz="0" w:space="0" w:color="auto"/>
                <w:bottom w:val="none" w:sz="0" w:space="0" w:color="auto"/>
                <w:right w:val="none" w:sz="0" w:space="0" w:color="auto"/>
              </w:divBdr>
            </w:div>
          </w:divsChild>
        </w:div>
        <w:div w:id="1427849131">
          <w:marLeft w:val="0"/>
          <w:marRight w:val="0"/>
          <w:marTop w:val="0"/>
          <w:marBottom w:val="0"/>
          <w:divBdr>
            <w:top w:val="none" w:sz="0" w:space="0" w:color="auto"/>
            <w:left w:val="none" w:sz="0" w:space="0" w:color="auto"/>
            <w:bottom w:val="none" w:sz="0" w:space="0" w:color="auto"/>
            <w:right w:val="none" w:sz="0" w:space="0" w:color="auto"/>
          </w:divBdr>
          <w:divsChild>
            <w:div w:id="627321958">
              <w:marLeft w:val="0"/>
              <w:marRight w:val="0"/>
              <w:marTop w:val="0"/>
              <w:marBottom w:val="0"/>
              <w:divBdr>
                <w:top w:val="none" w:sz="0" w:space="0" w:color="auto"/>
                <w:left w:val="none" w:sz="0" w:space="0" w:color="auto"/>
                <w:bottom w:val="none" w:sz="0" w:space="0" w:color="auto"/>
                <w:right w:val="none" w:sz="0" w:space="0" w:color="auto"/>
              </w:divBdr>
            </w:div>
          </w:divsChild>
        </w:div>
        <w:div w:id="1517576702">
          <w:marLeft w:val="0"/>
          <w:marRight w:val="0"/>
          <w:marTop w:val="0"/>
          <w:marBottom w:val="0"/>
          <w:divBdr>
            <w:top w:val="none" w:sz="0" w:space="0" w:color="auto"/>
            <w:left w:val="none" w:sz="0" w:space="0" w:color="auto"/>
            <w:bottom w:val="none" w:sz="0" w:space="0" w:color="auto"/>
            <w:right w:val="none" w:sz="0" w:space="0" w:color="auto"/>
          </w:divBdr>
          <w:divsChild>
            <w:div w:id="631979668">
              <w:marLeft w:val="0"/>
              <w:marRight w:val="0"/>
              <w:marTop w:val="0"/>
              <w:marBottom w:val="0"/>
              <w:divBdr>
                <w:top w:val="none" w:sz="0" w:space="0" w:color="auto"/>
                <w:left w:val="none" w:sz="0" w:space="0" w:color="auto"/>
                <w:bottom w:val="none" w:sz="0" w:space="0" w:color="auto"/>
                <w:right w:val="none" w:sz="0" w:space="0" w:color="auto"/>
              </w:divBdr>
            </w:div>
          </w:divsChild>
        </w:div>
        <w:div w:id="654574529">
          <w:marLeft w:val="0"/>
          <w:marRight w:val="0"/>
          <w:marTop w:val="0"/>
          <w:marBottom w:val="0"/>
          <w:divBdr>
            <w:top w:val="none" w:sz="0" w:space="0" w:color="auto"/>
            <w:left w:val="none" w:sz="0" w:space="0" w:color="auto"/>
            <w:bottom w:val="none" w:sz="0" w:space="0" w:color="auto"/>
            <w:right w:val="none" w:sz="0" w:space="0" w:color="auto"/>
          </w:divBdr>
          <w:divsChild>
            <w:div w:id="2074766865">
              <w:marLeft w:val="0"/>
              <w:marRight w:val="0"/>
              <w:marTop w:val="0"/>
              <w:marBottom w:val="0"/>
              <w:divBdr>
                <w:top w:val="none" w:sz="0" w:space="0" w:color="auto"/>
                <w:left w:val="none" w:sz="0" w:space="0" w:color="auto"/>
                <w:bottom w:val="none" w:sz="0" w:space="0" w:color="auto"/>
                <w:right w:val="none" w:sz="0" w:space="0" w:color="auto"/>
              </w:divBdr>
              <w:divsChild>
                <w:div w:id="1335230924">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 w:id="1232352365">
          <w:marLeft w:val="0"/>
          <w:marRight w:val="0"/>
          <w:marTop w:val="0"/>
          <w:marBottom w:val="0"/>
          <w:divBdr>
            <w:top w:val="none" w:sz="0" w:space="0" w:color="auto"/>
            <w:left w:val="none" w:sz="0" w:space="0" w:color="auto"/>
            <w:bottom w:val="none" w:sz="0" w:space="0" w:color="auto"/>
            <w:right w:val="none" w:sz="0" w:space="0" w:color="auto"/>
          </w:divBdr>
          <w:divsChild>
            <w:div w:id="654919680">
              <w:marLeft w:val="0"/>
              <w:marRight w:val="0"/>
              <w:marTop w:val="0"/>
              <w:marBottom w:val="0"/>
              <w:divBdr>
                <w:top w:val="none" w:sz="0" w:space="0" w:color="auto"/>
                <w:left w:val="none" w:sz="0" w:space="0" w:color="auto"/>
                <w:bottom w:val="none" w:sz="0" w:space="0" w:color="auto"/>
                <w:right w:val="none" w:sz="0" w:space="0" w:color="auto"/>
              </w:divBdr>
            </w:div>
          </w:divsChild>
        </w:div>
        <w:div w:id="1633707221">
          <w:marLeft w:val="0"/>
          <w:marRight w:val="0"/>
          <w:marTop w:val="0"/>
          <w:marBottom w:val="0"/>
          <w:divBdr>
            <w:top w:val="none" w:sz="0" w:space="0" w:color="auto"/>
            <w:left w:val="none" w:sz="0" w:space="0" w:color="auto"/>
            <w:bottom w:val="none" w:sz="0" w:space="0" w:color="auto"/>
            <w:right w:val="none" w:sz="0" w:space="0" w:color="auto"/>
          </w:divBdr>
          <w:divsChild>
            <w:div w:id="655115335">
              <w:marLeft w:val="0"/>
              <w:marRight w:val="0"/>
              <w:marTop w:val="0"/>
              <w:marBottom w:val="0"/>
              <w:divBdr>
                <w:top w:val="none" w:sz="0" w:space="0" w:color="auto"/>
                <w:left w:val="none" w:sz="0" w:space="0" w:color="auto"/>
                <w:bottom w:val="none" w:sz="0" w:space="0" w:color="auto"/>
                <w:right w:val="none" w:sz="0" w:space="0" w:color="auto"/>
              </w:divBdr>
            </w:div>
          </w:divsChild>
        </w:div>
        <w:div w:id="673338361">
          <w:marLeft w:val="0"/>
          <w:marRight w:val="0"/>
          <w:marTop w:val="0"/>
          <w:marBottom w:val="0"/>
          <w:divBdr>
            <w:top w:val="none" w:sz="0" w:space="0" w:color="auto"/>
            <w:left w:val="none" w:sz="0" w:space="0" w:color="auto"/>
            <w:bottom w:val="none" w:sz="0" w:space="0" w:color="auto"/>
            <w:right w:val="none" w:sz="0" w:space="0" w:color="auto"/>
          </w:divBdr>
          <w:divsChild>
            <w:div w:id="896890769">
              <w:marLeft w:val="0"/>
              <w:marRight w:val="0"/>
              <w:marTop w:val="0"/>
              <w:marBottom w:val="0"/>
              <w:divBdr>
                <w:top w:val="none" w:sz="0" w:space="0" w:color="auto"/>
                <w:left w:val="none" w:sz="0" w:space="0" w:color="auto"/>
                <w:bottom w:val="none" w:sz="0" w:space="0" w:color="auto"/>
                <w:right w:val="none" w:sz="0" w:space="0" w:color="auto"/>
              </w:divBdr>
            </w:div>
          </w:divsChild>
        </w:div>
        <w:div w:id="697243796">
          <w:marLeft w:val="0"/>
          <w:marRight w:val="0"/>
          <w:marTop w:val="0"/>
          <w:marBottom w:val="0"/>
          <w:divBdr>
            <w:top w:val="none" w:sz="0" w:space="0" w:color="auto"/>
            <w:left w:val="none" w:sz="0" w:space="0" w:color="auto"/>
            <w:bottom w:val="none" w:sz="0" w:space="0" w:color="auto"/>
            <w:right w:val="none" w:sz="0" w:space="0" w:color="auto"/>
          </w:divBdr>
          <w:divsChild>
            <w:div w:id="1934975698">
              <w:marLeft w:val="0"/>
              <w:marRight w:val="0"/>
              <w:marTop w:val="0"/>
              <w:marBottom w:val="0"/>
              <w:divBdr>
                <w:top w:val="none" w:sz="0" w:space="0" w:color="auto"/>
                <w:left w:val="none" w:sz="0" w:space="0" w:color="auto"/>
                <w:bottom w:val="none" w:sz="0" w:space="0" w:color="auto"/>
                <w:right w:val="none" w:sz="0" w:space="0" w:color="auto"/>
              </w:divBdr>
            </w:div>
          </w:divsChild>
        </w:div>
        <w:div w:id="1619681075">
          <w:marLeft w:val="0"/>
          <w:marRight w:val="0"/>
          <w:marTop w:val="0"/>
          <w:marBottom w:val="0"/>
          <w:divBdr>
            <w:top w:val="none" w:sz="0" w:space="0" w:color="auto"/>
            <w:left w:val="none" w:sz="0" w:space="0" w:color="auto"/>
            <w:bottom w:val="none" w:sz="0" w:space="0" w:color="auto"/>
            <w:right w:val="none" w:sz="0" w:space="0" w:color="auto"/>
          </w:divBdr>
          <w:divsChild>
            <w:div w:id="706948065">
              <w:marLeft w:val="0"/>
              <w:marRight w:val="0"/>
              <w:marTop w:val="0"/>
              <w:marBottom w:val="0"/>
              <w:divBdr>
                <w:top w:val="none" w:sz="0" w:space="0" w:color="auto"/>
                <w:left w:val="none" w:sz="0" w:space="0" w:color="auto"/>
                <w:bottom w:val="none" w:sz="0" w:space="0" w:color="auto"/>
                <w:right w:val="none" w:sz="0" w:space="0" w:color="auto"/>
              </w:divBdr>
            </w:div>
          </w:divsChild>
        </w:div>
        <w:div w:id="724640892">
          <w:marLeft w:val="0"/>
          <w:marRight w:val="0"/>
          <w:marTop w:val="0"/>
          <w:marBottom w:val="0"/>
          <w:divBdr>
            <w:top w:val="none" w:sz="0" w:space="0" w:color="auto"/>
            <w:left w:val="none" w:sz="0" w:space="0" w:color="auto"/>
            <w:bottom w:val="none" w:sz="0" w:space="0" w:color="auto"/>
            <w:right w:val="none" w:sz="0" w:space="0" w:color="auto"/>
          </w:divBdr>
        </w:div>
        <w:div w:id="1587812014">
          <w:marLeft w:val="0"/>
          <w:marRight w:val="0"/>
          <w:marTop w:val="0"/>
          <w:marBottom w:val="0"/>
          <w:divBdr>
            <w:top w:val="none" w:sz="0" w:space="0" w:color="auto"/>
            <w:left w:val="none" w:sz="0" w:space="0" w:color="auto"/>
            <w:bottom w:val="none" w:sz="0" w:space="0" w:color="auto"/>
            <w:right w:val="none" w:sz="0" w:space="0" w:color="auto"/>
          </w:divBdr>
          <w:divsChild>
            <w:div w:id="746809721">
              <w:marLeft w:val="0"/>
              <w:marRight w:val="0"/>
              <w:marTop w:val="0"/>
              <w:marBottom w:val="0"/>
              <w:divBdr>
                <w:top w:val="none" w:sz="0" w:space="0" w:color="auto"/>
                <w:left w:val="none" w:sz="0" w:space="0" w:color="auto"/>
                <w:bottom w:val="none" w:sz="0" w:space="0" w:color="auto"/>
                <w:right w:val="none" w:sz="0" w:space="0" w:color="auto"/>
              </w:divBdr>
            </w:div>
          </w:divsChild>
        </w:div>
        <w:div w:id="1989506411">
          <w:marLeft w:val="0"/>
          <w:marRight w:val="0"/>
          <w:marTop w:val="0"/>
          <w:marBottom w:val="0"/>
          <w:divBdr>
            <w:top w:val="none" w:sz="0" w:space="0" w:color="auto"/>
            <w:left w:val="none" w:sz="0" w:space="0" w:color="auto"/>
            <w:bottom w:val="none" w:sz="0" w:space="0" w:color="auto"/>
            <w:right w:val="none" w:sz="0" w:space="0" w:color="auto"/>
          </w:divBdr>
          <w:divsChild>
            <w:div w:id="765229364">
              <w:marLeft w:val="0"/>
              <w:marRight w:val="0"/>
              <w:marTop w:val="0"/>
              <w:marBottom w:val="0"/>
              <w:divBdr>
                <w:top w:val="none" w:sz="0" w:space="0" w:color="auto"/>
                <w:left w:val="none" w:sz="0" w:space="0" w:color="auto"/>
                <w:bottom w:val="none" w:sz="0" w:space="0" w:color="auto"/>
                <w:right w:val="none" w:sz="0" w:space="0" w:color="auto"/>
              </w:divBdr>
            </w:div>
          </w:divsChild>
        </w:div>
        <w:div w:id="820389812">
          <w:marLeft w:val="0"/>
          <w:marRight w:val="0"/>
          <w:marTop w:val="0"/>
          <w:marBottom w:val="0"/>
          <w:divBdr>
            <w:top w:val="none" w:sz="0" w:space="0" w:color="auto"/>
            <w:left w:val="none" w:sz="0" w:space="0" w:color="auto"/>
            <w:bottom w:val="none" w:sz="0" w:space="0" w:color="auto"/>
            <w:right w:val="none" w:sz="0" w:space="0" w:color="auto"/>
          </w:divBdr>
          <w:divsChild>
            <w:div w:id="836268732">
              <w:marLeft w:val="0"/>
              <w:marRight w:val="0"/>
              <w:marTop w:val="0"/>
              <w:marBottom w:val="0"/>
              <w:divBdr>
                <w:top w:val="none" w:sz="0" w:space="0" w:color="auto"/>
                <w:left w:val="none" w:sz="0" w:space="0" w:color="auto"/>
                <w:bottom w:val="none" w:sz="0" w:space="0" w:color="auto"/>
                <w:right w:val="none" w:sz="0" w:space="0" w:color="auto"/>
              </w:divBdr>
            </w:div>
          </w:divsChild>
        </w:div>
        <w:div w:id="824975576">
          <w:marLeft w:val="0"/>
          <w:marRight w:val="0"/>
          <w:marTop w:val="0"/>
          <w:marBottom w:val="0"/>
          <w:divBdr>
            <w:top w:val="none" w:sz="0" w:space="0" w:color="auto"/>
            <w:left w:val="none" w:sz="0" w:space="0" w:color="auto"/>
            <w:bottom w:val="none" w:sz="0" w:space="0" w:color="auto"/>
            <w:right w:val="none" w:sz="0" w:space="0" w:color="auto"/>
          </w:divBdr>
          <w:divsChild>
            <w:div w:id="1694649030">
              <w:marLeft w:val="0"/>
              <w:marRight w:val="0"/>
              <w:marTop w:val="0"/>
              <w:marBottom w:val="0"/>
              <w:divBdr>
                <w:top w:val="none" w:sz="0" w:space="0" w:color="auto"/>
                <w:left w:val="none" w:sz="0" w:space="0" w:color="auto"/>
                <w:bottom w:val="none" w:sz="0" w:space="0" w:color="auto"/>
                <w:right w:val="none" w:sz="0" w:space="0" w:color="auto"/>
              </w:divBdr>
            </w:div>
          </w:divsChild>
        </w:div>
        <w:div w:id="1815948669">
          <w:marLeft w:val="0"/>
          <w:marRight w:val="0"/>
          <w:marTop w:val="0"/>
          <w:marBottom w:val="0"/>
          <w:divBdr>
            <w:top w:val="none" w:sz="0" w:space="0" w:color="auto"/>
            <w:left w:val="none" w:sz="0" w:space="0" w:color="auto"/>
            <w:bottom w:val="none" w:sz="0" w:space="0" w:color="auto"/>
            <w:right w:val="none" w:sz="0" w:space="0" w:color="auto"/>
          </w:divBdr>
          <w:divsChild>
            <w:div w:id="851339701">
              <w:marLeft w:val="0"/>
              <w:marRight w:val="0"/>
              <w:marTop w:val="0"/>
              <w:marBottom w:val="0"/>
              <w:divBdr>
                <w:top w:val="none" w:sz="0" w:space="0" w:color="auto"/>
                <w:left w:val="none" w:sz="0" w:space="0" w:color="auto"/>
                <w:bottom w:val="none" w:sz="0" w:space="0" w:color="auto"/>
                <w:right w:val="none" w:sz="0" w:space="0" w:color="auto"/>
              </w:divBdr>
            </w:div>
          </w:divsChild>
        </w:div>
        <w:div w:id="913197002">
          <w:marLeft w:val="0"/>
          <w:marRight w:val="0"/>
          <w:marTop w:val="0"/>
          <w:marBottom w:val="0"/>
          <w:divBdr>
            <w:top w:val="none" w:sz="0" w:space="0" w:color="auto"/>
            <w:left w:val="none" w:sz="0" w:space="0" w:color="auto"/>
            <w:bottom w:val="none" w:sz="0" w:space="0" w:color="auto"/>
            <w:right w:val="none" w:sz="0" w:space="0" w:color="auto"/>
          </w:divBdr>
          <w:divsChild>
            <w:div w:id="1328242165">
              <w:marLeft w:val="0"/>
              <w:marRight w:val="0"/>
              <w:marTop w:val="0"/>
              <w:marBottom w:val="0"/>
              <w:divBdr>
                <w:top w:val="none" w:sz="0" w:space="0" w:color="auto"/>
                <w:left w:val="none" w:sz="0" w:space="0" w:color="auto"/>
                <w:bottom w:val="none" w:sz="0" w:space="0" w:color="auto"/>
                <w:right w:val="none" w:sz="0" w:space="0" w:color="auto"/>
              </w:divBdr>
            </w:div>
          </w:divsChild>
        </w:div>
        <w:div w:id="996958118">
          <w:marLeft w:val="0"/>
          <w:marRight w:val="0"/>
          <w:marTop w:val="0"/>
          <w:marBottom w:val="0"/>
          <w:divBdr>
            <w:top w:val="none" w:sz="0" w:space="0" w:color="auto"/>
            <w:left w:val="none" w:sz="0" w:space="0" w:color="auto"/>
            <w:bottom w:val="none" w:sz="0" w:space="0" w:color="auto"/>
            <w:right w:val="none" w:sz="0" w:space="0" w:color="auto"/>
          </w:divBdr>
          <w:divsChild>
            <w:div w:id="1953319062">
              <w:marLeft w:val="0"/>
              <w:marRight w:val="0"/>
              <w:marTop w:val="0"/>
              <w:marBottom w:val="0"/>
              <w:divBdr>
                <w:top w:val="none" w:sz="0" w:space="0" w:color="auto"/>
                <w:left w:val="none" w:sz="0" w:space="0" w:color="auto"/>
                <w:bottom w:val="none" w:sz="0" w:space="0" w:color="auto"/>
                <w:right w:val="none" w:sz="0" w:space="0" w:color="auto"/>
              </w:divBdr>
              <w:divsChild>
                <w:div w:id="16262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7155">
          <w:marLeft w:val="0"/>
          <w:marRight w:val="0"/>
          <w:marTop w:val="0"/>
          <w:marBottom w:val="0"/>
          <w:divBdr>
            <w:top w:val="none" w:sz="0" w:space="0" w:color="auto"/>
            <w:left w:val="none" w:sz="0" w:space="0" w:color="auto"/>
            <w:bottom w:val="none" w:sz="0" w:space="0" w:color="auto"/>
            <w:right w:val="none" w:sz="0" w:space="0" w:color="auto"/>
          </w:divBdr>
        </w:div>
        <w:div w:id="1930238396">
          <w:marLeft w:val="0"/>
          <w:marRight w:val="0"/>
          <w:marTop w:val="0"/>
          <w:marBottom w:val="0"/>
          <w:divBdr>
            <w:top w:val="none" w:sz="0" w:space="0" w:color="auto"/>
            <w:left w:val="none" w:sz="0" w:space="0" w:color="auto"/>
            <w:bottom w:val="none" w:sz="0" w:space="0" w:color="auto"/>
            <w:right w:val="none" w:sz="0" w:space="0" w:color="auto"/>
          </w:divBdr>
          <w:divsChild>
            <w:div w:id="1042436501">
              <w:marLeft w:val="0"/>
              <w:marRight w:val="0"/>
              <w:marTop w:val="0"/>
              <w:marBottom w:val="0"/>
              <w:divBdr>
                <w:top w:val="none" w:sz="0" w:space="0" w:color="auto"/>
                <w:left w:val="none" w:sz="0" w:space="0" w:color="auto"/>
                <w:bottom w:val="none" w:sz="0" w:space="0" w:color="auto"/>
                <w:right w:val="none" w:sz="0" w:space="0" w:color="auto"/>
              </w:divBdr>
            </w:div>
          </w:divsChild>
        </w:div>
        <w:div w:id="2064792363">
          <w:marLeft w:val="0"/>
          <w:marRight w:val="0"/>
          <w:marTop w:val="0"/>
          <w:marBottom w:val="0"/>
          <w:divBdr>
            <w:top w:val="none" w:sz="0" w:space="0" w:color="auto"/>
            <w:left w:val="none" w:sz="0" w:space="0" w:color="auto"/>
            <w:bottom w:val="none" w:sz="0" w:space="0" w:color="auto"/>
            <w:right w:val="none" w:sz="0" w:space="0" w:color="auto"/>
          </w:divBdr>
          <w:divsChild>
            <w:div w:id="1099451684">
              <w:marLeft w:val="0"/>
              <w:marRight w:val="0"/>
              <w:marTop w:val="0"/>
              <w:marBottom w:val="0"/>
              <w:divBdr>
                <w:top w:val="none" w:sz="0" w:space="0" w:color="auto"/>
                <w:left w:val="none" w:sz="0" w:space="0" w:color="auto"/>
                <w:bottom w:val="none" w:sz="0" w:space="0" w:color="auto"/>
                <w:right w:val="none" w:sz="0" w:space="0" w:color="auto"/>
              </w:divBdr>
              <w:divsChild>
                <w:div w:id="2013096779">
                  <w:marLeft w:val="0"/>
                  <w:marRight w:val="0"/>
                  <w:marTop w:val="0"/>
                  <w:marBottom w:val="0"/>
                  <w:divBdr>
                    <w:top w:val="none" w:sz="0" w:space="0" w:color="auto"/>
                    <w:left w:val="none" w:sz="0" w:space="0" w:color="auto"/>
                    <w:bottom w:val="none" w:sz="0" w:space="0" w:color="auto"/>
                    <w:right w:val="none" w:sz="0" w:space="0" w:color="auto"/>
                  </w:divBdr>
                  <w:divsChild>
                    <w:div w:id="1157839993">
                      <w:marLeft w:val="0"/>
                      <w:marRight w:val="0"/>
                      <w:marTop w:val="0"/>
                      <w:marBottom w:val="0"/>
                      <w:divBdr>
                        <w:top w:val="none" w:sz="0" w:space="0" w:color="auto"/>
                        <w:left w:val="none" w:sz="0" w:space="0" w:color="auto"/>
                        <w:bottom w:val="none" w:sz="0" w:space="0" w:color="auto"/>
                        <w:right w:val="none" w:sz="0" w:space="0" w:color="auto"/>
                      </w:divBdr>
                      <w:divsChild>
                        <w:div w:id="171438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64329">
                  <w:marLeft w:val="0"/>
                  <w:marRight w:val="0"/>
                  <w:marTop w:val="0"/>
                  <w:marBottom w:val="0"/>
                  <w:divBdr>
                    <w:top w:val="none" w:sz="0" w:space="0" w:color="auto"/>
                    <w:left w:val="none" w:sz="0" w:space="0" w:color="auto"/>
                    <w:bottom w:val="none" w:sz="0" w:space="0" w:color="auto"/>
                    <w:right w:val="none" w:sz="0" w:space="0" w:color="auto"/>
                  </w:divBdr>
                  <w:divsChild>
                    <w:div w:id="1421754548">
                      <w:marLeft w:val="0"/>
                      <w:marRight w:val="0"/>
                      <w:marTop w:val="0"/>
                      <w:marBottom w:val="0"/>
                      <w:divBdr>
                        <w:top w:val="none" w:sz="0" w:space="0" w:color="auto"/>
                        <w:left w:val="none" w:sz="0" w:space="0" w:color="auto"/>
                        <w:bottom w:val="none" w:sz="0" w:space="0" w:color="auto"/>
                        <w:right w:val="none" w:sz="0" w:space="0" w:color="auto"/>
                      </w:divBdr>
                      <w:divsChild>
                        <w:div w:id="1950240092">
                          <w:marLeft w:val="0"/>
                          <w:marRight w:val="0"/>
                          <w:marTop w:val="0"/>
                          <w:marBottom w:val="0"/>
                          <w:divBdr>
                            <w:top w:val="none" w:sz="0" w:space="0" w:color="auto"/>
                            <w:left w:val="none" w:sz="0" w:space="0" w:color="auto"/>
                            <w:bottom w:val="none" w:sz="0" w:space="0" w:color="auto"/>
                            <w:right w:val="none" w:sz="0" w:space="0" w:color="auto"/>
                          </w:divBdr>
                          <w:divsChild>
                            <w:div w:id="1196043507">
                              <w:marLeft w:val="0"/>
                              <w:marRight w:val="0"/>
                              <w:marTop w:val="0"/>
                              <w:marBottom w:val="0"/>
                              <w:divBdr>
                                <w:top w:val="none" w:sz="0" w:space="0" w:color="auto"/>
                                <w:left w:val="none" w:sz="0" w:space="0" w:color="auto"/>
                                <w:bottom w:val="none" w:sz="0" w:space="0" w:color="auto"/>
                                <w:right w:val="none" w:sz="0" w:space="0" w:color="auto"/>
                              </w:divBdr>
                            </w:div>
                            <w:div w:id="13781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767325">
          <w:marLeft w:val="0"/>
          <w:marRight w:val="0"/>
          <w:marTop w:val="0"/>
          <w:marBottom w:val="0"/>
          <w:divBdr>
            <w:top w:val="none" w:sz="0" w:space="0" w:color="auto"/>
            <w:left w:val="none" w:sz="0" w:space="0" w:color="auto"/>
            <w:bottom w:val="none" w:sz="0" w:space="0" w:color="auto"/>
            <w:right w:val="none" w:sz="0" w:space="0" w:color="auto"/>
          </w:divBdr>
          <w:divsChild>
            <w:div w:id="1144005136">
              <w:marLeft w:val="0"/>
              <w:marRight w:val="0"/>
              <w:marTop w:val="0"/>
              <w:marBottom w:val="0"/>
              <w:divBdr>
                <w:top w:val="none" w:sz="0" w:space="0" w:color="auto"/>
                <w:left w:val="none" w:sz="0" w:space="0" w:color="auto"/>
                <w:bottom w:val="none" w:sz="0" w:space="0" w:color="auto"/>
                <w:right w:val="none" w:sz="0" w:space="0" w:color="auto"/>
              </w:divBdr>
            </w:div>
          </w:divsChild>
        </w:div>
        <w:div w:id="1144353351">
          <w:marLeft w:val="0"/>
          <w:marRight w:val="0"/>
          <w:marTop w:val="0"/>
          <w:marBottom w:val="0"/>
          <w:divBdr>
            <w:top w:val="none" w:sz="0" w:space="0" w:color="auto"/>
            <w:left w:val="none" w:sz="0" w:space="0" w:color="auto"/>
            <w:bottom w:val="none" w:sz="0" w:space="0" w:color="auto"/>
            <w:right w:val="none" w:sz="0" w:space="0" w:color="auto"/>
          </w:divBdr>
        </w:div>
        <w:div w:id="1162428365">
          <w:marLeft w:val="0"/>
          <w:marRight w:val="0"/>
          <w:marTop w:val="0"/>
          <w:marBottom w:val="0"/>
          <w:divBdr>
            <w:top w:val="none" w:sz="0" w:space="0" w:color="auto"/>
            <w:left w:val="none" w:sz="0" w:space="0" w:color="auto"/>
            <w:bottom w:val="none" w:sz="0" w:space="0" w:color="auto"/>
            <w:right w:val="none" w:sz="0" w:space="0" w:color="auto"/>
          </w:divBdr>
          <w:divsChild>
            <w:div w:id="1808208639">
              <w:marLeft w:val="0"/>
              <w:marRight w:val="0"/>
              <w:marTop w:val="0"/>
              <w:marBottom w:val="0"/>
              <w:divBdr>
                <w:top w:val="none" w:sz="0" w:space="0" w:color="auto"/>
                <w:left w:val="none" w:sz="0" w:space="0" w:color="auto"/>
                <w:bottom w:val="none" w:sz="0" w:space="0" w:color="auto"/>
                <w:right w:val="none" w:sz="0" w:space="0" w:color="auto"/>
              </w:divBdr>
            </w:div>
          </w:divsChild>
        </w:div>
        <w:div w:id="1174227315">
          <w:marLeft w:val="0"/>
          <w:marRight w:val="0"/>
          <w:marTop w:val="0"/>
          <w:marBottom w:val="0"/>
          <w:divBdr>
            <w:top w:val="none" w:sz="0" w:space="0" w:color="auto"/>
            <w:left w:val="none" w:sz="0" w:space="0" w:color="auto"/>
            <w:bottom w:val="none" w:sz="0" w:space="0" w:color="auto"/>
            <w:right w:val="none" w:sz="0" w:space="0" w:color="auto"/>
          </w:divBdr>
          <w:divsChild>
            <w:div w:id="1646661264">
              <w:marLeft w:val="0"/>
              <w:marRight w:val="0"/>
              <w:marTop w:val="0"/>
              <w:marBottom w:val="0"/>
              <w:divBdr>
                <w:top w:val="none" w:sz="0" w:space="0" w:color="auto"/>
                <w:left w:val="none" w:sz="0" w:space="0" w:color="auto"/>
                <w:bottom w:val="none" w:sz="0" w:space="0" w:color="auto"/>
                <w:right w:val="none" w:sz="0" w:space="0" w:color="auto"/>
              </w:divBdr>
            </w:div>
          </w:divsChild>
        </w:div>
        <w:div w:id="1248883844">
          <w:marLeft w:val="0"/>
          <w:marRight w:val="0"/>
          <w:marTop w:val="0"/>
          <w:marBottom w:val="0"/>
          <w:divBdr>
            <w:top w:val="none" w:sz="0" w:space="0" w:color="auto"/>
            <w:left w:val="none" w:sz="0" w:space="0" w:color="auto"/>
            <w:bottom w:val="none" w:sz="0" w:space="0" w:color="auto"/>
            <w:right w:val="none" w:sz="0" w:space="0" w:color="auto"/>
          </w:divBdr>
        </w:div>
        <w:div w:id="1692105901">
          <w:marLeft w:val="0"/>
          <w:marRight w:val="0"/>
          <w:marTop w:val="0"/>
          <w:marBottom w:val="0"/>
          <w:divBdr>
            <w:top w:val="none" w:sz="0" w:space="0" w:color="auto"/>
            <w:left w:val="none" w:sz="0" w:space="0" w:color="auto"/>
            <w:bottom w:val="none" w:sz="0" w:space="0" w:color="auto"/>
            <w:right w:val="none" w:sz="0" w:space="0" w:color="auto"/>
          </w:divBdr>
          <w:divsChild>
            <w:div w:id="1360087725">
              <w:marLeft w:val="0"/>
              <w:marRight w:val="0"/>
              <w:marTop w:val="0"/>
              <w:marBottom w:val="0"/>
              <w:divBdr>
                <w:top w:val="none" w:sz="0" w:space="0" w:color="auto"/>
                <w:left w:val="none" w:sz="0" w:space="0" w:color="auto"/>
                <w:bottom w:val="none" w:sz="0" w:space="0" w:color="auto"/>
                <w:right w:val="none" w:sz="0" w:space="0" w:color="auto"/>
              </w:divBdr>
            </w:div>
          </w:divsChild>
        </w:div>
        <w:div w:id="1818060732">
          <w:marLeft w:val="0"/>
          <w:marRight w:val="0"/>
          <w:marTop w:val="0"/>
          <w:marBottom w:val="0"/>
          <w:divBdr>
            <w:top w:val="none" w:sz="0" w:space="0" w:color="auto"/>
            <w:left w:val="none" w:sz="0" w:space="0" w:color="auto"/>
            <w:bottom w:val="none" w:sz="0" w:space="0" w:color="auto"/>
            <w:right w:val="none" w:sz="0" w:space="0" w:color="auto"/>
          </w:divBdr>
          <w:divsChild>
            <w:div w:id="1368524743">
              <w:marLeft w:val="0"/>
              <w:marRight w:val="0"/>
              <w:marTop w:val="0"/>
              <w:marBottom w:val="0"/>
              <w:divBdr>
                <w:top w:val="none" w:sz="0" w:space="0" w:color="auto"/>
                <w:left w:val="none" w:sz="0" w:space="0" w:color="auto"/>
                <w:bottom w:val="none" w:sz="0" w:space="0" w:color="auto"/>
                <w:right w:val="none" w:sz="0" w:space="0" w:color="auto"/>
              </w:divBdr>
            </w:div>
          </w:divsChild>
        </w:div>
        <w:div w:id="1385370539">
          <w:marLeft w:val="0"/>
          <w:marRight w:val="0"/>
          <w:marTop w:val="0"/>
          <w:marBottom w:val="0"/>
          <w:divBdr>
            <w:top w:val="none" w:sz="0" w:space="0" w:color="auto"/>
            <w:left w:val="none" w:sz="0" w:space="0" w:color="auto"/>
            <w:bottom w:val="none" w:sz="0" w:space="0" w:color="auto"/>
            <w:right w:val="none" w:sz="0" w:space="0" w:color="auto"/>
          </w:divBdr>
          <w:divsChild>
            <w:div w:id="1586382998">
              <w:marLeft w:val="0"/>
              <w:marRight w:val="0"/>
              <w:marTop w:val="0"/>
              <w:marBottom w:val="0"/>
              <w:divBdr>
                <w:top w:val="none" w:sz="0" w:space="0" w:color="auto"/>
                <w:left w:val="none" w:sz="0" w:space="0" w:color="auto"/>
                <w:bottom w:val="none" w:sz="0" w:space="0" w:color="auto"/>
                <w:right w:val="none" w:sz="0" w:space="0" w:color="auto"/>
              </w:divBdr>
            </w:div>
          </w:divsChild>
        </w:div>
        <w:div w:id="1613633891">
          <w:marLeft w:val="0"/>
          <w:marRight w:val="0"/>
          <w:marTop w:val="0"/>
          <w:marBottom w:val="0"/>
          <w:divBdr>
            <w:top w:val="none" w:sz="0" w:space="0" w:color="auto"/>
            <w:left w:val="none" w:sz="0" w:space="0" w:color="auto"/>
            <w:bottom w:val="none" w:sz="0" w:space="0" w:color="auto"/>
            <w:right w:val="none" w:sz="0" w:space="0" w:color="auto"/>
          </w:divBdr>
          <w:divsChild>
            <w:div w:id="1403984824">
              <w:marLeft w:val="0"/>
              <w:marRight w:val="0"/>
              <w:marTop w:val="0"/>
              <w:marBottom w:val="0"/>
              <w:divBdr>
                <w:top w:val="none" w:sz="0" w:space="0" w:color="auto"/>
                <w:left w:val="none" w:sz="0" w:space="0" w:color="auto"/>
                <w:bottom w:val="none" w:sz="0" w:space="0" w:color="auto"/>
                <w:right w:val="none" w:sz="0" w:space="0" w:color="auto"/>
              </w:divBdr>
            </w:div>
          </w:divsChild>
        </w:div>
        <w:div w:id="1903717264">
          <w:marLeft w:val="0"/>
          <w:marRight w:val="0"/>
          <w:marTop w:val="0"/>
          <w:marBottom w:val="0"/>
          <w:divBdr>
            <w:top w:val="none" w:sz="0" w:space="0" w:color="auto"/>
            <w:left w:val="none" w:sz="0" w:space="0" w:color="auto"/>
            <w:bottom w:val="none" w:sz="0" w:space="0" w:color="auto"/>
            <w:right w:val="none" w:sz="0" w:space="0" w:color="auto"/>
          </w:divBdr>
          <w:divsChild>
            <w:div w:id="1409112844">
              <w:marLeft w:val="0"/>
              <w:marRight w:val="0"/>
              <w:marTop w:val="0"/>
              <w:marBottom w:val="0"/>
              <w:divBdr>
                <w:top w:val="none" w:sz="0" w:space="0" w:color="auto"/>
                <w:left w:val="none" w:sz="0" w:space="0" w:color="auto"/>
                <w:bottom w:val="none" w:sz="0" w:space="0" w:color="auto"/>
                <w:right w:val="none" w:sz="0" w:space="0" w:color="auto"/>
              </w:divBdr>
            </w:div>
          </w:divsChild>
        </w:div>
        <w:div w:id="1540627168">
          <w:marLeft w:val="0"/>
          <w:marRight w:val="0"/>
          <w:marTop w:val="0"/>
          <w:marBottom w:val="0"/>
          <w:divBdr>
            <w:top w:val="none" w:sz="0" w:space="0" w:color="auto"/>
            <w:left w:val="none" w:sz="0" w:space="0" w:color="auto"/>
            <w:bottom w:val="none" w:sz="0" w:space="0" w:color="auto"/>
            <w:right w:val="none" w:sz="0" w:space="0" w:color="auto"/>
          </w:divBdr>
          <w:divsChild>
            <w:div w:id="2006663715">
              <w:marLeft w:val="0"/>
              <w:marRight w:val="0"/>
              <w:marTop w:val="0"/>
              <w:marBottom w:val="0"/>
              <w:divBdr>
                <w:top w:val="none" w:sz="0" w:space="0" w:color="auto"/>
                <w:left w:val="none" w:sz="0" w:space="0" w:color="auto"/>
                <w:bottom w:val="none" w:sz="0" w:space="0" w:color="auto"/>
                <w:right w:val="none" w:sz="0" w:space="0" w:color="auto"/>
              </w:divBdr>
            </w:div>
          </w:divsChild>
        </w:div>
        <w:div w:id="1756054772">
          <w:marLeft w:val="0"/>
          <w:marRight w:val="0"/>
          <w:marTop w:val="0"/>
          <w:marBottom w:val="0"/>
          <w:divBdr>
            <w:top w:val="none" w:sz="0" w:space="0" w:color="auto"/>
            <w:left w:val="none" w:sz="0" w:space="0" w:color="auto"/>
            <w:bottom w:val="none" w:sz="0" w:space="0" w:color="auto"/>
            <w:right w:val="none" w:sz="0" w:space="0" w:color="auto"/>
          </w:divBdr>
          <w:divsChild>
            <w:div w:id="1602638343">
              <w:marLeft w:val="0"/>
              <w:marRight w:val="0"/>
              <w:marTop w:val="0"/>
              <w:marBottom w:val="0"/>
              <w:divBdr>
                <w:top w:val="none" w:sz="0" w:space="0" w:color="auto"/>
                <w:left w:val="none" w:sz="0" w:space="0" w:color="auto"/>
                <w:bottom w:val="none" w:sz="0" w:space="0" w:color="auto"/>
                <w:right w:val="none" w:sz="0" w:space="0" w:color="auto"/>
              </w:divBdr>
            </w:div>
          </w:divsChild>
        </w:div>
        <w:div w:id="1862743099">
          <w:marLeft w:val="0"/>
          <w:marRight w:val="0"/>
          <w:marTop w:val="0"/>
          <w:marBottom w:val="0"/>
          <w:divBdr>
            <w:top w:val="none" w:sz="0" w:space="0" w:color="auto"/>
            <w:left w:val="none" w:sz="0" w:space="0" w:color="auto"/>
            <w:bottom w:val="none" w:sz="0" w:space="0" w:color="auto"/>
            <w:right w:val="none" w:sz="0" w:space="0" w:color="auto"/>
          </w:divBdr>
        </w:div>
      </w:divsChild>
    </w:div>
    <w:div w:id="379131290">
      <w:bodyDiv w:val="1"/>
      <w:marLeft w:val="0"/>
      <w:marRight w:val="0"/>
      <w:marTop w:val="0"/>
      <w:marBottom w:val="0"/>
      <w:divBdr>
        <w:top w:val="none" w:sz="0" w:space="0" w:color="auto"/>
        <w:left w:val="none" w:sz="0" w:space="0" w:color="auto"/>
        <w:bottom w:val="none" w:sz="0" w:space="0" w:color="auto"/>
        <w:right w:val="none" w:sz="0" w:space="0" w:color="auto"/>
      </w:divBdr>
    </w:div>
    <w:div w:id="379136381">
      <w:bodyDiv w:val="1"/>
      <w:marLeft w:val="0"/>
      <w:marRight w:val="0"/>
      <w:marTop w:val="0"/>
      <w:marBottom w:val="0"/>
      <w:divBdr>
        <w:top w:val="none" w:sz="0" w:space="0" w:color="auto"/>
        <w:left w:val="none" w:sz="0" w:space="0" w:color="auto"/>
        <w:bottom w:val="none" w:sz="0" w:space="0" w:color="auto"/>
        <w:right w:val="none" w:sz="0" w:space="0" w:color="auto"/>
      </w:divBdr>
    </w:div>
    <w:div w:id="384959484">
      <w:bodyDiv w:val="1"/>
      <w:marLeft w:val="0"/>
      <w:marRight w:val="0"/>
      <w:marTop w:val="0"/>
      <w:marBottom w:val="0"/>
      <w:divBdr>
        <w:top w:val="none" w:sz="0" w:space="0" w:color="auto"/>
        <w:left w:val="none" w:sz="0" w:space="0" w:color="auto"/>
        <w:bottom w:val="none" w:sz="0" w:space="0" w:color="auto"/>
        <w:right w:val="none" w:sz="0" w:space="0" w:color="auto"/>
      </w:divBdr>
    </w:div>
    <w:div w:id="386876814">
      <w:bodyDiv w:val="1"/>
      <w:marLeft w:val="0"/>
      <w:marRight w:val="0"/>
      <w:marTop w:val="0"/>
      <w:marBottom w:val="0"/>
      <w:divBdr>
        <w:top w:val="none" w:sz="0" w:space="0" w:color="auto"/>
        <w:left w:val="none" w:sz="0" w:space="0" w:color="auto"/>
        <w:bottom w:val="none" w:sz="0" w:space="0" w:color="auto"/>
        <w:right w:val="none" w:sz="0" w:space="0" w:color="auto"/>
      </w:divBdr>
    </w:div>
    <w:div w:id="392042944">
      <w:bodyDiv w:val="1"/>
      <w:marLeft w:val="0"/>
      <w:marRight w:val="0"/>
      <w:marTop w:val="0"/>
      <w:marBottom w:val="0"/>
      <w:divBdr>
        <w:top w:val="none" w:sz="0" w:space="0" w:color="auto"/>
        <w:left w:val="none" w:sz="0" w:space="0" w:color="auto"/>
        <w:bottom w:val="none" w:sz="0" w:space="0" w:color="auto"/>
        <w:right w:val="none" w:sz="0" w:space="0" w:color="auto"/>
      </w:divBdr>
    </w:div>
    <w:div w:id="402720483">
      <w:bodyDiv w:val="1"/>
      <w:marLeft w:val="0"/>
      <w:marRight w:val="0"/>
      <w:marTop w:val="0"/>
      <w:marBottom w:val="0"/>
      <w:divBdr>
        <w:top w:val="none" w:sz="0" w:space="0" w:color="auto"/>
        <w:left w:val="none" w:sz="0" w:space="0" w:color="auto"/>
        <w:bottom w:val="none" w:sz="0" w:space="0" w:color="auto"/>
        <w:right w:val="none" w:sz="0" w:space="0" w:color="auto"/>
      </w:divBdr>
      <w:divsChild>
        <w:div w:id="1129011263">
          <w:marLeft w:val="0"/>
          <w:marRight w:val="0"/>
          <w:marTop w:val="0"/>
          <w:marBottom w:val="0"/>
          <w:divBdr>
            <w:top w:val="none" w:sz="0" w:space="0" w:color="auto"/>
            <w:left w:val="none" w:sz="0" w:space="0" w:color="auto"/>
            <w:bottom w:val="none" w:sz="0" w:space="0" w:color="auto"/>
            <w:right w:val="none" w:sz="0" w:space="0" w:color="auto"/>
          </w:divBdr>
          <w:divsChild>
            <w:div w:id="79448928">
              <w:marLeft w:val="0"/>
              <w:marRight w:val="0"/>
              <w:marTop w:val="0"/>
              <w:marBottom w:val="0"/>
              <w:divBdr>
                <w:top w:val="none" w:sz="0" w:space="0" w:color="auto"/>
                <w:left w:val="none" w:sz="0" w:space="0" w:color="auto"/>
                <w:bottom w:val="none" w:sz="0" w:space="0" w:color="auto"/>
                <w:right w:val="none" w:sz="0" w:space="0" w:color="auto"/>
              </w:divBdr>
              <w:divsChild>
                <w:div w:id="388042711">
                  <w:marLeft w:val="0"/>
                  <w:marRight w:val="0"/>
                  <w:marTop w:val="0"/>
                  <w:marBottom w:val="0"/>
                  <w:divBdr>
                    <w:top w:val="none" w:sz="0" w:space="0" w:color="auto"/>
                    <w:left w:val="none" w:sz="0" w:space="0" w:color="auto"/>
                    <w:bottom w:val="none" w:sz="0" w:space="0" w:color="auto"/>
                    <w:right w:val="none" w:sz="0" w:space="0" w:color="auto"/>
                  </w:divBdr>
                </w:div>
                <w:div w:id="7485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003834">
      <w:bodyDiv w:val="1"/>
      <w:marLeft w:val="0"/>
      <w:marRight w:val="0"/>
      <w:marTop w:val="0"/>
      <w:marBottom w:val="0"/>
      <w:divBdr>
        <w:top w:val="none" w:sz="0" w:space="0" w:color="auto"/>
        <w:left w:val="none" w:sz="0" w:space="0" w:color="auto"/>
        <w:bottom w:val="none" w:sz="0" w:space="0" w:color="auto"/>
        <w:right w:val="none" w:sz="0" w:space="0" w:color="auto"/>
      </w:divBdr>
    </w:div>
    <w:div w:id="413478450">
      <w:bodyDiv w:val="1"/>
      <w:marLeft w:val="0"/>
      <w:marRight w:val="0"/>
      <w:marTop w:val="0"/>
      <w:marBottom w:val="0"/>
      <w:divBdr>
        <w:top w:val="none" w:sz="0" w:space="0" w:color="auto"/>
        <w:left w:val="none" w:sz="0" w:space="0" w:color="auto"/>
        <w:bottom w:val="none" w:sz="0" w:space="0" w:color="auto"/>
        <w:right w:val="none" w:sz="0" w:space="0" w:color="auto"/>
      </w:divBdr>
    </w:div>
    <w:div w:id="413866038">
      <w:bodyDiv w:val="1"/>
      <w:marLeft w:val="0"/>
      <w:marRight w:val="0"/>
      <w:marTop w:val="0"/>
      <w:marBottom w:val="0"/>
      <w:divBdr>
        <w:top w:val="none" w:sz="0" w:space="0" w:color="auto"/>
        <w:left w:val="none" w:sz="0" w:space="0" w:color="auto"/>
        <w:bottom w:val="none" w:sz="0" w:space="0" w:color="auto"/>
        <w:right w:val="none" w:sz="0" w:space="0" w:color="auto"/>
      </w:divBdr>
      <w:divsChild>
        <w:div w:id="123236669">
          <w:marLeft w:val="0"/>
          <w:marRight w:val="0"/>
          <w:marTop w:val="0"/>
          <w:marBottom w:val="0"/>
          <w:divBdr>
            <w:top w:val="none" w:sz="0" w:space="0" w:color="auto"/>
            <w:left w:val="none" w:sz="0" w:space="0" w:color="auto"/>
            <w:bottom w:val="none" w:sz="0" w:space="0" w:color="auto"/>
            <w:right w:val="none" w:sz="0" w:space="0" w:color="auto"/>
          </w:divBdr>
        </w:div>
        <w:div w:id="224538086">
          <w:marLeft w:val="0"/>
          <w:marRight w:val="0"/>
          <w:marTop w:val="0"/>
          <w:marBottom w:val="0"/>
          <w:divBdr>
            <w:top w:val="none" w:sz="0" w:space="0" w:color="auto"/>
            <w:left w:val="none" w:sz="0" w:space="0" w:color="auto"/>
            <w:bottom w:val="none" w:sz="0" w:space="0" w:color="auto"/>
            <w:right w:val="none" w:sz="0" w:space="0" w:color="auto"/>
          </w:divBdr>
        </w:div>
        <w:div w:id="319702706">
          <w:marLeft w:val="0"/>
          <w:marRight w:val="0"/>
          <w:marTop w:val="0"/>
          <w:marBottom w:val="0"/>
          <w:divBdr>
            <w:top w:val="none" w:sz="0" w:space="0" w:color="auto"/>
            <w:left w:val="none" w:sz="0" w:space="0" w:color="auto"/>
            <w:bottom w:val="none" w:sz="0" w:space="0" w:color="auto"/>
            <w:right w:val="none" w:sz="0" w:space="0" w:color="auto"/>
          </w:divBdr>
        </w:div>
        <w:div w:id="343941524">
          <w:marLeft w:val="0"/>
          <w:marRight w:val="0"/>
          <w:marTop w:val="0"/>
          <w:marBottom w:val="0"/>
          <w:divBdr>
            <w:top w:val="none" w:sz="0" w:space="0" w:color="auto"/>
            <w:left w:val="none" w:sz="0" w:space="0" w:color="auto"/>
            <w:bottom w:val="none" w:sz="0" w:space="0" w:color="auto"/>
            <w:right w:val="none" w:sz="0" w:space="0" w:color="auto"/>
          </w:divBdr>
        </w:div>
        <w:div w:id="361252621">
          <w:marLeft w:val="0"/>
          <w:marRight w:val="0"/>
          <w:marTop w:val="0"/>
          <w:marBottom w:val="0"/>
          <w:divBdr>
            <w:top w:val="none" w:sz="0" w:space="0" w:color="auto"/>
            <w:left w:val="none" w:sz="0" w:space="0" w:color="auto"/>
            <w:bottom w:val="none" w:sz="0" w:space="0" w:color="auto"/>
            <w:right w:val="none" w:sz="0" w:space="0" w:color="auto"/>
          </w:divBdr>
        </w:div>
        <w:div w:id="367875975">
          <w:marLeft w:val="0"/>
          <w:marRight w:val="0"/>
          <w:marTop w:val="0"/>
          <w:marBottom w:val="0"/>
          <w:divBdr>
            <w:top w:val="none" w:sz="0" w:space="0" w:color="auto"/>
            <w:left w:val="none" w:sz="0" w:space="0" w:color="auto"/>
            <w:bottom w:val="none" w:sz="0" w:space="0" w:color="auto"/>
            <w:right w:val="none" w:sz="0" w:space="0" w:color="auto"/>
          </w:divBdr>
        </w:div>
        <w:div w:id="423576511">
          <w:marLeft w:val="0"/>
          <w:marRight w:val="0"/>
          <w:marTop w:val="0"/>
          <w:marBottom w:val="0"/>
          <w:divBdr>
            <w:top w:val="none" w:sz="0" w:space="0" w:color="auto"/>
            <w:left w:val="none" w:sz="0" w:space="0" w:color="auto"/>
            <w:bottom w:val="none" w:sz="0" w:space="0" w:color="auto"/>
            <w:right w:val="none" w:sz="0" w:space="0" w:color="auto"/>
          </w:divBdr>
        </w:div>
        <w:div w:id="503983485">
          <w:marLeft w:val="0"/>
          <w:marRight w:val="0"/>
          <w:marTop w:val="0"/>
          <w:marBottom w:val="0"/>
          <w:divBdr>
            <w:top w:val="none" w:sz="0" w:space="0" w:color="auto"/>
            <w:left w:val="none" w:sz="0" w:space="0" w:color="auto"/>
            <w:bottom w:val="none" w:sz="0" w:space="0" w:color="auto"/>
            <w:right w:val="none" w:sz="0" w:space="0" w:color="auto"/>
          </w:divBdr>
        </w:div>
        <w:div w:id="506872098">
          <w:marLeft w:val="0"/>
          <w:marRight w:val="0"/>
          <w:marTop w:val="0"/>
          <w:marBottom w:val="0"/>
          <w:divBdr>
            <w:top w:val="none" w:sz="0" w:space="0" w:color="auto"/>
            <w:left w:val="none" w:sz="0" w:space="0" w:color="auto"/>
            <w:bottom w:val="none" w:sz="0" w:space="0" w:color="auto"/>
            <w:right w:val="none" w:sz="0" w:space="0" w:color="auto"/>
          </w:divBdr>
        </w:div>
        <w:div w:id="549152901">
          <w:marLeft w:val="0"/>
          <w:marRight w:val="0"/>
          <w:marTop w:val="0"/>
          <w:marBottom w:val="0"/>
          <w:divBdr>
            <w:top w:val="none" w:sz="0" w:space="0" w:color="auto"/>
            <w:left w:val="none" w:sz="0" w:space="0" w:color="auto"/>
            <w:bottom w:val="none" w:sz="0" w:space="0" w:color="auto"/>
            <w:right w:val="none" w:sz="0" w:space="0" w:color="auto"/>
          </w:divBdr>
        </w:div>
        <w:div w:id="616373772">
          <w:marLeft w:val="0"/>
          <w:marRight w:val="0"/>
          <w:marTop w:val="0"/>
          <w:marBottom w:val="0"/>
          <w:divBdr>
            <w:top w:val="none" w:sz="0" w:space="0" w:color="auto"/>
            <w:left w:val="none" w:sz="0" w:space="0" w:color="auto"/>
            <w:bottom w:val="none" w:sz="0" w:space="0" w:color="auto"/>
            <w:right w:val="none" w:sz="0" w:space="0" w:color="auto"/>
          </w:divBdr>
        </w:div>
        <w:div w:id="640036881">
          <w:marLeft w:val="0"/>
          <w:marRight w:val="0"/>
          <w:marTop w:val="0"/>
          <w:marBottom w:val="0"/>
          <w:divBdr>
            <w:top w:val="none" w:sz="0" w:space="0" w:color="auto"/>
            <w:left w:val="none" w:sz="0" w:space="0" w:color="auto"/>
            <w:bottom w:val="none" w:sz="0" w:space="0" w:color="auto"/>
            <w:right w:val="none" w:sz="0" w:space="0" w:color="auto"/>
          </w:divBdr>
        </w:div>
        <w:div w:id="758256624">
          <w:marLeft w:val="0"/>
          <w:marRight w:val="0"/>
          <w:marTop w:val="0"/>
          <w:marBottom w:val="0"/>
          <w:divBdr>
            <w:top w:val="none" w:sz="0" w:space="0" w:color="auto"/>
            <w:left w:val="none" w:sz="0" w:space="0" w:color="auto"/>
            <w:bottom w:val="none" w:sz="0" w:space="0" w:color="auto"/>
            <w:right w:val="none" w:sz="0" w:space="0" w:color="auto"/>
          </w:divBdr>
        </w:div>
        <w:div w:id="817764871">
          <w:marLeft w:val="0"/>
          <w:marRight w:val="0"/>
          <w:marTop w:val="0"/>
          <w:marBottom w:val="0"/>
          <w:divBdr>
            <w:top w:val="none" w:sz="0" w:space="0" w:color="auto"/>
            <w:left w:val="none" w:sz="0" w:space="0" w:color="auto"/>
            <w:bottom w:val="none" w:sz="0" w:space="0" w:color="auto"/>
            <w:right w:val="none" w:sz="0" w:space="0" w:color="auto"/>
          </w:divBdr>
        </w:div>
        <w:div w:id="839278155">
          <w:marLeft w:val="0"/>
          <w:marRight w:val="0"/>
          <w:marTop w:val="0"/>
          <w:marBottom w:val="0"/>
          <w:divBdr>
            <w:top w:val="none" w:sz="0" w:space="0" w:color="auto"/>
            <w:left w:val="none" w:sz="0" w:space="0" w:color="auto"/>
            <w:bottom w:val="none" w:sz="0" w:space="0" w:color="auto"/>
            <w:right w:val="none" w:sz="0" w:space="0" w:color="auto"/>
          </w:divBdr>
        </w:div>
        <w:div w:id="860362773">
          <w:marLeft w:val="0"/>
          <w:marRight w:val="0"/>
          <w:marTop w:val="0"/>
          <w:marBottom w:val="0"/>
          <w:divBdr>
            <w:top w:val="none" w:sz="0" w:space="0" w:color="auto"/>
            <w:left w:val="none" w:sz="0" w:space="0" w:color="auto"/>
            <w:bottom w:val="none" w:sz="0" w:space="0" w:color="auto"/>
            <w:right w:val="none" w:sz="0" w:space="0" w:color="auto"/>
          </w:divBdr>
        </w:div>
        <w:div w:id="929698324">
          <w:marLeft w:val="0"/>
          <w:marRight w:val="0"/>
          <w:marTop w:val="0"/>
          <w:marBottom w:val="0"/>
          <w:divBdr>
            <w:top w:val="none" w:sz="0" w:space="0" w:color="auto"/>
            <w:left w:val="none" w:sz="0" w:space="0" w:color="auto"/>
            <w:bottom w:val="none" w:sz="0" w:space="0" w:color="auto"/>
            <w:right w:val="none" w:sz="0" w:space="0" w:color="auto"/>
          </w:divBdr>
        </w:div>
        <w:div w:id="945967169">
          <w:marLeft w:val="0"/>
          <w:marRight w:val="0"/>
          <w:marTop w:val="0"/>
          <w:marBottom w:val="0"/>
          <w:divBdr>
            <w:top w:val="none" w:sz="0" w:space="0" w:color="auto"/>
            <w:left w:val="none" w:sz="0" w:space="0" w:color="auto"/>
            <w:bottom w:val="none" w:sz="0" w:space="0" w:color="auto"/>
            <w:right w:val="none" w:sz="0" w:space="0" w:color="auto"/>
          </w:divBdr>
        </w:div>
        <w:div w:id="1057053117">
          <w:marLeft w:val="0"/>
          <w:marRight w:val="0"/>
          <w:marTop w:val="0"/>
          <w:marBottom w:val="0"/>
          <w:divBdr>
            <w:top w:val="none" w:sz="0" w:space="0" w:color="auto"/>
            <w:left w:val="none" w:sz="0" w:space="0" w:color="auto"/>
            <w:bottom w:val="none" w:sz="0" w:space="0" w:color="auto"/>
            <w:right w:val="none" w:sz="0" w:space="0" w:color="auto"/>
          </w:divBdr>
        </w:div>
        <w:div w:id="1065373926">
          <w:marLeft w:val="0"/>
          <w:marRight w:val="0"/>
          <w:marTop w:val="0"/>
          <w:marBottom w:val="0"/>
          <w:divBdr>
            <w:top w:val="none" w:sz="0" w:space="0" w:color="auto"/>
            <w:left w:val="none" w:sz="0" w:space="0" w:color="auto"/>
            <w:bottom w:val="none" w:sz="0" w:space="0" w:color="auto"/>
            <w:right w:val="none" w:sz="0" w:space="0" w:color="auto"/>
          </w:divBdr>
        </w:div>
        <w:div w:id="1065688136">
          <w:marLeft w:val="0"/>
          <w:marRight w:val="0"/>
          <w:marTop w:val="0"/>
          <w:marBottom w:val="0"/>
          <w:divBdr>
            <w:top w:val="none" w:sz="0" w:space="0" w:color="auto"/>
            <w:left w:val="none" w:sz="0" w:space="0" w:color="auto"/>
            <w:bottom w:val="none" w:sz="0" w:space="0" w:color="auto"/>
            <w:right w:val="none" w:sz="0" w:space="0" w:color="auto"/>
          </w:divBdr>
        </w:div>
        <w:div w:id="1123187531">
          <w:marLeft w:val="0"/>
          <w:marRight w:val="0"/>
          <w:marTop w:val="0"/>
          <w:marBottom w:val="0"/>
          <w:divBdr>
            <w:top w:val="none" w:sz="0" w:space="0" w:color="auto"/>
            <w:left w:val="none" w:sz="0" w:space="0" w:color="auto"/>
            <w:bottom w:val="none" w:sz="0" w:space="0" w:color="auto"/>
            <w:right w:val="none" w:sz="0" w:space="0" w:color="auto"/>
          </w:divBdr>
        </w:div>
        <w:div w:id="1125733651">
          <w:marLeft w:val="0"/>
          <w:marRight w:val="0"/>
          <w:marTop w:val="0"/>
          <w:marBottom w:val="0"/>
          <w:divBdr>
            <w:top w:val="none" w:sz="0" w:space="0" w:color="auto"/>
            <w:left w:val="none" w:sz="0" w:space="0" w:color="auto"/>
            <w:bottom w:val="none" w:sz="0" w:space="0" w:color="auto"/>
            <w:right w:val="none" w:sz="0" w:space="0" w:color="auto"/>
          </w:divBdr>
        </w:div>
        <w:div w:id="1136143749">
          <w:marLeft w:val="0"/>
          <w:marRight w:val="0"/>
          <w:marTop w:val="0"/>
          <w:marBottom w:val="0"/>
          <w:divBdr>
            <w:top w:val="none" w:sz="0" w:space="0" w:color="auto"/>
            <w:left w:val="none" w:sz="0" w:space="0" w:color="auto"/>
            <w:bottom w:val="none" w:sz="0" w:space="0" w:color="auto"/>
            <w:right w:val="none" w:sz="0" w:space="0" w:color="auto"/>
          </w:divBdr>
        </w:div>
        <w:div w:id="1143157402">
          <w:marLeft w:val="0"/>
          <w:marRight w:val="0"/>
          <w:marTop w:val="0"/>
          <w:marBottom w:val="0"/>
          <w:divBdr>
            <w:top w:val="none" w:sz="0" w:space="0" w:color="auto"/>
            <w:left w:val="none" w:sz="0" w:space="0" w:color="auto"/>
            <w:bottom w:val="none" w:sz="0" w:space="0" w:color="auto"/>
            <w:right w:val="none" w:sz="0" w:space="0" w:color="auto"/>
          </w:divBdr>
        </w:div>
        <w:div w:id="1162966795">
          <w:marLeft w:val="0"/>
          <w:marRight w:val="0"/>
          <w:marTop w:val="0"/>
          <w:marBottom w:val="0"/>
          <w:divBdr>
            <w:top w:val="none" w:sz="0" w:space="0" w:color="auto"/>
            <w:left w:val="none" w:sz="0" w:space="0" w:color="auto"/>
            <w:bottom w:val="none" w:sz="0" w:space="0" w:color="auto"/>
            <w:right w:val="none" w:sz="0" w:space="0" w:color="auto"/>
          </w:divBdr>
        </w:div>
        <w:div w:id="1176656241">
          <w:marLeft w:val="0"/>
          <w:marRight w:val="0"/>
          <w:marTop w:val="0"/>
          <w:marBottom w:val="0"/>
          <w:divBdr>
            <w:top w:val="none" w:sz="0" w:space="0" w:color="auto"/>
            <w:left w:val="none" w:sz="0" w:space="0" w:color="auto"/>
            <w:bottom w:val="none" w:sz="0" w:space="0" w:color="auto"/>
            <w:right w:val="none" w:sz="0" w:space="0" w:color="auto"/>
          </w:divBdr>
        </w:div>
        <w:div w:id="1202014418">
          <w:marLeft w:val="0"/>
          <w:marRight w:val="0"/>
          <w:marTop w:val="0"/>
          <w:marBottom w:val="0"/>
          <w:divBdr>
            <w:top w:val="none" w:sz="0" w:space="0" w:color="auto"/>
            <w:left w:val="none" w:sz="0" w:space="0" w:color="auto"/>
            <w:bottom w:val="none" w:sz="0" w:space="0" w:color="auto"/>
            <w:right w:val="none" w:sz="0" w:space="0" w:color="auto"/>
          </w:divBdr>
        </w:div>
        <w:div w:id="1261795889">
          <w:marLeft w:val="0"/>
          <w:marRight w:val="0"/>
          <w:marTop w:val="0"/>
          <w:marBottom w:val="0"/>
          <w:divBdr>
            <w:top w:val="none" w:sz="0" w:space="0" w:color="auto"/>
            <w:left w:val="none" w:sz="0" w:space="0" w:color="auto"/>
            <w:bottom w:val="none" w:sz="0" w:space="0" w:color="auto"/>
            <w:right w:val="none" w:sz="0" w:space="0" w:color="auto"/>
          </w:divBdr>
        </w:div>
        <w:div w:id="1307708318">
          <w:marLeft w:val="0"/>
          <w:marRight w:val="0"/>
          <w:marTop w:val="0"/>
          <w:marBottom w:val="0"/>
          <w:divBdr>
            <w:top w:val="none" w:sz="0" w:space="0" w:color="auto"/>
            <w:left w:val="none" w:sz="0" w:space="0" w:color="auto"/>
            <w:bottom w:val="none" w:sz="0" w:space="0" w:color="auto"/>
            <w:right w:val="none" w:sz="0" w:space="0" w:color="auto"/>
          </w:divBdr>
        </w:div>
        <w:div w:id="1323239902">
          <w:marLeft w:val="0"/>
          <w:marRight w:val="0"/>
          <w:marTop w:val="0"/>
          <w:marBottom w:val="0"/>
          <w:divBdr>
            <w:top w:val="none" w:sz="0" w:space="0" w:color="auto"/>
            <w:left w:val="none" w:sz="0" w:space="0" w:color="auto"/>
            <w:bottom w:val="none" w:sz="0" w:space="0" w:color="auto"/>
            <w:right w:val="none" w:sz="0" w:space="0" w:color="auto"/>
          </w:divBdr>
        </w:div>
        <w:div w:id="1335690212">
          <w:marLeft w:val="0"/>
          <w:marRight w:val="0"/>
          <w:marTop w:val="0"/>
          <w:marBottom w:val="0"/>
          <w:divBdr>
            <w:top w:val="none" w:sz="0" w:space="0" w:color="auto"/>
            <w:left w:val="none" w:sz="0" w:space="0" w:color="auto"/>
            <w:bottom w:val="none" w:sz="0" w:space="0" w:color="auto"/>
            <w:right w:val="none" w:sz="0" w:space="0" w:color="auto"/>
          </w:divBdr>
        </w:div>
        <w:div w:id="1357729580">
          <w:marLeft w:val="0"/>
          <w:marRight w:val="0"/>
          <w:marTop w:val="0"/>
          <w:marBottom w:val="0"/>
          <w:divBdr>
            <w:top w:val="none" w:sz="0" w:space="0" w:color="auto"/>
            <w:left w:val="none" w:sz="0" w:space="0" w:color="auto"/>
            <w:bottom w:val="none" w:sz="0" w:space="0" w:color="auto"/>
            <w:right w:val="none" w:sz="0" w:space="0" w:color="auto"/>
          </w:divBdr>
        </w:div>
        <w:div w:id="1408958903">
          <w:marLeft w:val="0"/>
          <w:marRight w:val="0"/>
          <w:marTop w:val="0"/>
          <w:marBottom w:val="0"/>
          <w:divBdr>
            <w:top w:val="none" w:sz="0" w:space="0" w:color="auto"/>
            <w:left w:val="none" w:sz="0" w:space="0" w:color="auto"/>
            <w:bottom w:val="none" w:sz="0" w:space="0" w:color="auto"/>
            <w:right w:val="none" w:sz="0" w:space="0" w:color="auto"/>
          </w:divBdr>
        </w:div>
        <w:div w:id="1424451482">
          <w:marLeft w:val="0"/>
          <w:marRight w:val="0"/>
          <w:marTop w:val="0"/>
          <w:marBottom w:val="0"/>
          <w:divBdr>
            <w:top w:val="none" w:sz="0" w:space="0" w:color="auto"/>
            <w:left w:val="none" w:sz="0" w:space="0" w:color="auto"/>
            <w:bottom w:val="none" w:sz="0" w:space="0" w:color="auto"/>
            <w:right w:val="none" w:sz="0" w:space="0" w:color="auto"/>
          </w:divBdr>
        </w:div>
        <w:div w:id="1437483986">
          <w:marLeft w:val="0"/>
          <w:marRight w:val="0"/>
          <w:marTop w:val="0"/>
          <w:marBottom w:val="0"/>
          <w:divBdr>
            <w:top w:val="none" w:sz="0" w:space="0" w:color="auto"/>
            <w:left w:val="none" w:sz="0" w:space="0" w:color="auto"/>
            <w:bottom w:val="none" w:sz="0" w:space="0" w:color="auto"/>
            <w:right w:val="none" w:sz="0" w:space="0" w:color="auto"/>
          </w:divBdr>
        </w:div>
        <w:div w:id="1440875135">
          <w:marLeft w:val="0"/>
          <w:marRight w:val="0"/>
          <w:marTop w:val="0"/>
          <w:marBottom w:val="0"/>
          <w:divBdr>
            <w:top w:val="none" w:sz="0" w:space="0" w:color="auto"/>
            <w:left w:val="none" w:sz="0" w:space="0" w:color="auto"/>
            <w:bottom w:val="none" w:sz="0" w:space="0" w:color="auto"/>
            <w:right w:val="none" w:sz="0" w:space="0" w:color="auto"/>
          </w:divBdr>
        </w:div>
        <w:div w:id="1487671831">
          <w:marLeft w:val="0"/>
          <w:marRight w:val="0"/>
          <w:marTop w:val="0"/>
          <w:marBottom w:val="0"/>
          <w:divBdr>
            <w:top w:val="none" w:sz="0" w:space="0" w:color="auto"/>
            <w:left w:val="none" w:sz="0" w:space="0" w:color="auto"/>
            <w:bottom w:val="none" w:sz="0" w:space="0" w:color="auto"/>
            <w:right w:val="none" w:sz="0" w:space="0" w:color="auto"/>
          </w:divBdr>
        </w:div>
        <w:div w:id="1562252221">
          <w:marLeft w:val="0"/>
          <w:marRight w:val="0"/>
          <w:marTop w:val="0"/>
          <w:marBottom w:val="0"/>
          <w:divBdr>
            <w:top w:val="none" w:sz="0" w:space="0" w:color="auto"/>
            <w:left w:val="none" w:sz="0" w:space="0" w:color="auto"/>
            <w:bottom w:val="none" w:sz="0" w:space="0" w:color="auto"/>
            <w:right w:val="none" w:sz="0" w:space="0" w:color="auto"/>
          </w:divBdr>
        </w:div>
        <w:div w:id="1628194577">
          <w:marLeft w:val="0"/>
          <w:marRight w:val="0"/>
          <w:marTop w:val="0"/>
          <w:marBottom w:val="0"/>
          <w:divBdr>
            <w:top w:val="none" w:sz="0" w:space="0" w:color="auto"/>
            <w:left w:val="none" w:sz="0" w:space="0" w:color="auto"/>
            <w:bottom w:val="none" w:sz="0" w:space="0" w:color="auto"/>
            <w:right w:val="none" w:sz="0" w:space="0" w:color="auto"/>
          </w:divBdr>
        </w:div>
        <w:div w:id="1658924170">
          <w:marLeft w:val="0"/>
          <w:marRight w:val="0"/>
          <w:marTop w:val="0"/>
          <w:marBottom w:val="0"/>
          <w:divBdr>
            <w:top w:val="none" w:sz="0" w:space="0" w:color="auto"/>
            <w:left w:val="none" w:sz="0" w:space="0" w:color="auto"/>
            <w:bottom w:val="none" w:sz="0" w:space="0" w:color="auto"/>
            <w:right w:val="none" w:sz="0" w:space="0" w:color="auto"/>
          </w:divBdr>
        </w:div>
        <w:div w:id="1694266755">
          <w:marLeft w:val="0"/>
          <w:marRight w:val="0"/>
          <w:marTop w:val="0"/>
          <w:marBottom w:val="0"/>
          <w:divBdr>
            <w:top w:val="none" w:sz="0" w:space="0" w:color="auto"/>
            <w:left w:val="none" w:sz="0" w:space="0" w:color="auto"/>
            <w:bottom w:val="none" w:sz="0" w:space="0" w:color="auto"/>
            <w:right w:val="none" w:sz="0" w:space="0" w:color="auto"/>
          </w:divBdr>
        </w:div>
        <w:div w:id="1726297479">
          <w:marLeft w:val="0"/>
          <w:marRight w:val="0"/>
          <w:marTop w:val="0"/>
          <w:marBottom w:val="0"/>
          <w:divBdr>
            <w:top w:val="none" w:sz="0" w:space="0" w:color="auto"/>
            <w:left w:val="none" w:sz="0" w:space="0" w:color="auto"/>
            <w:bottom w:val="none" w:sz="0" w:space="0" w:color="auto"/>
            <w:right w:val="none" w:sz="0" w:space="0" w:color="auto"/>
          </w:divBdr>
        </w:div>
        <w:div w:id="1780562873">
          <w:marLeft w:val="0"/>
          <w:marRight w:val="0"/>
          <w:marTop w:val="0"/>
          <w:marBottom w:val="0"/>
          <w:divBdr>
            <w:top w:val="none" w:sz="0" w:space="0" w:color="auto"/>
            <w:left w:val="none" w:sz="0" w:space="0" w:color="auto"/>
            <w:bottom w:val="none" w:sz="0" w:space="0" w:color="auto"/>
            <w:right w:val="none" w:sz="0" w:space="0" w:color="auto"/>
          </w:divBdr>
        </w:div>
        <w:div w:id="1806896285">
          <w:marLeft w:val="0"/>
          <w:marRight w:val="0"/>
          <w:marTop w:val="0"/>
          <w:marBottom w:val="0"/>
          <w:divBdr>
            <w:top w:val="none" w:sz="0" w:space="0" w:color="auto"/>
            <w:left w:val="none" w:sz="0" w:space="0" w:color="auto"/>
            <w:bottom w:val="none" w:sz="0" w:space="0" w:color="auto"/>
            <w:right w:val="none" w:sz="0" w:space="0" w:color="auto"/>
          </w:divBdr>
        </w:div>
        <w:div w:id="1826161819">
          <w:marLeft w:val="0"/>
          <w:marRight w:val="0"/>
          <w:marTop w:val="0"/>
          <w:marBottom w:val="0"/>
          <w:divBdr>
            <w:top w:val="none" w:sz="0" w:space="0" w:color="auto"/>
            <w:left w:val="none" w:sz="0" w:space="0" w:color="auto"/>
            <w:bottom w:val="none" w:sz="0" w:space="0" w:color="auto"/>
            <w:right w:val="none" w:sz="0" w:space="0" w:color="auto"/>
          </w:divBdr>
        </w:div>
        <w:div w:id="1860504422">
          <w:marLeft w:val="0"/>
          <w:marRight w:val="0"/>
          <w:marTop w:val="0"/>
          <w:marBottom w:val="0"/>
          <w:divBdr>
            <w:top w:val="none" w:sz="0" w:space="0" w:color="auto"/>
            <w:left w:val="none" w:sz="0" w:space="0" w:color="auto"/>
            <w:bottom w:val="none" w:sz="0" w:space="0" w:color="auto"/>
            <w:right w:val="none" w:sz="0" w:space="0" w:color="auto"/>
          </w:divBdr>
        </w:div>
        <w:div w:id="1864054896">
          <w:marLeft w:val="0"/>
          <w:marRight w:val="0"/>
          <w:marTop w:val="0"/>
          <w:marBottom w:val="0"/>
          <w:divBdr>
            <w:top w:val="none" w:sz="0" w:space="0" w:color="auto"/>
            <w:left w:val="none" w:sz="0" w:space="0" w:color="auto"/>
            <w:bottom w:val="none" w:sz="0" w:space="0" w:color="auto"/>
            <w:right w:val="none" w:sz="0" w:space="0" w:color="auto"/>
          </w:divBdr>
        </w:div>
        <w:div w:id="1896819025">
          <w:marLeft w:val="0"/>
          <w:marRight w:val="0"/>
          <w:marTop w:val="0"/>
          <w:marBottom w:val="0"/>
          <w:divBdr>
            <w:top w:val="none" w:sz="0" w:space="0" w:color="auto"/>
            <w:left w:val="none" w:sz="0" w:space="0" w:color="auto"/>
            <w:bottom w:val="none" w:sz="0" w:space="0" w:color="auto"/>
            <w:right w:val="none" w:sz="0" w:space="0" w:color="auto"/>
          </w:divBdr>
        </w:div>
        <w:div w:id="1918586417">
          <w:marLeft w:val="0"/>
          <w:marRight w:val="0"/>
          <w:marTop w:val="0"/>
          <w:marBottom w:val="0"/>
          <w:divBdr>
            <w:top w:val="none" w:sz="0" w:space="0" w:color="auto"/>
            <w:left w:val="none" w:sz="0" w:space="0" w:color="auto"/>
            <w:bottom w:val="none" w:sz="0" w:space="0" w:color="auto"/>
            <w:right w:val="none" w:sz="0" w:space="0" w:color="auto"/>
          </w:divBdr>
        </w:div>
        <w:div w:id="1983344053">
          <w:marLeft w:val="0"/>
          <w:marRight w:val="0"/>
          <w:marTop w:val="0"/>
          <w:marBottom w:val="0"/>
          <w:divBdr>
            <w:top w:val="none" w:sz="0" w:space="0" w:color="auto"/>
            <w:left w:val="none" w:sz="0" w:space="0" w:color="auto"/>
            <w:bottom w:val="none" w:sz="0" w:space="0" w:color="auto"/>
            <w:right w:val="none" w:sz="0" w:space="0" w:color="auto"/>
          </w:divBdr>
        </w:div>
        <w:div w:id="1999073359">
          <w:marLeft w:val="0"/>
          <w:marRight w:val="0"/>
          <w:marTop w:val="0"/>
          <w:marBottom w:val="0"/>
          <w:divBdr>
            <w:top w:val="none" w:sz="0" w:space="0" w:color="auto"/>
            <w:left w:val="none" w:sz="0" w:space="0" w:color="auto"/>
            <w:bottom w:val="none" w:sz="0" w:space="0" w:color="auto"/>
            <w:right w:val="none" w:sz="0" w:space="0" w:color="auto"/>
          </w:divBdr>
        </w:div>
        <w:div w:id="2013214172">
          <w:marLeft w:val="0"/>
          <w:marRight w:val="0"/>
          <w:marTop w:val="0"/>
          <w:marBottom w:val="0"/>
          <w:divBdr>
            <w:top w:val="none" w:sz="0" w:space="0" w:color="auto"/>
            <w:left w:val="none" w:sz="0" w:space="0" w:color="auto"/>
            <w:bottom w:val="none" w:sz="0" w:space="0" w:color="auto"/>
            <w:right w:val="none" w:sz="0" w:space="0" w:color="auto"/>
          </w:divBdr>
        </w:div>
        <w:div w:id="2091847286">
          <w:marLeft w:val="0"/>
          <w:marRight w:val="0"/>
          <w:marTop w:val="0"/>
          <w:marBottom w:val="0"/>
          <w:divBdr>
            <w:top w:val="none" w:sz="0" w:space="0" w:color="auto"/>
            <w:left w:val="none" w:sz="0" w:space="0" w:color="auto"/>
            <w:bottom w:val="none" w:sz="0" w:space="0" w:color="auto"/>
            <w:right w:val="none" w:sz="0" w:space="0" w:color="auto"/>
          </w:divBdr>
        </w:div>
        <w:div w:id="2133592775">
          <w:marLeft w:val="0"/>
          <w:marRight w:val="0"/>
          <w:marTop w:val="0"/>
          <w:marBottom w:val="0"/>
          <w:divBdr>
            <w:top w:val="none" w:sz="0" w:space="0" w:color="auto"/>
            <w:left w:val="none" w:sz="0" w:space="0" w:color="auto"/>
            <w:bottom w:val="none" w:sz="0" w:space="0" w:color="auto"/>
            <w:right w:val="none" w:sz="0" w:space="0" w:color="auto"/>
          </w:divBdr>
        </w:div>
        <w:div w:id="2133742189">
          <w:marLeft w:val="0"/>
          <w:marRight w:val="0"/>
          <w:marTop w:val="0"/>
          <w:marBottom w:val="0"/>
          <w:divBdr>
            <w:top w:val="none" w:sz="0" w:space="0" w:color="auto"/>
            <w:left w:val="none" w:sz="0" w:space="0" w:color="auto"/>
            <w:bottom w:val="none" w:sz="0" w:space="0" w:color="auto"/>
            <w:right w:val="none" w:sz="0" w:space="0" w:color="auto"/>
          </w:divBdr>
        </w:div>
      </w:divsChild>
    </w:div>
    <w:div w:id="415203182">
      <w:bodyDiv w:val="1"/>
      <w:marLeft w:val="0"/>
      <w:marRight w:val="0"/>
      <w:marTop w:val="0"/>
      <w:marBottom w:val="0"/>
      <w:divBdr>
        <w:top w:val="none" w:sz="0" w:space="0" w:color="auto"/>
        <w:left w:val="none" w:sz="0" w:space="0" w:color="auto"/>
        <w:bottom w:val="none" w:sz="0" w:space="0" w:color="auto"/>
        <w:right w:val="none" w:sz="0" w:space="0" w:color="auto"/>
      </w:divBdr>
    </w:div>
    <w:div w:id="418526232">
      <w:bodyDiv w:val="1"/>
      <w:marLeft w:val="0"/>
      <w:marRight w:val="0"/>
      <w:marTop w:val="0"/>
      <w:marBottom w:val="0"/>
      <w:divBdr>
        <w:top w:val="none" w:sz="0" w:space="0" w:color="auto"/>
        <w:left w:val="none" w:sz="0" w:space="0" w:color="auto"/>
        <w:bottom w:val="none" w:sz="0" w:space="0" w:color="auto"/>
        <w:right w:val="none" w:sz="0" w:space="0" w:color="auto"/>
      </w:divBdr>
    </w:div>
    <w:div w:id="434978055">
      <w:bodyDiv w:val="1"/>
      <w:marLeft w:val="0"/>
      <w:marRight w:val="0"/>
      <w:marTop w:val="0"/>
      <w:marBottom w:val="0"/>
      <w:divBdr>
        <w:top w:val="none" w:sz="0" w:space="0" w:color="auto"/>
        <w:left w:val="none" w:sz="0" w:space="0" w:color="auto"/>
        <w:bottom w:val="none" w:sz="0" w:space="0" w:color="auto"/>
        <w:right w:val="none" w:sz="0" w:space="0" w:color="auto"/>
      </w:divBdr>
    </w:div>
    <w:div w:id="447352862">
      <w:bodyDiv w:val="1"/>
      <w:marLeft w:val="0"/>
      <w:marRight w:val="0"/>
      <w:marTop w:val="0"/>
      <w:marBottom w:val="0"/>
      <w:divBdr>
        <w:top w:val="none" w:sz="0" w:space="0" w:color="auto"/>
        <w:left w:val="none" w:sz="0" w:space="0" w:color="auto"/>
        <w:bottom w:val="none" w:sz="0" w:space="0" w:color="auto"/>
        <w:right w:val="none" w:sz="0" w:space="0" w:color="auto"/>
      </w:divBdr>
    </w:div>
    <w:div w:id="448624088">
      <w:bodyDiv w:val="1"/>
      <w:marLeft w:val="0"/>
      <w:marRight w:val="0"/>
      <w:marTop w:val="0"/>
      <w:marBottom w:val="0"/>
      <w:divBdr>
        <w:top w:val="none" w:sz="0" w:space="0" w:color="auto"/>
        <w:left w:val="none" w:sz="0" w:space="0" w:color="auto"/>
        <w:bottom w:val="none" w:sz="0" w:space="0" w:color="auto"/>
        <w:right w:val="none" w:sz="0" w:space="0" w:color="auto"/>
      </w:divBdr>
      <w:divsChild>
        <w:div w:id="131486828">
          <w:marLeft w:val="0"/>
          <w:marRight w:val="0"/>
          <w:marTop w:val="0"/>
          <w:marBottom w:val="0"/>
          <w:divBdr>
            <w:top w:val="none" w:sz="0" w:space="0" w:color="auto"/>
            <w:left w:val="none" w:sz="0" w:space="0" w:color="auto"/>
            <w:bottom w:val="none" w:sz="0" w:space="0" w:color="auto"/>
            <w:right w:val="none" w:sz="0" w:space="0" w:color="auto"/>
          </w:divBdr>
          <w:divsChild>
            <w:div w:id="183058497">
              <w:marLeft w:val="0"/>
              <w:marRight w:val="0"/>
              <w:marTop w:val="0"/>
              <w:marBottom w:val="0"/>
              <w:divBdr>
                <w:top w:val="none" w:sz="0" w:space="0" w:color="auto"/>
                <w:left w:val="none" w:sz="0" w:space="0" w:color="auto"/>
                <w:bottom w:val="none" w:sz="0" w:space="0" w:color="auto"/>
                <w:right w:val="none" w:sz="0" w:space="0" w:color="auto"/>
              </w:divBdr>
            </w:div>
            <w:div w:id="287706096">
              <w:marLeft w:val="0"/>
              <w:marRight w:val="0"/>
              <w:marTop w:val="0"/>
              <w:marBottom w:val="0"/>
              <w:divBdr>
                <w:top w:val="none" w:sz="0" w:space="0" w:color="auto"/>
                <w:left w:val="none" w:sz="0" w:space="0" w:color="auto"/>
                <w:bottom w:val="none" w:sz="0" w:space="0" w:color="auto"/>
                <w:right w:val="none" w:sz="0" w:space="0" w:color="auto"/>
              </w:divBdr>
            </w:div>
            <w:div w:id="313992515">
              <w:marLeft w:val="0"/>
              <w:marRight w:val="0"/>
              <w:marTop w:val="0"/>
              <w:marBottom w:val="0"/>
              <w:divBdr>
                <w:top w:val="none" w:sz="0" w:space="0" w:color="auto"/>
                <w:left w:val="none" w:sz="0" w:space="0" w:color="auto"/>
                <w:bottom w:val="none" w:sz="0" w:space="0" w:color="auto"/>
                <w:right w:val="none" w:sz="0" w:space="0" w:color="auto"/>
              </w:divBdr>
            </w:div>
            <w:div w:id="434911176">
              <w:marLeft w:val="0"/>
              <w:marRight w:val="0"/>
              <w:marTop w:val="0"/>
              <w:marBottom w:val="0"/>
              <w:divBdr>
                <w:top w:val="none" w:sz="0" w:space="0" w:color="auto"/>
                <w:left w:val="none" w:sz="0" w:space="0" w:color="auto"/>
                <w:bottom w:val="none" w:sz="0" w:space="0" w:color="auto"/>
                <w:right w:val="none" w:sz="0" w:space="0" w:color="auto"/>
              </w:divBdr>
            </w:div>
            <w:div w:id="491222473">
              <w:marLeft w:val="0"/>
              <w:marRight w:val="0"/>
              <w:marTop w:val="0"/>
              <w:marBottom w:val="0"/>
              <w:divBdr>
                <w:top w:val="none" w:sz="0" w:space="0" w:color="auto"/>
                <w:left w:val="none" w:sz="0" w:space="0" w:color="auto"/>
                <w:bottom w:val="none" w:sz="0" w:space="0" w:color="auto"/>
                <w:right w:val="none" w:sz="0" w:space="0" w:color="auto"/>
              </w:divBdr>
            </w:div>
            <w:div w:id="523248279">
              <w:marLeft w:val="0"/>
              <w:marRight w:val="0"/>
              <w:marTop w:val="0"/>
              <w:marBottom w:val="0"/>
              <w:divBdr>
                <w:top w:val="none" w:sz="0" w:space="0" w:color="auto"/>
                <w:left w:val="none" w:sz="0" w:space="0" w:color="auto"/>
                <w:bottom w:val="none" w:sz="0" w:space="0" w:color="auto"/>
                <w:right w:val="none" w:sz="0" w:space="0" w:color="auto"/>
              </w:divBdr>
            </w:div>
            <w:div w:id="560023509">
              <w:marLeft w:val="0"/>
              <w:marRight w:val="0"/>
              <w:marTop w:val="0"/>
              <w:marBottom w:val="0"/>
              <w:divBdr>
                <w:top w:val="none" w:sz="0" w:space="0" w:color="auto"/>
                <w:left w:val="none" w:sz="0" w:space="0" w:color="auto"/>
                <w:bottom w:val="none" w:sz="0" w:space="0" w:color="auto"/>
                <w:right w:val="none" w:sz="0" w:space="0" w:color="auto"/>
              </w:divBdr>
            </w:div>
            <w:div w:id="636835892">
              <w:marLeft w:val="0"/>
              <w:marRight w:val="0"/>
              <w:marTop w:val="0"/>
              <w:marBottom w:val="0"/>
              <w:divBdr>
                <w:top w:val="none" w:sz="0" w:space="0" w:color="auto"/>
                <w:left w:val="none" w:sz="0" w:space="0" w:color="auto"/>
                <w:bottom w:val="none" w:sz="0" w:space="0" w:color="auto"/>
                <w:right w:val="none" w:sz="0" w:space="0" w:color="auto"/>
              </w:divBdr>
            </w:div>
            <w:div w:id="736393652">
              <w:marLeft w:val="0"/>
              <w:marRight w:val="0"/>
              <w:marTop w:val="0"/>
              <w:marBottom w:val="0"/>
              <w:divBdr>
                <w:top w:val="none" w:sz="0" w:space="0" w:color="auto"/>
                <w:left w:val="none" w:sz="0" w:space="0" w:color="auto"/>
                <w:bottom w:val="none" w:sz="0" w:space="0" w:color="auto"/>
                <w:right w:val="none" w:sz="0" w:space="0" w:color="auto"/>
              </w:divBdr>
            </w:div>
            <w:div w:id="1245458324">
              <w:marLeft w:val="0"/>
              <w:marRight w:val="0"/>
              <w:marTop w:val="0"/>
              <w:marBottom w:val="0"/>
              <w:divBdr>
                <w:top w:val="none" w:sz="0" w:space="0" w:color="auto"/>
                <w:left w:val="none" w:sz="0" w:space="0" w:color="auto"/>
                <w:bottom w:val="none" w:sz="0" w:space="0" w:color="auto"/>
                <w:right w:val="none" w:sz="0" w:space="0" w:color="auto"/>
              </w:divBdr>
            </w:div>
            <w:div w:id="1493371542">
              <w:marLeft w:val="0"/>
              <w:marRight w:val="0"/>
              <w:marTop w:val="0"/>
              <w:marBottom w:val="0"/>
              <w:divBdr>
                <w:top w:val="none" w:sz="0" w:space="0" w:color="auto"/>
                <w:left w:val="none" w:sz="0" w:space="0" w:color="auto"/>
                <w:bottom w:val="none" w:sz="0" w:space="0" w:color="auto"/>
                <w:right w:val="none" w:sz="0" w:space="0" w:color="auto"/>
              </w:divBdr>
            </w:div>
            <w:div w:id="1594240675">
              <w:marLeft w:val="0"/>
              <w:marRight w:val="0"/>
              <w:marTop w:val="0"/>
              <w:marBottom w:val="0"/>
              <w:divBdr>
                <w:top w:val="none" w:sz="0" w:space="0" w:color="auto"/>
                <w:left w:val="none" w:sz="0" w:space="0" w:color="auto"/>
                <w:bottom w:val="none" w:sz="0" w:space="0" w:color="auto"/>
                <w:right w:val="none" w:sz="0" w:space="0" w:color="auto"/>
              </w:divBdr>
            </w:div>
            <w:div w:id="1836799867">
              <w:marLeft w:val="0"/>
              <w:marRight w:val="0"/>
              <w:marTop w:val="0"/>
              <w:marBottom w:val="0"/>
              <w:divBdr>
                <w:top w:val="none" w:sz="0" w:space="0" w:color="auto"/>
                <w:left w:val="none" w:sz="0" w:space="0" w:color="auto"/>
                <w:bottom w:val="none" w:sz="0" w:space="0" w:color="auto"/>
                <w:right w:val="none" w:sz="0" w:space="0" w:color="auto"/>
              </w:divBdr>
            </w:div>
          </w:divsChild>
        </w:div>
        <w:div w:id="1300304991">
          <w:marLeft w:val="0"/>
          <w:marRight w:val="0"/>
          <w:marTop w:val="0"/>
          <w:marBottom w:val="0"/>
          <w:divBdr>
            <w:top w:val="none" w:sz="0" w:space="0" w:color="auto"/>
            <w:left w:val="none" w:sz="0" w:space="0" w:color="auto"/>
            <w:bottom w:val="none" w:sz="0" w:space="0" w:color="auto"/>
            <w:right w:val="none" w:sz="0" w:space="0" w:color="auto"/>
          </w:divBdr>
          <w:divsChild>
            <w:div w:id="890844846">
              <w:marLeft w:val="0"/>
              <w:marRight w:val="0"/>
              <w:marTop w:val="0"/>
              <w:marBottom w:val="0"/>
              <w:divBdr>
                <w:top w:val="none" w:sz="0" w:space="0" w:color="auto"/>
                <w:left w:val="none" w:sz="0" w:space="0" w:color="auto"/>
                <w:bottom w:val="none" w:sz="0" w:space="0" w:color="auto"/>
                <w:right w:val="none" w:sz="0" w:space="0" w:color="auto"/>
              </w:divBdr>
              <w:divsChild>
                <w:div w:id="1297613015">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 w:id="452675861">
      <w:bodyDiv w:val="1"/>
      <w:marLeft w:val="0"/>
      <w:marRight w:val="0"/>
      <w:marTop w:val="0"/>
      <w:marBottom w:val="0"/>
      <w:divBdr>
        <w:top w:val="none" w:sz="0" w:space="0" w:color="auto"/>
        <w:left w:val="none" w:sz="0" w:space="0" w:color="auto"/>
        <w:bottom w:val="none" w:sz="0" w:space="0" w:color="auto"/>
        <w:right w:val="none" w:sz="0" w:space="0" w:color="auto"/>
      </w:divBdr>
      <w:divsChild>
        <w:div w:id="156843443">
          <w:marLeft w:val="0"/>
          <w:marRight w:val="0"/>
          <w:marTop w:val="0"/>
          <w:marBottom w:val="0"/>
          <w:divBdr>
            <w:top w:val="none" w:sz="0" w:space="0" w:color="auto"/>
            <w:left w:val="none" w:sz="0" w:space="0" w:color="auto"/>
            <w:bottom w:val="none" w:sz="0" w:space="0" w:color="auto"/>
            <w:right w:val="none" w:sz="0" w:space="0" w:color="auto"/>
          </w:divBdr>
        </w:div>
        <w:div w:id="573125836">
          <w:marLeft w:val="0"/>
          <w:marRight w:val="0"/>
          <w:marTop w:val="0"/>
          <w:marBottom w:val="0"/>
          <w:divBdr>
            <w:top w:val="none" w:sz="0" w:space="0" w:color="auto"/>
            <w:left w:val="none" w:sz="0" w:space="0" w:color="auto"/>
            <w:bottom w:val="none" w:sz="0" w:space="0" w:color="auto"/>
            <w:right w:val="none" w:sz="0" w:space="0" w:color="auto"/>
          </w:divBdr>
        </w:div>
        <w:div w:id="1036736377">
          <w:marLeft w:val="0"/>
          <w:marRight w:val="0"/>
          <w:marTop w:val="0"/>
          <w:marBottom w:val="0"/>
          <w:divBdr>
            <w:top w:val="none" w:sz="0" w:space="0" w:color="auto"/>
            <w:left w:val="none" w:sz="0" w:space="0" w:color="auto"/>
            <w:bottom w:val="none" w:sz="0" w:space="0" w:color="auto"/>
            <w:right w:val="none" w:sz="0" w:space="0" w:color="auto"/>
          </w:divBdr>
        </w:div>
        <w:div w:id="1058820527">
          <w:marLeft w:val="0"/>
          <w:marRight w:val="0"/>
          <w:marTop w:val="0"/>
          <w:marBottom w:val="0"/>
          <w:divBdr>
            <w:top w:val="none" w:sz="0" w:space="0" w:color="auto"/>
            <w:left w:val="none" w:sz="0" w:space="0" w:color="auto"/>
            <w:bottom w:val="none" w:sz="0" w:space="0" w:color="auto"/>
            <w:right w:val="none" w:sz="0" w:space="0" w:color="auto"/>
          </w:divBdr>
        </w:div>
        <w:div w:id="1656179364">
          <w:marLeft w:val="0"/>
          <w:marRight w:val="0"/>
          <w:marTop w:val="0"/>
          <w:marBottom w:val="0"/>
          <w:divBdr>
            <w:top w:val="none" w:sz="0" w:space="0" w:color="auto"/>
            <w:left w:val="none" w:sz="0" w:space="0" w:color="auto"/>
            <w:bottom w:val="none" w:sz="0" w:space="0" w:color="auto"/>
            <w:right w:val="none" w:sz="0" w:space="0" w:color="auto"/>
          </w:divBdr>
        </w:div>
      </w:divsChild>
    </w:div>
    <w:div w:id="456610892">
      <w:bodyDiv w:val="1"/>
      <w:marLeft w:val="0"/>
      <w:marRight w:val="0"/>
      <w:marTop w:val="0"/>
      <w:marBottom w:val="0"/>
      <w:divBdr>
        <w:top w:val="none" w:sz="0" w:space="0" w:color="auto"/>
        <w:left w:val="none" w:sz="0" w:space="0" w:color="auto"/>
        <w:bottom w:val="none" w:sz="0" w:space="0" w:color="auto"/>
        <w:right w:val="none" w:sz="0" w:space="0" w:color="auto"/>
      </w:divBdr>
      <w:divsChild>
        <w:div w:id="277031809">
          <w:marLeft w:val="0"/>
          <w:marRight w:val="0"/>
          <w:marTop w:val="0"/>
          <w:marBottom w:val="0"/>
          <w:divBdr>
            <w:top w:val="none" w:sz="0" w:space="0" w:color="auto"/>
            <w:left w:val="none" w:sz="0" w:space="0" w:color="auto"/>
            <w:bottom w:val="none" w:sz="0" w:space="0" w:color="auto"/>
            <w:right w:val="none" w:sz="0" w:space="0" w:color="auto"/>
          </w:divBdr>
        </w:div>
        <w:div w:id="463087449">
          <w:marLeft w:val="0"/>
          <w:marRight w:val="0"/>
          <w:marTop w:val="0"/>
          <w:marBottom w:val="0"/>
          <w:divBdr>
            <w:top w:val="none" w:sz="0" w:space="0" w:color="auto"/>
            <w:left w:val="none" w:sz="0" w:space="0" w:color="auto"/>
            <w:bottom w:val="none" w:sz="0" w:space="0" w:color="auto"/>
            <w:right w:val="none" w:sz="0" w:space="0" w:color="auto"/>
          </w:divBdr>
        </w:div>
      </w:divsChild>
    </w:div>
    <w:div w:id="464399151">
      <w:bodyDiv w:val="1"/>
      <w:marLeft w:val="0"/>
      <w:marRight w:val="0"/>
      <w:marTop w:val="0"/>
      <w:marBottom w:val="0"/>
      <w:divBdr>
        <w:top w:val="none" w:sz="0" w:space="0" w:color="auto"/>
        <w:left w:val="none" w:sz="0" w:space="0" w:color="auto"/>
        <w:bottom w:val="none" w:sz="0" w:space="0" w:color="auto"/>
        <w:right w:val="none" w:sz="0" w:space="0" w:color="auto"/>
      </w:divBdr>
    </w:div>
    <w:div w:id="464734104">
      <w:bodyDiv w:val="1"/>
      <w:marLeft w:val="0"/>
      <w:marRight w:val="0"/>
      <w:marTop w:val="0"/>
      <w:marBottom w:val="0"/>
      <w:divBdr>
        <w:top w:val="none" w:sz="0" w:space="0" w:color="auto"/>
        <w:left w:val="none" w:sz="0" w:space="0" w:color="auto"/>
        <w:bottom w:val="none" w:sz="0" w:space="0" w:color="auto"/>
        <w:right w:val="none" w:sz="0" w:space="0" w:color="auto"/>
      </w:divBdr>
      <w:divsChild>
        <w:div w:id="2980128">
          <w:marLeft w:val="0"/>
          <w:marRight w:val="0"/>
          <w:marTop w:val="0"/>
          <w:marBottom w:val="0"/>
          <w:divBdr>
            <w:top w:val="none" w:sz="0" w:space="0" w:color="auto"/>
            <w:left w:val="none" w:sz="0" w:space="0" w:color="auto"/>
            <w:bottom w:val="none" w:sz="0" w:space="0" w:color="auto"/>
            <w:right w:val="none" w:sz="0" w:space="0" w:color="auto"/>
          </w:divBdr>
        </w:div>
        <w:div w:id="21589534">
          <w:marLeft w:val="0"/>
          <w:marRight w:val="0"/>
          <w:marTop w:val="0"/>
          <w:marBottom w:val="0"/>
          <w:divBdr>
            <w:top w:val="none" w:sz="0" w:space="0" w:color="auto"/>
            <w:left w:val="none" w:sz="0" w:space="0" w:color="auto"/>
            <w:bottom w:val="none" w:sz="0" w:space="0" w:color="auto"/>
            <w:right w:val="none" w:sz="0" w:space="0" w:color="auto"/>
          </w:divBdr>
        </w:div>
        <w:div w:id="213735144">
          <w:marLeft w:val="0"/>
          <w:marRight w:val="0"/>
          <w:marTop w:val="0"/>
          <w:marBottom w:val="0"/>
          <w:divBdr>
            <w:top w:val="none" w:sz="0" w:space="0" w:color="auto"/>
            <w:left w:val="none" w:sz="0" w:space="0" w:color="auto"/>
            <w:bottom w:val="none" w:sz="0" w:space="0" w:color="auto"/>
            <w:right w:val="none" w:sz="0" w:space="0" w:color="auto"/>
          </w:divBdr>
        </w:div>
        <w:div w:id="580021659">
          <w:marLeft w:val="0"/>
          <w:marRight w:val="0"/>
          <w:marTop w:val="0"/>
          <w:marBottom w:val="0"/>
          <w:divBdr>
            <w:top w:val="none" w:sz="0" w:space="0" w:color="auto"/>
            <w:left w:val="none" w:sz="0" w:space="0" w:color="auto"/>
            <w:bottom w:val="none" w:sz="0" w:space="0" w:color="auto"/>
            <w:right w:val="none" w:sz="0" w:space="0" w:color="auto"/>
          </w:divBdr>
        </w:div>
        <w:div w:id="962269822">
          <w:marLeft w:val="0"/>
          <w:marRight w:val="0"/>
          <w:marTop w:val="0"/>
          <w:marBottom w:val="0"/>
          <w:divBdr>
            <w:top w:val="none" w:sz="0" w:space="0" w:color="auto"/>
            <w:left w:val="none" w:sz="0" w:space="0" w:color="auto"/>
            <w:bottom w:val="none" w:sz="0" w:space="0" w:color="auto"/>
            <w:right w:val="none" w:sz="0" w:space="0" w:color="auto"/>
          </w:divBdr>
        </w:div>
        <w:div w:id="1171918606">
          <w:marLeft w:val="0"/>
          <w:marRight w:val="0"/>
          <w:marTop w:val="0"/>
          <w:marBottom w:val="0"/>
          <w:divBdr>
            <w:top w:val="none" w:sz="0" w:space="0" w:color="auto"/>
            <w:left w:val="none" w:sz="0" w:space="0" w:color="auto"/>
            <w:bottom w:val="none" w:sz="0" w:space="0" w:color="auto"/>
            <w:right w:val="none" w:sz="0" w:space="0" w:color="auto"/>
          </w:divBdr>
        </w:div>
        <w:div w:id="1300525989">
          <w:marLeft w:val="0"/>
          <w:marRight w:val="0"/>
          <w:marTop w:val="0"/>
          <w:marBottom w:val="0"/>
          <w:divBdr>
            <w:top w:val="none" w:sz="0" w:space="0" w:color="auto"/>
            <w:left w:val="none" w:sz="0" w:space="0" w:color="auto"/>
            <w:bottom w:val="none" w:sz="0" w:space="0" w:color="auto"/>
            <w:right w:val="none" w:sz="0" w:space="0" w:color="auto"/>
          </w:divBdr>
        </w:div>
        <w:div w:id="1560051430">
          <w:marLeft w:val="0"/>
          <w:marRight w:val="0"/>
          <w:marTop w:val="0"/>
          <w:marBottom w:val="0"/>
          <w:divBdr>
            <w:top w:val="none" w:sz="0" w:space="0" w:color="auto"/>
            <w:left w:val="none" w:sz="0" w:space="0" w:color="auto"/>
            <w:bottom w:val="none" w:sz="0" w:space="0" w:color="auto"/>
            <w:right w:val="none" w:sz="0" w:space="0" w:color="auto"/>
          </w:divBdr>
        </w:div>
        <w:div w:id="1698235097">
          <w:marLeft w:val="0"/>
          <w:marRight w:val="0"/>
          <w:marTop w:val="0"/>
          <w:marBottom w:val="0"/>
          <w:divBdr>
            <w:top w:val="none" w:sz="0" w:space="0" w:color="auto"/>
            <w:left w:val="none" w:sz="0" w:space="0" w:color="auto"/>
            <w:bottom w:val="none" w:sz="0" w:space="0" w:color="auto"/>
            <w:right w:val="none" w:sz="0" w:space="0" w:color="auto"/>
          </w:divBdr>
        </w:div>
        <w:div w:id="2027056142">
          <w:marLeft w:val="0"/>
          <w:marRight w:val="0"/>
          <w:marTop w:val="0"/>
          <w:marBottom w:val="0"/>
          <w:divBdr>
            <w:top w:val="none" w:sz="0" w:space="0" w:color="auto"/>
            <w:left w:val="none" w:sz="0" w:space="0" w:color="auto"/>
            <w:bottom w:val="none" w:sz="0" w:space="0" w:color="auto"/>
            <w:right w:val="none" w:sz="0" w:space="0" w:color="auto"/>
          </w:divBdr>
        </w:div>
        <w:div w:id="2113354788">
          <w:marLeft w:val="0"/>
          <w:marRight w:val="0"/>
          <w:marTop w:val="0"/>
          <w:marBottom w:val="0"/>
          <w:divBdr>
            <w:top w:val="none" w:sz="0" w:space="0" w:color="auto"/>
            <w:left w:val="none" w:sz="0" w:space="0" w:color="auto"/>
            <w:bottom w:val="none" w:sz="0" w:space="0" w:color="auto"/>
            <w:right w:val="none" w:sz="0" w:space="0" w:color="auto"/>
          </w:divBdr>
        </w:div>
      </w:divsChild>
    </w:div>
    <w:div w:id="471023374">
      <w:bodyDiv w:val="1"/>
      <w:marLeft w:val="0"/>
      <w:marRight w:val="0"/>
      <w:marTop w:val="0"/>
      <w:marBottom w:val="0"/>
      <w:divBdr>
        <w:top w:val="none" w:sz="0" w:space="0" w:color="auto"/>
        <w:left w:val="none" w:sz="0" w:space="0" w:color="auto"/>
        <w:bottom w:val="none" w:sz="0" w:space="0" w:color="auto"/>
        <w:right w:val="none" w:sz="0" w:space="0" w:color="auto"/>
      </w:divBdr>
    </w:div>
    <w:div w:id="475414696">
      <w:bodyDiv w:val="1"/>
      <w:marLeft w:val="0"/>
      <w:marRight w:val="0"/>
      <w:marTop w:val="0"/>
      <w:marBottom w:val="0"/>
      <w:divBdr>
        <w:top w:val="none" w:sz="0" w:space="0" w:color="auto"/>
        <w:left w:val="none" w:sz="0" w:space="0" w:color="auto"/>
        <w:bottom w:val="none" w:sz="0" w:space="0" w:color="auto"/>
        <w:right w:val="none" w:sz="0" w:space="0" w:color="auto"/>
      </w:divBdr>
    </w:div>
    <w:div w:id="476655554">
      <w:bodyDiv w:val="1"/>
      <w:marLeft w:val="0"/>
      <w:marRight w:val="0"/>
      <w:marTop w:val="0"/>
      <w:marBottom w:val="0"/>
      <w:divBdr>
        <w:top w:val="none" w:sz="0" w:space="0" w:color="auto"/>
        <w:left w:val="none" w:sz="0" w:space="0" w:color="auto"/>
        <w:bottom w:val="none" w:sz="0" w:space="0" w:color="auto"/>
        <w:right w:val="none" w:sz="0" w:space="0" w:color="auto"/>
      </w:divBdr>
    </w:div>
    <w:div w:id="489948941">
      <w:bodyDiv w:val="1"/>
      <w:marLeft w:val="0"/>
      <w:marRight w:val="0"/>
      <w:marTop w:val="0"/>
      <w:marBottom w:val="0"/>
      <w:divBdr>
        <w:top w:val="none" w:sz="0" w:space="0" w:color="auto"/>
        <w:left w:val="none" w:sz="0" w:space="0" w:color="auto"/>
        <w:bottom w:val="none" w:sz="0" w:space="0" w:color="auto"/>
        <w:right w:val="none" w:sz="0" w:space="0" w:color="auto"/>
      </w:divBdr>
    </w:div>
    <w:div w:id="497231120">
      <w:bodyDiv w:val="1"/>
      <w:marLeft w:val="0"/>
      <w:marRight w:val="0"/>
      <w:marTop w:val="0"/>
      <w:marBottom w:val="0"/>
      <w:divBdr>
        <w:top w:val="none" w:sz="0" w:space="0" w:color="auto"/>
        <w:left w:val="none" w:sz="0" w:space="0" w:color="auto"/>
        <w:bottom w:val="none" w:sz="0" w:space="0" w:color="auto"/>
        <w:right w:val="none" w:sz="0" w:space="0" w:color="auto"/>
      </w:divBdr>
    </w:div>
    <w:div w:id="501047192">
      <w:bodyDiv w:val="1"/>
      <w:marLeft w:val="0"/>
      <w:marRight w:val="0"/>
      <w:marTop w:val="0"/>
      <w:marBottom w:val="0"/>
      <w:divBdr>
        <w:top w:val="none" w:sz="0" w:space="0" w:color="auto"/>
        <w:left w:val="none" w:sz="0" w:space="0" w:color="auto"/>
        <w:bottom w:val="none" w:sz="0" w:space="0" w:color="auto"/>
        <w:right w:val="none" w:sz="0" w:space="0" w:color="auto"/>
      </w:divBdr>
    </w:div>
    <w:div w:id="509104054">
      <w:bodyDiv w:val="1"/>
      <w:marLeft w:val="0"/>
      <w:marRight w:val="0"/>
      <w:marTop w:val="0"/>
      <w:marBottom w:val="0"/>
      <w:divBdr>
        <w:top w:val="none" w:sz="0" w:space="0" w:color="auto"/>
        <w:left w:val="none" w:sz="0" w:space="0" w:color="auto"/>
        <w:bottom w:val="none" w:sz="0" w:space="0" w:color="auto"/>
        <w:right w:val="none" w:sz="0" w:space="0" w:color="auto"/>
      </w:divBdr>
      <w:divsChild>
        <w:div w:id="444927394">
          <w:marLeft w:val="0"/>
          <w:marRight w:val="0"/>
          <w:marTop w:val="0"/>
          <w:marBottom w:val="0"/>
          <w:divBdr>
            <w:top w:val="none" w:sz="0" w:space="0" w:color="auto"/>
            <w:left w:val="none" w:sz="0" w:space="0" w:color="auto"/>
            <w:bottom w:val="none" w:sz="0" w:space="0" w:color="auto"/>
            <w:right w:val="none" w:sz="0" w:space="0" w:color="auto"/>
          </w:divBdr>
          <w:divsChild>
            <w:div w:id="4597813">
              <w:marLeft w:val="0"/>
              <w:marRight w:val="0"/>
              <w:marTop w:val="0"/>
              <w:marBottom w:val="0"/>
              <w:divBdr>
                <w:top w:val="none" w:sz="0" w:space="0" w:color="auto"/>
                <w:left w:val="none" w:sz="0" w:space="0" w:color="auto"/>
                <w:bottom w:val="none" w:sz="0" w:space="0" w:color="auto"/>
                <w:right w:val="none" w:sz="0" w:space="0" w:color="auto"/>
              </w:divBdr>
            </w:div>
          </w:divsChild>
        </w:div>
        <w:div w:id="631249581">
          <w:marLeft w:val="0"/>
          <w:marRight w:val="0"/>
          <w:marTop w:val="0"/>
          <w:marBottom w:val="0"/>
          <w:divBdr>
            <w:top w:val="none" w:sz="0" w:space="0" w:color="auto"/>
            <w:left w:val="none" w:sz="0" w:space="0" w:color="auto"/>
            <w:bottom w:val="none" w:sz="0" w:space="0" w:color="auto"/>
            <w:right w:val="none" w:sz="0" w:space="0" w:color="auto"/>
          </w:divBdr>
          <w:divsChild>
            <w:div w:id="1985546505">
              <w:marLeft w:val="0"/>
              <w:marRight w:val="0"/>
              <w:marTop w:val="0"/>
              <w:marBottom w:val="0"/>
              <w:divBdr>
                <w:top w:val="none" w:sz="0" w:space="0" w:color="auto"/>
                <w:left w:val="none" w:sz="0" w:space="0" w:color="auto"/>
                <w:bottom w:val="none" w:sz="0" w:space="0" w:color="auto"/>
                <w:right w:val="none" w:sz="0" w:space="0" w:color="auto"/>
              </w:divBdr>
              <w:divsChild>
                <w:div w:id="1478690022">
                  <w:marLeft w:val="0"/>
                  <w:marRight w:val="0"/>
                  <w:marTop w:val="0"/>
                  <w:marBottom w:val="0"/>
                  <w:divBdr>
                    <w:top w:val="none" w:sz="0" w:space="0" w:color="auto"/>
                    <w:left w:val="none" w:sz="0" w:space="0" w:color="auto"/>
                    <w:bottom w:val="none" w:sz="0" w:space="0" w:color="auto"/>
                    <w:right w:val="none" w:sz="0" w:space="0" w:color="auto"/>
                  </w:divBdr>
                  <w:divsChild>
                    <w:div w:id="20908966">
                      <w:marLeft w:val="0"/>
                      <w:marRight w:val="0"/>
                      <w:marTop w:val="0"/>
                      <w:marBottom w:val="0"/>
                      <w:divBdr>
                        <w:top w:val="none" w:sz="0" w:space="0" w:color="auto"/>
                        <w:left w:val="none" w:sz="0" w:space="0" w:color="auto"/>
                        <w:bottom w:val="none" w:sz="0" w:space="0" w:color="auto"/>
                        <w:right w:val="none" w:sz="0" w:space="0" w:color="auto"/>
                      </w:divBdr>
                      <w:divsChild>
                        <w:div w:id="2124764489">
                          <w:marLeft w:val="0"/>
                          <w:marRight w:val="0"/>
                          <w:marTop w:val="0"/>
                          <w:marBottom w:val="0"/>
                          <w:divBdr>
                            <w:top w:val="none" w:sz="0" w:space="0" w:color="auto"/>
                            <w:left w:val="none" w:sz="0" w:space="0" w:color="auto"/>
                            <w:bottom w:val="none" w:sz="0" w:space="0" w:color="auto"/>
                            <w:right w:val="none" w:sz="0" w:space="0" w:color="auto"/>
                          </w:divBdr>
                          <w:divsChild>
                            <w:div w:id="419331231">
                              <w:marLeft w:val="0"/>
                              <w:marRight w:val="0"/>
                              <w:marTop w:val="0"/>
                              <w:marBottom w:val="0"/>
                              <w:divBdr>
                                <w:top w:val="none" w:sz="0" w:space="0" w:color="auto"/>
                                <w:left w:val="none" w:sz="0" w:space="0" w:color="auto"/>
                                <w:bottom w:val="none" w:sz="0" w:space="0" w:color="auto"/>
                                <w:right w:val="none" w:sz="0" w:space="0" w:color="auto"/>
                              </w:divBdr>
                            </w:div>
                            <w:div w:id="11189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300295">
                  <w:marLeft w:val="0"/>
                  <w:marRight w:val="0"/>
                  <w:marTop w:val="0"/>
                  <w:marBottom w:val="0"/>
                  <w:divBdr>
                    <w:top w:val="none" w:sz="0" w:space="0" w:color="auto"/>
                    <w:left w:val="none" w:sz="0" w:space="0" w:color="auto"/>
                    <w:bottom w:val="none" w:sz="0" w:space="0" w:color="auto"/>
                    <w:right w:val="none" w:sz="0" w:space="0" w:color="auto"/>
                  </w:divBdr>
                  <w:divsChild>
                    <w:div w:id="2117358979">
                      <w:marLeft w:val="0"/>
                      <w:marRight w:val="0"/>
                      <w:marTop w:val="0"/>
                      <w:marBottom w:val="0"/>
                      <w:divBdr>
                        <w:top w:val="none" w:sz="0" w:space="0" w:color="auto"/>
                        <w:left w:val="none" w:sz="0" w:space="0" w:color="auto"/>
                        <w:bottom w:val="none" w:sz="0" w:space="0" w:color="auto"/>
                        <w:right w:val="none" w:sz="0" w:space="0" w:color="auto"/>
                      </w:divBdr>
                      <w:divsChild>
                        <w:div w:id="18428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750772">
          <w:marLeft w:val="0"/>
          <w:marRight w:val="0"/>
          <w:marTop w:val="0"/>
          <w:marBottom w:val="0"/>
          <w:divBdr>
            <w:top w:val="none" w:sz="0" w:space="0" w:color="auto"/>
            <w:left w:val="none" w:sz="0" w:space="0" w:color="auto"/>
            <w:bottom w:val="none" w:sz="0" w:space="0" w:color="auto"/>
            <w:right w:val="none" w:sz="0" w:space="0" w:color="auto"/>
          </w:divBdr>
          <w:divsChild>
            <w:div w:id="48766895">
              <w:marLeft w:val="0"/>
              <w:marRight w:val="0"/>
              <w:marTop w:val="0"/>
              <w:marBottom w:val="0"/>
              <w:divBdr>
                <w:top w:val="none" w:sz="0" w:space="0" w:color="auto"/>
                <w:left w:val="none" w:sz="0" w:space="0" w:color="auto"/>
                <w:bottom w:val="none" w:sz="0" w:space="0" w:color="auto"/>
                <w:right w:val="none" w:sz="0" w:space="0" w:color="auto"/>
              </w:divBdr>
            </w:div>
          </w:divsChild>
        </w:div>
        <w:div w:id="49615366">
          <w:marLeft w:val="0"/>
          <w:marRight w:val="0"/>
          <w:marTop w:val="0"/>
          <w:marBottom w:val="0"/>
          <w:divBdr>
            <w:top w:val="none" w:sz="0" w:space="0" w:color="auto"/>
            <w:left w:val="none" w:sz="0" w:space="0" w:color="auto"/>
            <w:bottom w:val="none" w:sz="0" w:space="0" w:color="auto"/>
            <w:right w:val="none" w:sz="0" w:space="0" w:color="auto"/>
          </w:divBdr>
          <w:divsChild>
            <w:div w:id="1978484587">
              <w:marLeft w:val="0"/>
              <w:marRight w:val="0"/>
              <w:marTop w:val="0"/>
              <w:marBottom w:val="0"/>
              <w:divBdr>
                <w:top w:val="none" w:sz="0" w:space="0" w:color="auto"/>
                <w:left w:val="none" w:sz="0" w:space="0" w:color="auto"/>
                <w:bottom w:val="none" w:sz="0" w:space="0" w:color="auto"/>
                <w:right w:val="none" w:sz="0" w:space="0" w:color="auto"/>
              </w:divBdr>
              <w:divsChild>
                <w:div w:id="2089961016">
                  <w:marLeft w:val="0"/>
                  <w:marRight w:val="0"/>
                  <w:marTop w:val="0"/>
                  <w:marBottom w:val="0"/>
                  <w:divBdr>
                    <w:top w:val="none" w:sz="0" w:space="0" w:color="auto"/>
                    <w:left w:val="none" w:sz="0" w:space="0" w:color="auto"/>
                    <w:bottom w:val="none" w:sz="0" w:space="0" w:color="auto"/>
                    <w:right w:val="none" w:sz="0" w:space="0" w:color="auto"/>
                  </w:divBdr>
                  <w:divsChild>
                    <w:div w:id="1748336452">
                      <w:marLeft w:val="0"/>
                      <w:marRight w:val="0"/>
                      <w:marTop w:val="0"/>
                      <w:marBottom w:val="0"/>
                      <w:divBdr>
                        <w:top w:val="none" w:sz="0" w:space="0" w:color="auto"/>
                        <w:left w:val="none" w:sz="0" w:space="0" w:color="auto"/>
                        <w:bottom w:val="none" w:sz="0" w:space="0" w:color="auto"/>
                        <w:right w:val="none" w:sz="0" w:space="0" w:color="auto"/>
                      </w:divBdr>
                      <w:divsChild>
                        <w:div w:id="1203906745">
                          <w:marLeft w:val="0"/>
                          <w:marRight w:val="0"/>
                          <w:marTop w:val="0"/>
                          <w:marBottom w:val="0"/>
                          <w:divBdr>
                            <w:top w:val="none" w:sz="0" w:space="0" w:color="auto"/>
                            <w:left w:val="none" w:sz="0" w:space="0" w:color="auto"/>
                            <w:bottom w:val="none" w:sz="0" w:space="0" w:color="auto"/>
                            <w:right w:val="none" w:sz="0" w:space="0" w:color="auto"/>
                          </w:divBdr>
                          <w:divsChild>
                            <w:div w:id="334840858">
                              <w:marLeft w:val="0"/>
                              <w:marRight w:val="0"/>
                              <w:marTop w:val="0"/>
                              <w:marBottom w:val="0"/>
                              <w:divBdr>
                                <w:top w:val="none" w:sz="0" w:space="0" w:color="auto"/>
                                <w:left w:val="none" w:sz="0" w:space="0" w:color="auto"/>
                                <w:bottom w:val="none" w:sz="0" w:space="0" w:color="auto"/>
                                <w:right w:val="none" w:sz="0" w:space="0" w:color="auto"/>
                              </w:divBdr>
                            </w:div>
                            <w:div w:id="188232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057595">
                  <w:marLeft w:val="0"/>
                  <w:marRight w:val="0"/>
                  <w:marTop w:val="0"/>
                  <w:marBottom w:val="0"/>
                  <w:divBdr>
                    <w:top w:val="none" w:sz="0" w:space="0" w:color="auto"/>
                    <w:left w:val="none" w:sz="0" w:space="0" w:color="auto"/>
                    <w:bottom w:val="none" w:sz="0" w:space="0" w:color="auto"/>
                    <w:right w:val="none" w:sz="0" w:space="0" w:color="auto"/>
                  </w:divBdr>
                  <w:divsChild>
                    <w:div w:id="1218936512">
                      <w:marLeft w:val="0"/>
                      <w:marRight w:val="0"/>
                      <w:marTop w:val="0"/>
                      <w:marBottom w:val="0"/>
                      <w:divBdr>
                        <w:top w:val="none" w:sz="0" w:space="0" w:color="auto"/>
                        <w:left w:val="none" w:sz="0" w:space="0" w:color="auto"/>
                        <w:bottom w:val="none" w:sz="0" w:space="0" w:color="auto"/>
                        <w:right w:val="none" w:sz="0" w:space="0" w:color="auto"/>
                      </w:divBdr>
                      <w:divsChild>
                        <w:div w:id="15492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807290">
          <w:marLeft w:val="0"/>
          <w:marRight w:val="0"/>
          <w:marTop w:val="0"/>
          <w:marBottom w:val="0"/>
          <w:divBdr>
            <w:top w:val="none" w:sz="0" w:space="0" w:color="auto"/>
            <w:left w:val="none" w:sz="0" w:space="0" w:color="auto"/>
            <w:bottom w:val="none" w:sz="0" w:space="0" w:color="auto"/>
            <w:right w:val="none" w:sz="0" w:space="0" w:color="auto"/>
          </w:divBdr>
          <w:divsChild>
            <w:div w:id="74058077">
              <w:marLeft w:val="0"/>
              <w:marRight w:val="0"/>
              <w:marTop w:val="0"/>
              <w:marBottom w:val="0"/>
              <w:divBdr>
                <w:top w:val="none" w:sz="0" w:space="0" w:color="auto"/>
                <w:left w:val="none" w:sz="0" w:space="0" w:color="auto"/>
                <w:bottom w:val="none" w:sz="0" w:space="0" w:color="auto"/>
                <w:right w:val="none" w:sz="0" w:space="0" w:color="auto"/>
              </w:divBdr>
            </w:div>
            <w:div w:id="201671826">
              <w:marLeft w:val="0"/>
              <w:marRight w:val="0"/>
              <w:marTop w:val="0"/>
              <w:marBottom w:val="0"/>
              <w:divBdr>
                <w:top w:val="none" w:sz="0" w:space="0" w:color="auto"/>
                <w:left w:val="none" w:sz="0" w:space="0" w:color="auto"/>
                <w:bottom w:val="none" w:sz="0" w:space="0" w:color="auto"/>
                <w:right w:val="none" w:sz="0" w:space="0" w:color="auto"/>
              </w:divBdr>
            </w:div>
            <w:div w:id="515534814">
              <w:marLeft w:val="0"/>
              <w:marRight w:val="0"/>
              <w:marTop w:val="0"/>
              <w:marBottom w:val="0"/>
              <w:divBdr>
                <w:top w:val="none" w:sz="0" w:space="0" w:color="auto"/>
                <w:left w:val="none" w:sz="0" w:space="0" w:color="auto"/>
                <w:bottom w:val="none" w:sz="0" w:space="0" w:color="auto"/>
                <w:right w:val="none" w:sz="0" w:space="0" w:color="auto"/>
              </w:divBdr>
            </w:div>
            <w:div w:id="582882875">
              <w:marLeft w:val="0"/>
              <w:marRight w:val="0"/>
              <w:marTop w:val="0"/>
              <w:marBottom w:val="0"/>
              <w:divBdr>
                <w:top w:val="none" w:sz="0" w:space="0" w:color="auto"/>
                <w:left w:val="none" w:sz="0" w:space="0" w:color="auto"/>
                <w:bottom w:val="none" w:sz="0" w:space="0" w:color="auto"/>
                <w:right w:val="none" w:sz="0" w:space="0" w:color="auto"/>
              </w:divBdr>
            </w:div>
            <w:div w:id="725103231">
              <w:marLeft w:val="0"/>
              <w:marRight w:val="0"/>
              <w:marTop w:val="0"/>
              <w:marBottom w:val="0"/>
              <w:divBdr>
                <w:top w:val="none" w:sz="0" w:space="0" w:color="auto"/>
                <w:left w:val="none" w:sz="0" w:space="0" w:color="auto"/>
                <w:bottom w:val="none" w:sz="0" w:space="0" w:color="auto"/>
                <w:right w:val="none" w:sz="0" w:space="0" w:color="auto"/>
              </w:divBdr>
            </w:div>
            <w:div w:id="749893326">
              <w:marLeft w:val="0"/>
              <w:marRight w:val="0"/>
              <w:marTop w:val="0"/>
              <w:marBottom w:val="0"/>
              <w:divBdr>
                <w:top w:val="none" w:sz="0" w:space="0" w:color="auto"/>
                <w:left w:val="none" w:sz="0" w:space="0" w:color="auto"/>
                <w:bottom w:val="none" w:sz="0" w:space="0" w:color="auto"/>
                <w:right w:val="none" w:sz="0" w:space="0" w:color="auto"/>
              </w:divBdr>
            </w:div>
            <w:div w:id="874931598">
              <w:marLeft w:val="0"/>
              <w:marRight w:val="0"/>
              <w:marTop w:val="0"/>
              <w:marBottom w:val="0"/>
              <w:divBdr>
                <w:top w:val="none" w:sz="0" w:space="0" w:color="auto"/>
                <w:left w:val="none" w:sz="0" w:space="0" w:color="auto"/>
                <w:bottom w:val="none" w:sz="0" w:space="0" w:color="auto"/>
                <w:right w:val="none" w:sz="0" w:space="0" w:color="auto"/>
              </w:divBdr>
            </w:div>
            <w:div w:id="999577303">
              <w:marLeft w:val="0"/>
              <w:marRight w:val="0"/>
              <w:marTop w:val="0"/>
              <w:marBottom w:val="0"/>
              <w:divBdr>
                <w:top w:val="none" w:sz="0" w:space="0" w:color="auto"/>
                <w:left w:val="none" w:sz="0" w:space="0" w:color="auto"/>
                <w:bottom w:val="none" w:sz="0" w:space="0" w:color="auto"/>
                <w:right w:val="none" w:sz="0" w:space="0" w:color="auto"/>
              </w:divBdr>
            </w:div>
            <w:div w:id="1297294595">
              <w:marLeft w:val="0"/>
              <w:marRight w:val="0"/>
              <w:marTop w:val="0"/>
              <w:marBottom w:val="0"/>
              <w:divBdr>
                <w:top w:val="none" w:sz="0" w:space="0" w:color="auto"/>
                <w:left w:val="none" w:sz="0" w:space="0" w:color="auto"/>
                <w:bottom w:val="none" w:sz="0" w:space="0" w:color="auto"/>
                <w:right w:val="none" w:sz="0" w:space="0" w:color="auto"/>
              </w:divBdr>
            </w:div>
            <w:div w:id="1425223549">
              <w:marLeft w:val="0"/>
              <w:marRight w:val="0"/>
              <w:marTop w:val="0"/>
              <w:marBottom w:val="0"/>
              <w:divBdr>
                <w:top w:val="none" w:sz="0" w:space="0" w:color="auto"/>
                <w:left w:val="none" w:sz="0" w:space="0" w:color="auto"/>
                <w:bottom w:val="none" w:sz="0" w:space="0" w:color="auto"/>
                <w:right w:val="none" w:sz="0" w:space="0" w:color="auto"/>
              </w:divBdr>
            </w:div>
            <w:div w:id="1531450053">
              <w:marLeft w:val="0"/>
              <w:marRight w:val="0"/>
              <w:marTop w:val="0"/>
              <w:marBottom w:val="0"/>
              <w:divBdr>
                <w:top w:val="none" w:sz="0" w:space="0" w:color="auto"/>
                <w:left w:val="none" w:sz="0" w:space="0" w:color="auto"/>
                <w:bottom w:val="none" w:sz="0" w:space="0" w:color="auto"/>
                <w:right w:val="none" w:sz="0" w:space="0" w:color="auto"/>
              </w:divBdr>
            </w:div>
            <w:div w:id="1536115440">
              <w:marLeft w:val="0"/>
              <w:marRight w:val="0"/>
              <w:marTop w:val="0"/>
              <w:marBottom w:val="0"/>
              <w:divBdr>
                <w:top w:val="none" w:sz="0" w:space="0" w:color="auto"/>
                <w:left w:val="none" w:sz="0" w:space="0" w:color="auto"/>
                <w:bottom w:val="none" w:sz="0" w:space="0" w:color="auto"/>
                <w:right w:val="none" w:sz="0" w:space="0" w:color="auto"/>
              </w:divBdr>
            </w:div>
            <w:div w:id="1643271646">
              <w:marLeft w:val="0"/>
              <w:marRight w:val="0"/>
              <w:marTop w:val="0"/>
              <w:marBottom w:val="0"/>
              <w:divBdr>
                <w:top w:val="none" w:sz="0" w:space="0" w:color="auto"/>
                <w:left w:val="none" w:sz="0" w:space="0" w:color="auto"/>
                <w:bottom w:val="none" w:sz="0" w:space="0" w:color="auto"/>
                <w:right w:val="none" w:sz="0" w:space="0" w:color="auto"/>
              </w:divBdr>
            </w:div>
            <w:div w:id="1728725760">
              <w:marLeft w:val="0"/>
              <w:marRight w:val="0"/>
              <w:marTop w:val="0"/>
              <w:marBottom w:val="0"/>
              <w:divBdr>
                <w:top w:val="none" w:sz="0" w:space="0" w:color="auto"/>
                <w:left w:val="none" w:sz="0" w:space="0" w:color="auto"/>
                <w:bottom w:val="none" w:sz="0" w:space="0" w:color="auto"/>
                <w:right w:val="none" w:sz="0" w:space="0" w:color="auto"/>
              </w:divBdr>
            </w:div>
            <w:div w:id="1732925552">
              <w:marLeft w:val="0"/>
              <w:marRight w:val="0"/>
              <w:marTop w:val="0"/>
              <w:marBottom w:val="0"/>
              <w:divBdr>
                <w:top w:val="none" w:sz="0" w:space="0" w:color="auto"/>
                <w:left w:val="none" w:sz="0" w:space="0" w:color="auto"/>
                <w:bottom w:val="none" w:sz="0" w:space="0" w:color="auto"/>
                <w:right w:val="none" w:sz="0" w:space="0" w:color="auto"/>
              </w:divBdr>
            </w:div>
            <w:div w:id="1931162790">
              <w:marLeft w:val="0"/>
              <w:marRight w:val="0"/>
              <w:marTop w:val="0"/>
              <w:marBottom w:val="0"/>
              <w:divBdr>
                <w:top w:val="none" w:sz="0" w:space="0" w:color="auto"/>
                <w:left w:val="none" w:sz="0" w:space="0" w:color="auto"/>
                <w:bottom w:val="none" w:sz="0" w:space="0" w:color="auto"/>
                <w:right w:val="none" w:sz="0" w:space="0" w:color="auto"/>
              </w:divBdr>
            </w:div>
          </w:divsChild>
        </w:div>
        <w:div w:id="524828576">
          <w:marLeft w:val="0"/>
          <w:marRight w:val="0"/>
          <w:marTop w:val="0"/>
          <w:marBottom w:val="0"/>
          <w:divBdr>
            <w:top w:val="none" w:sz="0" w:space="0" w:color="auto"/>
            <w:left w:val="none" w:sz="0" w:space="0" w:color="auto"/>
            <w:bottom w:val="none" w:sz="0" w:space="0" w:color="auto"/>
            <w:right w:val="none" w:sz="0" w:space="0" w:color="auto"/>
          </w:divBdr>
          <w:divsChild>
            <w:div w:id="171989521">
              <w:marLeft w:val="0"/>
              <w:marRight w:val="0"/>
              <w:marTop w:val="0"/>
              <w:marBottom w:val="0"/>
              <w:divBdr>
                <w:top w:val="none" w:sz="0" w:space="0" w:color="auto"/>
                <w:left w:val="none" w:sz="0" w:space="0" w:color="auto"/>
                <w:bottom w:val="none" w:sz="0" w:space="0" w:color="auto"/>
                <w:right w:val="none" w:sz="0" w:space="0" w:color="auto"/>
              </w:divBdr>
              <w:divsChild>
                <w:div w:id="1818645870">
                  <w:marLeft w:val="0"/>
                  <w:marRight w:val="0"/>
                  <w:marTop w:val="0"/>
                  <w:marBottom w:val="0"/>
                  <w:divBdr>
                    <w:top w:val="none" w:sz="0" w:space="0" w:color="auto"/>
                    <w:left w:val="none" w:sz="0" w:space="0" w:color="auto"/>
                    <w:bottom w:val="none" w:sz="0" w:space="0" w:color="auto"/>
                    <w:right w:val="none" w:sz="0" w:space="0" w:color="auto"/>
                  </w:divBdr>
                  <w:divsChild>
                    <w:div w:id="87163190">
                      <w:marLeft w:val="0"/>
                      <w:marRight w:val="0"/>
                      <w:marTop w:val="0"/>
                      <w:marBottom w:val="0"/>
                      <w:divBdr>
                        <w:top w:val="none" w:sz="0" w:space="0" w:color="auto"/>
                        <w:left w:val="none" w:sz="0" w:space="0" w:color="auto"/>
                        <w:bottom w:val="none" w:sz="0" w:space="0" w:color="auto"/>
                        <w:right w:val="none" w:sz="0" w:space="0" w:color="auto"/>
                      </w:divBdr>
                      <w:divsChild>
                        <w:div w:id="212692343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6751750">
                              <w:marLeft w:val="0"/>
                              <w:marRight w:val="0"/>
                              <w:marTop w:val="0"/>
                              <w:marBottom w:val="0"/>
                              <w:divBdr>
                                <w:top w:val="none" w:sz="0" w:space="0" w:color="auto"/>
                                <w:left w:val="none" w:sz="0" w:space="0" w:color="auto"/>
                                <w:bottom w:val="none" w:sz="0" w:space="0" w:color="auto"/>
                                <w:right w:val="none" w:sz="0" w:space="0" w:color="auto"/>
                              </w:divBdr>
                            </w:div>
                            <w:div w:id="518546521">
                              <w:marLeft w:val="0"/>
                              <w:marRight w:val="0"/>
                              <w:marTop w:val="0"/>
                              <w:marBottom w:val="0"/>
                              <w:divBdr>
                                <w:top w:val="none" w:sz="0" w:space="0" w:color="auto"/>
                                <w:left w:val="none" w:sz="0" w:space="0" w:color="auto"/>
                                <w:bottom w:val="none" w:sz="0" w:space="0" w:color="auto"/>
                                <w:right w:val="none" w:sz="0" w:space="0" w:color="auto"/>
                              </w:divBdr>
                            </w:div>
                            <w:div w:id="804085956">
                              <w:marLeft w:val="0"/>
                              <w:marRight w:val="0"/>
                              <w:marTop w:val="0"/>
                              <w:marBottom w:val="0"/>
                              <w:divBdr>
                                <w:top w:val="none" w:sz="0" w:space="0" w:color="auto"/>
                                <w:left w:val="none" w:sz="0" w:space="0" w:color="auto"/>
                                <w:bottom w:val="none" w:sz="0" w:space="0" w:color="auto"/>
                                <w:right w:val="none" w:sz="0" w:space="0" w:color="auto"/>
                              </w:divBdr>
                            </w:div>
                            <w:div w:id="1198205305">
                              <w:marLeft w:val="0"/>
                              <w:marRight w:val="0"/>
                              <w:marTop w:val="0"/>
                              <w:marBottom w:val="0"/>
                              <w:divBdr>
                                <w:top w:val="none" w:sz="0" w:space="0" w:color="auto"/>
                                <w:left w:val="none" w:sz="0" w:space="0" w:color="auto"/>
                                <w:bottom w:val="none" w:sz="0" w:space="0" w:color="auto"/>
                                <w:right w:val="none" w:sz="0" w:space="0" w:color="auto"/>
                              </w:divBdr>
                            </w:div>
                            <w:div w:id="1345941051">
                              <w:marLeft w:val="0"/>
                              <w:marRight w:val="0"/>
                              <w:marTop w:val="0"/>
                              <w:marBottom w:val="0"/>
                              <w:divBdr>
                                <w:top w:val="none" w:sz="0" w:space="0" w:color="auto"/>
                                <w:left w:val="none" w:sz="0" w:space="0" w:color="auto"/>
                                <w:bottom w:val="none" w:sz="0" w:space="0" w:color="auto"/>
                                <w:right w:val="none" w:sz="0" w:space="0" w:color="auto"/>
                              </w:divBdr>
                            </w:div>
                            <w:div w:id="1976830730">
                              <w:marLeft w:val="0"/>
                              <w:marRight w:val="0"/>
                              <w:marTop w:val="0"/>
                              <w:marBottom w:val="0"/>
                              <w:divBdr>
                                <w:top w:val="none" w:sz="0" w:space="0" w:color="auto"/>
                                <w:left w:val="none" w:sz="0" w:space="0" w:color="auto"/>
                                <w:bottom w:val="none" w:sz="0" w:space="0" w:color="auto"/>
                                <w:right w:val="none" w:sz="0" w:space="0" w:color="auto"/>
                              </w:divBdr>
                            </w:div>
                          </w:divsChild>
                        </w:div>
                        <w:div w:id="563682785">
                          <w:marLeft w:val="0"/>
                          <w:marRight w:val="0"/>
                          <w:marTop w:val="0"/>
                          <w:marBottom w:val="0"/>
                          <w:divBdr>
                            <w:top w:val="none" w:sz="0" w:space="0" w:color="auto"/>
                            <w:left w:val="none" w:sz="0" w:space="0" w:color="auto"/>
                            <w:bottom w:val="none" w:sz="0" w:space="0" w:color="auto"/>
                            <w:right w:val="none" w:sz="0" w:space="0" w:color="auto"/>
                          </w:divBdr>
                        </w:div>
                      </w:divsChild>
                    </w:div>
                    <w:div w:id="15775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06016">
              <w:marLeft w:val="0"/>
              <w:marRight w:val="0"/>
              <w:marTop w:val="0"/>
              <w:marBottom w:val="0"/>
              <w:divBdr>
                <w:top w:val="none" w:sz="0" w:space="0" w:color="auto"/>
                <w:left w:val="none" w:sz="0" w:space="0" w:color="auto"/>
                <w:bottom w:val="none" w:sz="0" w:space="0" w:color="auto"/>
                <w:right w:val="none" w:sz="0" w:space="0" w:color="auto"/>
              </w:divBdr>
              <w:divsChild>
                <w:div w:id="723332618">
                  <w:marLeft w:val="0"/>
                  <w:marRight w:val="0"/>
                  <w:marTop w:val="0"/>
                  <w:marBottom w:val="0"/>
                  <w:divBdr>
                    <w:top w:val="none" w:sz="0" w:space="0" w:color="auto"/>
                    <w:left w:val="none" w:sz="0" w:space="0" w:color="auto"/>
                    <w:bottom w:val="none" w:sz="0" w:space="0" w:color="auto"/>
                    <w:right w:val="none" w:sz="0" w:space="0" w:color="auto"/>
                  </w:divBdr>
                </w:div>
                <w:div w:id="1312247261">
                  <w:marLeft w:val="0"/>
                  <w:marRight w:val="0"/>
                  <w:marTop w:val="0"/>
                  <w:marBottom w:val="0"/>
                  <w:divBdr>
                    <w:top w:val="none" w:sz="0" w:space="0" w:color="auto"/>
                    <w:left w:val="none" w:sz="0" w:space="0" w:color="auto"/>
                    <w:bottom w:val="none" w:sz="0" w:space="0" w:color="auto"/>
                    <w:right w:val="none" w:sz="0" w:space="0" w:color="auto"/>
                  </w:divBdr>
                </w:div>
                <w:div w:id="1566329725">
                  <w:marLeft w:val="0"/>
                  <w:marRight w:val="0"/>
                  <w:marTop w:val="0"/>
                  <w:marBottom w:val="0"/>
                  <w:divBdr>
                    <w:top w:val="none" w:sz="0" w:space="0" w:color="auto"/>
                    <w:left w:val="none" w:sz="0" w:space="0" w:color="auto"/>
                    <w:bottom w:val="none" w:sz="0" w:space="0" w:color="auto"/>
                    <w:right w:val="none" w:sz="0" w:space="0" w:color="auto"/>
                  </w:divBdr>
                </w:div>
                <w:div w:id="1731726099">
                  <w:marLeft w:val="0"/>
                  <w:marRight w:val="0"/>
                  <w:marTop w:val="0"/>
                  <w:marBottom w:val="0"/>
                  <w:divBdr>
                    <w:top w:val="none" w:sz="0" w:space="0" w:color="auto"/>
                    <w:left w:val="none" w:sz="0" w:space="0" w:color="auto"/>
                    <w:bottom w:val="none" w:sz="0" w:space="0" w:color="auto"/>
                    <w:right w:val="none" w:sz="0" w:space="0" w:color="auto"/>
                  </w:divBdr>
                </w:div>
                <w:div w:id="177447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01995">
          <w:marLeft w:val="0"/>
          <w:marRight w:val="0"/>
          <w:marTop w:val="0"/>
          <w:marBottom w:val="0"/>
          <w:divBdr>
            <w:top w:val="none" w:sz="0" w:space="0" w:color="auto"/>
            <w:left w:val="none" w:sz="0" w:space="0" w:color="auto"/>
            <w:bottom w:val="none" w:sz="0" w:space="0" w:color="auto"/>
            <w:right w:val="none" w:sz="0" w:space="0" w:color="auto"/>
          </w:divBdr>
          <w:divsChild>
            <w:div w:id="397558855">
              <w:marLeft w:val="0"/>
              <w:marRight w:val="0"/>
              <w:marTop w:val="0"/>
              <w:marBottom w:val="0"/>
              <w:divBdr>
                <w:top w:val="none" w:sz="0" w:space="0" w:color="auto"/>
                <w:left w:val="none" w:sz="0" w:space="0" w:color="auto"/>
                <w:bottom w:val="none" w:sz="0" w:space="0" w:color="auto"/>
                <w:right w:val="none" w:sz="0" w:space="0" w:color="auto"/>
              </w:divBdr>
              <w:divsChild>
                <w:div w:id="862548046">
                  <w:marLeft w:val="0"/>
                  <w:marRight w:val="0"/>
                  <w:marTop w:val="0"/>
                  <w:marBottom w:val="0"/>
                  <w:divBdr>
                    <w:top w:val="none" w:sz="0" w:space="0" w:color="auto"/>
                    <w:left w:val="none" w:sz="0" w:space="0" w:color="auto"/>
                    <w:bottom w:val="none" w:sz="0" w:space="0" w:color="auto"/>
                    <w:right w:val="none" w:sz="0" w:space="0" w:color="auto"/>
                  </w:divBdr>
                  <w:divsChild>
                    <w:div w:id="90125633">
                      <w:marLeft w:val="0"/>
                      <w:marRight w:val="0"/>
                      <w:marTop w:val="0"/>
                      <w:marBottom w:val="0"/>
                      <w:divBdr>
                        <w:top w:val="none" w:sz="0" w:space="0" w:color="auto"/>
                        <w:left w:val="none" w:sz="0" w:space="0" w:color="auto"/>
                        <w:bottom w:val="none" w:sz="0" w:space="0" w:color="auto"/>
                        <w:right w:val="none" w:sz="0" w:space="0" w:color="auto"/>
                      </w:divBdr>
                    </w:div>
                    <w:div w:id="362943142">
                      <w:marLeft w:val="0"/>
                      <w:marRight w:val="0"/>
                      <w:marTop w:val="0"/>
                      <w:marBottom w:val="0"/>
                      <w:divBdr>
                        <w:top w:val="none" w:sz="0" w:space="0" w:color="auto"/>
                        <w:left w:val="none" w:sz="0" w:space="0" w:color="auto"/>
                        <w:bottom w:val="none" w:sz="0" w:space="0" w:color="auto"/>
                        <w:right w:val="none" w:sz="0" w:space="0" w:color="auto"/>
                      </w:divBdr>
                    </w:div>
                    <w:div w:id="744185492">
                      <w:marLeft w:val="0"/>
                      <w:marRight w:val="0"/>
                      <w:marTop w:val="0"/>
                      <w:marBottom w:val="0"/>
                      <w:divBdr>
                        <w:top w:val="none" w:sz="0" w:space="0" w:color="auto"/>
                        <w:left w:val="none" w:sz="0" w:space="0" w:color="auto"/>
                        <w:bottom w:val="none" w:sz="0" w:space="0" w:color="auto"/>
                        <w:right w:val="none" w:sz="0" w:space="0" w:color="auto"/>
                      </w:divBdr>
                    </w:div>
                    <w:div w:id="866258761">
                      <w:marLeft w:val="0"/>
                      <w:marRight w:val="0"/>
                      <w:marTop w:val="0"/>
                      <w:marBottom w:val="0"/>
                      <w:divBdr>
                        <w:top w:val="none" w:sz="0" w:space="0" w:color="auto"/>
                        <w:left w:val="none" w:sz="0" w:space="0" w:color="auto"/>
                        <w:bottom w:val="none" w:sz="0" w:space="0" w:color="auto"/>
                        <w:right w:val="none" w:sz="0" w:space="0" w:color="auto"/>
                      </w:divBdr>
                    </w:div>
                    <w:div w:id="1331636515">
                      <w:marLeft w:val="0"/>
                      <w:marRight w:val="0"/>
                      <w:marTop w:val="0"/>
                      <w:marBottom w:val="0"/>
                      <w:divBdr>
                        <w:top w:val="none" w:sz="0" w:space="0" w:color="auto"/>
                        <w:left w:val="none" w:sz="0" w:space="0" w:color="auto"/>
                        <w:bottom w:val="none" w:sz="0" w:space="0" w:color="auto"/>
                        <w:right w:val="none" w:sz="0" w:space="0" w:color="auto"/>
                      </w:divBdr>
                    </w:div>
                    <w:div w:id="1685395719">
                      <w:marLeft w:val="0"/>
                      <w:marRight w:val="0"/>
                      <w:marTop w:val="0"/>
                      <w:marBottom w:val="0"/>
                      <w:divBdr>
                        <w:top w:val="none" w:sz="0" w:space="0" w:color="auto"/>
                        <w:left w:val="none" w:sz="0" w:space="0" w:color="auto"/>
                        <w:bottom w:val="none" w:sz="0" w:space="0" w:color="auto"/>
                        <w:right w:val="none" w:sz="0" w:space="0" w:color="auto"/>
                      </w:divBdr>
                    </w:div>
                    <w:div w:id="20001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83368">
          <w:marLeft w:val="0"/>
          <w:marRight w:val="0"/>
          <w:marTop w:val="0"/>
          <w:marBottom w:val="0"/>
          <w:divBdr>
            <w:top w:val="none" w:sz="0" w:space="0" w:color="auto"/>
            <w:left w:val="none" w:sz="0" w:space="0" w:color="auto"/>
            <w:bottom w:val="none" w:sz="0" w:space="0" w:color="auto"/>
            <w:right w:val="none" w:sz="0" w:space="0" w:color="auto"/>
          </w:divBdr>
          <w:divsChild>
            <w:div w:id="972251013">
              <w:marLeft w:val="0"/>
              <w:marRight w:val="0"/>
              <w:marTop w:val="0"/>
              <w:marBottom w:val="0"/>
              <w:divBdr>
                <w:top w:val="none" w:sz="0" w:space="0" w:color="auto"/>
                <w:left w:val="none" w:sz="0" w:space="0" w:color="auto"/>
                <w:bottom w:val="none" w:sz="0" w:space="0" w:color="auto"/>
                <w:right w:val="none" w:sz="0" w:space="0" w:color="auto"/>
              </w:divBdr>
              <w:divsChild>
                <w:div w:id="584918721">
                  <w:marLeft w:val="0"/>
                  <w:marRight w:val="0"/>
                  <w:marTop w:val="0"/>
                  <w:marBottom w:val="0"/>
                  <w:divBdr>
                    <w:top w:val="none" w:sz="0" w:space="0" w:color="auto"/>
                    <w:left w:val="none" w:sz="0" w:space="0" w:color="auto"/>
                    <w:bottom w:val="none" w:sz="0" w:space="0" w:color="auto"/>
                    <w:right w:val="none" w:sz="0" w:space="0" w:color="auto"/>
                  </w:divBdr>
                  <w:divsChild>
                    <w:div w:id="95566566">
                      <w:marLeft w:val="0"/>
                      <w:marRight w:val="0"/>
                      <w:marTop w:val="0"/>
                      <w:marBottom w:val="0"/>
                      <w:divBdr>
                        <w:top w:val="none" w:sz="0" w:space="0" w:color="auto"/>
                        <w:left w:val="none" w:sz="0" w:space="0" w:color="auto"/>
                        <w:bottom w:val="none" w:sz="0" w:space="0" w:color="auto"/>
                        <w:right w:val="none" w:sz="0" w:space="0" w:color="auto"/>
                      </w:divBdr>
                      <w:divsChild>
                        <w:div w:id="7761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45089">
                  <w:marLeft w:val="0"/>
                  <w:marRight w:val="0"/>
                  <w:marTop w:val="0"/>
                  <w:marBottom w:val="0"/>
                  <w:divBdr>
                    <w:top w:val="none" w:sz="0" w:space="0" w:color="auto"/>
                    <w:left w:val="none" w:sz="0" w:space="0" w:color="auto"/>
                    <w:bottom w:val="none" w:sz="0" w:space="0" w:color="auto"/>
                    <w:right w:val="none" w:sz="0" w:space="0" w:color="auto"/>
                  </w:divBdr>
                  <w:divsChild>
                    <w:div w:id="1414006246">
                      <w:marLeft w:val="0"/>
                      <w:marRight w:val="0"/>
                      <w:marTop w:val="0"/>
                      <w:marBottom w:val="0"/>
                      <w:divBdr>
                        <w:top w:val="none" w:sz="0" w:space="0" w:color="auto"/>
                        <w:left w:val="none" w:sz="0" w:space="0" w:color="auto"/>
                        <w:bottom w:val="none" w:sz="0" w:space="0" w:color="auto"/>
                        <w:right w:val="none" w:sz="0" w:space="0" w:color="auto"/>
                      </w:divBdr>
                      <w:divsChild>
                        <w:div w:id="1544752735">
                          <w:marLeft w:val="0"/>
                          <w:marRight w:val="0"/>
                          <w:marTop w:val="0"/>
                          <w:marBottom w:val="0"/>
                          <w:divBdr>
                            <w:top w:val="none" w:sz="0" w:space="0" w:color="auto"/>
                            <w:left w:val="none" w:sz="0" w:space="0" w:color="auto"/>
                            <w:bottom w:val="none" w:sz="0" w:space="0" w:color="auto"/>
                            <w:right w:val="none" w:sz="0" w:space="0" w:color="auto"/>
                          </w:divBdr>
                          <w:divsChild>
                            <w:div w:id="643775972">
                              <w:marLeft w:val="0"/>
                              <w:marRight w:val="0"/>
                              <w:marTop w:val="0"/>
                              <w:marBottom w:val="0"/>
                              <w:divBdr>
                                <w:top w:val="none" w:sz="0" w:space="0" w:color="auto"/>
                                <w:left w:val="none" w:sz="0" w:space="0" w:color="auto"/>
                                <w:bottom w:val="none" w:sz="0" w:space="0" w:color="auto"/>
                                <w:right w:val="none" w:sz="0" w:space="0" w:color="auto"/>
                              </w:divBdr>
                            </w:div>
                            <w:div w:id="153052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675923">
          <w:marLeft w:val="0"/>
          <w:marRight w:val="0"/>
          <w:marTop w:val="0"/>
          <w:marBottom w:val="0"/>
          <w:divBdr>
            <w:top w:val="none" w:sz="0" w:space="0" w:color="auto"/>
            <w:left w:val="none" w:sz="0" w:space="0" w:color="auto"/>
            <w:bottom w:val="none" w:sz="0" w:space="0" w:color="auto"/>
            <w:right w:val="none" w:sz="0" w:space="0" w:color="auto"/>
          </w:divBdr>
          <w:divsChild>
            <w:div w:id="1155561179">
              <w:marLeft w:val="0"/>
              <w:marRight w:val="0"/>
              <w:marTop w:val="0"/>
              <w:marBottom w:val="0"/>
              <w:divBdr>
                <w:top w:val="none" w:sz="0" w:space="0" w:color="auto"/>
                <w:left w:val="none" w:sz="0" w:space="0" w:color="auto"/>
                <w:bottom w:val="none" w:sz="0" w:space="0" w:color="auto"/>
                <w:right w:val="none" w:sz="0" w:space="0" w:color="auto"/>
              </w:divBdr>
              <w:divsChild>
                <w:div w:id="1295257116">
                  <w:marLeft w:val="0"/>
                  <w:marRight w:val="0"/>
                  <w:marTop w:val="0"/>
                  <w:marBottom w:val="0"/>
                  <w:divBdr>
                    <w:top w:val="none" w:sz="0" w:space="0" w:color="auto"/>
                    <w:left w:val="none" w:sz="0" w:space="0" w:color="auto"/>
                    <w:bottom w:val="none" w:sz="0" w:space="0" w:color="auto"/>
                    <w:right w:val="none" w:sz="0" w:space="0" w:color="auto"/>
                  </w:divBdr>
                  <w:divsChild>
                    <w:div w:id="1034187386">
                      <w:marLeft w:val="0"/>
                      <w:marRight w:val="0"/>
                      <w:marTop w:val="0"/>
                      <w:marBottom w:val="0"/>
                      <w:divBdr>
                        <w:top w:val="none" w:sz="0" w:space="0" w:color="auto"/>
                        <w:left w:val="none" w:sz="0" w:space="0" w:color="auto"/>
                        <w:bottom w:val="none" w:sz="0" w:space="0" w:color="auto"/>
                        <w:right w:val="none" w:sz="0" w:space="0" w:color="auto"/>
                      </w:divBdr>
                      <w:divsChild>
                        <w:div w:id="804930036">
                          <w:marLeft w:val="0"/>
                          <w:marRight w:val="0"/>
                          <w:marTop w:val="0"/>
                          <w:marBottom w:val="0"/>
                          <w:divBdr>
                            <w:top w:val="none" w:sz="0" w:space="0" w:color="auto"/>
                            <w:left w:val="none" w:sz="0" w:space="0" w:color="auto"/>
                            <w:bottom w:val="none" w:sz="0" w:space="0" w:color="auto"/>
                            <w:right w:val="none" w:sz="0" w:space="0" w:color="auto"/>
                          </w:divBdr>
                          <w:divsChild>
                            <w:div w:id="113133758">
                              <w:marLeft w:val="0"/>
                              <w:marRight w:val="0"/>
                              <w:marTop w:val="0"/>
                              <w:marBottom w:val="0"/>
                              <w:divBdr>
                                <w:top w:val="none" w:sz="0" w:space="0" w:color="auto"/>
                                <w:left w:val="none" w:sz="0" w:space="0" w:color="auto"/>
                                <w:bottom w:val="none" w:sz="0" w:space="0" w:color="auto"/>
                                <w:right w:val="none" w:sz="0" w:space="0" w:color="auto"/>
                              </w:divBdr>
                            </w:div>
                            <w:div w:id="91810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093571">
                  <w:marLeft w:val="0"/>
                  <w:marRight w:val="0"/>
                  <w:marTop w:val="0"/>
                  <w:marBottom w:val="0"/>
                  <w:divBdr>
                    <w:top w:val="none" w:sz="0" w:space="0" w:color="auto"/>
                    <w:left w:val="none" w:sz="0" w:space="0" w:color="auto"/>
                    <w:bottom w:val="none" w:sz="0" w:space="0" w:color="auto"/>
                    <w:right w:val="none" w:sz="0" w:space="0" w:color="auto"/>
                  </w:divBdr>
                  <w:divsChild>
                    <w:div w:id="1671564985">
                      <w:marLeft w:val="0"/>
                      <w:marRight w:val="0"/>
                      <w:marTop w:val="0"/>
                      <w:marBottom w:val="0"/>
                      <w:divBdr>
                        <w:top w:val="none" w:sz="0" w:space="0" w:color="auto"/>
                        <w:left w:val="none" w:sz="0" w:space="0" w:color="auto"/>
                        <w:bottom w:val="none" w:sz="0" w:space="0" w:color="auto"/>
                        <w:right w:val="none" w:sz="0" w:space="0" w:color="auto"/>
                      </w:divBdr>
                      <w:divsChild>
                        <w:div w:id="94511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921331">
          <w:marLeft w:val="0"/>
          <w:marRight w:val="0"/>
          <w:marTop w:val="0"/>
          <w:marBottom w:val="0"/>
          <w:divBdr>
            <w:top w:val="none" w:sz="0" w:space="0" w:color="auto"/>
            <w:left w:val="none" w:sz="0" w:space="0" w:color="auto"/>
            <w:bottom w:val="none" w:sz="0" w:space="0" w:color="auto"/>
            <w:right w:val="none" w:sz="0" w:space="0" w:color="auto"/>
          </w:divBdr>
          <w:divsChild>
            <w:div w:id="647052810">
              <w:marLeft w:val="0"/>
              <w:marRight w:val="0"/>
              <w:marTop w:val="0"/>
              <w:marBottom w:val="0"/>
              <w:divBdr>
                <w:top w:val="none" w:sz="0" w:space="0" w:color="auto"/>
                <w:left w:val="none" w:sz="0" w:space="0" w:color="auto"/>
                <w:bottom w:val="none" w:sz="0" w:space="0" w:color="auto"/>
                <w:right w:val="none" w:sz="0" w:space="0" w:color="auto"/>
              </w:divBdr>
              <w:divsChild>
                <w:div w:id="1582367542">
                  <w:marLeft w:val="0"/>
                  <w:marRight w:val="0"/>
                  <w:marTop w:val="0"/>
                  <w:marBottom w:val="0"/>
                  <w:divBdr>
                    <w:top w:val="none" w:sz="0" w:space="0" w:color="auto"/>
                    <w:left w:val="none" w:sz="0" w:space="0" w:color="auto"/>
                    <w:bottom w:val="none" w:sz="0" w:space="0" w:color="auto"/>
                    <w:right w:val="none" w:sz="0" w:space="0" w:color="auto"/>
                  </w:divBdr>
                  <w:divsChild>
                    <w:div w:id="2128960654">
                      <w:marLeft w:val="0"/>
                      <w:marRight w:val="0"/>
                      <w:marTop w:val="0"/>
                      <w:marBottom w:val="0"/>
                      <w:divBdr>
                        <w:top w:val="none" w:sz="0" w:space="0" w:color="auto"/>
                        <w:left w:val="none" w:sz="0" w:space="0" w:color="auto"/>
                        <w:bottom w:val="none" w:sz="0" w:space="0" w:color="auto"/>
                        <w:right w:val="none" w:sz="0" w:space="0" w:color="auto"/>
                      </w:divBdr>
                      <w:divsChild>
                        <w:div w:id="661277111">
                          <w:marLeft w:val="0"/>
                          <w:marRight w:val="0"/>
                          <w:marTop w:val="0"/>
                          <w:marBottom w:val="0"/>
                          <w:divBdr>
                            <w:top w:val="none" w:sz="0" w:space="0" w:color="auto"/>
                            <w:left w:val="none" w:sz="0" w:space="0" w:color="auto"/>
                            <w:bottom w:val="none" w:sz="0" w:space="0" w:color="auto"/>
                            <w:right w:val="none" w:sz="0" w:space="0" w:color="auto"/>
                          </w:divBdr>
                          <w:divsChild>
                            <w:div w:id="115487170">
                              <w:marLeft w:val="0"/>
                              <w:marRight w:val="0"/>
                              <w:marTop w:val="0"/>
                              <w:marBottom w:val="0"/>
                              <w:divBdr>
                                <w:top w:val="none" w:sz="0" w:space="0" w:color="auto"/>
                                <w:left w:val="none" w:sz="0" w:space="0" w:color="auto"/>
                                <w:bottom w:val="none" w:sz="0" w:space="0" w:color="auto"/>
                                <w:right w:val="none" w:sz="0" w:space="0" w:color="auto"/>
                              </w:divBdr>
                            </w:div>
                            <w:div w:id="179335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31068">
                  <w:marLeft w:val="0"/>
                  <w:marRight w:val="0"/>
                  <w:marTop w:val="0"/>
                  <w:marBottom w:val="0"/>
                  <w:divBdr>
                    <w:top w:val="none" w:sz="0" w:space="0" w:color="auto"/>
                    <w:left w:val="none" w:sz="0" w:space="0" w:color="auto"/>
                    <w:bottom w:val="none" w:sz="0" w:space="0" w:color="auto"/>
                    <w:right w:val="none" w:sz="0" w:space="0" w:color="auto"/>
                  </w:divBdr>
                  <w:divsChild>
                    <w:div w:id="198323808">
                      <w:marLeft w:val="0"/>
                      <w:marRight w:val="0"/>
                      <w:marTop w:val="0"/>
                      <w:marBottom w:val="0"/>
                      <w:divBdr>
                        <w:top w:val="none" w:sz="0" w:space="0" w:color="auto"/>
                        <w:left w:val="none" w:sz="0" w:space="0" w:color="auto"/>
                        <w:bottom w:val="none" w:sz="0" w:space="0" w:color="auto"/>
                        <w:right w:val="none" w:sz="0" w:space="0" w:color="auto"/>
                      </w:divBdr>
                      <w:divsChild>
                        <w:div w:id="13273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69263">
          <w:marLeft w:val="0"/>
          <w:marRight w:val="0"/>
          <w:marTop w:val="0"/>
          <w:marBottom w:val="0"/>
          <w:divBdr>
            <w:top w:val="none" w:sz="0" w:space="0" w:color="auto"/>
            <w:left w:val="none" w:sz="0" w:space="0" w:color="auto"/>
            <w:bottom w:val="none" w:sz="0" w:space="0" w:color="auto"/>
            <w:right w:val="none" w:sz="0" w:space="0" w:color="auto"/>
          </w:divBdr>
          <w:divsChild>
            <w:div w:id="1825584282">
              <w:marLeft w:val="0"/>
              <w:marRight w:val="0"/>
              <w:marTop w:val="0"/>
              <w:marBottom w:val="0"/>
              <w:divBdr>
                <w:top w:val="none" w:sz="0" w:space="0" w:color="auto"/>
                <w:left w:val="none" w:sz="0" w:space="0" w:color="auto"/>
                <w:bottom w:val="none" w:sz="0" w:space="0" w:color="auto"/>
                <w:right w:val="none" w:sz="0" w:space="0" w:color="auto"/>
              </w:divBdr>
            </w:div>
          </w:divsChild>
        </w:div>
        <w:div w:id="1419905373">
          <w:marLeft w:val="0"/>
          <w:marRight w:val="0"/>
          <w:marTop w:val="0"/>
          <w:marBottom w:val="0"/>
          <w:divBdr>
            <w:top w:val="none" w:sz="0" w:space="0" w:color="auto"/>
            <w:left w:val="none" w:sz="0" w:space="0" w:color="auto"/>
            <w:bottom w:val="none" w:sz="0" w:space="0" w:color="auto"/>
            <w:right w:val="none" w:sz="0" w:space="0" w:color="auto"/>
          </w:divBdr>
          <w:divsChild>
            <w:div w:id="1029647021">
              <w:marLeft w:val="0"/>
              <w:marRight w:val="0"/>
              <w:marTop w:val="0"/>
              <w:marBottom w:val="0"/>
              <w:divBdr>
                <w:top w:val="none" w:sz="0" w:space="0" w:color="auto"/>
                <w:left w:val="none" w:sz="0" w:space="0" w:color="auto"/>
                <w:bottom w:val="none" w:sz="0" w:space="0" w:color="auto"/>
                <w:right w:val="none" w:sz="0" w:space="0" w:color="auto"/>
              </w:divBdr>
              <w:divsChild>
                <w:div w:id="126510179">
                  <w:marLeft w:val="0"/>
                  <w:marRight w:val="0"/>
                  <w:marTop w:val="0"/>
                  <w:marBottom w:val="0"/>
                  <w:divBdr>
                    <w:top w:val="none" w:sz="0" w:space="0" w:color="auto"/>
                    <w:left w:val="none" w:sz="0" w:space="0" w:color="auto"/>
                    <w:bottom w:val="none" w:sz="0" w:space="0" w:color="auto"/>
                    <w:right w:val="none" w:sz="0" w:space="0" w:color="auto"/>
                  </w:divBdr>
                </w:div>
                <w:div w:id="211039648">
                  <w:marLeft w:val="0"/>
                  <w:marRight w:val="0"/>
                  <w:marTop w:val="0"/>
                  <w:marBottom w:val="0"/>
                  <w:divBdr>
                    <w:top w:val="none" w:sz="0" w:space="0" w:color="auto"/>
                    <w:left w:val="none" w:sz="0" w:space="0" w:color="auto"/>
                    <w:bottom w:val="none" w:sz="0" w:space="0" w:color="auto"/>
                    <w:right w:val="none" w:sz="0" w:space="0" w:color="auto"/>
                  </w:divBdr>
                </w:div>
                <w:div w:id="1535313981">
                  <w:marLeft w:val="0"/>
                  <w:marRight w:val="0"/>
                  <w:marTop w:val="0"/>
                  <w:marBottom w:val="0"/>
                  <w:divBdr>
                    <w:top w:val="none" w:sz="0" w:space="0" w:color="auto"/>
                    <w:left w:val="none" w:sz="0" w:space="0" w:color="auto"/>
                    <w:bottom w:val="none" w:sz="0" w:space="0" w:color="auto"/>
                    <w:right w:val="none" w:sz="0" w:space="0" w:color="auto"/>
                  </w:divBdr>
                </w:div>
                <w:div w:id="1562524095">
                  <w:marLeft w:val="0"/>
                  <w:marRight w:val="0"/>
                  <w:marTop w:val="0"/>
                  <w:marBottom w:val="0"/>
                  <w:divBdr>
                    <w:top w:val="none" w:sz="0" w:space="0" w:color="auto"/>
                    <w:left w:val="none" w:sz="0" w:space="0" w:color="auto"/>
                    <w:bottom w:val="none" w:sz="0" w:space="0" w:color="auto"/>
                    <w:right w:val="none" w:sz="0" w:space="0" w:color="auto"/>
                  </w:divBdr>
                </w:div>
                <w:div w:id="1641884477">
                  <w:marLeft w:val="0"/>
                  <w:marRight w:val="0"/>
                  <w:marTop w:val="0"/>
                  <w:marBottom w:val="0"/>
                  <w:divBdr>
                    <w:top w:val="none" w:sz="0" w:space="0" w:color="auto"/>
                    <w:left w:val="none" w:sz="0" w:space="0" w:color="auto"/>
                    <w:bottom w:val="none" w:sz="0" w:space="0" w:color="auto"/>
                    <w:right w:val="none" w:sz="0" w:space="0" w:color="auto"/>
                  </w:divBdr>
                </w:div>
                <w:div w:id="1665474060">
                  <w:marLeft w:val="0"/>
                  <w:marRight w:val="0"/>
                  <w:marTop w:val="0"/>
                  <w:marBottom w:val="0"/>
                  <w:divBdr>
                    <w:top w:val="none" w:sz="0" w:space="0" w:color="auto"/>
                    <w:left w:val="none" w:sz="0" w:space="0" w:color="auto"/>
                    <w:bottom w:val="none" w:sz="0" w:space="0" w:color="auto"/>
                    <w:right w:val="none" w:sz="0" w:space="0" w:color="auto"/>
                  </w:divBdr>
                </w:div>
                <w:div w:id="17727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40531">
          <w:marLeft w:val="0"/>
          <w:marRight w:val="0"/>
          <w:marTop w:val="0"/>
          <w:marBottom w:val="0"/>
          <w:divBdr>
            <w:top w:val="none" w:sz="0" w:space="0" w:color="auto"/>
            <w:left w:val="none" w:sz="0" w:space="0" w:color="auto"/>
            <w:bottom w:val="none" w:sz="0" w:space="0" w:color="auto"/>
            <w:right w:val="none" w:sz="0" w:space="0" w:color="auto"/>
          </w:divBdr>
          <w:divsChild>
            <w:div w:id="608272368">
              <w:marLeft w:val="0"/>
              <w:marRight w:val="0"/>
              <w:marTop w:val="0"/>
              <w:marBottom w:val="0"/>
              <w:divBdr>
                <w:top w:val="none" w:sz="0" w:space="0" w:color="auto"/>
                <w:left w:val="none" w:sz="0" w:space="0" w:color="auto"/>
                <w:bottom w:val="none" w:sz="0" w:space="0" w:color="auto"/>
                <w:right w:val="none" w:sz="0" w:space="0" w:color="auto"/>
              </w:divBdr>
              <w:divsChild>
                <w:div w:id="259416984">
                  <w:marLeft w:val="0"/>
                  <w:marRight w:val="0"/>
                  <w:marTop w:val="0"/>
                  <w:marBottom w:val="0"/>
                  <w:divBdr>
                    <w:top w:val="none" w:sz="0" w:space="0" w:color="auto"/>
                    <w:left w:val="none" w:sz="0" w:space="0" w:color="auto"/>
                    <w:bottom w:val="none" w:sz="0" w:space="0" w:color="auto"/>
                    <w:right w:val="none" w:sz="0" w:space="0" w:color="auto"/>
                  </w:divBdr>
                  <w:divsChild>
                    <w:div w:id="468476468">
                      <w:marLeft w:val="0"/>
                      <w:marRight w:val="0"/>
                      <w:marTop w:val="0"/>
                      <w:marBottom w:val="0"/>
                      <w:divBdr>
                        <w:top w:val="none" w:sz="0" w:space="0" w:color="auto"/>
                        <w:left w:val="none" w:sz="0" w:space="0" w:color="auto"/>
                        <w:bottom w:val="none" w:sz="0" w:space="0" w:color="auto"/>
                        <w:right w:val="none" w:sz="0" w:space="0" w:color="auto"/>
                      </w:divBdr>
                      <w:divsChild>
                        <w:div w:id="14577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10984">
                  <w:marLeft w:val="0"/>
                  <w:marRight w:val="0"/>
                  <w:marTop w:val="0"/>
                  <w:marBottom w:val="0"/>
                  <w:divBdr>
                    <w:top w:val="none" w:sz="0" w:space="0" w:color="auto"/>
                    <w:left w:val="none" w:sz="0" w:space="0" w:color="auto"/>
                    <w:bottom w:val="none" w:sz="0" w:space="0" w:color="auto"/>
                    <w:right w:val="none" w:sz="0" w:space="0" w:color="auto"/>
                  </w:divBdr>
                  <w:divsChild>
                    <w:div w:id="1946693660">
                      <w:marLeft w:val="0"/>
                      <w:marRight w:val="0"/>
                      <w:marTop w:val="0"/>
                      <w:marBottom w:val="0"/>
                      <w:divBdr>
                        <w:top w:val="none" w:sz="0" w:space="0" w:color="auto"/>
                        <w:left w:val="none" w:sz="0" w:space="0" w:color="auto"/>
                        <w:bottom w:val="none" w:sz="0" w:space="0" w:color="auto"/>
                        <w:right w:val="none" w:sz="0" w:space="0" w:color="auto"/>
                      </w:divBdr>
                      <w:divsChild>
                        <w:div w:id="776096456">
                          <w:marLeft w:val="0"/>
                          <w:marRight w:val="0"/>
                          <w:marTop w:val="0"/>
                          <w:marBottom w:val="0"/>
                          <w:divBdr>
                            <w:top w:val="none" w:sz="0" w:space="0" w:color="auto"/>
                            <w:left w:val="none" w:sz="0" w:space="0" w:color="auto"/>
                            <w:bottom w:val="none" w:sz="0" w:space="0" w:color="auto"/>
                            <w:right w:val="none" w:sz="0" w:space="0" w:color="auto"/>
                          </w:divBdr>
                          <w:divsChild>
                            <w:div w:id="640581502">
                              <w:marLeft w:val="0"/>
                              <w:marRight w:val="0"/>
                              <w:marTop w:val="0"/>
                              <w:marBottom w:val="0"/>
                              <w:divBdr>
                                <w:top w:val="none" w:sz="0" w:space="0" w:color="auto"/>
                                <w:left w:val="none" w:sz="0" w:space="0" w:color="auto"/>
                                <w:bottom w:val="none" w:sz="0" w:space="0" w:color="auto"/>
                                <w:right w:val="none" w:sz="0" w:space="0" w:color="auto"/>
                              </w:divBdr>
                            </w:div>
                            <w:div w:id="157385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048298">
          <w:marLeft w:val="0"/>
          <w:marRight w:val="0"/>
          <w:marTop w:val="0"/>
          <w:marBottom w:val="0"/>
          <w:divBdr>
            <w:top w:val="none" w:sz="0" w:space="0" w:color="auto"/>
            <w:left w:val="none" w:sz="0" w:space="0" w:color="auto"/>
            <w:bottom w:val="none" w:sz="0" w:space="0" w:color="auto"/>
            <w:right w:val="none" w:sz="0" w:space="0" w:color="auto"/>
          </w:divBdr>
          <w:divsChild>
            <w:div w:id="1749034773">
              <w:marLeft w:val="0"/>
              <w:marRight w:val="0"/>
              <w:marTop w:val="0"/>
              <w:marBottom w:val="0"/>
              <w:divBdr>
                <w:top w:val="none" w:sz="0" w:space="0" w:color="auto"/>
                <w:left w:val="none" w:sz="0" w:space="0" w:color="auto"/>
                <w:bottom w:val="none" w:sz="0" w:space="0" w:color="auto"/>
                <w:right w:val="none" w:sz="0" w:space="0" w:color="auto"/>
              </w:divBdr>
              <w:divsChild>
                <w:div w:id="1929583484">
                  <w:marLeft w:val="0"/>
                  <w:marRight w:val="0"/>
                  <w:marTop w:val="0"/>
                  <w:marBottom w:val="0"/>
                  <w:divBdr>
                    <w:top w:val="none" w:sz="0" w:space="0" w:color="auto"/>
                    <w:left w:val="none" w:sz="0" w:space="0" w:color="auto"/>
                    <w:bottom w:val="none" w:sz="0" w:space="0" w:color="auto"/>
                    <w:right w:val="none" w:sz="0" w:space="0" w:color="auto"/>
                  </w:divBdr>
                  <w:divsChild>
                    <w:div w:id="395396891">
                      <w:marLeft w:val="0"/>
                      <w:marRight w:val="0"/>
                      <w:marTop w:val="0"/>
                      <w:marBottom w:val="0"/>
                      <w:divBdr>
                        <w:top w:val="none" w:sz="0" w:space="0" w:color="auto"/>
                        <w:left w:val="none" w:sz="0" w:space="0" w:color="auto"/>
                        <w:bottom w:val="none" w:sz="0" w:space="0" w:color="auto"/>
                        <w:right w:val="none" w:sz="0" w:space="0" w:color="auto"/>
                      </w:divBdr>
                      <w:divsChild>
                        <w:div w:id="681513078">
                          <w:marLeft w:val="0"/>
                          <w:marRight w:val="0"/>
                          <w:marTop w:val="0"/>
                          <w:marBottom w:val="0"/>
                          <w:divBdr>
                            <w:top w:val="none" w:sz="0" w:space="0" w:color="auto"/>
                            <w:left w:val="none" w:sz="0" w:space="0" w:color="auto"/>
                            <w:bottom w:val="none" w:sz="0" w:space="0" w:color="auto"/>
                            <w:right w:val="none" w:sz="0" w:space="0" w:color="auto"/>
                          </w:divBdr>
                          <w:divsChild>
                            <w:div w:id="1022559964">
                              <w:marLeft w:val="0"/>
                              <w:marRight w:val="0"/>
                              <w:marTop w:val="0"/>
                              <w:marBottom w:val="0"/>
                              <w:divBdr>
                                <w:top w:val="none" w:sz="0" w:space="0" w:color="auto"/>
                                <w:left w:val="none" w:sz="0" w:space="0" w:color="auto"/>
                                <w:bottom w:val="none" w:sz="0" w:space="0" w:color="auto"/>
                                <w:right w:val="none" w:sz="0" w:space="0" w:color="auto"/>
                              </w:divBdr>
                              <w:divsChild>
                                <w:div w:id="1509061942">
                                  <w:marLeft w:val="0"/>
                                  <w:marRight w:val="0"/>
                                  <w:marTop w:val="0"/>
                                  <w:marBottom w:val="0"/>
                                  <w:divBdr>
                                    <w:top w:val="none" w:sz="0" w:space="0" w:color="auto"/>
                                    <w:left w:val="none" w:sz="0" w:space="0" w:color="auto"/>
                                    <w:bottom w:val="none" w:sz="0" w:space="0" w:color="auto"/>
                                    <w:right w:val="none" w:sz="0" w:space="0" w:color="auto"/>
                                  </w:divBdr>
                                  <w:divsChild>
                                    <w:div w:id="173496625">
                                      <w:marLeft w:val="0"/>
                                      <w:marRight w:val="0"/>
                                      <w:marTop w:val="0"/>
                                      <w:marBottom w:val="0"/>
                                      <w:divBdr>
                                        <w:top w:val="none" w:sz="0" w:space="0" w:color="auto"/>
                                        <w:left w:val="none" w:sz="0" w:space="0" w:color="auto"/>
                                        <w:bottom w:val="none" w:sz="0" w:space="0" w:color="auto"/>
                                        <w:right w:val="none" w:sz="0" w:space="0" w:color="auto"/>
                                      </w:divBdr>
                                      <w:divsChild>
                                        <w:div w:id="1457259677">
                                          <w:marLeft w:val="0"/>
                                          <w:marRight w:val="0"/>
                                          <w:marTop w:val="0"/>
                                          <w:marBottom w:val="0"/>
                                          <w:divBdr>
                                            <w:top w:val="none" w:sz="0" w:space="0" w:color="auto"/>
                                            <w:left w:val="none" w:sz="0" w:space="0" w:color="auto"/>
                                            <w:bottom w:val="none" w:sz="0" w:space="0" w:color="auto"/>
                                            <w:right w:val="none" w:sz="0" w:space="0" w:color="auto"/>
                                          </w:divBdr>
                                          <w:divsChild>
                                            <w:div w:id="1434008879">
                                              <w:marLeft w:val="0"/>
                                              <w:marRight w:val="0"/>
                                              <w:marTop w:val="0"/>
                                              <w:marBottom w:val="0"/>
                                              <w:divBdr>
                                                <w:top w:val="none" w:sz="0" w:space="0" w:color="auto"/>
                                                <w:left w:val="none" w:sz="0" w:space="0" w:color="auto"/>
                                                <w:bottom w:val="none" w:sz="0" w:space="0" w:color="auto"/>
                                                <w:right w:val="none" w:sz="0" w:space="0" w:color="auto"/>
                                              </w:divBdr>
                                              <w:divsChild>
                                                <w:div w:id="10159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232942">
          <w:marLeft w:val="0"/>
          <w:marRight w:val="0"/>
          <w:marTop w:val="0"/>
          <w:marBottom w:val="0"/>
          <w:divBdr>
            <w:top w:val="none" w:sz="0" w:space="0" w:color="auto"/>
            <w:left w:val="none" w:sz="0" w:space="0" w:color="auto"/>
            <w:bottom w:val="none" w:sz="0" w:space="0" w:color="auto"/>
            <w:right w:val="none" w:sz="0" w:space="0" w:color="auto"/>
          </w:divBdr>
        </w:div>
        <w:div w:id="1941257926">
          <w:marLeft w:val="0"/>
          <w:marRight w:val="0"/>
          <w:marTop w:val="0"/>
          <w:marBottom w:val="0"/>
          <w:divBdr>
            <w:top w:val="none" w:sz="0" w:space="0" w:color="auto"/>
            <w:left w:val="none" w:sz="0" w:space="0" w:color="auto"/>
            <w:bottom w:val="none" w:sz="0" w:space="0" w:color="auto"/>
            <w:right w:val="none" w:sz="0" w:space="0" w:color="auto"/>
          </w:divBdr>
          <w:divsChild>
            <w:div w:id="1352952709">
              <w:marLeft w:val="0"/>
              <w:marRight w:val="0"/>
              <w:marTop w:val="0"/>
              <w:marBottom w:val="0"/>
              <w:divBdr>
                <w:top w:val="none" w:sz="0" w:space="0" w:color="auto"/>
                <w:left w:val="none" w:sz="0" w:space="0" w:color="auto"/>
                <w:bottom w:val="none" w:sz="0" w:space="0" w:color="auto"/>
                <w:right w:val="none" w:sz="0" w:space="0" w:color="auto"/>
              </w:divBdr>
              <w:divsChild>
                <w:div w:id="2056733332">
                  <w:marLeft w:val="0"/>
                  <w:marRight w:val="0"/>
                  <w:marTop w:val="0"/>
                  <w:marBottom w:val="0"/>
                  <w:divBdr>
                    <w:top w:val="none" w:sz="0" w:space="0" w:color="auto"/>
                    <w:left w:val="none" w:sz="0" w:space="0" w:color="auto"/>
                    <w:bottom w:val="none" w:sz="0" w:space="0" w:color="auto"/>
                    <w:right w:val="none" w:sz="0" w:space="0" w:color="auto"/>
                  </w:divBdr>
                  <w:divsChild>
                    <w:div w:id="453598571">
                      <w:marLeft w:val="0"/>
                      <w:marRight w:val="0"/>
                      <w:marTop w:val="0"/>
                      <w:marBottom w:val="0"/>
                      <w:divBdr>
                        <w:top w:val="none" w:sz="0" w:space="0" w:color="auto"/>
                        <w:left w:val="none" w:sz="0" w:space="0" w:color="auto"/>
                        <w:bottom w:val="none" w:sz="0" w:space="0" w:color="auto"/>
                        <w:right w:val="none" w:sz="0" w:space="0" w:color="auto"/>
                      </w:divBdr>
                      <w:divsChild>
                        <w:div w:id="224265574">
                          <w:marLeft w:val="0"/>
                          <w:marRight w:val="0"/>
                          <w:marTop w:val="0"/>
                          <w:marBottom w:val="0"/>
                          <w:divBdr>
                            <w:top w:val="none" w:sz="0" w:space="0" w:color="auto"/>
                            <w:left w:val="none" w:sz="0" w:space="0" w:color="auto"/>
                            <w:bottom w:val="none" w:sz="0" w:space="0" w:color="auto"/>
                            <w:right w:val="none" w:sz="0" w:space="0" w:color="auto"/>
                          </w:divBdr>
                          <w:divsChild>
                            <w:div w:id="925841802">
                              <w:blockQuote w:val="1"/>
                              <w:marLeft w:val="96"/>
                              <w:marRight w:val="0"/>
                              <w:marTop w:val="0"/>
                              <w:marBottom w:val="0"/>
                              <w:divBdr>
                                <w:top w:val="none" w:sz="0" w:space="0" w:color="auto"/>
                                <w:left w:val="single" w:sz="6" w:space="6" w:color="CCCCCC"/>
                                <w:bottom w:val="none" w:sz="0" w:space="0" w:color="auto"/>
                                <w:right w:val="none" w:sz="0" w:space="0" w:color="auto"/>
                              </w:divBdr>
                            </w:div>
                          </w:divsChild>
                        </w:div>
                      </w:divsChild>
                    </w:div>
                  </w:divsChild>
                </w:div>
              </w:divsChild>
            </w:div>
          </w:divsChild>
        </w:div>
        <w:div w:id="2118478663">
          <w:marLeft w:val="0"/>
          <w:marRight w:val="0"/>
          <w:marTop w:val="0"/>
          <w:marBottom w:val="0"/>
          <w:divBdr>
            <w:top w:val="none" w:sz="0" w:space="0" w:color="auto"/>
            <w:left w:val="none" w:sz="0" w:space="0" w:color="auto"/>
            <w:bottom w:val="none" w:sz="0" w:space="0" w:color="auto"/>
            <w:right w:val="none" w:sz="0" w:space="0" w:color="auto"/>
          </w:divBdr>
          <w:divsChild>
            <w:div w:id="611784662">
              <w:marLeft w:val="0"/>
              <w:marRight w:val="0"/>
              <w:marTop w:val="0"/>
              <w:marBottom w:val="0"/>
              <w:divBdr>
                <w:top w:val="none" w:sz="0" w:space="0" w:color="auto"/>
                <w:left w:val="none" w:sz="0" w:space="0" w:color="auto"/>
                <w:bottom w:val="none" w:sz="0" w:space="0" w:color="auto"/>
                <w:right w:val="none" w:sz="0" w:space="0" w:color="auto"/>
              </w:divBdr>
              <w:divsChild>
                <w:div w:id="411393353">
                  <w:marLeft w:val="0"/>
                  <w:marRight w:val="0"/>
                  <w:marTop w:val="0"/>
                  <w:marBottom w:val="0"/>
                  <w:divBdr>
                    <w:top w:val="none" w:sz="0" w:space="0" w:color="auto"/>
                    <w:left w:val="none" w:sz="0" w:space="0" w:color="auto"/>
                    <w:bottom w:val="none" w:sz="0" w:space="0" w:color="auto"/>
                    <w:right w:val="none" w:sz="0" w:space="0" w:color="auto"/>
                  </w:divBdr>
                  <w:divsChild>
                    <w:div w:id="234826622">
                      <w:marLeft w:val="0"/>
                      <w:marRight w:val="0"/>
                      <w:marTop w:val="0"/>
                      <w:marBottom w:val="0"/>
                      <w:divBdr>
                        <w:top w:val="none" w:sz="0" w:space="0" w:color="auto"/>
                        <w:left w:val="none" w:sz="0" w:space="0" w:color="auto"/>
                        <w:bottom w:val="none" w:sz="0" w:space="0" w:color="auto"/>
                        <w:right w:val="none" w:sz="0" w:space="0" w:color="auto"/>
                      </w:divBdr>
                      <w:divsChild>
                        <w:div w:id="10679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7782">
                  <w:marLeft w:val="0"/>
                  <w:marRight w:val="0"/>
                  <w:marTop w:val="0"/>
                  <w:marBottom w:val="0"/>
                  <w:divBdr>
                    <w:top w:val="none" w:sz="0" w:space="0" w:color="auto"/>
                    <w:left w:val="none" w:sz="0" w:space="0" w:color="auto"/>
                    <w:bottom w:val="none" w:sz="0" w:space="0" w:color="auto"/>
                    <w:right w:val="none" w:sz="0" w:space="0" w:color="auto"/>
                  </w:divBdr>
                  <w:divsChild>
                    <w:div w:id="1031222788">
                      <w:marLeft w:val="0"/>
                      <w:marRight w:val="0"/>
                      <w:marTop w:val="0"/>
                      <w:marBottom w:val="0"/>
                      <w:divBdr>
                        <w:top w:val="none" w:sz="0" w:space="0" w:color="auto"/>
                        <w:left w:val="none" w:sz="0" w:space="0" w:color="auto"/>
                        <w:bottom w:val="none" w:sz="0" w:space="0" w:color="auto"/>
                        <w:right w:val="none" w:sz="0" w:space="0" w:color="auto"/>
                      </w:divBdr>
                      <w:divsChild>
                        <w:div w:id="1830510787">
                          <w:marLeft w:val="0"/>
                          <w:marRight w:val="0"/>
                          <w:marTop w:val="0"/>
                          <w:marBottom w:val="0"/>
                          <w:divBdr>
                            <w:top w:val="none" w:sz="0" w:space="0" w:color="auto"/>
                            <w:left w:val="none" w:sz="0" w:space="0" w:color="auto"/>
                            <w:bottom w:val="none" w:sz="0" w:space="0" w:color="auto"/>
                            <w:right w:val="none" w:sz="0" w:space="0" w:color="auto"/>
                          </w:divBdr>
                          <w:divsChild>
                            <w:div w:id="1771973354">
                              <w:marLeft w:val="0"/>
                              <w:marRight w:val="0"/>
                              <w:marTop w:val="0"/>
                              <w:marBottom w:val="0"/>
                              <w:divBdr>
                                <w:top w:val="none" w:sz="0" w:space="0" w:color="auto"/>
                                <w:left w:val="none" w:sz="0" w:space="0" w:color="auto"/>
                                <w:bottom w:val="none" w:sz="0" w:space="0" w:color="auto"/>
                                <w:right w:val="none" w:sz="0" w:space="0" w:color="auto"/>
                              </w:divBdr>
                            </w:div>
                            <w:div w:id="180442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827715">
          <w:marLeft w:val="0"/>
          <w:marRight w:val="0"/>
          <w:marTop w:val="0"/>
          <w:marBottom w:val="0"/>
          <w:divBdr>
            <w:top w:val="none" w:sz="0" w:space="0" w:color="auto"/>
            <w:left w:val="none" w:sz="0" w:space="0" w:color="auto"/>
            <w:bottom w:val="none" w:sz="0" w:space="0" w:color="auto"/>
            <w:right w:val="none" w:sz="0" w:space="0" w:color="auto"/>
          </w:divBdr>
          <w:divsChild>
            <w:div w:id="748817731">
              <w:marLeft w:val="0"/>
              <w:marRight w:val="0"/>
              <w:marTop w:val="0"/>
              <w:marBottom w:val="0"/>
              <w:divBdr>
                <w:top w:val="none" w:sz="0" w:space="0" w:color="auto"/>
                <w:left w:val="none" w:sz="0" w:space="0" w:color="auto"/>
                <w:bottom w:val="none" w:sz="0" w:space="0" w:color="auto"/>
                <w:right w:val="none" w:sz="0" w:space="0" w:color="auto"/>
              </w:divBdr>
              <w:divsChild>
                <w:div w:id="246352483">
                  <w:marLeft w:val="600"/>
                  <w:marRight w:val="0"/>
                  <w:marTop w:val="0"/>
                  <w:marBottom w:val="0"/>
                  <w:divBdr>
                    <w:top w:val="none" w:sz="0" w:space="0" w:color="auto"/>
                    <w:left w:val="none" w:sz="0" w:space="0" w:color="auto"/>
                    <w:bottom w:val="none" w:sz="0" w:space="0" w:color="auto"/>
                    <w:right w:val="none" w:sz="0" w:space="0" w:color="auto"/>
                  </w:divBdr>
                </w:div>
                <w:div w:id="363870890">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 w:id="510921918">
          <w:marLeft w:val="0"/>
          <w:marRight w:val="0"/>
          <w:marTop w:val="0"/>
          <w:marBottom w:val="0"/>
          <w:divBdr>
            <w:top w:val="none" w:sz="0" w:space="0" w:color="auto"/>
            <w:left w:val="none" w:sz="0" w:space="0" w:color="auto"/>
            <w:bottom w:val="none" w:sz="0" w:space="0" w:color="auto"/>
            <w:right w:val="none" w:sz="0" w:space="0" w:color="auto"/>
          </w:divBdr>
          <w:divsChild>
            <w:div w:id="2059082054">
              <w:marLeft w:val="0"/>
              <w:marRight w:val="0"/>
              <w:marTop w:val="0"/>
              <w:marBottom w:val="0"/>
              <w:divBdr>
                <w:top w:val="none" w:sz="0" w:space="0" w:color="auto"/>
                <w:left w:val="none" w:sz="0" w:space="0" w:color="auto"/>
                <w:bottom w:val="none" w:sz="0" w:space="0" w:color="auto"/>
                <w:right w:val="none" w:sz="0" w:space="0" w:color="auto"/>
              </w:divBdr>
            </w:div>
          </w:divsChild>
        </w:div>
        <w:div w:id="1498422183">
          <w:marLeft w:val="0"/>
          <w:marRight w:val="0"/>
          <w:marTop w:val="0"/>
          <w:marBottom w:val="0"/>
          <w:divBdr>
            <w:top w:val="none" w:sz="0" w:space="0" w:color="auto"/>
            <w:left w:val="none" w:sz="0" w:space="0" w:color="auto"/>
            <w:bottom w:val="none" w:sz="0" w:space="0" w:color="auto"/>
            <w:right w:val="none" w:sz="0" w:space="0" w:color="auto"/>
          </w:divBdr>
          <w:divsChild>
            <w:div w:id="524946048">
              <w:marLeft w:val="0"/>
              <w:marRight w:val="0"/>
              <w:marTop w:val="0"/>
              <w:marBottom w:val="0"/>
              <w:divBdr>
                <w:top w:val="none" w:sz="0" w:space="0" w:color="auto"/>
                <w:left w:val="none" w:sz="0" w:space="0" w:color="auto"/>
                <w:bottom w:val="none" w:sz="0" w:space="0" w:color="auto"/>
                <w:right w:val="none" w:sz="0" w:space="0" w:color="auto"/>
              </w:divBdr>
            </w:div>
          </w:divsChild>
        </w:div>
        <w:div w:id="1899509682">
          <w:marLeft w:val="0"/>
          <w:marRight w:val="0"/>
          <w:marTop w:val="0"/>
          <w:marBottom w:val="0"/>
          <w:divBdr>
            <w:top w:val="none" w:sz="0" w:space="0" w:color="auto"/>
            <w:left w:val="none" w:sz="0" w:space="0" w:color="auto"/>
            <w:bottom w:val="none" w:sz="0" w:space="0" w:color="auto"/>
            <w:right w:val="none" w:sz="0" w:space="0" w:color="auto"/>
          </w:divBdr>
          <w:divsChild>
            <w:div w:id="563680240">
              <w:marLeft w:val="0"/>
              <w:marRight w:val="0"/>
              <w:marTop w:val="0"/>
              <w:marBottom w:val="0"/>
              <w:divBdr>
                <w:top w:val="none" w:sz="0" w:space="0" w:color="auto"/>
                <w:left w:val="none" w:sz="0" w:space="0" w:color="auto"/>
                <w:bottom w:val="none" w:sz="0" w:space="0" w:color="auto"/>
                <w:right w:val="none" w:sz="0" w:space="0" w:color="auto"/>
              </w:divBdr>
            </w:div>
          </w:divsChild>
        </w:div>
        <w:div w:id="1159928512">
          <w:marLeft w:val="0"/>
          <w:marRight w:val="0"/>
          <w:marTop w:val="0"/>
          <w:marBottom w:val="0"/>
          <w:divBdr>
            <w:top w:val="none" w:sz="0" w:space="0" w:color="auto"/>
            <w:left w:val="none" w:sz="0" w:space="0" w:color="auto"/>
            <w:bottom w:val="none" w:sz="0" w:space="0" w:color="auto"/>
            <w:right w:val="none" w:sz="0" w:space="0" w:color="auto"/>
          </w:divBdr>
          <w:divsChild>
            <w:div w:id="2109886935">
              <w:marLeft w:val="0"/>
              <w:marRight w:val="0"/>
              <w:marTop w:val="0"/>
              <w:marBottom w:val="0"/>
              <w:divBdr>
                <w:top w:val="none" w:sz="0" w:space="0" w:color="auto"/>
                <w:left w:val="none" w:sz="0" w:space="0" w:color="auto"/>
                <w:bottom w:val="none" w:sz="0" w:space="0" w:color="auto"/>
                <w:right w:val="none" w:sz="0" w:space="0" w:color="auto"/>
              </w:divBdr>
              <w:divsChild>
                <w:div w:id="619335228">
                  <w:marLeft w:val="0"/>
                  <w:marRight w:val="0"/>
                  <w:marTop w:val="0"/>
                  <w:marBottom w:val="0"/>
                  <w:divBdr>
                    <w:top w:val="none" w:sz="0" w:space="0" w:color="auto"/>
                    <w:left w:val="none" w:sz="0" w:space="0" w:color="auto"/>
                    <w:bottom w:val="none" w:sz="0" w:space="0" w:color="auto"/>
                    <w:right w:val="none" w:sz="0" w:space="0" w:color="auto"/>
                  </w:divBdr>
                </w:div>
                <w:div w:id="802700939">
                  <w:marLeft w:val="0"/>
                  <w:marRight w:val="0"/>
                  <w:marTop w:val="0"/>
                  <w:marBottom w:val="0"/>
                  <w:divBdr>
                    <w:top w:val="none" w:sz="0" w:space="0" w:color="auto"/>
                    <w:left w:val="none" w:sz="0" w:space="0" w:color="auto"/>
                    <w:bottom w:val="none" w:sz="0" w:space="0" w:color="auto"/>
                    <w:right w:val="none" w:sz="0" w:space="0" w:color="auto"/>
                  </w:divBdr>
                </w:div>
                <w:div w:id="1461222273">
                  <w:marLeft w:val="0"/>
                  <w:marRight w:val="0"/>
                  <w:marTop w:val="0"/>
                  <w:marBottom w:val="0"/>
                  <w:divBdr>
                    <w:top w:val="none" w:sz="0" w:space="0" w:color="auto"/>
                    <w:left w:val="none" w:sz="0" w:space="0" w:color="auto"/>
                    <w:bottom w:val="none" w:sz="0" w:space="0" w:color="auto"/>
                    <w:right w:val="none" w:sz="0" w:space="0" w:color="auto"/>
                  </w:divBdr>
                </w:div>
                <w:div w:id="1629820529">
                  <w:marLeft w:val="0"/>
                  <w:marRight w:val="0"/>
                  <w:marTop w:val="0"/>
                  <w:marBottom w:val="0"/>
                  <w:divBdr>
                    <w:top w:val="none" w:sz="0" w:space="0" w:color="auto"/>
                    <w:left w:val="none" w:sz="0" w:space="0" w:color="auto"/>
                    <w:bottom w:val="none" w:sz="0" w:space="0" w:color="auto"/>
                    <w:right w:val="none" w:sz="0" w:space="0" w:color="auto"/>
                  </w:divBdr>
                </w:div>
                <w:div w:id="1743991704">
                  <w:marLeft w:val="0"/>
                  <w:marRight w:val="0"/>
                  <w:marTop w:val="0"/>
                  <w:marBottom w:val="0"/>
                  <w:divBdr>
                    <w:top w:val="none" w:sz="0" w:space="0" w:color="auto"/>
                    <w:left w:val="none" w:sz="0" w:space="0" w:color="auto"/>
                    <w:bottom w:val="none" w:sz="0" w:space="0" w:color="auto"/>
                    <w:right w:val="none" w:sz="0" w:space="0" w:color="auto"/>
                  </w:divBdr>
                </w:div>
                <w:div w:id="19217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5769">
          <w:marLeft w:val="0"/>
          <w:marRight w:val="0"/>
          <w:marTop w:val="0"/>
          <w:marBottom w:val="0"/>
          <w:divBdr>
            <w:top w:val="none" w:sz="0" w:space="0" w:color="auto"/>
            <w:left w:val="none" w:sz="0" w:space="0" w:color="auto"/>
            <w:bottom w:val="none" w:sz="0" w:space="0" w:color="auto"/>
            <w:right w:val="none" w:sz="0" w:space="0" w:color="auto"/>
          </w:divBdr>
        </w:div>
        <w:div w:id="2129816958">
          <w:marLeft w:val="0"/>
          <w:marRight w:val="0"/>
          <w:marTop w:val="0"/>
          <w:marBottom w:val="0"/>
          <w:divBdr>
            <w:top w:val="none" w:sz="0" w:space="0" w:color="auto"/>
            <w:left w:val="none" w:sz="0" w:space="0" w:color="auto"/>
            <w:bottom w:val="none" w:sz="0" w:space="0" w:color="auto"/>
            <w:right w:val="none" w:sz="0" w:space="0" w:color="auto"/>
          </w:divBdr>
          <w:divsChild>
            <w:div w:id="2004047624">
              <w:marLeft w:val="0"/>
              <w:marRight w:val="0"/>
              <w:marTop w:val="0"/>
              <w:marBottom w:val="0"/>
              <w:divBdr>
                <w:top w:val="none" w:sz="0" w:space="0" w:color="auto"/>
                <w:left w:val="none" w:sz="0" w:space="0" w:color="auto"/>
                <w:bottom w:val="none" w:sz="0" w:space="0" w:color="auto"/>
                <w:right w:val="none" w:sz="0" w:space="0" w:color="auto"/>
              </w:divBdr>
              <w:divsChild>
                <w:div w:id="791822884">
                  <w:marLeft w:val="0"/>
                  <w:marRight w:val="0"/>
                  <w:marTop w:val="0"/>
                  <w:marBottom w:val="0"/>
                  <w:divBdr>
                    <w:top w:val="none" w:sz="0" w:space="0" w:color="auto"/>
                    <w:left w:val="none" w:sz="0" w:space="0" w:color="auto"/>
                    <w:bottom w:val="none" w:sz="0" w:space="0" w:color="auto"/>
                    <w:right w:val="none" w:sz="0" w:space="0" w:color="auto"/>
                  </w:divBdr>
                </w:div>
                <w:div w:id="1081947524">
                  <w:marLeft w:val="0"/>
                  <w:marRight w:val="0"/>
                  <w:marTop w:val="0"/>
                  <w:marBottom w:val="0"/>
                  <w:divBdr>
                    <w:top w:val="none" w:sz="0" w:space="0" w:color="auto"/>
                    <w:left w:val="none" w:sz="0" w:space="0" w:color="auto"/>
                    <w:bottom w:val="none" w:sz="0" w:space="0" w:color="auto"/>
                    <w:right w:val="none" w:sz="0" w:space="0" w:color="auto"/>
                  </w:divBdr>
                </w:div>
                <w:div w:id="1270623071">
                  <w:marLeft w:val="0"/>
                  <w:marRight w:val="0"/>
                  <w:marTop w:val="0"/>
                  <w:marBottom w:val="0"/>
                  <w:divBdr>
                    <w:top w:val="none" w:sz="0" w:space="0" w:color="auto"/>
                    <w:left w:val="none" w:sz="0" w:space="0" w:color="auto"/>
                    <w:bottom w:val="none" w:sz="0" w:space="0" w:color="auto"/>
                    <w:right w:val="none" w:sz="0" w:space="0" w:color="auto"/>
                  </w:divBdr>
                </w:div>
                <w:div w:id="1833447335">
                  <w:marLeft w:val="0"/>
                  <w:marRight w:val="0"/>
                  <w:marTop w:val="0"/>
                  <w:marBottom w:val="0"/>
                  <w:divBdr>
                    <w:top w:val="none" w:sz="0" w:space="0" w:color="auto"/>
                    <w:left w:val="none" w:sz="0" w:space="0" w:color="auto"/>
                    <w:bottom w:val="none" w:sz="0" w:space="0" w:color="auto"/>
                    <w:right w:val="none" w:sz="0" w:space="0" w:color="auto"/>
                  </w:divBdr>
                </w:div>
                <w:div w:id="19844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72139">
          <w:marLeft w:val="0"/>
          <w:marRight w:val="0"/>
          <w:marTop w:val="0"/>
          <w:marBottom w:val="0"/>
          <w:divBdr>
            <w:top w:val="none" w:sz="0" w:space="0" w:color="auto"/>
            <w:left w:val="none" w:sz="0" w:space="0" w:color="auto"/>
            <w:bottom w:val="none" w:sz="0" w:space="0" w:color="auto"/>
            <w:right w:val="none" w:sz="0" w:space="0" w:color="auto"/>
          </w:divBdr>
          <w:divsChild>
            <w:div w:id="1642155425">
              <w:marLeft w:val="0"/>
              <w:marRight w:val="0"/>
              <w:marTop w:val="0"/>
              <w:marBottom w:val="0"/>
              <w:divBdr>
                <w:top w:val="none" w:sz="0" w:space="0" w:color="auto"/>
                <w:left w:val="none" w:sz="0" w:space="0" w:color="auto"/>
                <w:bottom w:val="none" w:sz="0" w:space="0" w:color="auto"/>
                <w:right w:val="none" w:sz="0" w:space="0" w:color="auto"/>
              </w:divBdr>
            </w:div>
            <w:div w:id="1955280625">
              <w:marLeft w:val="0"/>
              <w:marRight w:val="0"/>
              <w:marTop w:val="0"/>
              <w:marBottom w:val="0"/>
              <w:divBdr>
                <w:top w:val="none" w:sz="0" w:space="0" w:color="auto"/>
                <w:left w:val="none" w:sz="0" w:space="0" w:color="auto"/>
                <w:bottom w:val="none" w:sz="0" w:space="0" w:color="auto"/>
                <w:right w:val="none" w:sz="0" w:space="0" w:color="auto"/>
              </w:divBdr>
            </w:div>
          </w:divsChild>
        </w:div>
        <w:div w:id="1555920576">
          <w:marLeft w:val="0"/>
          <w:marRight w:val="0"/>
          <w:marTop w:val="0"/>
          <w:marBottom w:val="0"/>
          <w:divBdr>
            <w:top w:val="none" w:sz="0" w:space="0" w:color="auto"/>
            <w:left w:val="none" w:sz="0" w:space="0" w:color="auto"/>
            <w:bottom w:val="none" w:sz="0" w:space="0" w:color="auto"/>
            <w:right w:val="none" w:sz="0" w:space="0" w:color="auto"/>
          </w:divBdr>
          <w:divsChild>
            <w:div w:id="1010722569">
              <w:marLeft w:val="0"/>
              <w:marRight w:val="0"/>
              <w:marTop w:val="0"/>
              <w:marBottom w:val="0"/>
              <w:divBdr>
                <w:top w:val="none" w:sz="0" w:space="0" w:color="auto"/>
                <w:left w:val="none" w:sz="0" w:space="0" w:color="auto"/>
                <w:bottom w:val="none" w:sz="0" w:space="0" w:color="auto"/>
                <w:right w:val="none" w:sz="0" w:space="0" w:color="auto"/>
              </w:divBdr>
            </w:div>
          </w:divsChild>
        </w:div>
        <w:div w:id="2065373409">
          <w:marLeft w:val="0"/>
          <w:marRight w:val="0"/>
          <w:marTop w:val="0"/>
          <w:marBottom w:val="0"/>
          <w:divBdr>
            <w:top w:val="none" w:sz="0" w:space="0" w:color="auto"/>
            <w:left w:val="none" w:sz="0" w:space="0" w:color="auto"/>
            <w:bottom w:val="none" w:sz="0" w:space="0" w:color="auto"/>
            <w:right w:val="none" w:sz="0" w:space="0" w:color="auto"/>
          </w:divBdr>
          <w:divsChild>
            <w:div w:id="20391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74936">
      <w:bodyDiv w:val="1"/>
      <w:marLeft w:val="0"/>
      <w:marRight w:val="0"/>
      <w:marTop w:val="0"/>
      <w:marBottom w:val="0"/>
      <w:divBdr>
        <w:top w:val="none" w:sz="0" w:space="0" w:color="auto"/>
        <w:left w:val="none" w:sz="0" w:space="0" w:color="auto"/>
        <w:bottom w:val="none" w:sz="0" w:space="0" w:color="auto"/>
        <w:right w:val="none" w:sz="0" w:space="0" w:color="auto"/>
      </w:divBdr>
      <w:divsChild>
        <w:div w:id="2116821318">
          <w:marLeft w:val="0"/>
          <w:marRight w:val="0"/>
          <w:marTop w:val="0"/>
          <w:marBottom w:val="0"/>
          <w:divBdr>
            <w:top w:val="none" w:sz="0" w:space="0" w:color="auto"/>
            <w:left w:val="none" w:sz="0" w:space="0" w:color="auto"/>
            <w:bottom w:val="none" w:sz="0" w:space="0" w:color="auto"/>
            <w:right w:val="none" w:sz="0" w:space="0" w:color="auto"/>
          </w:divBdr>
          <w:divsChild>
            <w:div w:id="1480267617">
              <w:marLeft w:val="0"/>
              <w:marRight w:val="0"/>
              <w:marTop w:val="0"/>
              <w:marBottom w:val="0"/>
              <w:divBdr>
                <w:top w:val="none" w:sz="0" w:space="0" w:color="auto"/>
                <w:left w:val="none" w:sz="0" w:space="0" w:color="auto"/>
                <w:bottom w:val="none" w:sz="0" w:space="0" w:color="auto"/>
                <w:right w:val="none" w:sz="0" w:space="0" w:color="auto"/>
              </w:divBdr>
              <w:divsChild>
                <w:div w:id="826557454">
                  <w:marLeft w:val="0"/>
                  <w:marRight w:val="0"/>
                  <w:marTop w:val="0"/>
                  <w:marBottom w:val="0"/>
                  <w:divBdr>
                    <w:top w:val="none" w:sz="0" w:space="0" w:color="auto"/>
                    <w:left w:val="none" w:sz="0" w:space="0" w:color="auto"/>
                    <w:bottom w:val="none" w:sz="0" w:space="0" w:color="auto"/>
                    <w:right w:val="none" w:sz="0" w:space="0" w:color="auto"/>
                  </w:divBdr>
                  <w:divsChild>
                    <w:div w:id="502234796">
                      <w:marLeft w:val="0"/>
                      <w:marRight w:val="0"/>
                      <w:marTop w:val="0"/>
                      <w:marBottom w:val="0"/>
                      <w:divBdr>
                        <w:top w:val="none" w:sz="0" w:space="0" w:color="auto"/>
                        <w:left w:val="none" w:sz="0" w:space="0" w:color="auto"/>
                        <w:bottom w:val="none" w:sz="0" w:space="0" w:color="auto"/>
                        <w:right w:val="none" w:sz="0" w:space="0" w:color="auto"/>
                      </w:divBdr>
                      <w:divsChild>
                        <w:div w:id="1123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820">
              <w:marLeft w:val="0"/>
              <w:marRight w:val="0"/>
              <w:marTop w:val="0"/>
              <w:marBottom w:val="0"/>
              <w:divBdr>
                <w:top w:val="none" w:sz="0" w:space="0" w:color="auto"/>
                <w:left w:val="none" w:sz="0" w:space="0" w:color="auto"/>
                <w:bottom w:val="none" w:sz="0" w:space="0" w:color="auto"/>
                <w:right w:val="none" w:sz="0" w:space="0" w:color="auto"/>
              </w:divBdr>
            </w:div>
          </w:divsChild>
        </w:div>
        <w:div w:id="967783288">
          <w:marLeft w:val="0"/>
          <w:marRight w:val="0"/>
          <w:marTop w:val="0"/>
          <w:marBottom w:val="0"/>
          <w:divBdr>
            <w:top w:val="none" w:sz="0" w:space="0" w:color="auto"/>
            <w:left w:val="none" w:sz="0" w:space="0" w:color="auto"/>
            <w:bottom w:val="none" w:sz="0" w:space="0" w:color="auto"/>
            <w:right w:val="none" w:sz="0" w:space="0" w:color="auto"/>
          </w:divBdr>
          <w:divsChild>
            <w:div w:id="93206637">
              <w:marLeft w:val="0"/>
              <w:marRight w:val="0"/>
              <w:marTop w:val="0"/>
              <w:marBottom w:val="0"/>
              <w:divBdr>
                <w:top w:val="none" w:sz="0" w:space="0" w:color="auto"/>
                <w:left w:val="none" w:sz="0" w:space="0" w:color="auto"/>
                <w:bottom w:val="none" w:sz="0" w:space="0" w:color="auto"/>
                <w:right w:val="none" w:sz="0" w:space="0" w:color="auto"/>
              </w:divBdr>
              <w:divsChild>
                <w:div w:id="1623608255">
                  <w:marLeft w:val="0"/>
                  <w:marRight w:val="0"/>
                  <w:marTop w:val="0"/>
                  <w:marBottom w:val="0"/>
                  <w:divBdr>
                    <w:top w:val="none" w:sz="0" w:space="0" w:color="auto"/>
                    <w:left w:val="none" w:sz="0" w:space="0" w:color="auto"/>
                    <w:bottom w:val="none" w:sz="0" w:space="0" w:color="auto"/>
                    <w:right w:val="none" w:sz="0" w:space="0" w:color="auto"/>
                  </w:divBdr>
                  <w:divsChild>
                    <w:div w:id="1626426182">
                      <w:marLeft w:val="0"/>
                      <w:marRight w:val="0"/>
                      <w:marTop w:val="0"/>
                      <w:marBottom w:val="0"/>
                      <w:divBdr>
                        <w:top w:val="none" w:sz="0" w:space="0" w:color="auto"/>
                        <w:left w:val="none" w:sz="0" w:space="0" w:color="auto"/>
                        <w:bottom w:val="none" w:sz="0" w:space="0" w:color="auto"/>
                        <w:right w:val="none" w:sz="0" w:space="0" w:color="auto"/>
                      </w:divBdr>
                      <w:divsChild>
                        <w:div w:id="174175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75936">
              <w:marLeft w:val="0"/>
              <w:marRight w:val="0"/>
              <w:marTop w:val="0"/>
              <w:marBottom w:val="0"/>
              <w:divBdr>
                <w:top w:val="none" w:sz="0" w:space="0" w:color="auto"/>
                <w:left w:val="none" w:sz="0" w:space="0" w:color="auto"/>
                <w:bottom w:val="none" w:sz="0" w:space="0" w:color="auto"/>
                <w:right w:val="none" w:sz="0" w:space="0" w:color="auto"/>
              </w:divBdr>
            </w:div>
          </w:divsChild>
        </w:div>
        <w:div w:id="1772241226">
          <w:marLeft w:val="0"/>
          <w:marRight w:val="0"/>
          <w:marTop w:val="0"/>
          <w:marBottom w:val="0"/>
          <w:divBdr>
            <w:top w:val="none" w:sz="0" w:space="0" w:color="auto"/>
            <w:left w:val="none" w:sz="0" w:space="0" w:color="auto"/>
            <w:bottom w:val="none" w:sz="0" w:space="0" w:color="auto"/>
            <w:right w:val="none" w:sz="0" w:space="0" w:color="auto"/>
          </w:divBdr>
          <w:divsChild>
            <w:div w:id="1267036497">
              <w:marLeft w:val="0"/>
              <w:marRight w:val="0"/>
              <w:marTop w:val="0"/>
              <w:marBottom w:val="0"/>
              <w:divBdr>
                <w:top w:val="none" w:sz="0" w:space="0" w:color="auto"/>
                <w:left w:val="none" w:sz="0" w:space="0" w:color="auto"/>
                <w:bottom w:val="none" w:sz="0" w:space="0" w:color="auto"/>
                <w:right w:val="none" w:sz="0" w:space="0" w:color="auto"/>
              </w:divBdr>
              <w:divsChild>
                <w:div w:id="96483627">
                  <w:marLeft w:val="0"/>
                  <w:marRight w:val="0"/>
                  <w:marTop w:val="0"/>
                  <w:marBottom w:val="0"/>
                  <w:divBdr>
                    <w:top w:val="none" w:sz="0" w:space="0" w:color="auto"/>
                    <w:left w:val="none" w:sz="0" w:space="0" w:color="auto"/>
                    <w:bottom w:val="none" w:sz="0" w:space="0" w:color="auto"/>
                    <w:right w:val="none" w:sz="0" w:space="0" w:color="auto"/>
                  </w:divBdr>
                  <w:divsChild>
                    <w:div w:id="553587964">
                      <w:marLeft w:val="0"/>
                      <w:marRight w:val="0"/>
                      <w:marTop w:val="0"/>
                      <w:marBottom w:val="0"/>
                      <w:divBdr>
                        <w:top w:val="none" w:sz="0" w:space="0" w:color="auto"/>
                        <w:left w:val="none" w:sz="0" w:space="0" w:color="auto"/>
                        <w:bottom w:val="none" w:sz="0" w:space="0" w:color="auto"/>
                        <w:right w:val="none" w:sz="0" w:space="0" w:color="auto"/>
                      </w:divBdr>
                      <w:divsChild>
                        <w:div w:id="20468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13982">
              <w:marLeft w:val="0"/>
              <w:marRight w:val="0"/>
              <w:marTop w:val="0"/>
              <w:marBottom w:val="0"/>
              <w:divBdr>
                <w:top w:val="none" w:sz="0" w:space="0" w:color="auto"/>
                <w:left w:val="none" w:sz="0" w:space="0" w:color="auto"/>
                <w:bottom w:val="none" w:sz="0" w:space="0" w:color="auto"/>
                <w:right w:val="none" w:sz="0" w:space="0" w:color="auto"/>
              </w:divBdr>
            </w:div>
          </w:divsChild>
        </w:div>
        <w:div w:id="900016740">
          <w:marLeft w:val="0"/>
          <w:marRight w:val="0"/>
          <w:marTop w:val="0"/>
          <w:marBottom w:val="0"/>
          <w:divBdr>
            <w:top w:val="none" w:sz="0" w:space="0" w:color="auto"/>
            <w:left w:val="none" w:sz="0" w:space="0" w:color="auto"/>
            <w:bottom w:val="none" w:sz="0" w:space="0" w:color="auto"/>
            <w:right w:val="none" w:sz="0" w:space="0" w:color="auto"/>
          </w:divBdr>
          <w:divsChild>
            <w:div w:id="1016345178">
              <w:marLeft w:val="0"/>
              <w:marRight w:val="0"/>
              <w:marTop w:val="0"/>
              <w:marBottom w:val="0"/>
              <w:divBdr>
                <w:top w:val="none" w:sz="0" w:space="0" w:color="auto"/>
                <w:left w:val="none" w:sz="0" w:space="0" w:color="auto"/>
                <w:bottom w:val="none" w:sz="0" w:space="0" w:color="auto"/>
                <w:right w:val="none" w:sz="0" w:space="0" w:color="auto"/>
              </w:divBdr>
              <w:divsChild>
                <w:div w:id="1979528664">
                  <w:marLeft w:val="0"/>
                  <w:marRight w:val="0"/>
                  <w:marTop w:val="0"/>
                  <w:marBottom w:val="0"/>
                  <w:divBdr>
                    <w:top w:val="none" w:sz="0" w:space="0" w:color="auto"/>
                    <w:left w:val="none" w:sz="0" w:space="0" w:color="auto"/>
                    <w:bottom w:val="none" w:sz="0" w:space="0" w:color="auto"/>
                    <w:right w:val="none" w:sz="0" w:space="0" w:color="auto"/>
                  </w:divBdr>
                  <w:divsChild>
                    <w:div w:id="1354527281">
                      <w:marLeft w:val="0"/>
                      <w:marRight w:val="0"/>
                      <w:marTop w:val="0"/>
                      <w:marBottom w:val="0"/>
                      <w:divBdr>
                        <w:top w:val="none" w:sz="0" w:space="0" w:color="auto"/>
                        <w:left w:val="none" w:sz="0" w:space="0" w:color="auto"/>
                        <w:bottom w:val="none" w:sz="0" w:space="0" w:color="auto"/>
                        <w:right w:val="none" w:sz="0" w:space="0" w:color="auto"/>
                      </w:divBdr>
                      <w:divsChild>
                        <w:div w:id="1687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85414">
              <w:marLeft w:val="0"/>
              <w:marRight w:val="0"/>
              <w:marTop w:val="0"/>
              <w:marBottom w:val="0"/>
              <w:divBdr>
                <w:top w:val="none" w:sz="0" w:space="0" w:color="auto"/>
                <w:left w:val="none" w:sz="0" w:space="0" w:color="auto"/>
                <w:bottom w:val="none" w:sz="0" w:space="0" w:color="auto"/>
                <w:right w:val="none" w:sz="0" w:space="0" w:color="auto"/>
              </w:divBdr>
            </w:div>
          </w:divsChild>
        </w:div>
        <w:div w:id="390153457">
          <w:marLeft w:val="0"/>
          <w:marRight w:val="0"/>
          <w:marTop w:val="0"/>
          <w:marBottom w:val="0"/>
          <w:divBdr>
            <w:top w:val="none" w:sz="0" w:space="0" w:color="auto"/>
            <w:left w:val="none" w:sz="0" w:space="0" w:color="auto"/>
            <w:bottom w:val="none" w:sz="0" w:space="0" w:color="auto"/>
            <w:right w:val="none" w:sz="0" w:space="0" w:color="auto"/>
          </w:divBdr>
          <w:divsChild>
            <w:div w:id="1991325187">
              <w:marLeft w:val="0"/>
              <w:marRight w:val="0"/>
              <w:marTop w:val="0"/>
              <w:marBottom w:val="0"/>
              <w:divBdr>
                <w:top w:val="none" w:sz="0" w:space="0" w:color="auto"/>
                <w:left w:val="none" w:sz="0" w:space="0" w:color="auto"/>
                <w:bottom w:val="none" w:sz="0" w:space="0" w:color="auto"/>
                <w:right w:val="none" w:sz="0" w:space="0" w:color="auto"/>
              </w:divBdr>
              <w:divsChild>
                <w:div w:id="1307970771">
                  <w:marLeft w:val="0"/>
                  <w:marRight w:val="0"/>
                  <w:marTop w:val="0"/>
                  <w:marBottom w:val="0"/>
                  <w:divBdr>
                    <w:top w:val="none" w:sz="0" w:space="0" w:color="auto"/>
                    <w:left w:val="none" w:sz="0" w:space="0" w:color="auto"/>
                    <w:bottom w:val="none" w:sz="0" w:space="0" w:color="auto"/>
                    <w:right w:val="none" w:sz="0" w:space="0" w:color="auto"/>
                  </w:divBdr>
                  <w:divsChild>
                    <w:div w:id="353072999">
                      <w:marLeft w:val="0"/>
                      <w:marRight w:val="0"/>
                      <w:marTop w:val="0"/>
                      <w:marBottom w:val="0"/>
                      <w:divBdr>
                        <w:top w:val="none" w:sz="0" w:space="0" w:color="auto"/>
                        <w:left w:val="none" w:sz="0" w:space="0" w:color="auto"/>
                        <w:bottom w:val="none" w:sz="0" w:space="0" w:color="auto"/>
                        <w:right w:val="none" w:sz="0" w:space="0" w:color="auto"/>
                      </w:divBdr>
                      <w:divsChild>
                        <w:div w:id="6393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3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1185">
      <w:bodyDiv w:val="1"/>
      <w:marLeft w:val="0"/>
      <w:marRight w:val="0"/>
      <w:marTop w:val="0"/>
      <w:marBottom w:val="0"/>
      <w:divBdr>
        <w:top w:val="none" w:sz="0" w:space="0" w:color="auto"/>
        <w:left w:val="none" w:sz="0" w:space="0" w:color="auto"/>
        <w:bottom w:val="none" w:sz="0" w:space="0" w:color="auto"/>
        <w:right w:val="none" w:sz="0" w:space="0" w:color="auto"/>
      </w:divBdr>
      <w:divsChild>
        <w:div w:id="943226176">
          <w:marLeft w:val="0"/>
          <w:marRight w:val="0"/>
          <w:marTop w:val="0"/>
          <w:marBottom w:val="0"/>
          <w:divBdr>
            <w:top w:val="none" w:sz="0" w:space="0" w:color="auto"/>
            <w:left w:val="none" w:sz="0" w:space="0" w:color="auto"/>
            <w:bottom w:val="none" w:sz="0" w:space="0" w:color="auto"/>
            <w:right w:val="none" w:sz="0" w:space="0" w:color="auto"/>
          </w:divBdr>
        </w:div>
      </w:divsChild>
    </w:div>
    <w:div w:id="511454287">
      <w:bodyDiv w:val="1"/>
      <w:marLeft w:val="0"/>
      <w:marRight w:val="0"/>
      <w:marTop w:val="0"/>
      <w:marBottom w:val="0"/>
      <w:divBdr>
        <w:top w:val="none" w:sz="0" w:space="0" w:color="auto"/>
        <w:left w:val="none" w:sz="0" w:space="0" w:color="auto"/>
        <w:bottom w:val="none" w:sz="0" w:space="0" w:color="auto"/>
        <w:right w:val="none" w:sz="0" w:space="0" w:color="auto"/>
      </w:divBdr>
    </w:div>
    <w:div w:id="531722692">
      <w:bodyDiv w:val="1"/>
      <w:marLeft w:val="0"/>
      <w:marRight w:val="0"/>
      <w:marTop w:val="0"/>
      <w:marBottom w:val="0"/>
      <w:divBdr>
        <w:top w:val="none" w:sz="0" w:space="0" w:color="auto"/>
        <w:left w:val="none" w:sz="0" w:space="0" w:color="auto"/>
        <w:bottom w:val="none" w:sz="0" w:space="0" w:color="auto"/>
        <w:right w:val="none" w:sz="0" w:space="0" w:color="auto"/>
      </w:divBdr>
    </w:div>
    <w:div w:id="539245029">
      <w:bodyDiv w:val="1"/>
      <w:marLeft w:val="0"/>
      <w:marRight w:val="0"/>
      <w:marTop w:val="0"/>
      <w:marBottom w:val="0"/>
      <w:divBdr>
        <w:top w:val="none" w:sz="0" w:space="0" w:color="auto"/>
        <w:left w:val="none" w:sz="0" w:space="0" w:color="auto"/>
        <w:bottom w:val="none" w:sz="0" w:space="0" w:color="auto"/>
        <w:right w:val="none" w:sz="0" w:space="0" w:color="auto"/>
      </w:divBdr>
    </w:div>
    <w:div w:id="539559728">
      <w:bodyDiv w:val="1"/>
      <w:marLeft w:val="0"/>
      <w:marRight w:val="0"/>
      <w:marTop w:val="0"/>
      <w:marBottom w:val="0"/>
      <w:divBdr>
        <w:top w:val="none" w:sz="0" w:space="0" w:color="auto"/>
        <w:left w:val="none" w:sz="0" w:space="0" w:color="auto"/>
        <w:bottom w:val="none" w:sz="0" w:space="0" w:color="auto"/>
        <w:right w:val="none" w:sz="0" w:space="0" w:color="auto"/>
      </w:divBdr>
      <w:divsChild>
        <w:div w:id="433211284">
          <w:blockQuote w:val="1"/>
          <w:marLeft w:val="720"/>
          <w:marRight w:val="720"/>
          <w:marTop w:val="100"/>
          <w:marBottom w:val="100"/>
          <w:divBdr>
            <w:top w:val="none" w:sz="0" w:space="0" w:color="auto"/>
            <w:left w:val="none" w:sz="0" w:space="0" w:color="auto"/>
            <w:bottom w:val="none" w:sz="0" w:space="0" w:color="auto"/>
            <w:right w:val="none" w:sz="0" w:space="0" w:color="auto"/>
          </w:divBdr>
        </w:div>
        <w:div w:id="544097566">
          <w:marLeft w:val="0"/>
          <w:marRight w:val="0"/>
          <w:marTop w:val="0"/>
          <w:marBottom w:val="0"/>
          <w:divBdr>
            <w:top w:val="none" w:sz="0" w:space="0" w:color="auto"/>
            <w:left w:val="none" w:sz="0" w:space="0" w:color="auto"/>
            <w:bottom w:val="none" w:sz="0" w:space="0" w:color="auto"/>
            <w:right w:val="none" w:sz="0" w:space="0" w:color="auto"/>
          </w:divBdr>
        </w:div>
      </w:divsChild>
    </w:div>
    <w:div w:id="541746588">
      <w:bodyDiv w:val="1"/>
      <w:marLeft w:val="0"/>
      <w:marRight w:val="0"/>
      <w:marTop w:val="0"/>
      <w:marBottom w:val="0"/>
      <w:divBdr>
        <w:top w:val="none" w:sz="0" w:space="0" w:color="auto"/>
        <w:left w:val="none" w:sz="0" w:space="0" w:color="auto"/>
        <w:bottom w:val="none" w:sz="0" w:space="0" w:color="auto"/>
        <w:right w:val="none" w:sz="0" w:space="0" w:color="auto"/>
      </w:divBdr>
    </w:div>
    <w:div w:id="543058552">
      <w:bodyDiv w:val="1"/>
      <w:marLeft w:val="0"/>
      <w:marRight w:val="0"/>
      <w:marTop w:val="0"/>
      <w:marBottom w:val="0"/>
      <w:divBdr>
        <w:top w:val="none" w:sz="0" w:space="0" w:color="auto"/>
        <w:left w:val="none" w:sz="0" w:space="0" w:color="auto"/>
        <w:bottom w:val="none" w:sz="0" w:space="0" w:color="auto"/>
        <w:right w:val="none" w:sz="0" w:space="0" w:color="auto"/>
      </w:divBdr>
      <w:divsChild>
        <w:div w:id="1586257894">
          <w:marLeft w:val="0"/>
          <w:marRight w:val="0"/>
          <w:marTop w:val="0"/>
          <w:marBottom w:val="0"/>
          <w:divBdr>
            <w:top w:val="none" w:sz="0" w:space="0" w:color="auto"/>
            <w:left w:val="none" w:sz="0" w:space="0" w:color="auto"/>
            <w:bottom w:val="none" w:sz="0" w:space="0" w:color="auto"/>
            <w:right w:val="none" w:sz="0" w:space="0" w:color="auto"/>
          </w:divBdr>
          <w:divsChild>
            <w:div w:id="1510097828">
              <w:marLeft w:val="0"/>
              <w:marRight w:val="0"/>
              <w:marTop w:val="0"/>
              <w:marBottom w:val="0"/>
              <w:divBdr>
                <w:top w:val="none" w:sz="0" w:space="0" w:color="auto"/>
                <w:left w:val="none" w:sz="0" w:space="0" w:color="auto"/>
                <w:bottom w:val="none" w:sz="0" w:space="0" w:color="auto"/>
                <w:right w:val="none" w:sz="0" w:space="0" w:color="auto"/>
              </w:divBdr>
              <w:divsChild>
                <w:div w:id="93211589">
                  <w:marLeft w:val="0"/>
                  <w:marRight w:val="0"/>
                  <w:marTop w:val="0"/>
                  <w:marBottom w:val="0"/>
                  <w:divBdr>
                    <w:top w:val="none" w:sz="0" w:space="0" w:color="auto"/>
                    <w:left w:val="none" w:sz="0" w:space="0" w:color="auto"/>
                    <w:bottom w:val="none" w:sz="0" w:space="0" w:color="auto"/>
                    <w:right w:val="none" w:sz="0" w:space="0" w:color="auto"/>
                  </w:divBdr>
                </w:div>
                <w:div w:id="115300067">
                  <w:marLeft w:val="0"/>
                  <w:marRight w:val="0"/>
                  <w:marTop w:val="0"/>
                  <w:marBottom w:val="0"/>
                  <w:divBdr>
                    <w:top w:val="none" w:sz="0" w:space="0" w:color="auto"/>
                    <w:left w:val="none" w:sz="0" w:space="0" w:color="auto"/>
                    <w:bottom w:val="none" w:sz="0" w:space="0" w:color="auto"/>
                    <w:right w:val="none" w:sz="0" w:space="0" w:color="auto"/>
                  </w:divBdr>
                </w:div>
                <w:div w:id="167868003">
                  <w:marLeft w:val="0"/>
                  <w:marRight w:val="0"/>
                  <w:marTop w:val="0"/>
                  <w:marBottom w:val="0"/>
                  <w:divBdr>
                    <w:top w:val="none" w:sz="0" w:space="0" w:color="auto"/>
                    <w:left w:val="none" w:sz="0" w:space="0" w:color="auto"/>
                    <w:bottom w:val="none" w:sz="0" w:space="0" w:color="auto"/>
                    <w:right w:val="none" w:sz="0" w:space="0" w:color="auto"/>
                  </w:divBdr>
                </w:div>
                <w:div w:id="432483760">
                  <w:marLeft w:val="0"/>
                  <w:marRight w:val="0"/>
                  <w:marTop w:val="0"/>
                  <w:marBottom w:val="0"/>
                  <w:divBdr>
                    <w:top w:val="none" w:sz="0" w:space="0" w:color="auto"/>
                    <w:left w:val="none" w:sz="0" w:space="0" w:color="auto"/>
                    <w:bottom w:val="none" w:sz="0" w:space="0" w:color="auto"/>
                    <w:right w:val="none" w:sz="0" w:space="0" w:color="auto"/>
                  </w:divBdr>
                </w:div>
                <w:div w:id="640575834">
                  <w:marLeft w:val="0"/>
                  <w:marRight w:val="0"/>
                  <w:marTop w:val="0"/>
                  <w:marBottom w:val="0"/>
                  <w:divBdr>
                    <w:top w:val="none" w:sz="0" w:space="0" w:color="auto"/>
                    <w:left w:val="none" w:sz="0" w:space="0" w:color="auto"/>
                    <w:bottom w:val="none" w:sz="0" w:space="0" w:color="auto"/>
                    <w:right w:val="none" w:sz="0" w:space="0" w:color="auto"/>
                  </w:divBdr>
                </w:div>
                <w:div w:id="710226623">
                  <w:marLeft w:val="0"/>
                  <w:marRight w:val="0"/>
                  <w:marTop w:val="0"/>
                  <w:marBottom w:val="0"/>
                  <w:divBdr>
                    <w:top w:val="none" w:sz="0" w:space="0" w:color="auto"/>
                    <w:left w:val="none" w:sz="0" w:space="0" w:color="auto"/>
                    <w:bottom w:val="none" w:sz="0" w:space="0" w:color="auto"/>
                    <w:right w:val="none" w:sz="0" w:space="0" w:color="auto"/>
                  </w:divBdr>
                </w:div>
                <w:div w:id="872108724">
                  <w:marLeft w:val="0"/>
                  <w:marRight w:val="0"/>
                  <w:marTop w:val="0"/>
                  <w:marBottom w:val="0"/>
                  <w:divBdr>
                    <w:top w:val="none" w:sz="0" w:space="0" w:color="auto"/>
                    <w:left w:val="none" w:sz="0" w:space="0" w:color="auto"/>
                    <w:bottom w:val="none" w:sz="0" w:space="0" w:color="auto"/>
                    <w:right w:val="none" w:sz="0" w:space="0" w:color="auto"/>
                  </w:divBdr>
                </w:div>
                <w:div w:id="1027408656">
                  <w:marLeft w:val="0"/>
                  <w:marRight w:val="0"/>
                  <w:marTop w:val="0"/>
                  <w:marBottom w:val="0"/>
                  <w:divBdr>
                    <w:top w:val="none" w:sz="0" w:space="0" w:color="auto"/>
                    <w:left w:val="none" w:sz="0" w:space="0" w:color="auto"/>
                    <w:bottom w:val="none" w:sz="0" w:space="0" w:color="auto"/>
                    <w:right w:val="none" w:sz="0" w:space="0" w:color="auto"/>
                  </w:divBdr>
                </w:div>
                <w:div w:id="1078945309">
                  <w:marLeft w:val="0"/>
                  <w:marRight w:val="0"/>
                  <w:marTop w:val="0"/>
                  <w:marBottom w:val="0"/>
                  <w:divBdr>
                    <w:top w:val="none" w:sz="0" w:space="0" w:color="auto"/>
                    <w:left w:val="none" w:sz="0" w:space="0" w:color="auto"/>
                    <w:bottom w:val="none" w:sz="0" w:space="0" w:color="auto"/>
                    <w:right w:val="none" w:sz="0" w:space="0" w:color="auto"/>
                  </w:divBdr>
                </w:div>
                <w:div w:id="1272394816">
                  <w:marLeft w:val="0"/>
                  <w:marRight w:val="0"/>
                  <w:marTop w:val="0"/>
                  <w:marBottom w:val="0"/>
                  <w:divBdr>
                    <w:top w:val="none" w:sz="0" w:space="0" w:color="auto"/>
                    <w:left w:val="none" w:sz="0" w:space="0" w:color="auto"/>
                    <w:bottom w:val="none" w:sz="0" w:space="0" w:color="auto"/>
                    <w:right w:val="none" w:sz="0" w:space="0" w:color="auto"/>
                  </w:divBdr>
                </w:div>
                <w:div w:id="1303538436">
                  <w:marLeft w:val="0"/>
                  <w:marRight w:val="0"/>
                  <w:marTop w:val="0"/>
                  <w:marBottom w:val="0"/>
                  <w:divBdr>
                    <w:top w:val="none" w:sz="0" w:space="0" w:color="auto"/>
                    <w:left w:val="none" w:sz="0" w:space="0" w:color="auto"/>
                    <w:bottom w:val="none" w:sz="0" w:space="0" w:color="auto"/>
                    <w:right w:val="none" w:sz="0" w:space="0" w:color="auto"/>
                  </w:divBdr>
                </w:div>
                <w:div w:id="1319460518">
                  <w:marLeft w:val="0"/>
                  <w:marRight w:val="0"/>
                  <w:marTop w:val="0"/>
                  <w:marBottom w:val="0"/>
                  <w:divBdr>
                    <w:top w:val="none" w:sz="0" w:space="0" w:color="auto"/>
                    <w:left w:val="none" w:sz="0" w:space="0" w:color="auto"/>
                    <w:bottom w:val="none" w:sz="0" w:space="0" w:color="auto"/>
                    <w:right w:val="none" w:sz="0" w:space="0" w:color="auto"/>
                  </w:divBdr>
                </w:div>
                <w:div w:id="1406682642">
                  <w:marLeft w:val="0"/>
                  <w:marRight w:val="0"/>
                  <w:marTop w:val="0"/>
                  <w:marBottom w:val="0"/>
                  <w:divBdr>
                    <w:top w:val="none" w:sz="0" w:space="0" w:color="auto"/>
                    <w:left w:val="none" w:sz="0" w:space="0" w:color="auto"/>
                    <w:bottom w:val="none" w:sz="0" w:space="0" w:color="auto"/>
                    <w:right w:val="none" w:sz="0" w:space="0" w:color="auto"/>
                  </w:divBdr>
                </w:div>
                <w:div w:id="1409843017">
                  <w:marLeft w:val="0"/>
                  <w:marRight w:val="0"/>
                  <w:marTop w:val="0"/>
                  <w:marBottom w:val="0"/>
                  <w:divBdr>
                    <w:top w:val="none" w:sz="0" w:space="0" w:color="auto"/>
                    <w:left w:val="none" w:sz="0" w:space="0" w:color="auto"/>
                    <w:bottom w:val="none" w:sz="0" w:space="0" w:color="auto"/>
                    <w:right w:val="none" w:sz="0" w:space="0" w:color="auto"/>
                  </w:divBdr>
                </w:div>
                <w:div w:id="1504197457">
                  <w:marLeft w:val="0"/>
                  <w:marRight w:val="0"/>
                  <w:marTop w:val="0"/>
                  <w:marBottom w:val="0"/>
                  <w:divBdr>
                    <w:top w:val="none" w:sz="0" w:space="0" w:color="auto"/>
                    <w:left w:val="none" w:sz="0" w:space="0" w:color="auto"/>
                    <w:bottom w:val="none" w:sz="0" w:space="0" w:color="auto"/>
                    <w:right w:val="none" w:sz="0" w:space="0" w:color="auto"/>
                  </w:divBdr>
                </w:div>
                <w:div w:id="1546065990">
                  <w:marLeft w:val="0"/>
                  <w:marRight w:val="0"/>
                  <w:marTop w:val="0"/>
                  <w:marBottom w:val="0"/>
                  <w:divBdr>
                    <w:top w:val="none" w:sz="0" w:space="0" w:color="auto"/>
                    <w:left w:val="none" w:sz="0" w:space="0" w:color="auto"/>
                    <w:bottom w:val="none" w:sz="0" w:space="0" w:color="auto"/>
                    <w:right w:val="none" w:sz="0" w:space="0" w:color="auto"/>
                  </w:divBdr>
                </w:div>
                <w:div w:id="1761176773">
                  <w:marLeft w:val="0"/>
                  <w:marRight w:val="0"/>
                  <w:marTop w:val="0"/>
                  <w:marBottom w:val="0"/>
                  <w:divBdr>
                    <w:top w:val="none" w:sz="0" w:space="0" w:color="auto"/>
                    <w:left w:val="none" w:sz="0" w:space="0" w:color="auto"/>
                    <w:bottom w:val="none" w:sz="0" w:space="0" w:color="auto"/>
                    <w:right w:val="none" w:sz="0" w:space="0" w:color="auto"/>
                  </w:divBdr>
                </w:div>
                <w:div w:id="1812988418">
                  <w:marLeft w:val="0"/>
                  <w:marRight w:val="0"/>
                  <w:marTop w:val="0"/>
                  <w:marBottom w:val="0"/>
                  <w:divBdr>
                    <w:top w:val="none" w:sz="0" w:space="0" w:color="auto"/>
                    <w:left w:val="none" w:sz="0" w:space="0" w:color="auto"/>
                    <w:bottom w:val="none" w:sz="0" w:space="0" w:color="auto"/>
                    <w:right w:val="none" w:sz="0" w:space="0" w:color="auto"/>
                  </w:divBdr>
                </w:div>
              </w:divsChild>
            </w:div>
            <w:div w:id="218825544">
              <w:marLeft w:val="0"/>
              <w:marRight w:val="0"/>
              <w:marTop w:val="0"/>
              <w:marBottom w:val="0"/>
              <w:divBdr>
                <w:top w:val="none" w:sz="0" w:space="0" w:color="auto"/>
                <w:left w:val="none" w:sz="0" w:space="0" w:color="auto"/>
                <w:bottom w:val="none" w:sz="0" w:space="0" w:color="auto"/>
                <w:right w:val="none" w:sz="0" w:space="0" w:color="auto"/>
              </w:divBdr>
            </w:div>
            <w:div w:id="264116972">
              <w:marLeft w:val="0"/>
              <w:marRight w:val="0"/>
              <w:marTop w:val="0"/>
              <w:marBottom w:val="0"/>
              <w:divBdr>
                <w:top w:val="none" w:sz="0" w:space="0" w:color="auto"/>
                <w:left w:val="none" w:sz="0" w:space="0" w:color="auto"/>
                <w:bottom w:val="none" w:sz="0" w:space="0" w:color="auto"/>
                <w:right w:val="none" w:sz="0" w:space="0" w:color="auto"/>
              </w:divBdr>
            </w:div>
            <w:div w:id="366952352">
              <w:marLeft w:val="0"/>
              <w:marRight w:val="0"/>
              <w:marTop w:val="0"/>
              <w:marBottom w:val="0"/>
              <w:divBdr>
                <w:top w:val="none" w:sz="0" w:space="0" w:color="auto"/>
                <w:left w:val="none" w:sz="0" w:space="0" w:color="auto"/>
                <w:bottom w:val="none" w:sz="0" w:space="0" w:color="auto"/>
                <w:right w:val="none" w:sz="0" w:space="0" w:color="auto"/>
              </w:divBdr>
            </w:div>
            <w:div w:id="1352876477">
              <w:marLeft w:val="0"/>
              <w:marRight w:val="0"/>
              <w:marTop w:val="0"/>
              <w:marBottom w:val="0"/>
              <w:divBdr>
                <w:top w:val="none" w:sz="0" w:space="0" w:color="auto"/>
                <w:left w:val="none" w:sz="0" w:space="0" w:color="auto"/>
                <w:bottom w:val="none" w:sz="0" w:space="0" w:color="auto"/>
                <w:right w:val="none" w:sz="0" w:space="0" w:color="auto"/>
              </w:divBdr>
            </w:div>
            <w:div w:id="1780180041">
              <w:marLeft w:val="0"/>
              <w:marRight w:val="0"/>
              <w:marTop w:val="0"/>
              <w:marBottom w:val="0"/>
              <w:divBdr>
                <w:top w:val="none" w:sz="0" w:space="0" w:color="auto"/>
                <w:left w:val="none" w:sz="0" w:space="0" w:color="auto"/>
                <w:bottom w:val="none" w:sz="0" w:space="0" w:color="auto"/>
                <w:right w:val="none" w:sz="0" w:space="0" w:color="auto"/>
              </w:divBdr>
            </w:div>
            <w:div w:id="1819416057">
              <w:marLeft w:val="0"/>
              <w:marRight w:val="0"/>
              <w:marTop w:val="0"/>
              <w:marBottom w:val="0"/>
              <w:divBdr>
                <w:top w:val="none" w:sz="0" w:space="0" w:color="auto"/>
                <w:left w:val="none" w:sz="0" w:space="0" w:color="auto"/>
                <w:bottom w:val="none" w:sz="0" w:space="0" w:color="auto"/>
                <w:right w:val="none" w:sz="0" w:space="0" w:color="auto"/>
              </w:divBdr>
            </w:div>
            <w:div w:id="2054839722">
              <w:marLeft w:val="0"/>
              <w:marRight w:val="0"/>
              <w:marTop w:val="0"/>
              <w:marBottom w:val="0"/>
              <w:divBdr>
                <w:top w:val="none" w:sz="0" w:space="0" w:color="auto"/>
                <w:left w:val="none" w:sz="0" w:space="0" w:color="auto"/>
                <w:bottom w:val="none" w:sz="0" w:space="0" w:color="auto"/>
                <w:right w:val="none" w:sz="0" w:space="0" w:color="auto"/>
              </w:divBdr>
            </w:div>
            <w:div w:id="205758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6197">
      <w:bodyDiv w:val="1"/>
      <w:marLeft w:val="0"/>
      <w:marRight w:val="0"/>
      <w:marTop w:val="0"/>
      <w:marBottom w:val="0"/>
      <w:divBdr>
        <w:top w:val="none" w:sz="0" w:space="0" w:color="auto"/>
        <w:left w:val="none" w:sz="0" w:space="0" w:color="auto"/>
        <w:bottom w:val="none" w:sz="0" w:space="0" w:color="auto"/>
        <w:right w:val="none" w:sz="0" w:space="0" w:color="auto"/>
      </w:divBdr>
      <w:divsChild>
        <w:div w:id="505173750">
          <w:marLeft w:val="0"/>
          <w:marRight w:val="0"/>
          <w:marTop w:val="0"/>
          <w:marBottom w:val="0"/>
          <w:divBdr>
            <w:top w:val="none" w:sz="0" w:space="0" w:color="auto"/>
            <w:left w:val="none" w:sz="0" w:space="0" w:color="auto"/>
            <w:bottom w:val="none" w:sz="0" w:space="0" w:color="auto"/>
            <w:right w:val="none" w:sz="0" w:space="0" w:color="auto"/>
          </w:divBdr>
        </w:div>
        <w:div w:id="837422724">
          <w:marLeft w:val="0"/>
          <w:marRight w:val="0"/>
          <w:marTop w:val="0"/>
          <w:marBottom w:val="0"/>
          <w:divBdr>
            <w:top w:val="none" w:sz="0" w:space="0" w:color="auto"/>
            <w:left w:val="none" w:sz="0" w:space="0" w:color="auto"/>
            <w:bottom w:val="none" w:sz="0" w:space="0" w:color="auto"/>
            <w:right w:val="none" w:sz="0" w:space="0" w:color="auto"/>
          </w:divBdr>
        </w:div>
      </w:divsChild>
    </w:div>
    <w:div w:id="550386752">
      <w:bodyDiv w:val="1"/>
      <w:marLeft w:val="0"/>
      <w:marRight w:val="0"/>
      <w:marTop w:val="0"/>
      <w:marBottom w:val="0"/>
      <w:divBdr>
        <w:top w:val="none" w:sz="0" w:space="0" w:color="auto"/>
        <w:left w:val="none" w:sz="0" w:space="0" w:color="auto"/>
        <w:bottom w:val="none" w:sz="0" w:space="0" w:color="auto"/>
        <w:right w:val="none" w:sz="0" w:space="0" w:color="auto"/>
      </w:divBdr>
    </w:div>
    <w:div w:id="551036612">
      <w:bodyDiv w:val="1"/>
      <w:marLeft w:val="0"/>
      <w:marRight w:val="0"/>
      <w:marTop w:val="0"/>
      <w:marBottom w:val="0"/>
      <w:divBdr>
        <w:top w:val="none" w:sz="0" w:space="0" w:color="auto"/>
        <w:left w:val="none" w:sz="0" w:space="0" w:color="auto"/>
        <w:bottom w:val="none" w:sz="0" w:space="0" w:color="auto"/>
        <w:right w:val="none" w:sz="0" w:space="0" w:color="auto"/>
      </w:divBdr>
      <w:divsChild>
        <w:div w:id="182136796">
          <w:marLeft w:val="0"/>
          <w:marRight w:val="0"/>
          <w:marTop w:val="0"/>
          <w:marBottom w:val="0"/>
          <w:divBdr>
            <w:top w:val="none" w:sz="0" w:space="0" w:color="auto"/>
            <w:left w:val="none" w:sz="0" w:space="0" w:color="auto"/>
            <w:bottom w:val="none" w:sz="0" w:space="0" w:color="auto"/>
            <w:right w:val="none" w:sz="0" w:space="0" w:color="auto"/>
          </w:divBdr>
        </w:div>
        <w:div w:id="550338296">
          <w:marLeft w:val="0"/>
          <w:marRight w:val="0"/>
          <w:marTop w:val="0"/>
          <w:marBottom w:val="0"/>
          <w:divBdr>
            <w:top w:val="none" w:sz="0" w:space="0" w:color="auto"/>
            <w:left w:val="none" w:sz="0" w:space="0" w:color="auto"/>
            <w:bottom w:val="none" w:sz="0" w:space="0" w:color="auto"/>
            <w:right w:val="none" w:sz="0" w:space="0" w:color="auto"/>
          </w:divBdr>
        </w:div>
        <w:div w:id="1269585573">
          <w:marLeft w:val="0"/>
          <w:marRight w:val="0"/>
          <w:marTop w:val="0"/>
          <w:marBottom w:val="0"/>
          <w:divBdr>
            <w:top w:val="none" w:sz="0" w:space="0" w:color="auto"/>
            <w:left w:val="none" w:sz="0" w:space="0" w:color="auto"/>
            <w:bottom w:val="none" w:sz="0" w:space="0" w:color="auto"/>
            <w:right w:val="none" w:sz="0" w:space="0" w:color="auto"/>
          </w:divBdr>
        </w:div>
        <w:div w:id="1896891972">
          <w:marLeft w:val="0"/>
          <w:marRight w:val="0"/>
          <w:marTop w:val="0"/>
          <w:marBottom w:val="0"/>
          <w:divBdr>
            <w:top w:val="none" w:sz="0" w:space="0" w:color="auto"/>
            <w:left w:val="none" w:sz="0" w:space="0" w:color="auto"/>
            <w:bottom w:val="none" w:sz="0" w:space="0" w:color="auto"/>
            <w:right w:val="none" w:sz="0" w:space="0" w:color="auto"/>
          </w:divBdr>
        </w:div>
      </w:divsChild>
    </w:div>
    <w:div w:id="561406242">
      <w:bodyDiv w:val="1"/>
      <w:marLeft w:val="0"/>
      <w:marRight w:val="0"/>
      <w:marTop w:val="0"/>
      <w:marBottom w:val="0"/>
      <w:divBdr>
        <w:top w:val="none" w:sz="0" w:space="0" w:color="auto"/>
        <w:left w:val="none" w:sz="0" w:space="0" w:color="auto"/>
        <w:bottom w:val="none" w:sz="0" w:space="0" w:color="auto"/>
        <w:right w:val="none" w:sz="0" w:space="0" w:color="auto"/>
      </w:divBdr>
      <w:divsChild>
        <w:div w:id="2068260121">
          <w:marLeft w:val="0"/>
          <w:marRight w:val="0"/>
          <w:marTop w:val="0"/>
          <w:marBottom w:val="0"/>
          <w:divBdr>
            <w:top w:val="none" w:sz="0" w:space="0" w:color="auto"/>
            <w:left w:val="none" w:sz="0" w:space="0" w:color="auto"/>
            <w:bottom w:val="none" w:sz="0" w:space="0" w:color="auto"/>
            <w:right w:val="none" w:sz="0" w:space="0" w:color="auto"/>
          </w:divBdr>
          <w:divsChild>
            <w:div w:id="736785052">
              <w:marLeft w:val="0"/>
              <w:marRight w:val="0"/>
              <w:marTop w:val="0"/>
              <w:marBottom w:val="0"/>
              <w:divBdr>
                <w:top w:val="none" w:sz="0" w:space="0" w:color="auto"/>
                <w:left w:val="none" w:sz="0" w:space="0" w:color="auto"/>
                <w:bottom w:val="none" w:sz="0" w:space="0" w:color="auto"/>
                <w:right w:val="none" w:sz="0" w:space="0" w:color="auto"/>
              </w:divBdr>
            </w:div>
          </w:divsChild>
        </w:div>
        <w:div w:id="1220481062">
          <w:marLeft w:val="0"/>
          <w:marRight w:val="0"/>
          <w:marTop w:val="0"/>
          <w:marBottom w:val="0"/>
          <w:divBdr>
            <w:top w:val="none" w:sz="0" w:space="0" w:color="auto"/>
            <w:left w:val="none" w:sz="0" w:space="0" w:color="auto"/>
            <w:bottom w:val="none" w:sz="0" w:space="0" w:color="auto"/>
            <w:right w:val="none" w:sz="0" w:space="0" w:color="auto"/>
          </w:divBdr>
          <w:divsChild>
            <w:div w:id="1395855033">
              <w:marLeft w:val="0"/>
              <w:marRight w:val="0"/>
              <w:marTop w:val="0"/>
              <w:marBottom w:val="0"/>
              <w:divBdr>
                <w:top w:val="none" w:sz="0" w:space="0" w:color="auto"/>
                <w:left w:val="none" w:sz="0" w:space="0" w:color="auto"/>
                <w:bottom w:val="none" w:sz="0" w:space="0" w:color="auto"/>
                <w:right w:val="none" w:sz="0" w:space="0" w:color="auto"/>
              </w:divBdr>
            </w:div>
          </w:divsChild>
        </w:div>
        <w:div w:id="1924101239">
          <w:marLeft w:val="0"/>
          <w:marRight w:val="0"/>
          <w:marTop w:val="0"/>
          <w:marBottom w:val="0"/>
          <w:divBdr>
            <w:top w:val="none" w:sz="0" w:space="0" w:color="auto"/>
            <w:left w:val="none" w:sz="0" w:space="0" w:color="auto"/>
            <w:bottom w:val="none" w:sz="0" w:space="0" w:color="auto"/>
            <w:right w:val="none" w:sz="0" w:space="0" w:color="auto"/>
          </w:divBdr>
        </w:div>
        <w:div w:id="1975330792">
          <w:marLeft w:val="0"/>
          <w:marRight w:val="0"/>
          <w:marTop w:val="0"/>
          <w:marBottom w:val="0"/>
          <w:divBdr>
            <w:top w:val="none" w:sz="0" w:space="0" w:color="auto"/>
            <w:left w:val="none" w:sz="0" w:space="0" w:color="auto"/>
            <w:bottom w:val="none" w:sz="0" w:space="0" w:color="auto"/>
            <w:right w:val="none" w:sz="0" w:space="0" w:color="auto"/>
          </w:divBdr>
        </w:div>
      </w:divsChild>
    </w:div>
    <w:div w:id="561600893">
      <w:bodyDiv w:val="1"/>
      <w:marLeft w:val="0"/>
      <w:marRight w:val="0"/>
      <w:marTop w:val="0"/>
      <w:marBottom w:val="0"/>
      <w:divBdr>
        <w:top w:val="none" w:sz="0" w:space="0" w:color="auto"/>
        <w:left w:val="none" w:sz="0" w:space="0" w:color="auto"/>
        <w:bottom w:val="none" w:sz="0" w:space="0" w:color="auto"/>
        <w:right w:val="none" w:sz="0" w:space="0" w:color="auto"/>
      </w:divBdr>
    </w:div>
    <w:div w:id="563680094">
      <w:bodyDiv w:val="1"/>
      <w:marLeft w:val="0"/>
      <w:marRight w:val="0"/>
      <w:marTop w:val="0"/>
      <w:marBottom w:val="0"/>
      <w:divBdr>
        <w:top w:val="none" w:sz="0" w:space="0" w:color="auto"/>
        <w:left w:val="none" w:sz="0" w:space="0" w:color="auto"/>
        <w:bottom w:val="none" w:sz="0" w:space="0" w:color="auto"/>
        <w:right w:val="none" w:sz="0" w:space="0" w:color="auto"/>
      </w:divBdr>
    </w:div>
    <w:div w:id="563682774">
      <w:bodyDiv w:val="1"/>
      <w:marLeft w:val="0"/>
      <w:marRight w:val="0"/>
      <w:marTop w:val="0"/>
      <w:marBottom w:val="0"/>
      <w:divBdr>
        <w:top w:val="none" w:sz="0" w:space="0" w:color="auto"/>
        <w:left w:val="none" w:sz="0" w:space="0" w:color="auto"/>
        <w:bottom w:val="none" w:sz="0" w:space="0" w:color="auto"/>
        <w:right w:val="none" w:sz="0" w:space="0" w:color="auto"/>
      </w:divBdr>
    </w:div>
    <w:div w:id="575020427">
      <w:bodyDiv w:val="1"/>
      <w:marLeft w:val="0"/>
      <w:marRight w:val="0"/>
      <w:marTop w:val="0"/>
      <w:marBottom w:val="0"/>
      <w:divBdr>
        <w:top w:val="none" w:sz="0" w:space="0" w:color="auto"/>
        <w:left w:val="none" w:sz="0" w:space="0" w:color="auto"/>
        <w:bottom w:val="none" w:sz="0" w:space="0" w:color="auto"/>
        <w:right w:val="none" w:sz="0" w:space="0" w:color="auto"/>
      </w:divBdr>
    </w:div>
    <w:div w:id="579103219">
      <w:bodyDiv w:val="1"/>
      <w:marLeft w:val="0"/>
      <w:marRight w:val="0"/>
      <w:marTop w:val="0"/>
      <w:marBottom w:val="0"/>
      <w:divBdr>
        <w:top w:val="none" w:sz="0" w:space="0" w:color="auto"/>
        <w:left w:val="none" w:sz="0" w:space="0" w:color="auto"/>
        <w:bottom w:val="none" w:sz="0" w:space="0" w:color="auto"/>
        <w:right w:val="none" w:sz="0" w:space="0" w:color="auto"/>
      </w:divBdr>
    </w:div>
    <w:div w:id="579828470">
      <w:bodyDiv w:val="1"/>
      <w:marLeft w:val="0"/>
      <w:marRight w:val="0"/>
      <w:marTop w:val="0"/>
      <w:marBottom w:val="0"/>
      <w:divBdr>
        <w:top w:val="none" w:sz="0" w:space="0" w:color="auto"/>
        <w:left w:val="none" w:sz="0" w:space="0" w:color="auto"/>
        <w:bottom w:val="none" w:sz="0" w:space="0" w:color="auto"/>
        <w:right w:val="none" w:sz="0" w:space="0" w:color="auto"/>
      </w:divBdr>
    </w:div>
    <w:div w:id="581647286">
      <w:bodyDiv w:val="1"/>
      <w:marLeft w:val="0"/>
      <w:marRight w:val="0"/>
      <w:marTop w:val="0"/>
      <w:marBottom w:val="0"/>
      <w:divBdr>
        <w:top w:val="none" w:sz="0" w:space="0" w:color="auto"/>
        <w:left w:val="none" w:sz="0" w:space="0" w:color="auto"/>
        <w:bottom w:val="none" w:sz="0" w:space="0" w:color="auto"/>
        <w:right w:val="none" w:sz="0" w:space="0" w:color="auto"/>
      </w:divBdr>
    </w:div>
    <w:div w:id="585186484">
      <w:bodyDiv w:val="1"/>
      <w:marLeft w:val="0"/>
      <w:marRight w:val="0"/>
      <w:marTop w:val="0"/>
      <w:marBottom w:val="0"/>
      <w:divBdr>
        <w:top w:val="none" w:sz="0" w:space="0" w:color="auto"/>
        <w:left w:val="none" w:sz="0" w:space="0" w:color="auto"/>
        <w:bottom w:val="none" w:sz="0" w:space="0" w:color="auto"/>
        <w:right w:val="none" w:sz="0" w:space="0" w:color="auto"/>
      </w:divBdr>
    </w:div>
    <w:div w:id="590890355">
      <w:bodyDiv w:val="1"/>
      <w:marLeft w:val="0"/>
      <w:marRight w:val="0"/>
      <w:marTop w:val="0"/>
      <w:marBottom w:val="0"/>
      <w:divBdr>
        <w:top w:val="none" w:sz="0" w:space="0" w:color="auto"/>
        <w:left w:val="none" w:sz="0" w:space="0" w:color="auto"/>
        <w:bottom w:val="none" w:sz="0" w:space="0" w:color="auto"/>
        <w:right w:val="none" w:sz="0" w:space="0" w:color="auto"/>
      </w:divBdr>
    </w:div>
    <w:div w:id="591013994">
      <w:bodyDiv w:val="1"/>
      <w:marLeft w:val="0"/>
      <w:marRight w:val="0"/>
      <w:marTop w:val="0"/>
      <w:marBottom w:val="0"/>
      <w:divBdr>
        <w:top w:val="none" w:sz="0" w:space="0" w:color="auto"/>
        <w:left w:val="none" w:sz="0" w:space="0" w:color="auto"/>
        <w:bottom w:val="none" w:sz="0" w:space="0" w:color="auto"/>
        <w:right w:val="none" w:sz="0" w:space="0" w:color="auto"/>
      </w:divBdr>
    </w:div>
    <w:div w:id="596716406">
      <w:bodyDiv w:val="1"/>
      <w:marLeft w:val="0"/>
      <w:marRight w:val="0"/>
      <w:marTop w:val="0"/>
      <w:marBottom w:val="0"/>
      <w:divBdr>
        <w:top w:val="none" w:sz="0" w:space="0" w:color="auto"/>
        <w:left w:val="none" w:sz="0" w:space="0" w:color="auto"/>
        <w:bottom w:val="none" w:sz="0" w:space="0" w:color="auto"/>
        <w:right w:val="none" w:sz="0" w:space="0" w:color="auto"/>
      </w:divBdr>
      <w:divsChild>
        <w:div w:id="457340366">
          <w:marLeft w:val="0"/>
          <w:marRight w:val="0"/>
          <w:marTop w:val="0"/>
          <w:marBottom w:val="0"/>
          <w:divBdr>
            <w:top w:val="none" w:sz="0" w:space="0" w:color="auto"/>
            <w:left w:val="none" w:sz="0" w:space="0" w:color="auto"/>
            <w:bottom w:val="none" w:sz="0" w:space="0" w:color="auto"/>
            <w:right w:val="none" w:sz="0" w:space="0" w:color="auto"/>
          </w:divBdr>
        </w:div>
        <w:div w:id="676931824">
          <w:marLeft w:val="0"/>
          <w:marRight w:val="0"/>
          <w:marTop w:val="0"/>
          <w:marBottom w:val="0"/>
          <w:divBdr>
            <w:top w:val="none" w:sz="0" w:space="0" w:color="auto"/>
            <w:left w:val="none" w:sz="0" w:space="0" w:color="auto"/>
            <w:bottom w:val="none" w:sz="0" w:space="0" w:color="auto"/>
            <w:right w:val="none" w:sz="0" w:space="0" w:color="auto"/>
          </w:divBdr>
        </w:div>
        <w:div w:id="1272204868">
          <w:marLeft w:val="0"/>
          <w:marRight w:val="0"/>
          <w:marTop w:val="0"/>
          <w:marBottom w:val="0"/>
          <w:divBdr>
            <w:top w:val="none" w:sz="0" w:space="0" w:color="auto"/>
            <w:left w:val="none" w:sz="0" w:space="0" w:color="auto"/>
            <w:bottom w:val="none" w:sz="0" w:space="0" w:color="auto"/>
            <w:right w:val="none" w:sz="0" w:space="0" w:color="auto"/>
          </w:divBdr>
        </w:div>
        <w:div w:id="1468084602">
          <w:marLeft w:val="0"/>
          <w:marRight w:val="0"/>
          <w:marTop w:val="0"/>
          <w:marBottom w:val="0"/>
          <w:divBdr>
            <w:top w:val="none" w:sz="0" w:space="0" w:color="auto"/>
            <w:left w:val="none" w:sz="0" w:space="0" w:color="auto"/>
            <w:bottom w:val="none" w:sz="0" w:space="0" w:color="auto"/>
            <w:right w:val="none" w:sz="0" w:space="0" w:color="auto"/>
          </w:divBdr>
        </w:div>
        <w:div w:id="2031368912">
          <w:marLeft w:val="0"/>
          <w:marRight w:val="0"/>
          <w:marTop w:val="0"/>
          <w:marBottom w:val="0"/>
          <w:divBdr>
            <w:top w:val="none" w:sz="0" w:space="0" w:color="auto"/>
            <w:left w:val="none" w:sz="0" w:space="0" w:color="auto"/>
            <w:bottom w:val="none" w:sz="0" w:space="0" w:color="auto"/>
            <w:right w:val="none" w:sz="0" w:space="0" w:color="auto"/>
          </w:divBdr>
        </w:div>
      </w:divsChild>
    </w:div>
    <w:div w:id="597955476">
      <w:bodyDiv w:val="1"/>
      <w:marLeft w:val="0"/>
      <w:marRight w:val="0"/>
      <w:marTop w:val="0"/>
      <w:marBottom w:val="0"/>
      <w:divBdr>
        <w:top w:val="none" w:sz="0" w:space="0" w:color="auto"/>
        <w:left w:val="none" w:sz="0" w:space="0" w:color="auto"/>
        <w:bottom w:val="none" w:sz="0" w:space="0" w:color="auto"/>
        <w:right w:val="none" w:sz="0" w:space="0" w:color="auto"/>
      </w:divBdr>
    </w:div>
    <w:div w:id="599025626">
      <w:bodyDiv w:val="1"/>
      <w:marLeft w:val="0"/>
      <w:marRight w:val="0"/>
      <w:marTop w:val="0"/>
      <w:marBottom w:val="0"/>
      <w:divBdr>
        <w:top w:val="none" w:sz="0" w:space="0" w:color="auto"/>
        <w:left w:val="none" w:sz="0" w:space="0" w:color="auto"/>
        <w:bottom w:val="none" w:sz="0" w:space="0" w:color="auto"/>
        <w:right w:val="none" w:sz="0" w:space="0" w:color="auto"/>
      </w:divBdr>
      <w:divsChild>
        <w:div w:id="1032851495">
          <w:marLeft w:val="0"/>
          <w:marRight w:val="0"/>
          <w:marTop w:val="0"/>
          <w:marBottom w:val="0"/>
          <w:divBdr>
            <w:top w:val="none" w:sz="0" w:space="0" w:color="auto"/>
            <w:left w:val="none" w:sz="0" w:space="0" w:color="auto"/>
            <w:bottom w:val="none" w:sz="0" w:space="0" w:color="auto"/>
            <w:right w:val="none" w:sz="0" w:space="0" w:color="auto"/>
          </w:divBdr>
        </w:div>
      </w:divsChild>
    </w:div>
    <w:div w:id="599987667">
      <w:bodyDiv w:val="1"/>
      <w:marLeft w:val="0"/>
      <w:marRight w:val="0"/>
      <w:marTop w:val="0"/>
      <w:marBottom w:val="0"/>
      <w:divBdr>
        <w:top w:val="none" w:sz="0" w:space="0" w:color="auto"/>
        <w:left w:val="none" w:sz="0" w:space="0" w:color="auto"/>
        <w:bottom w:val="none" w:sz="0" w:space="0" w:color="auto"/>
        <w:right w:val="none" w:sz="0" w:space="0" w:color="auto"/>
      </w:divBdr>
      <w:divsChild>
        <w:div w:id="616109101">
          <w:marLeft w:val="0"/>
          <w:marRight w:val="0"/>
          <w:marTop w:val="0"/>
          <w:marBottom w:val="0"/>
          <w:divBdr>
            <w:top w:val="none" w:sz="0" w:space="0" w:color="auto"/>
            <w:left w:val="none" w:sz="0" w:space="0" w:color="auto"/>
            <w:bottom w:val="none" w:sz="0" w:space="0" w:color="auto"/>
            <w:right w:val="none" w:sz="0" w:space="0" w:color="auto"/>
          </w:divBdr>
          <w:divsChild>
            <w:div w:id="614945999">
              <w:marLeft w:val="0"/>
              <w:marRight w:val="0"/>
              <w:marTop w:val="0"/>
              <w:marBottom w:val="0"/>
              <w:divBdr>
                <w:top w:val="none" w:sz="0" w:space="0" w:color="auto"/>
                <w:left w:val="none" w:sz="0" w:space="0" w:color="auto"/>
                <w:bottom w:val="none" w:sz="0" w:space="0" w:color="auto"/>
                <w:right w:val="none" w:sz="0" w:space="0" w:color="auto"/>
              </w:divBdr>
              <w:divsChild>
                <w:div w:id="129787965">
                  <w:marLeft w:val="0"/>
                  <w:marRight w:val="0"/>
                  <w:marTop w:val="0"/>
                  <w:marBottom w:val="0"/>
                  <w:divBdr>
                    <w:top w:val="none" w:sz="0" w:space="0" w:color="auto"/>
                    <w:left w:val="none" w:sz="0" w:space="0" w:color="auto"/>
                    <w:bottom w:val="none" w:sz="0" w:space="0" w:color="auto"/>
                    <w:right w:val="none" w:sz="0" w:space="0" w:color="auto"/>
                  </w:divBdr>
                  <w:divsChild>
                    <w:div w:id="11535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38489">
          <w:marLeft w:val="0"/>
          <w:marRight w:val="0"/>
          <w:marTop w:val="0"/>
          <w:marBottom w:val="0"/>
          <w:divBdr>
            <w:top w:val="none" w:sz="0" w:space="0" w:color="auto"/>
            <w:left w:val="none" w:sz="0" w:space="0" w:color="auto"/>
            <w:bottom w:val="none" w:sz="0" w:space="0" w:color="auto"/>
            <w:right w:val="none" w:sz="0" w:space="0" w:color="auto"/>
          </w:divBdr>
          <w:divsChild>
            <w:div w:id="162748646">
              <w:marLeft w:val="0"/>
              <w:marRight w:val="0"/>
              <w:marTop w:val="0"/>
              <w:marBottom w:val="0"/>
              <w:divBdr>
                <w:top w:val="none" w:sz="0" w:space="0" w:color="auto"/>
                <w:left w:val="none" w:sz="0" w:space="0" w:color="auto"/>
                <w:bottom w:val="none" w:sz="0" w:space="0" w:color="auto"/>
                <w:right w:val="none" w:sz="0" w:space="0" w:color="auto"/>
              </w:divBdr>
              <w:divsChild>
                <w:div w:id="21042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09975">
      <w:bodyDiv w:val="1"/>
      <w:marLeft w:val="0"/>
      <w:marRight w:val="0"/>
      <w:marTop w:val="0"/>
      <w:marBottom w:val="0"/>
      <w:divBdr>
        <w:top w:val="none" w:sz="0" w:space="0" w:color="auto"/>
        <w:left w:val="none" w:sz="0" w:space="0" w:color="auto"/>
        <w:bottom w:val="none" w:sz="0" w:space="0" w:color="auto"/>
        <w:right w:val="none" w:sz="0" w:space="0" w:color="auto"/>
      </w:divBdr>
      <w:divsChild>
        <w:div w:id="1535775576">
          <w:marLeft w:val="0"/>
          <w:marRight w:val="0"/>
          <w:marTop w:val="0"/>
          <w:marBottom w:val="0"/>
          <w:divBdr>
            <w:top w:val="none" w:sz="0" w:space="0" w:color="auto"/>
            <w:left w:val="none" w:sz="0" w:space="0" w:color="auto"/>
            <w:bottom w:val="none" w:sz="0" w:space="0" w:color="auto"/>
            <w:right w:val="none" w:sz="0" w:space="0" w:color="auto"/>
          </w:divBdr>
          <w:divsChild>
            <w:div w:id="197083089">
              <w:marLeft w:val="0"/>
              <w:marRight w:val="0"/>
              <w:marTop w:val="0"/>
              <w:marBottom w:val="0"/>
              <w:divBdr>
                <w:top w:val="none" w:sz="0" w:space="0" w:color="auto"/>
                <w:left w:val="none" w:sz="0" w:space="0" w:color="auto"/>
                <w:bottom w:val="none" w:sz="0" w:space="0" w:color="auto"/>
                <w:right w:val="none" w:sz="0" w:space="0" w:color="auto"/>
              </w:divBdr>
              <w:divsChild>
                <w:div w:id="209655857">
                  <w:marLeft w:val="0"/>
                  <w:marRight w:val="0"/>
                  <w:marTop w:val="0"/>
                  <w:marBottom w:val="0"/>
                  <w:divBdr>
                    <w:top w:val="none" w:sz="0" w:space="0" w:color="auto"/>
                    <w:left w:val="none" w:sz="0" w:space="0" w:color="auto"/>
                    <w:bottom w:val="none" w:sz="0" w:space="0" w:color="auto"/>
                    <w:right w:val="none" w:sz="0" w:space="0" w:color="auto"/>
                  </w:divBdr>
                  <w:divsChild>
                    <w:div w:id="34598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944086">
      <w:bodyDiv w:val="1"/>
      <w:marLeft w:val="0"/>
      <w:marRight w:val="0"/>
      <w:marTop w:val="0"/>
      <w:marBottom w:val="0"/>
      <w:divBdr>
        <w:top w:val="none" w:sz="0" w:space="0" w:color="auto"/>
        <w:left w:val="none" w:sz="0" w:space="0" w:color="auto"/>
        <w:bottom w:val="none" w:sz="0" w:space="0" w:color="auto"/>
        <w:right w:val="none" w:sz="0" w:space="0" w:color="auto"/>
      </w:divBdr>
    </w:div>
    <w:div w:id="627662242">
      <w:bodyDiv w:val="1"/>
      <w:marLeft w:val="0"/>
      <w:marRight w:val="0"/>
      <w:marTop w:val="0"/>
      <w:marBottom w:val="0"/>
      <w:divBdr>
        <w:top w:val="none" w:sz="0" w:space="0" w:color="auto"/>
        <w:left w:val="none" w:sz="0" w:space="0" w:color="auto"/>
        <w:bottom w:val="none" w:sz="0" w:space="0" w:color="auto"/>
        <w:right w:val="none" w:sz="0" w:space="0" w:color="auto"/>
      </w:divBdr>
      <w:divsChild>
        <w:div w:id="1207835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392137">
          <w:marLeft w:val="0"/>
          <w:marRight w:val="0"/>
          <w:marTop w:val="0"/>
          <w:marBottom w:val="0"/>
          <w:divBdr>
            <w:top w:val="none" w:sz="0" w:space="0" w:color="auto"/>
            <w:left w:val="none" w:sz="0" w:space="0" w:color="auto"/>
            <w:bottom w:val="none" w:sz="0" w:space="0" w:color="auto"/>
            <w:right w:val="none" w:sz="0" w:space="0" w:color="auto"/>
          </w:divBdr>
        </w:div>
      </w:divsChild>
    </w:div>
    <w:div w:id="630670312">
      <w:bodyDiv w:val="1"/>
      <w:marLeft w:val="0"/>
      <w:marRight w:val="0"/>
      <w:marTop w:val="0"/>
      <w:marBottom w:val="0"/>
      <w:divBdr>
        <w:top w:val="none" w:sz="0" w:space="0" w:color="auto"/>
        <w:left w:val="none" w:sz="0" w:space="0" w:color="auto"/>
        <w:bottom w:val="none" w:sz="0" w:space="0" w:color="auto"/>
        <w:right w:val="none" w:sz="0" w:space="0" w:color="auto"/>
      </w:divBdr>
    </w:div>
    <w:div w:id="631012493">
      <w:bodyDiv w:val="1"/>
      <w:marLeft w:val="0"/>
      <w:marRight w:val="0"/>
      <w:marTop w:val="0"/>
      <w:marBottom w:val="0"/>
      <w:divBdr>
        <w:top w:val="none" w:sz="0" w:space="0" w:color="auto"/>
        <w:left w:val="none" w:sz="0" w:space="0" w:color="auto"/>
        <w:bottom w:val="none" w:sz="0" w:space="0" w:color="auto"/>
        <w:right w:val="none" w:sz="0" w:space="0" w:color="auto"/>
      </w:divBdr>
      <w:divsChild>
        <w:div w:id="441070573">
          <w:marLeft w:val="0"/>
          <w:marRight w:val="0"/>
          <w:marTop w:val="0"/>
          <w:marBottom w:val="0"/>
          <w:divBdr>
            <w:top w:val="none" w:sz="0" w:space="0" w:color="auto"/>
            <w:left w:val="none" w:sz="0" w:space="0" w:color="auto"/>
            <w:bottom w:val="none" w:sz="0" w:space="0" w:color="auto"/>
            <w:right w:val="none" w:sz="0" w:space="0" w:color="auto"/>
          </w:divBdr>
        </w:div>
        <w:div w:id="500581540">
          <w:marLeft w:val="0"/>
          <w:marRight w:val="0"/>
          <w:marTop w:val="0"/>
          <w:marBottom w:val="0"/>
          <w:divBdr>
            <w:top w:val="none" w:sz="0" w:space="0" w:color="auto"/>
            <w:left w:val="none" w:sz="0" w:space="0" w:color="auto"/>
            <w:bottom w:val="none" w:sz="0" w:space="0" w:color="auto"/>
            <w:right w:val="none" w:sz="0" w:space="0" w:color="auto"/>
          </w:divBdr>
        </w:div>
        <w:div w:id="1405567071">
          <w:marLeft w:val="0"/>
          <w:marRight w:val="0"/>
          <w:marTop w:val="0"/>
          <w:marBottom w:val="0"/>
          <w:divBdr>
            <w:top w:val="none" w:sz="0" w:space="0" w:color="auto"/>
            <w:left w:val="none" w:sz="0" w:space="0" w:color="auto"/>
            <w:bottom w:val="none" w:sz="0" w:space="0" w:color="auto"/>
            <w:right w:val="none" w:sz="0" w:space="0" w:color="auto"/>
          </w:divBdr>
        </w:div>
      </w:divsChild>
    </w:div>
    <w:div w:id="645284053">
      <w:bodyDiv w:val="1"/>
      <w:marLeft w:val="0"/>
      <w:marRight w:val="0"/>
      <w:marTop w:val="0"/>
      <w:marBottom w:val="0"/>
      <w:divBdr>
        <w:top w:val="none" w:sz="0" w:space="0" w:color="auto"/>
        <w:left w:val="none" w:sz="0" w:space="0" w:color="auto"/>
        <w:bottom w:val="none" w:sz="0" w:space="0" w:color="auto"/>
        <w:right w:val="none" w:sz="0" w:space="0" w:color="auto"/>
      </w:divBdr>
      <w:divsChild>
        <w:div w:id="1174150757">
          <w:marLeft w:val="0"/>
          <w:marRight w:val="0"/>
          <w:marTop w:val="0"/>
          <w:marBottom w:val="0"/>
          <w:divBdr>
            <w:top w:val="none" w:sz="0" w:space="0" w:color="auto"/>
            <w:left w:val="none" w:sz="0" w:space="0" w:color="auto"/>
            <w:bottom w:val="none" w:sz="0" w:space="0" w:color="auto"/>
            <w:right w:val="none" w:sz="0" w:space="0" w:color="auto"/>
          </w:divBdr>
          <w:divsChild>
            <w:div w:id="959340349">
              <w:marLeft w:val="0"/>
              <w:marRight w:val="0"/>
              <w:marTop w:val="0"/>
              <w:marBottom w:val="0"/>
              <w:divBdr>
                <w:top w:val="none" w:sz="0" w:space="0" w:color="auto"/>
                <w:left w:val="none" w:sz="0" w:space="0" w:color="auto"/>
                <w:bottom w:val="none" w:sz="0" w:space="0" w:color="auto"/>
                <w:right w:val="none" w:sz="0" w:space="0" w:color="auto"/>
              </w:divBdr>
              <w:divsChild>
                <w:div w:id="11228105">
                  <w:marLeft w:val="0"/>
                  <w:marRight w:val="0"/>
                  <w:marTop w:val="0"/>
                  <w:marBottom w:val="0"/>
                  <w:divBdr>
                    <w:top w:val="none" w:sz="0" w:space="0" w:color="auto"/>
                    <w:left w:val="none" w:sz="0" w:space="0" w:color="auto"/>
                    <w:bottom w:val="none" w:sz="0" w:space="0" w:color="auto"/>
                    <w:right w:val="none" w:sz="0" w:space="0" w:color="auto"/>
                  </w:divBdr>
                </w:div>
                <w:div w:id="445076623">
                  <w:marLeft w:val="0"/>
                  <w:marRight w:val="0"/>
                  <w:marTop w:val="0"/>
                  <w:marBottom w:val="0"/>
                  <w:divBdr>
                    <w:top w:val="none" w:sz="0" w:space="0" w:color="auto"/>
                    <w:left w:val="none" w:sz="0" w:space="0" w:color="auto"/>
                    <w:bottom w:val="none" w:sz="0" w:space="0" w:color="auto"/>
                    <w:right w:val="none" w:sz="0" w:space="0" w:color="auto"/>
                  </w:divBdr>
                </w:div>
                <w:div w:id="931357608">
                  <w:marLeft w:val="0"/>
                  <w:marRight w:val="0"/>
                  <w:marTop w:val="0"/>
                  <w:marBottom w:val="0"/>
                  <w:divBdr>
                    <w:top w:val="none" w:sz="0" w:space="0" w:color="auto"/>
                    <w:left w:val="none" w:sz="0" w:space="0" w:color="auto"/>
                    <w:bottom w:val="none" w:sz="0" w:space="0" w:color="auto"/>
                    <w:right w:val="none" w:sz="0" w:space="0" w:color="auto"/>
                  </w:divBdr>
                </w:div>
                <w:div w:id="1450052967">
                  <w:marLeft w:val="0"/>
                  <w:marRight w:val="0"/>
                  <w:marTop w:val="0"/>
                  <w:marBottom w:val="0"/>
                  <w:divBdr>
                    <w:top w:val="none" w:sz="0" w:space="0" w:color="auto"/>
                    <w:left w:val="none" w:sz="0" w:space="0" w:color="auto"/>
                    <w:bottom w:val="none" w:sz="0" w:space="0" w:color="auto"/>
                    <w:right w:val="none" w:sz="0" w:space="0" w:color="auto"/>
                  </w:divBdr>
                </w:div>
                <w:div w:id="1472870715">
                  <w:marLeft w:val="0"/>
                  <w:marRight w:val="0"/>
                  <w:marTop w:val="0"/>
                  <w:marBottom w:val="0"/>
                  <w:divBdr>
                    <w:top w:val="none" w:sz="0" w:space="0" w:color="auto"/>
                    <w:left w:val="none" w:sz="0" w:space="0" w:color="auto"/>
                    <w:bottom w:val="none" w:sz="0" w:space="0" w:color="auto"/>
                    <w:right w:val="none" w:sz="0" w:space="0" w:color="auto"/>
                  </w:divBdr>
                </w:div>
                <w:div w:id="18449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33000">
          <w:marLeft w:val="0"/>
          <w:marRight w:val="0"/>
          <w:marTop w:val="0"/>
          <w:marBottom w:val="0"/>
          <w:divBdr>
            <w:top w:val="none" w:sz="0" w:space="0" w:color="auto"/>
            <w:left w:val="none" w:sz="0" w:space="0" w:color="auto"/>
            <w:bottom w:val="none" w:sz="0" w:space="0" w:color="auto"/>
            <w:right w:val="none" w:sz="0" w:space="0" w:color="auto"/>
          </w:divBdr>
          <w:divsChild>
            <w:div w:id="595984677">
              <w:marLeft w:val="0"/>
              <w:marRight w:val="0"/>
              <w:marTop w:val="0"/>
              <w:marBottom w:val="0"/>
              <w:divBdr>
                <w:top w:val="none" w:sz="0" w:space="0" w:color="auto"/>
                <w:left w:val="none" w:sz="0" w:space="0" w:color="auto"/>
                <w:bottom w:val="none" w:sz="0" w:space="0" w:color="auto"/>
                <w:right w:val="none" w:sz="0" w:space="0" w:color="auto"/>
              </w:divBdr>
            </w:div>
          </w:divsChild>
        </w:div>
        <w:div w:id="1478257464">
          <w:marLeft w:val="0"/>
          <w:marRight w:val="0"/>
          <w:marTop w:val="0"/>
          <w:marBottom w:val="0"/>
          <w:divBdr>
            <w:top w:val="none" w:sz="0" w:space="0" w:color="auto"/>
            <w:left w:val="none" w:sz="0" w:space="0" w:color="auto"/>
            <w:bottom w:val="none" w:sz="0" w:space="0" w:color="auto"/>
            <w:right w:val="none" w:sz="0" w:space="0" w:color="auto"/>
          </w:divBdr>
        </w:div>
        <w:div w:id="1781222183">
          <w:marLeft w:val="0"/>
          <w:marRight w:val="0"/>
          <w:marTop w:val="0"/>
          <w:marBottom w:val="0"/>
          <w:divBdr>
            <w:top w:val="none" w:sz="0" w:space="0" w:color="auto"/>
            <w:left w:val="none" w:sz="0" w:space="0" w:color="auto"/>
            <w:bottom w:val="none" w:sz="0" w:space="0" w:color="auto"/>
            <w:right w:val="none" w:sz="0" w:space="0" w:color="auto"/>
          </w:divBdr>
        </w:div>
      </w:divsChild>
    </w:div>
    <w:div w:id="646859799">
      <w:bodyDiv w:val="1"/>
      <w:marLeft w:val="0"/>
      <w:marRight w:val="0"/>
      <w:marTop w:val="0"/>
      <w:marBottom w:val="0"/>
      <w:divBdr>
        <w:top w:val="none" w:sz="0" w:space="0" w:color="auto"/>
        <w:left w:val="none" w:sz="0" w:space="0" w:color="auto"/>
        <w:bottom w:val="none" w:sz="0" w:space="0" w:color="auto"/>
        <w:right w:val="none" w:sz="0" w:space="0" w:color="auto"/>
      </w:divBdr>
      <w:divsChild>
        <w:div w:id="1346639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561709">
      <w:bodyDiv w:val="1"/>
      <w:marLeft w:val="0"/>
      <w:marRight w:val="0"/>
      <w:marTop w:val="0"/>
      <w:marBottom w:val="0"/>
      <w:divBdr>
        <w:top w:val="none" w:sz="0" w:space="0" w:color="auto"/>
        <w:left w:val="none" w:sz="0" w:space="0" w:color="auto"/>
        <w:bottom w:val="none" w:sz="0" w:space="0" w:color="auto"/>
        <w:right w:val="none" w:sz="0" w:space="0" w:color="auto"/>
      </w:divBdr>
    </w:div>
    <w:div w:id="655960177">
      <w:bodyDiv w:val="1"/>
      <w:marLeft w:val="0"/>
      <w:marRight w:val="0"/>
      <w:marTop w:val="0"/>
      <w:marBottom w:val="0"/>
      <w:divBdr>
        <w:top w:val="none" w:sz="0" w:space="0" w:color="auto"/>
        <w:left w:val="none" w:sz="0" w:space="0" w:color="auto"/>
        <w:bottom w:val="none" w:sz="0" w:space="0" w:color="auto"/>
        <w:right w:val="none" w:sz="0" w:space="0" w:color="auto"/>
      </w:divBdr>
    </w:div>
    <w:div w:id="666247547">
      <w:bodyDiv w:val="1"/>
      <w:marLeft w:val="0"/>
      <w:marRight w:val="0"/>
      <w:marTop w:val="0"/>
      <w:marBottom w:val="0"/>
      <w:divBdr>
        <w:top w:val="none" w:sz="0" w:space="0" w:color="auto"/>
        <w:left w:val="none" w:sz="0" w:space="0" w:color="auto"/>
        <w:bottom w:val="none" w:sz="0" w:space="0" w:color="auto"/>
        <w:right w:val="none" w:sz="0" w:space="0" w:color="auto"/>
      </w:divBdr>
    </w:div>
    <w:div w:id="668100574">
      <w:bodyDiv w:val="1"/>
      <w:marLeft w:val="0"/>
      <w:marRight w:val="0"/>
      <w:marTop w:val="0"/>
      <w:marBottom w:val="0"/>
      <w:divBdr>
        <w:top w:val="none" w:sz="0" w:space="0" w:color="auto"/>
        <w:left w:val="none" w:sz="0" w:space="0" w:color="auto"/>
        <w:bottom w:val="none" w:sz="0" w:space="0" w:color="auto"/>
        <w:right w:val="none" w:sz="0" w:space="0" w:color="auto"/>
      </w:divBdr>
      <w:divsChild>
        <w:div w:id="1091897466">
          <w:marLeft w:val="0"/>
          <w:marRight w:val="0"/>
          <w:marTop w:val="0"/>
          <w:marBottom w:val="0"/>
          <w:divBdr>
            <w:top w:val="none" w:sz="0" w:space="0" w:color="auto"/>
            <w:left w:val="none" w:sz="0" w:space="0" w:color="auto"/>
            <w:bottom w:val="none" w:sz="0" w:space="0" w:color="auto"/>
            <w:right w:val="none" w:sz="0" w:space="0" w:color="auto"/>
          </w:divBdr>
        </w:div>
        <w:div w:id="1843007294">
          <w:marLeft w:val="0"/>
          <w:marRight w:val="0"/>
          <w:marTop w:val="0"/>
          <w:marBottom w:val="0"/>
          <w:divBdr>
            <w:top w:val="none" w:sz="0" w:space="0" w:color="auto"/>
            <w:left w:val="none" w:sz="0" w:space="0" w:color="auto"/>
            <w:bottom w:val="none" w:sz="0" w:space="0" w:color="auto"/>
            <w:right w:val="none" w:sz="0" w:space="0" w:color="auto"/>
          </w:divBdr>
        </w:div>
      </w:divsChild>
    </w:div>
    <w:div w:id="671302189">
      <w:bodyDiv w:val="1"/>
      <w:marLeft w:val="0"/>
      <w:marRight w:val="0"/>
      <w:marTop w:val="0"/>
      <w:marBottom w:val="0"/>
      <w:divBdr>
        <w:top w:val="none" w:sz="0" w:space="0" w:color="auto"/>
        <w:left w:val="none" w:sz="0" w:space="0" w:color="auto"/>
        <w:bottom w:val="none" w:sz="0" w:space="0" w:color="auto"/>
        <w:right w:val="none" w:sz="0" w:space="0" w:color="auto"/>
      </w:divBdr>
    </w:div>
    <w:div w:id="673647342">
      <w:bodyDiv w:val="1"/>
      <w:marLeft w:val="0"/>
      <w:marRight w:val="0"/>
      <w:marTop w:val="0"/>
      <w:marBottom w:val="0"/>
      <w:divBdr>
        <w:top w:val="none" w:sz="0" w:space="0" w:color="auto"/>
        <w:left w:val="none" w:sz="0" w:space="0" w:color="auto"/>
        <w:bottom w:val="none" w:sz="0" w:space="0" w:color="auto"/>
        <w:right w:val="none" w:sz="0" w:space="0" w:color="auto"/>
      </w:divBdr>
      <w:divsChild>
        <w:div w:id="30347677">
          <w:marLeft w:val="0"/>
          <w:marRight w:val="0"/>
          <w:marTop w:val="0"/>
          <w:marBottom w:val="0"/>
          <w:divBdr>
            <w:top w:val="none" w:sz="0" w:space="0" w:color="auto"/>
            <w:left w:val="none" w:sz="0" w:space="0" w:color="auto"/>
            <w:bottom w:val="none" w:sz="0" w:space="0" w:color="auto"/>
            <w:right w:val="none" w:sz="0" w:space="0" w:color="auto"/>
          </w:divBdr>
        </w:div>
        <w:div w:id="91048449">
          <w:marLeft w:val="0"/>
          <w:marRight w:val="0"/>
          <w:marTop w:val="0"/>
          <w:marBottom w:val="0"/>
          <w:divBdr>
            <w:top w:val="none" w:sz="0" w:space="0" w:color="auto"/>
            <w:left w:val="none" w:sz="0" w:space="0" w:color="auto"/>
            <w:bottom w:val="none" w:sz="0" w:space="0" w:color="auto"/>
            <w:right w:val="none" w:sz="0" w:space="0" w:color="auto"/>
          </w:divBdr>
        </w:div>
        <w:div w:id="419642143">
          <w:marLeft w:val="0"/>
          <w:marRight w:val="0"/>
          <w:marTop w:val="0"/>
          <w:marBottom w:val="0"/>
          <w:divBdr>
            <w:top w:val="none" w:sz="0" w:space="0" w:color="auto"/>
            <w:left w:val="none" w:sz="0" w:space="0" w:color="auto"/>
            <w:bottom w:val="none" w:sz="0" w:space="0" w:color="auto"/>
            <w:right w:val="none" w:sz="0" w:space="0" w:color="auto"/>
          </w:divBdr>
        </w:div>
        <w:div w:id="449015114">
          <w:marLeft w:val="0"/>
          <w:marRight w:val="0"/>
          <w:marTop w:val="0"/>
          <w:marBottom w:val="0"/>
          <w:divBdr>
            <w:top w:val="none" w:sz="0" w:space="0" w:color="auto"/>
            <w:left w:val="none" w:sz="0" w:space="0" w:color="auto"/>
            <w:bottom w:val="none" w:sz="0" w:space="0" w:color="auto"/>
            <w:right w:val="none" w:sz="0" w:space="0" w:color="auto"/>
          </w:divBdr>
        </w:div>
        <w:div w:id="695931923">
          <w:marLeft w:val="0"/>
          <w:marRight w:val="0"/>
          <w:marTop w:val="0"/>
          <w:marBottom w:val="0"/>
          <w:divBdr>
            <w:top w:val="none" w:sz="0" w:space="0" w:color="auto"/>
            <w:left w:val="none" w:sz="0" w:space="0" w:color="auto"/>
            <w:bottom w:val="none" w:sz="0" w:space="0" w:color="auto"/>
            <w:right w:val="none" w:sz="0" w:space="0" w:color="auto"/>
          </w:divBdr>
        </w:div>
        <w:div w:id="779954105">
          <w:marLeft w:val="0"/>
          <w:marRight w:val="0"/>
          <w:marTop w:val="0"/>
          <w:marBottom w:val="0"/>
          <w:divBdr>
            <w:top w:val="none" w:sz="0" w:space="0" w:color="auto"/>
            <w:left w:val="none" w:sz="0" w:space="0" w:color="auto"/>
            <w:bottom w:val="none" w:sz="0" w:space="0" w:color="auto"/>
            <w:right w:val="none" w:sz="0" w:space="0" w:color="auto"/>
          </w:divBdr>
        </w:div>
        <w:div w:id="830026623">
          <w:marLeft w:val="0"/>
          <w:marRight w:val="0"/>
          <w:marTop w:val="0"/>
          <w:marBottom w:val="0"/>
          <w:divBdr>
            <w:top w:val="none" w:sz="0" w:space="0" w:color="auto"/>
            <w:left w:val="none" w:sz="0" w:space="0" w:color="auto"/>
            <w:bottom w:val="none" w:sz="0" w:space="0" w:color="auto"/>
            <w:right w:val="none" w:sz="0" w:space="0" w:color="auto"/>
          </w:divBdr>
        </w:div>
        <w:div w:id="1030767761">
          <w:marLeft w:val="0"/>
          <w:marRight w:val="0"/>
          <w:marTop w:val="0"/>
          <w:marBottom w:val="0"/>
          <w:divBdr>
            <w:top w:val="none" w:sz="0" w:space="0" w:color="auto"/>
            <w:left w:val="none" w:sz="0" w:space="0" w:color="auto"/>
            <w:bottom w:val="none" w:sz="0" w:space="0" w:color="auto"/>
            <w:right w:val="none" w:sz="0" w:space="0" w:color="auto"/>
          </w:divBdr>
        </w:div>
        <w:div w:id="1693918614">
          <w:marLeft w:val="0"/>
          <w:marRight w:val="0"/>
          <w:marTop w:val="0"/>
          <w:marBottom w:val="0"/>
          <w:divBdr>
            <w:top w:val="none" w:sz="0" w:space="0" w:color="auto"/>
            <w:left w:val="none" w:sz="0" w:space="0" w:color="auto"/>
            <w:bottom w:val="none" w:sz="0" w:space="0" w:color="auto"/>
            <w:right w:val="none" w:sz="0" w:space="0" w:color="auto"/>
          </w:divBdr>
        </w:div>
        <w:div w:id="1773041742">
          <w:marLeft w:val="0"/>
          <w:marRight w:val="0"/>
          <w:marTop w:val="0"/>
          <w:marBottom w:val="0"/>
          <w:divBdr>
            <w:top w:val="none" w:sz="0" w:space="0" w:color="auto"/>
            <w:left w:val="none" w:sz="0" w:space="0" w:color="auto"/>
            <w:bottom w:val="none" w:sz="0" w:space="0" w:color="auto"/>
            <w:right w:val="none" w:sz="0" w:space="0" w:color="auto"/>
          </w:divBdr>
        </w:div>
        <w:div w:id="2058308815">
          <w:marLeft w:val="0"/>
          <w:marRight w:val="0"/>
          <w:marTop w:val="0"/>
          <w:marBottom w:val="0"/>
          <w:divBdr>
            <w:top w:val="none" w:sz="0" w:space="0" w:color="auto"/>
            <w:left w:val="none" w:sz="0" w:space="0" w:color="auto"/>
            <w:bottom w:val="none" w:sz="0" w:space="0" w:color="auto"/>
            <w:right w:val="none" w:sz="0" w:space="0" w:color="auto"/>
          </w:divBdr>
        </w:div>
      </w:divsChild>
    </w:div>
    <w:div w:id="683746931">
      <w:bodyDiv w:val="1"/>
      <w:marLeft w:val="0"/>
      <w:marRight w:val="0"/>
      <w:marTop w:val="0"/>
      <w:marBottom w:val="0"/>
      <w:divBdr>
        <w:top w:val="none" w:sz="0" w:space="0" w:color="auto"/>
        <w:left w:val="none" w:sz="0" w:space="0" w:color="auto"/>
        <w:bottom w:val="none" w:sz="0" w:space="0" w:color="auto"/>
        <w:right w:val="none" w:sz="0" w:space="0" w:color="auto"/>
      </w:divBdr>
    </w:div>
    <w:div w:id="691952583">
      <w:bodyDiv w:val="1"/>
      <w:marLeft w:val="0"/>
      <w:marRight w:val="0"/>
      <w:marTop w:val="0"/>
      <w:marBottom w:val="0"/>
      <w:divBdr>
        <w:top w:val="none" w:sz="0" w:space="0" w:color="auto"/>
        <w:left w:val="none" w:sz="0" w:space="0" w:color="auto"/>
        <w:bottom w:val="none" w:sz="0" w:space="0" w:color="auto"/>
        <w:right w:val="none" w:sz="0" w:space="0" w:color="auto"/>
      </w:divBdr>
    </w:div>
    <w:div w:id="693774015">
      <w:bodyDiv w:val="1"/>
      <w:marLeft w:val="0"/>
      <w:marRight w:val="0"/>
      <w:marTop w:val="0"/>
      <w:marBottom w:val="0"/>
      <w:divBdr>
        <w:top w:val="none" w:sz="0" w:space="0" w:color="auto"/>
        <w:left w:val="none" w:sz="0" w:space="0" w:color="auto"/>
        <w:bottom w:val="none" w:sz="0" w:space="0" w:color="auto"/>
        <w:right w:val="none" w:sz="0" w:space="0" w:color="auto"/>
      </w:divBdr>
    </w:div>
    <w:div w:id="693992547">
      <w:bodyDiv w:val="1"/>
      <w:marLeft w:val="0"/>
      <w:marRight w:val="0"/>
      <w:marTop w:val="0"/>
      <w:marBottom w:val="0"/>
      <w:divBdr>
        <w:top w:val="none" w:sz="0" w:space="0" w:color="auto"/>
        <w:left w:val="none" w:sz="0" w:space="0" w:color="auto"/>
        <w:bottom w:val="none" w:sz="0" w:space="0" w:color="auto"/>
        <w:right w:val="none" w:sz="0" w:space="0" w:color="auto"/>
      </w:divBdr>
      <w:divsChild>
        <w:div w:id="116536604">
          <w:marLeft w:val="1339"/>
          <w:marRight w:val="0"/>
          <w:marTop w:val="0"/>
          <w:marBottom w:val="100"/>
          <w:divBdr>
            <w:top w:val="none" w:sz="0" w:space="0" w:color="auto"/>
            <w:left w:val="none" w:sz="0" w:space="0" w:color="auto"/>
            <w:bottom w:val="none" w:sz="0" w:space="0" w:color="auto"/>
            <w:right w:val="none" w:sz="0" w:space="0" w:color="auto"/>
          </w:divBdr>
        </w:div>
        <w:div w:id="126121097">
          <w:marLeft w:val="893"/>
          <w:marRight w:val="0"/>
          <w:marTop w:val="0"/>
          <w:marBottom w:val="100"/>
          <w:divBdr>
            <w:top w:val="none" w:sz="0" w:space="0" w:color="auto"/>
            <w:left w:val="none" w:sz="0" w:space="0" w:color="auto"/>
            <w:bottom w:val="none" w:sz="0" w:space="0" w:color="auto"/>
            <w:right w:val="none" w:sz="0" w:space="0" w:color="auto"/>
          </w:divBdr>
        </w:div>
        <w:div w:id="385179542">
          <w:marLeft w:val="893"/>
          <w:marRight w:val="0"/>
          <w:marTop w:val="0"/>
          <w:marBottom w:val="100"/>
          <w:divBdr>
            <w:top w:val="none" w:sz="0" w:space="0" w:color="auto"/>
            <w:left w:val="none" w:sz="0" w:space="0" w:color="auto"/>
            <w:bottom w:val="none" w:sz="0" w:space="0" w:color="auto"/>
            <w:right w:val="none" w:sz="0" w:space="0" w:color="auto"/>
          </w:divBdr>
        </w:div>
        <w:div w:id="406196336">
          <w:marLeft w:val="1339"/>
          <w:marRight w:val="0"/>
          <w:marTop w:val="0"/>
          <w:marBottom w:val="100"/>
          <w:divBdr>
            <w:top w:val="none" w:sz="0" w:space="0" w:color="auto"/>
            <w:left w:val="none" w:sz="0" w:space="0" w:color="auto"/>
            <w:bottom w:val="none" w:sz="0" w:space="0" w:color="auto"/>
            <w:right w:val="none" w:sz="0" w:space="0" w:color="auto"/>
          </w:divBdr>
        </w:div>
        <w:div w:id="515079625">
          <w:marLeft w:val="893"/>
          <w:marRight w:val="0"/>
          <w:marTop w:val="0"/>
          <w:marBottom w:val="100"/>
          <w:divBdr>
            <w:top w:val="none" w:sz="0" w:space="0" w:color="auto"/>
            <w:left w:val="none" w:sz="0" w:space="0" w:color="auto"/>
            <w:bottom w:val="none" w:sz="0" w:space="0" w:color="auto"/>
            <w:right w:val="none" w:sz="0" w:space="0" w:color="auto"/>
          </w:divBdr>
        </w:div>
        <w:div w:id="574315248">
          <w:marLeft w:val="1339"/>
          <w:marRight w:val="0"/>
          <w:marTop w:val="0"/>
          <w:marBottom w:val="100"/>
          <w:divBdr>
            <w:top w:val="none" w:sz="0" w:space="0" w:color="auto"/>
            <w:left w:val="none" w:sz="0" w:space="0" w:color="auto"/>
            <w:bottom w:val="none" w:sz="0" w:space="0" w:color="auto"/>
            <w:right w:val="none" w:sz="0" w:space="0" w:color="auto"/>
          </w:divBdr>
        </w:div>
        <w:div w:id="611671227">
          <w:marLeft w:val="173"/>
          <w:marRight w:val="0"/>
          <w:marTop w:val="160"/>
          <w:marBottom w:val="80"/>
          <w:divBdr>
            <w:top w:val="none" w:sz="0" w:space="0" w:color="auto"/>
            <w:left w:val="none" w:sz="0" w:space="0" w:color="auto"/>
            <w:bottom w:val="none" w:sz="0" w:space="0" w:color="auto"/>
            <w:right w:val="none" w:sz="0" w:space="0" w:color="auto"/>
          </w:divBdr>
        </w:div>
        <w:div w:id="624896994">
          <w:marLeft w:val="173"/>
          <w:marRight w:val="0"/>
          <w:marTop w:val="160"/>
          <w:marBottom w:val="80"/>
          <w:divBdr>
            <w:top w:val="none" w:sz="0" w:space="0" w:color="auto"/>
            <w:left w:val="none" w:sz="0" w:space="0" w:color="auto"/>
            <w:bottom w:val="none" w:sz="0" w:space="0" w:color="auto"/>
            <w:right w:val="none" w:sz="0" w:space="0" w:color="auto"/>
          </w:divBdr>
        </w:div>
        <w:div w:id="697240653">
          <w:marLeft w:val="1339"/>
          <w:marRight w:val="0"/>
          <w:marTop w:val="0"/>
          <w:marBottom w:val="100"/>
          <w:divBdr>
            <w:top w:val="none" w:sz="0" w:space="0" w:color="auto"/>
            <w:left w:val="none" w:sz="0" w:space="0" w:color="auto"/>
            <w:bottom w:val="none" w:sz="0" w:space="0" w:color="auto"/>
            <w:right w:val="none" w:sz="0" w:space="0" w:color="auto"/>
          </w:divBdr>
        </w:div>
        <w:div w:id="719747003">
          <w:marLeft w:val="893"/>
          <w:marRight w:val="0"/>
          <w:marTop w:val="0"/>
          <w:marBottom w:val="100"/>
          <w:divBdr>
            <w:top w:val="none" w:sz="0" w:space="0" w:color="auto"/>
            <w:left w:val="none" w:sz="0" w:space="0" w:color="auto"/>
            <w:bottom w:val="none" w:sz="0" w:space="0" w:color="auto"/>
            <w:right w:val="none" w:sz="0" w:space="0" w:color="auto"/>
          </w:divBdr>
        </w:div>
        <w:div w:id="832993406">
          <w:marLeft w:val="173"/>
          <w:marRight w:val="0"/>
          <w:marTop w:val="160"/>
          <w:marBottom w:val="80"/>
          <w:divBdr>
            <w:top w:val="none" w:sz="0" w:space="0" w:color="auto"/>
            <w:left w:val="none" w:sz="0" w:space="0" w:color="auto"/>
            <w:bottom w:val="none" w:sz="0" w:space="0" w:color="auto"/>
            <w:right w:val="none" w:sz="0" w:space="0" w:color="auto"/>
          </w:divBdr>
        </w:div>
        <w:div w:id="976957076">
          <w:marLeft w:val="1339"/>
          <w:marRight w:val="0"/>
          <w:marTop w:val="0"/>
          <w:marBottom w:val="100"/>
          <w:divBdr>
            <w:top w:val="none" w:sz="0" w:space="0" w:color="auto"/>
            <w:left w:val="none" w:sz="0" w:space="0" w:color="auto"/>
            <w:bottom w:val="none" w:sz="0" w:space="0" w:color="auto"/>
            <w:right w:val="none" w:sz="0" w:space="0" w:color="auto"/>
          </w:divBdr>
        </w:div>
        <w:div w:id="1455563132">
          <w:marLeft w:val="893"/>
          <w:marRight w:val="0"/>
          <w:marTop w:val="0"/>
          <w:marBottom w:val="100"/>
          <w:divBdr>
            <w:top w:val="none" w:sz="0" w:space="0" w:color="auto"/>
            <w:left w:val="none" w:sz="0" w:space="0" w:color="auto"/>
            <w:bottom w:val="none" w:sz="0" w:space="0" w:color="auto"/>
            <w:right w:val="none" w:sz="0" w:space="0" w:color="auto"/>
          </w:divBdr>
        </w:div>
        <w:div w:id="1546133901">
          <w:marLeft w:val="1339"/>
          <w:marRight w:val="0"/>
          <w:marTop w:val="0"/>
          <w:marBottom w:val="100"/>
          <w:divBdr>
            <w:top w:val="none" w:sz="0" w:space="0" w:color="auto"/>
            <w:left w:val="none" w:sz="0" w:space="0" w:color="auto"/>
            <w:bottom w:val="none" w:sz="0" w:space="0" w:color="auto"/>
            <w:right w:val="none" w:sz="0" w:space="0" w:color="auto"/>
          </w:divBdr>
        </w:div>
        <w:div w:id="1860853217">
          <w:marLeft w:val="173"/>
          <w:marRight w:val="0"/>
          <w:marTop w:val="160"/>
          <w:marBottom w:val="80"/>
          <w:divBdr>
            <w:top w:val="none" w:sz="0" w:space="0" w:color="auto"/>
            <w:left w:val="none" w:sz="0" w:space="0" w:color="auto"/>
            <w:bottom w:val="none" w:sz="0" w:space="0" w:color="auto"/>
            <w:right w:val="none" w:sz="0" w:space="0" w:color="auto"/>
          </w:divBdr>
        </w:div>
        <w:div w:id="2111197650">
          <w:marLeft w:val="893"/>
          <w:marRight w:val="0"/>
          <w:marTop w:val="0"/>
          <w:marBottom w:val="100"/>
          <w:divBdr>
            <w:top w:val="none" w:sz="0" w:space="0" w:color="auto"/>
            <w:left w:val="none" w:sz="0" w:space="0" w:color="auto"/>
            <w:bottom w:val="none" w:sz="0" w:space="0" w:color="auto"/>
            <w:right w:val="none" w:sz="0" w:space="0" w:color="auto"/>
          </w:divBdr>
        </w:div>
        <w:div w:id="2125343445">
          <w:marLeft w:val="1339"/>
          <w:marRight w:val="0"/>
          <w:marTop w:val="0"/>
          <w:marBottom w:val="100"/>
          <w:divBdr>
            <w:top w:val="none" w:sz="0" w:space="0" w:color="auto"/>
            <w:left w:val="none" w:sz="0" w:space="0" w:color="auto"/>
            <w:bottom w:val="none" w:sz="0" w:space="0" w:color="auto"/>
            <w:right w:val="none" w:sz="0" w:space="0" w:color="auto"/>
          </w:divBdr>
        </w:div>
      </w:divsChild>
    </w:div>
    <w:div w:id="699430417">
      <w:bodyDiv w:val="1"/>
      <w:marLeft w:val="0"/>
      <w:marRight w:val="0"/>
      <w:marTop w:val="0"/>
      <w:marBottom w:val="0"/>
      <w:divBdr>
        <w:top w:val="none" w:sz="0" w:space="0" w:color="auto"/>
        <w:left w:val="none" w:sz="0" w:space="0" w:color="auto"/>
        <w:bottom w:val="none" w:sz="0" w:space="0" w:color="auto"/>
        <w:right w:val="none" w:sz="0" w:space="0" w:color="auto"/>
      </w:divBdr>
    </w:div>
    <w:div w:id="707414613">
      <w:bodyDiv w:val="1"/>
      <w:marLeft w:val="0"/>
      <w:marRight w:val="0"/>
      <w:marTop w:val="0"/>
      <w:marBottom w:val="0"/>
      <w:divBdr>
        <w:top w:val="none" w:sz="0" w:space="0" w:color="auto"/>
        <w:left w:val="none" w:sz="0" w:space="0" w:color="auto"/>
        <w:bottom w:val="none" w:sz="0" w:space="0" w:color="auto"/>
        <w:right w:val="none" w:sz="0" w:space="0" w:color="auto"/>
      </w:divBdr>
    </w:div>
    <w:div w:id="717778132">
      <w:bodyDiv w:val="1"/>
      <w:marLeft w:val="0"/>
      <w:marRight w:val="0"/>
      <w:marTop w:val="0"/>
      <w:marBottom w:val="0"/>
      <w:divBdr>
        <w:top w:val="none" w:sz="0" w:space="0" w:color="auto"/>
        <w:left w:val="none" w:sz="0" w:space="0" w:color="auto"/>
        <w:bottom w:val="none" w:sz="0" w:space="0" w:color="auto"/>
        <w:right w:val="none" w:sz="0" w:space="0" w:color="auto"/>
      </w:divBdr>
    </w:div>
    <w:div w:id="718433000">
      <w:bodyDiv w:val="1"/>
      <w:marLeft w:val="0"/>
      <w:marRight w:val="0"/>
      <w:marTop w:val="0"/>
      <w:marBottom w:val="0"/>
      <w:divBdr>
        <w:top w:val="none" w:sz="0" w:space="0" w:color="auto"/>
        <w:left w:val="none" w:sz="0" w:space="0" w:color="auto"/>
        <w:bottom w:val="none" w:sz="0" w:space="0" w:color="auto"/>
        <w:right w:val="none" w:sz="0" w:space="0" w:color="auto"/>
      </w:divBdr>
    </w:div>
    <w:div w:id="720010790">
      <w:bodyDiv w:val="1"/>
      <w:marLeft w:val="0"/>
      <w:marRight w:val="0"/>
      <w:marTop w:val="0"/>
      <w:marBottom w:val="0"/>
      <w:divBdr>
        <w:top w:val="none" w:sz="0" w:space="0" w:color="auto"/>
        <w:left w:val="none" w:sz="0" w:space="0" w:color="auto"/>
        <w:bottom w:val="none" w:sz="0" w:space="0" w:color="auto"/>
        <w:right w:val="none" w:sz="0" w:space="0" w:color="auto"/>
      </w:divBdr>
    </w:div>
    <w:div w:id="722604579">
      <w:bodyDiv w:val="1"/>
      <w:marLeft w:val="0"/>
      <w:marRight w:val="0"/>
      <w:marTop w:val="0"/>
      <w:marBottom w:val="0"/>
      <w:divBdr>
        <w:top w:val="none" w:sz="0" w:space="0" w:color="auto"/>
        <w:left w:val="none" w:sz="0" w:space="0" w:color="auto"/>
        <w:bottom w:val="none" w:sz="0" w:space="0" w:color="auto"/>
        <w:right w:val="none" w:sz="0" w:space="0" w:color="auto"/>
      </w:divBdr>
    </w:div>
    <w:div w:id="727608822">
      <w:bodyDiv w:val="1"/>
      <w:marLeft w:val="0"/>
      <w:marRight w:val="0"/>
      <w:marTop w:val="0"/>
      <w:marBottom w:val="0"/>
      <w:divBdr>
        <w:top w:val="none" w:sz="0" w:space="0" w:color="auto"/>
        <w:left w:val="none" w:sz="0" w:space="0" w:color="auto"/>
        <w:bottom w:val="none" w:sz="0" w:space="0" w:color="auto"/>
        <w:right w:val="none" w:sz="0" w:space="0" w:color="auto"/>
      </w:divBdr>
    </w:div>
    <w:div w:id="731467191">
      <w:bodyDiv w:val="1"/>
      <w:marLeft w:val="0"/>
      <w:marRight w:val="0"/>
      <w:marTop w:val="0"/>
      <w:marBottom w:val="0"/>
      <w:divBdr>
        <w:top w:val="none" w:sz="0" w:space="0" w:color="auto"/>
        <w:left w:val="none" w:sz="0" w:space="0" w:color="auto"/>
        <w:bottom w:val="none" w:sz="0" w:space="0" w:color="auto"/>
        <w:right w:val="none" w:sz="0" w:space="0" w:color="auto"/>
      </w:divBdr>
    </w:div>
    <w:div w:id="735781346">
      <w:bodyDiv w:val="1"/>
      <w:marLeft w:val="0"/>
      <w:marRight w:val="0"/>
      <w:marTop w:val="0"/>
      <w:marBottom w:val="0"/>
      <w:divBdr>
        <w:top w:val="none" w:sz="0" w:space="0" w:color="auto"/>
        <w:left w:val="none" w:sz="0" w:space="0" w:color="auto"/>
        <w:bottom w:val="none" w:sz="0" w:space="0" w:color="auto"/>
        <w:right w:val="none" w:sz="0" w:space="0" w:color="auto"/>
      </w:divBdr>
    </w:div>
    <w:div w:id="740180799">
      <w:bodyDiv w:val="1"/>
      <w:marLeft w:val="0"/>
      <w:marRight w:val="0"/>
      <w:marTop w:val="0"/>
      <w:marBottom w:val="0"/>
      <w:divBdr>
        <w:top w:val="none" w:sz="0" w:space="0" w:color="auto"/>
        <w:left w:val="none" w:sz="0" w:space="0" w:color="auto"/>
        <w:bottom w:val="none" w:sz="0" w:space="0" w:color="auto"/>
        <w:right w:val="none" w:sz="0" w:space="0" w:color="auto"/>
      </w:divBdr>
      <w:divsChild>
        <w:div w:id="387605909">
          <w:marLeft w:val="0"/>
          <w:marRight w:val="0"/>
          <w:marTop w:val="0"/>
          <w:marBottom w:val="0"/>
          <w:divBdr>
            <w:top w:val="none" w:sz="0" w:space="0" w:color="auto"/>
            <w:left w:val="none" w:sz="0" w:space="0" w:color="auto"/>
            <w:bottom w:val="none" w:sz="0" w:space="0" w:color="auto"/>
            <w:right w:val="none" w:sz="0" w:space="0" w:color="auto"/>
          </w:divBdr>
          <w:divsChild>
            <w:div w:id="189858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88280">
      <w:bodyDiv w:val="1"/>
      <w:marLeft w:val="0"/>
      <w:marRight w:val="0"/>
      <w:marTop w:val="0"/>
      <w:marBottom w:val="0"/>
      <w:divBdr>
        <w:top w:val="none" w:sz="0" w:space="0" w:color="auto"/>
        <w:left w:val="none" w:sz="0" w:space="0" w:color="auto"/>
        <w:bottom w:val="none" w:sz="0" w:space="0" w:color="auto"/>
        <w:right w:val="none" w:sz="0" w:space="0" w:color="auto"/>
      </w:divBdr>
      <w:divsChild>
        <w:div w:id="71852588">
          <w:marLeft w:val="0"/>
          <w:marRight w:val="0"/>
          <w:marTop w:val="0"/>
          <w:marBottom w:val="0"/>
          <w:divBdr>
            <w:top w:val="none" w:sz="0" w:space="0" w:color="auto"/>
            <w:left w:val="none" w:sz="0" w:space="0" w:color="auto"/>
            <w:bottom w:val="none" w:sz="0" w:space="0" w:color="auto"/>
            <w:right w:val="none" w:sz="0" w:space="0" w:color="auto"/>
          </w:divBdr>
        </w:div>
        <w:div w:id="426971681">
          <w:marLeft w:val="0"/>
          <w:marRight w:val="0"/>
          <w:marTop w:val="0"/>
          <w:marBottom w:val="0"/>
          <w:divBdr>
            <w:top w:val="none" w:sz="0" w:space="0" w:color="auto"/>
            <w:left w:val="none" w:sz="0" w:space="0" w:color="auto"/>
            <w:bottom w:val="none" w:sz="0" w:space="0" w:color="auto"/>
            <w:right w:val="none" w:sz="0" w:space="0" w:color="auto"/>
          </w:divBdr>
        </w:div>
        <w:div w:id="1112434392">
          <w:marLeft w:val="0"/>
          <w:marRight w:val="0"/>
          <w:marTop w:val="0"/>
          <w:marBottom w:val="0"/>
          <w:divBdr>
            <w:top w:val="none" w:sz="0" w:space="0" w:color="auto"/>
            <w:left w:val="none" w:sz="0" w:space="0" w:color="auto"/>
            <w:bottom w:val="none" w:sz="0" w:space="0" w:color="auto"/>
            <w:right w:val="none" w:sz="0" w:space="0" w:color="auto"/>
          </w:divBdr>
        </w:div>
        <w:div w:id="1169907295">
          <w:marLeft w:val="0"/>
          <w:marRight w:val="0"/>
          <w:marTop w:val="0"/>
          <w:marBottom w:val="0"/>
          <w:divBdr>
            <w:top w:val="none" w:sz="0" w:space="0" w:color="auto"/>
            <w:left w:val="none" w:sz="0" w:space="0" w:color="auto"/>
            <w:bottom w:val="none" w:sz="0" w:space="0" w:color="auto"/>
            <w:right w:val="none" w:sz="0" w:space="0" w:color="auto"/>
          </w:divBdr>
        </w:div>
        <w:div w:id="2057195386">
          <w:marLeft w:val="0"/>
          <w:marRight w:val="0"/>
          <w:marTop w:val="0"/>
          <w:marBottom w:val="0"/>
          <w:divBdr>
            <w:top w:val="none" w:sz="0" w:space="0" w:color="auto"/>
            <w:left w:val="none" w:sz="0" w:space="0" w:color="auto"/>
            <w:bottom w:val="none" w:sz="0" w:space="0" w:color="auto"/>
            <w:right w:val="none" w:sz="0" w:space="0" w:color="auto"/>
          </w:divBdr>
        </w:div>
      </w:divsChild>
    </w:div>
    <w:div w:id="746458043">
      <w:bodyDiv w:val="1"/>
      <w:marLeft w:val="0"/>
      <w:marRight w:val="0"/>
      <w:marTop w:val="0"/>
      <w:marBottom w:val="0"/>
      <w:divBdr>
        <w:top w:val="none" w:sz="0" w:space="0" w:color="auto"/>
        <w:left w:val="none" w:sz="0" w:space="0" w:color="auto"/>
        <w:bottom w:val="none" w:sz="0" w:space="0" w:color="auto"/>
        <w:right w:val="none" w:sz="0" w:space="0" w:color="auto"/>
      </w:divBdr>
    </w:div>
    <w:div w:id="749424954">
      <w:bodyDiv w:val="1"/>
      <w:marLeft w:val="0"/>
      <w:marRight w:val="0"/>
      <w:marTop w:val="0"/>
      <w:marBottom w:val="0"/>
      <w:divBdr>
        <w:top w:val="none" w:sz="0" w:space="0" w:color="auto"/>
        <w:left w:val="none" w:sz="0" w:space="0" w:color="auto"/>
        <w:bottom w:val="none" w:sz="0" w:space="0" w:color="auto"/>
        <w:right w:val="none" w:sz="0" w:space="0" w:color="auto"/>
      </w:divBdr>
    </w:div>
    <w:div w:id="754981606">
      <w:bodyDiv w:val="1"/>
      <w:marLeft w:val="0"/>
      <w:marRight w:val="0"/>
      <w:marTop w:val="0"/>
      <w:marBottom w:val="0"/>
      <w:divBdr>
        <w:top w:val="none" w:sz="0" w:space="0" w:color="auto"/>
        <w:left w:val="none" w:sz="0" w:space="0" w:color="auto"/>
        <w:bottom w:val="none" w:sz="0" w:space="0" w:color="auto"/>
        <w:right w:val="none" w:sz="0" w:space="0" w:color="auto"/>
      </w:divBdr>
      <w:divsChild>
        <w:div w:id="1917546531">
          <w:marLeft w:val="0"/>
          <w:marRight w:val="0"/>
          <w:marTop w:val="0"/>
          <w:marBottom w:val="0"/>
          <w:divBdr>
            <w:top w:val="none" w:sz="0" w:space="0" w:color="auto"/>
            <w:left w:val="none" w:sz="0" w:space="0" w:color="auto"/>
            <w:bottom w:val="none" w:sz="0" w:space="0" w:color="auto"/>
            <w:right w:val="none" w:sz="0" w:space="0" w:color="auto"/>
          </w:divBdr>
          <w:divsChild>
            <w:div w:id="1518472">
              <w:marLeft w:val="0"/>
              <w:marRight w:val="0"/>
              <w:marTop w:val="0"/>
              <w:marBottom w:val="0"/>
              <w:divBdr>
                <w:top w:val="none" w:sz="0" w:space="0" w:color="auto"/>
                <w:left w:val="none" w:sz="0" w:space="0" w:color="auto"/>
                <w:bottom w:val="none" w:sz="0" w:space="0" w:color="auto"/>
                <w:right w:val="none" w:sz="0" w:space="0" w:color="auto"/>
              </w:divBdr>
            </w:div>
            <w:div w:id="83231650">
              <w:marLeft w:val="0"/>
              <w:marRight w:val="0"/>
              <w:marTop w:val="0"/>
              <w:marBottom w:val="0"/>
              <w:divBdr>
                <w:top w:val="none" w:sz="0" w:space="0" w:color="auto"/>
                <w:left w:val="none" w:sz="0" w:space="0" w:color="auto"/>
                <w:bottom w:val="none" w:sz="0" w:space="0" w:color="auto"/>
                <w:right w:val="none" w:sz="0" w:space="0" w:color="auto"/>
              </w:divBdr>
              <w:divsChild>
                <w:div w:id="1292706675">
                  <w:marLeft w:val="0"/>
                  <w:marRight w:val="0"/>
                  <w:marTop w:val="0"/>
                  <w:marBottom w:val="0"/>
                  <w:divBdr>
                    <w:top w:val="none" w:sz="0" w:space="0" w:color="auto"/>
                    <w:left w:val="none" w:sz="0" w:space="0" w:color="auto"/>
                    <w:bottom w:val="none" w:sz="0" w:space="0" w:color="auto"/>
                    <w:right w:val="none" w:sz="0" w:space="0" w:color="auto"/>
                  </w:divBdr>
                  <w:divsChild>
                    <w:div w:id="1805584570">
                      <w:marLeft w:val="0"/>
                      <w:marRight w:val="0"/>
                      <w:marTop w:val="0"/>
                      <w:marBottom w:val="0"/>
                      <w:divBdr>
                        <w:top w:val="none" w:sz="0" w:space="0" w:color="auto"/>
                        <w:left w:val="none" w:sz="0" w:space="0" w:color="auto"/>
                        <w:bottom w:val="none" w:sz="0" w:space="0" w:color="auto"/>
                        <w:right w:val="none" w:sz="0" w:space="0" w:color="auto"/>
                      </w:divBdr>
                      <w:divsChild>
                        <w:div w:id="56872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04535">
          <w:marLeft w:val="0"/>
          <w:marRight w:val="0"/>
          <w:marTop w:val="0"/>
          <w:marBottom w:val="0"/>
          <w:divBdr>
            <w:top w:val="none" w:sz="0" w:space="0" w:color="auto"/>
            <w:left w:val="none" w:sz="0" w:space="0" w:color="auto"/>
            <w:bottom w:val="none" w:sz="0" w:space="0" w:color="auto"/>
            <w:right w:val="none" w:sz="0" w:space="0" w:color="auto"/>
          </w:divBdr>
          <w:divsChild>
            <w:div w:id="807819107">
              <w:marLeft w:val="0"/>
              <w:marRight w:val="0"/>
              <w:marTop w:val="0"/>
              <w:marBottom w:val="0"/>
              <w:divBdr>
                <w:top w:val="none" w:sz="0" w:space="0" w:color="auto"/>
                <w:left w:val="none" w:sz="0" w:space="0" w:color="auto"/>
                <w:bottom w:val="none" w:sz="0" w:space="0" w:color="auto"/>
                <w:right w:val="none" w:sz="0" w:space="0" w:color="auto"/>
              </w:divBdr>
              <w:divsChild>
                <w:div w:id="7949165">
                  <w:marLeft w:val="0"/>
                  <w:marRight w:val="0"/>
                  <w:marTop w:val="0"/>
                  <w:marBottom w:val="0"/>
                  <w:divBdr>
                    <w:top w:val="none" w:sz="0" w:space="0" w:color="auto"/>
                    <w:left w:val="none" w:sz="0" w:space="0" w:color="auto"/>
                    <w:bottom w:val="none" w:sz="0" w:space="0" w:color="auto"/>
                    <w:right w:val="none" w:sz="0" w:space="0" w:color="auto"/>
                  </w:divBdr>
                  <w:divsChild>
                    <w:div w:id="173570090">
                      <w:marLeft w:val="0"/>
                      <w:marRight w:val="0"/>
                      <w:marTop w:val="0"/>
                      <w:marBottom w:val="0"/>
                      <w:divBdr>
                        <w:top w:val="none" w:sz="0" w:space="0" w:color="auto"/>
                        <w:left w:val="none" w:sz="0" w:space="0" w:color="auto"/>
                        <w:bottom w:val="none" w:sz="0" w:space="0" w:color="auto"/>
                        <w:right w:val="none" w:sz="0" w:space="0" w:color="auto"/>
                      </w:divBdr>
                      <w:divsChild>
                        <w:div w:id="46728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91190">
              <w:marLeft w:val="0"/>
              <w:marRight w:val="0"/>
              <w:marTop w:val="0"/>
              <w:marBottom w:val="0"/>
              <w:divBdr>
                <w:top w:val="none" w:sz="0" w:space="0" w:color="auto"/>
                <w:left w:val="none" w:sz="0" w:space="0" w:color="auto"/>
                <w:bottom w:val="none" w:sz="0" w:space="0" w:color="auto"/>
                <w:right w:val="none" w:sz="0" w:space="0" w:color="auto"/>
              </w:divBdr>
            </w:div>
          </w:divsChild>
        </w:div>
        <w:div w:id="128404217">
          <w:marLeft w:val="0"/>
          <w:marRight w:val="0"/>
          <w:marTop w:val="0"/>
          <w:marBottom w:val="0"/>
          <w:divBdr>
            <w:top w:val="none" w:sz="0" w:space="0" w:color="auto"/>
            <w:left w:val="none" w:sz="0" w:space="0" w:color="auto"/>
            <w:bottom w:val="none" w:sz="0" w:space="0" w:color="auto"/>
            <w:right w:val="none" w:sz="0" w:space="0" w:color="auto"/>
          </w:divBdr>
          <w:divsChild>
            <w:div w:id="1016034706">
              <w:marLeft w:val="0"/>
              <w:marRight w:val="0"/>
              <w:marTop w:val="0"/>
              <w:marBottom w:val="0"/>
              <w:divBdr>
                <w:top w:val="none" w:sz="0" w:space="0" w:color="auto"/>
                <w:left w:val="none" w:sz="0" w:space="0" w:color="auto"/>
                <w:bottom w:val="none" w:sz="0" w:space="0" w:color="auto"/>
                <w:right w:val="none" w:sz="0" w:space="0" w:color="auto"/>
              </w:divBdr>
              <w:divsChild>
                <w:div w:id="1263369410">
                  <w:marLeft w:val="0"/>
                  <w:marRight w:val="0"/>
                  <w:marTop w:val="0"/>
                  <w:marBottom w:val="0"/>
                  <w:divBdr>
                    <w:top w:val="none" w:sz="0" w:space="0" w:color="auto"/>
                    <w:left w:val="none" w:sz="0" w:space="0" w:color="auto"/>
                    <w:bottom w:val="none" w:sz="0" w:space="0" w:color="auto"/>
                    <w:right w:val="none" w:sz="0" w:space="0" w:color="auto"/>
                  </w:divBdr>
                  <w:divsChild>
                    <w:div w:id="1931616080">
                      <w:marLeft w:val="0"/>
                      <w:marRight w:val="0"/>
                      <w:marTop w:val="0"/>
                      <w:marBottom w:val="0"/>
                      <w:divBdr>
                        <w:top w:val="none" w:sz="0" w:space="0" w:color="auto"/>
                        <w:left w:val="none" w:sz="0" w:space="0" w:color="auto"/>
                        <w:bottom w:val="none" w:sz="0" w:space="0" w:color="auto"/>
                        <w:right w:val="none" w:sz="0" w:space="0" w:color="auto"/>
                      </w:divBdr>
                      <w:divsChild>
                        <w:div w:id="320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00919">
              <w:marLeft w:val="0"/>
              <w:marRight w:val="0"/>
              <w:marTop w:val="0"/>
              <w:marBottom w:val="0"/>
              <w:divBdr>
                <w:top w:val="none" w:sz="0" w:space="0" w:color="auto"/>
                <w:left w:val="none" w:sz="0" w:space="0" w:color="auto"/>
                <w:bottom w:val="none" w:sz="0" w:space="0" w:color="auto"/>
                <w:right w:val="none" w:sz="0" w:space="0" w:color="auto"/>
              </w:divBdr>
            </w:div>
          </w:divsChild>
        </w:div>
        <w:div w:id="850490270">
          <w:marLeft w:val="0"/>
          <w:marRight w:val="0"/>
          <w:marTop w:val="0"/>
          <w:marBottom w:val="0"/>
          <w:divBdr>
            <w:top w:val="none" w:sz="0" w:space="0" w:color="auto"/>
            <w:left w:val="none" w:sz="0" w:space="0" w:color="auto"/>
            <w:bottom w:val="none" w:sz="0" w:space="0" w:color="auto"/>
            <w:right w:val="none" w:sz="0" w:space="0" w:color="auto"/>
          </w:divBdr>
          <w:divsChild>
            <w:div w:id="184759785">
              <w:marLeft w:val="0"/>
              <w:marRight w:val="0"/>
              <w:marTop w:val="0"/>
              <w:marBottom w:val="0"/>
              <w:divBdr>
                <w:top w:val="none" w:sz="0" w:space="0" w:color="auto"/>
                <w:left w:val="none" w:sz="0" w:space="0" w:color="auto"/>
                <w:bottom w:val="none" w:sz="0" w:space="0" w:color="auto"/>
                <w:right w:val="none" w:sz="0" w:space="0" w:color="auto"/>
              </w:divBdr>
              <w:divsChild>
                <w:div w:id="38480392">
                  <w:marLeft w:val="0"/>
                  <w:marRight w:val="0"/>
                  <w:marTop w:val="0"/>
                  <w:marBottom w:val="0"/>
                  <w:divBdr>
                    <w:top w:val="none" w:sz="0" w:space="0" w:color="auto"/>
                    <w:left w:val="none" w:sz="0" w:space="0" w:color="auto"/>
                    <w:bottom w:val="none" w:sz="0" w:space="0" w:color="auto"/>
                    <w:right w:val="none" w:sz="0" w:space="0" w:color="auto"/>
                  </w:divBdr>
                  <w:divsChild>
                    <w:div w:id="79376868">
                      <w:marLeft w:val="0"/>
                      <w:marRight w:val="0"/>
                      <w:marTop w:val="0"/>
                      <w:marBottom w:val="0"/>
                      <w:divBdr>
                        <w:top w:val="none" w:sz="0" w:space="0" w:color="auto"/>
                        <w:left w:val="none" w:sz="0" w:space="0" w:color="auto"/>
                        <w:bottom w:val="none" w:sz="0" w:space="0" w:color="auto"/>
                        <w:right w:val="none" w:sz="0" w:space="0" w:color="auto"/>
                      </w:divBdr>
                      <w:divsChild>
                        <w:div w:id="18656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250915">
              <w:marLeft w:val="0"/>
              <w:marRight w:val="0"/>
              <w:marTop w:val="0"/>
              <w:marBottom w:val="0"/>
              <w:divBdr>
                <w:top w:val="none" w:sz="0" w:space="0" w:color="auto"/>
                <w:left w:val="none" w:sz="0" w:space="0" w:color="auto"/>
                <w:bottom w:val="none" w:sz="0" w:space="0" w:color="auto"/>
                <w:right w:val="none" w:sz="0" w:space="0" w:color="auto"/>
              </w:divBdr>
            </w:div>
          </w:divsChild>
        </w:div>
        <w:div w:id="1589844486">
          <w:marLeft w:val="0"/>
          <w:marRight w:val="0"/>
          <w:marTop w:val="0"/>
          <w:marBottom w:val="0"/>
          <w:divBdr>
            <w:top w:val="none" w:sz="0" w:space="0" w:color="auto"/>
            <w:left w:val="none" w:sz="0" w:space="0" w:color="auto"/>
            <w:bottom w:val="none" w:sz="0" w:space="0" w:color="auto"/>
            <w:right w:val="none" w:sz="0" w:space="0" w:color="auto"/>
          </w:divBdr>
          <w:divsChild>
            <w:div w:id="1510677268">
              <w:marLeft w:val="0"/>
              <w:marRight w:val="0"/>
              <w:marTop w:val="0"/>
              <w:marBottom w:val="0"/>
              <w:divBdr>
                <w:top w:val="none" w:sz="0" w:space="0" w:color="auto"/>
                <w:left w:val="none" w:sz="0" w:space="0" w:color="auto"/>
                <w:bottom w:val="none" w:sz="0" w:space="0" w:color="auto"/>
                <w:right w:val="none" w:sz="0" w:space="0" w:color="auto"/>
              </w:divBdr>
              <w:divsChild>
                <w:div w:id="55016072">
                  <w:marLeft w:val="0"/>
                  <w:marRight w:val="0"/>
                  <w:marTop w:val="0"/>
                  <w:marBottom w:val="0"/>
                  <w:divBdr>
                    <w:top w:val="none" w:sz="0" w:space="0" w:color="auto"/>
                    <w:left w:val="none" w:sz="0" w:space="0" w:color="auto"/>
                    <w:bottom w:val="none" w:sz="0" w:space="0" w:color="auto"/>
                    <w:right w:val="none" w:sz="0" w:space="0" w:color="auto"/>
                  </w:divBdr>
                  <w:divsChild>
                    <w:div w:id="887110150">
                      <w:marLeft w:val="0"/>
                      <w:marRight w:val="0"/>
                      <w:marTop w:val="0"/>
                      <w:marBottom w:val="0"/>
                      <w:divBdr>
                        <w:top w:val="none" w:sz="0" w:space="0" w:color="auto"/>
                        <w:left w:val="none" w:sz="0" w:space="0" w:color="auto"/>
                        <w:bottom w:val="none" w:sz="0" w:space="0" w:color="auto"/>
                        <w:right w:val="none" w:sz="0" w:space="0" w:color="auto"/>
                      </w:divBdr>
                      <w:divsChild>
                        <w:div w:id="4957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84395">
              <w:marLeft w:val="0"/>
              <w:marRight w:val="0"/>
              <w:marTop w:val="0"/>
              <w:marBottom w:val="0"/>
              <w:divBdr>
                <w:top w:val="none" w:sz="0" w:space="0" w:color="auto"/>
                <w:left w:val="none" w:sz="0" w:space="0" w:color="auto"/>
                <w:bottom w:val="none" w:sz="0" w:space="0" w:color="auto"/>
                <w:right w:val="none" w:sz="0" w:space="0" w:color="auto"/>
              </w:divBdr>
            </w:div>
          </w:divsChild>
        </w:div>
        <w:div w:id="891647883">
          <w:marLeft w:val="0"/>
          <w:marRight w:val="0"/>
          <w:marTop w:val="0"/>
          <w:marBottom w:val="0"/>
          <w:divBdr>
            <w:top w:val="none" w:sz="0" w:space="0" w:color="auto"/>
            <w:left w:val="none" w:sz="0" w:space="0" w:color="auto"/>
            <w:bottom w:val="none" w:sz="0" w:space="0" w:color="auto"/>
            <w:right w:val="none" w:sz="0" w:space="0" w:color="auto"/>
          </w:divBdr>
          <w:divsChild>
            <w:div w:id="2069380909">
              <w:marLeft w:val="0"/>
              <w:marRight w:val="0"/>
              <w:marTop w:val="0"/>
              <w:marBottom w:val="0"/>
              <w:divBdr>
                <w:top w:val="none" w:sz="0" w:space="0" w:color="auto"/>
                <w:left w:val="none" w:sz="0" w:space="0" w:color="auto"/>
                <w:bottom w:val="none" w:sz="0" w:space="0" w:color="auto"/>
                <w:right w:val="none" w:sz="0" w:space="0" w:color="auto"/>
              </w:divBdr>
              <w:divsChild>
                <w:div w:id="1302999750">
                  <w:marLeft w:val="0"/>
                  <w:marRight w:val="0"/>
                  <w:marTop w:val="0"/>
                  <w:marBottom w:val="0"/>
                  <w:divBdr>
                    <w:top w:val="none" w:sz="0" w:space="0" w:color="auto"/>
                    <w:left w:val="none" w:sz="0" w:space="0" w:color="auto"/>
                    <w:bottom w:val="none" w:sz="0" w:space="0" w:color="auto"/>
                    <w:right w:val="none" w:sz="0" w:space="0" w:color="auto"/>
                  </w:divBdr>
                  <w:divsChild>
                    <w:div w:id="79642690">
                      <w:marLeft w:val="0"/>
                      <w:marRight w:val="0"/>
                      <w:marTop w:val="0"/>
                      <w:marBottom w:val="0"/>
                      <w:divBdr>
                        <w:top w:val="none" w:sz="0" w:space="0" w:color="auto"/>
                        <w:left w:val="none" w:sz="0" w:space="0" w:color="auto"/>
                        <w:bottom w:val="none" w:sz="0" w:space="0" w:color="auto"/>
                        <w:right w:val="none" w:sz="0" w:space="0" w:color="auto"/>
                      </w:divBdr>
                      <w:divsChild>
                        <w:div w:id="170093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439817">
              <w:marLeft w:val="0"/>
              <w:marRight w:val="0"/>
              <w:marTop w:val="0"/>
              <w:marBottom w:val="0"/>
              <w:divBdr>
                <w:top w:val="none" w:sz="0" w:space="0" w:color="auto"/>
                <w:left w:val="none" w:sz="0" w:space="0" w:color="auto"/>
                <w:bottom w:val="none" w:sz="0" w:space="0" w:color="auto"/>
                <w:right w:val="none" w:sz="0" w:space="0" w:color="auto"/>
              </w:divBdr>
            </w:div>
          </w:divsChild>
        </w:div>
        <w:div w:id="1122111676">
          <w:marLeft w:val="0"/>
          <w:marRight w:val="0"/>
          <w:marTop w:val="0"/>
          <w:marBottom w:val="0"/>
          <w:divBdr>
            <w:top w:val="none" w:sz="0" w:space="0" w:color="auto"/>
            <w:left w:val="none" w:sz="0" w:space="0" w:color="auto"/>
            <w:bottom w:val="none" w:sz="0" w:space="0" w:color="auto"/>
            <w:right w:val="none" w:sz="0" w:space="0" w:color="auto"/>
          </w:divBdr>
          <w:divsChild>
            <w:div w:id="507453103">
              <w:marLeft w:val="0"/>
              <w:marRight w:val="0"/>
              <w:marTop w:val="0"/>
              <w:marBottom w:val="0"/>
              <w:divBdr>
                <w:top w:val="none" w:sz="0" w:space="0" w:color="auto"/>
                <w:left w:val="none" w:sz="0" w:space="0" w:color="auto"/>
                <w:bottom w:val="none" w:sz="0" w:space="0" w:color="auto"/>
                <w:right w:val="none" w:sz="0" w:space="0" w:color="auto"/>
              </w:divBdr>
              <w:divsChild>
                <w:div w:id="629866530">
                  <w:marLeft w:val="0"/>
                  <w:marRight w:val="0"/>
                  <w:marTop w:val="0"/>
                  <w:marBottom w:val="0"/>
                  <w:divBdr>
                    <w:top w:val="none" w:sz="0" w:space="0" w:color="auto"/>
                    <w:left w:val="none" w:sz="0" w:space="0" w:color="auto"/>
                    <w:bottom w:val="none" w:sz="0" w:space="0" w:color="auto"/>
                    <w:right w:val="none" w:sz="0" w:space="0" w:color="auto"/>
                  </w:divBdr>
                  <w:divsChild>
                    <w:div w:id="1810854404">
                      <w:marLeft w:val="0"/>
                      <w:marRight w:val="0"/>
                      <w:marTop w:val="0"/>
                      <w:marBottom w:val="0"/>
                      <w:divBdr>
                        <w:top w:val="none" w:sz="0" w:space="0" w:color="auto"/>
                        <w:left w:val="none" w:sz="0" w:space="0" w:color="auto"/>
                        <w:bottom w:val="none" w:sz="0" w:space="0" w:color="auto"/>
                        <w:right w:val="none" w:sz="0" w:space="0" w:color="auto"/>
                      </w:divBdr>
                      <w:divsChild>
                        <w:div w:id="12127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170696">
              <w:marLeft w:val="0"/>
              <w:marRight w:val="0"/>
              <w:marTop w:val="0"/>
              <w:marBottom w:val="0"/>
              <w:divBdr>
                <w:top w:val="none" w:sz="0" w:space="0" w:color="auto"/>
                <w:left w:val="none" w:sz="0" w:space="0" w:color="auto"/>
                <w:bottom w:val="none" w:sz="0" w:space="0" w:color="auto"/>
                <w:right w:val="none" w:sz="0" w:space="0" w:color="auto"/>
              </w:divBdr>
            </w:div>
          </w:divsChild>
        </w:div>
        <w:div w:id="566107304">
          <w:marLeft w:val="0"/>
          <w:marRight w:val="0"/>
          <w:marTop w:val="0"/>
          <w:marBottom w:val="0"/>
          <w:divBdr>
            <w:top w:val="none" w:sz="0" w:space="0" w:color="auto"/>
            <w:left w:val="none" w:sz="0" w:space="0" w:color="auto"/>
            <w:bottom w:val="none" w:sz="0" w:space="0" w:color="auto"/>
            <w:right w:val="none" w:sz="0" w:space="0" w:color="auto"/>
          </w:divBdr>
          <w:divsChild>
            <w:div w:id="1175073486">
              <w:marLeft w:val="0"/>
              <w:marRight w:val="0"/>
              <w:marTop w:val="0"/>
              <w:marBottom w:val="0"/>
              <w:divBdr>
                <w:top w:val="none" w:sz="0" w:space="0" w:color="auto"/>
                <w:left w:val="none" w:sz="0" w:space="0" w:color="auto"/>
                <w:bottom w:val="none" w:sz="0" w:space="0" w:color="auto"/>
                <w:right w:val="none" w:sz="0" w:space="0" w:color="auto"/>
              </w:divBdr>
              <w:divsChild>
                <w:div w:id="1396706880">
                  <w:marLeft w:val="0"/>
                  <w:marRight w:val="0"/>
                  <w:marTop w:val="0"/>
                  <w:marBottom w:val="0"/>
                  <w:divBdr>
                    <w:top w:val="none" w:sz="0" w:space="0" w:color="auto"/>
                    <w:left w:val="none" w:sz="0" w:space="0" w:color="auto"/>
                    <w:bottom w:val="none" w:sz="0" w:space="0" w:color="auto"/>
                    <w:right w:val="none" w:sz="0" w:space="0" w:color="auto"/>
                  </w:divBdr>
                  <w:divsChild>
                    <w:div w:id="253631932">
                      <w:marLeft w:val="0"/>
                      <w:marRight w:val="0"/>
                      <w:marTop w:val="0"/>
                      <w:marBottom w:val="0"/>
                      <w:divBdr>
                        <w:top w:val="none" w:sz="0" w:space="0" w:color="auto"/>
                        <w:left w:val="none" w:sz="0" w:space="0" w:color="auto"/>
                        <w:bottom w:val="none" w:sz="0" w:space="0" w:color="auto"/>
                        <w:right w:val="none" w:sz="0" w:space="0" w:color="auto"/>
                      </w:divBdr>
                      <w:divsChild>
                        <w:div w:id="53735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212419">
              <w:marLeft w:val="0"/>
              <w:marRight w:val="0"/>
              <w:marTop w:val="0"/>
              <w:marBottom w:val="0"/>
              <w:divBdr>
                <w:top w:val="none" w:sz="0" w:space="0" w:color="auto"/>
                <w:left w:val="none" w:sz="0" w:space="0" w:color="auto"/>
                <w:bottom w:val="none" w:sz="0" w:space="0" w:color="auto"/>
                <w:right w:val="none" w:sz="0" w:space="0" w:color="auto"/>
              </w:divBdr>
            </w:div>
          </w:divsChild>
        </w:div>
        <w:div w:id="2049724063">
          <w:marLeft w:val="0"/>
          <w:marRight w:val="0"/>
          <w:marTop w:val="0"/>
          <w:marBottom w:val="0"/>
          <w:divBdr>
            <w:top w:val="none" w:sz="0" w:space="0" w:color="auto"/>
            <w:left w:val="none" w:sz="0" w:space="0" w:color="auto"/>
            <w:bottom w:val="none" w:sz="0" w:space="0" w:color="auto"/>
            <w:right w:val="none" w:sz="0" w:space="0" w:color="auto"/>
          </w:divBdr>
          <w:divsChild>
            <w:div w:id="258102012">
              <w:marLeft w:val="0"/>
              <w:marRight w:val="0"/>
              <w:marTop w:val="0"/>
              <w:marBottom w:val="0"/>
              <w:divBdr>
                <w:top w:val="none" w:sz="0" w:space="0" w:color="auto"/>
                <w:left w:val="none" w:sz="0" w:space="0" w:color="auto"/>
                <w:bottom w:val="none" w:sz="0" w:space="0" w:color="auto"/>
                <w:right w:val="none" w:sz="0" w:space="0" w:color="auto"/>
              </w:divBdr>
            </w:div>
            <w:div w:id="624850058">
              <w:marLeft w:val="0"/>
              <w:marRight w:val="0"/>
              <w:marTop w:val="0"/>
              <w:marBottom w:val="0"/>
              <w:divBdr>
                <w:top w:val="none" w:sz="0" w:space="0" w:color="auto"/>
                <w:left w:val="none" w:sz="0" w:space="0" w:color="auto"/>
                <w:bottom w:val="none" w:sz="0" w:space="0" w:color="auto"/>
                <w:right w:val="none" w:sz="0" w:space="0" w:color="auto"/>
              </w:divBdr>
              <w:divsChild>
                <w:div w:id="1289165890">
                  <w:marLeft w:val="0"/>
                  <w:marRight w:val="0"/>
                  <w:marTop w:val="0"/>
                  <w:marBottom w:val="0"/>
                  <w:divBdr>
                    <w:top w:val="none" w:sz="0" w:space="0" w:color="auto"/>
                    <w:left w:val="none" w:sz="0" w:space="0" w:color="auto"/>
                    <w:bottom w:val="none" w:sz="0" w:space="0" w:color="auto"/>
                    <w:right w:val="none" w:sz="0" w:space="0" w:color="auto"/>
                  </w:divBdr>
                  <w:divsChild>
                    <w:div w:id="1327517697">
                      <w:marLeft w:val="0"/>
                      <w:marRight w:val="0"/>
                      <w:marTop w:val="0"/>
                      <w:marBottom w:val="0"/>
                      <w:divBdr>
                        <w:top w:val="none" w:sz="0" w:space="0" w:color="auto"/>
                        <w:left w:val="none" w:sz="0" w:space="0" w:color="auto"/>
                        <w:bottom w:val="none" w:sz="0" w:space="0" w:color="auto"/>
                        <w:right w:val="none" w:sz="0" w:space="0" w:color="auto"/>
                      </w:divBdr>
                      <w:divsChild>
                        <w:div w:id="7587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348220">
          <w:marLeft w:val="0"/>
          <w:marRight w:val="0"/>
          <w:marTop w:val="0"/>
          <w:marBottom w:val="0"/>
          <w:divBdr>
            <w:top w:val="none" w:sz="0" w:space="0" w:color="auto"/>
            <w:left w:val="none" w:sz="0" w:space="0" w:color="auto"/>
            <w:bottom w:val="none" w:sz="0" w:space="0" w:color="auto"/>
            <w:right w:val="none" w:sz="0" w:space="0" w:color="auto"/>
          </w:divBdr>
          <w:divsChild>
            <w:div w:id="1339695354">
              <w:marLeft w:val="0"/>
              <w:marRight w:val="0"/>
              <w:marTop w:val="0"/>
              <w:marBottom w:val="0"/>
              <w:divBdr>
                <w:top w:val="none" w:sz="0" w:space="0" w:color="auto"/>
                <w:left w:val="none" w:sz="0" w:space="0" w:color="auto"/>
                <w:bottom w:val="none" w:sz="0" w:space="0" w:color="auto"/>
                <w:right w:val="none" w:sz="0" w:space="0" w:color="auto"/>
              </w:divBdr>
              <w:divsChild>
                <w:div w:id="394358126">
                  <w:marLeft w:val="0"/>
                  <w:marRight w:val="0"/>
                  <w:marTop w:val="0"/>
                  <w:marBottom w:val="0"/>
                  <w:divBdr>
                    <w:top w:val="none" w:sz="0" w:space="0" w:color="auto"/>
                    <w:left w:val="none" w:sz="0" w:space="0" w:color="auto"/>
                    <w:bottom w:val="none" w:sz="0" w:space="0" w:color="auto"/>
                    <w:right w:val="none" w:sz="0" w:space="0" w:color="auto"/>
                  </w:divBdr>
                  <w:divsChild>
                    <w:div w:id="652030913">
                      <w:marLeft w:val="0"/>
                      <w:marRight w:val="0"/>
                      <w:marTop w:val="0"/>
                      <w:marBottom w:val="0"/>
                      <w:divBdr>
                        <w:top w:val="none" w:sz="0" w:space="0" w:color="auto"/>
                        <w:left w:val="none" w:sz="0" w:space="0" w:color="auto"/>
                        <w:bottom w:val="none" w:sz="0" w:space="0" w:color="auto"/>
                        <w:right w:val="none" w:sz="0" w:space="0" w:color="auto"/>
                      </w:divBdr>
                      <w:divsChild>
                        <w:div w:id="79406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303292">
              <w:marLeft w:val="0"/>
              <w:marRight w:val="0"/>
              <w:marTop w:val="0"/>
              <w:marBottom w:val="0"/>
              <w:divBdr>
                <w:top w:val="none" w:sz="0" w:space="0" w:color="auto"/>
                <w:left w:val="none" w:sz="0" w:space="0" w:color="auto"/>
                <w:bottom w:val="none" w:sz="0" w:space="0" w:color="auto"/>
                <w:right w:val="none" w:sz="0" w:space="0" w:color="auto"/>
              </w:divBdr>
            </w:div>
          </w:divsChild>
        </w:div>
        <w:div w:id="701172029">
          <w:marLeft w:val="0"/>
          <w:marRight w:val="0"/>
          <w:marTop w:val="0"/>
          <w:marBottom w:val="0"/>
          <w:divBdr>
            <w:top w:val="none" w:sz="0" w:space="0" w:color="auto"/>
            <w:left w:val="none" w:sz="0" w:space="0" w:color="auto"/>
            <w:bottom w:val="none" w:sz="0" w:space="0" w:color="auto"/>
            <w:right w:val="none" w:sz="0" w:space="0" w:color="auto"/>
          </w:divBdr>
          <w:divsChild>
            <w:div w:id="1559318091">
              <w:marLeft w:val="0"/>
              <w:marRight w:val="0"/>
              <w:marTop w:val="0"/>
              <w:marBottom w:val="0"/>
              <w:divBdr>
                <w:top w:val="none" w:sz="0" w:space="0" w:color="auto"/>
                <w:left w:val="none" w:sz="0" w:space="0" w:color="auto"/>
                <w:bottom w:val="none" w:sz="0" w:space="0" w:color="auto"/>
                <w:right w:val="none" w:sz="0" w:space="0" w:color="auto"/>
              </w:divBdr>
              <w:divsChild>
                <w:div w:id="1781493300">
                  <w:marLeft w:val="0"/>
                  <w:marRight w:val="0"/>
                  <w:marTop w:val="0"/>
                  <w:marBottom w:val="0"/>
                  <w:divBdr>
                    <w:top w:val="none" w:sz="0" w:space="0" w:color="auto"/>
                    <w:left w:val="none" w:sz="0" w:space="0" w:color="auto"/>
                    <w:bottom w:val="none" w:sz="0" w:space="0" w:color="auto"/>
                    <w:right w:val="none" w:sz="0" w:space="0" w:color="auto"/>
                  </w:divBdr>
                  <w:divsChild>
                    <w:div w:id="1857234466">
                      <w:marLeft w:val="0"/>
                      <w:marRight w:val="0"/>
                      <w:marTop w:val="0"/>
                      <w:marBottom w:val="0"/>
                      <w:divBdr>
                        <w:top w:val="none" w:sz="0" w:space="0" w:color="auto"/>
                        <w:left w:val="none" w:sz="0" w:space="0" w:color="auto"/>
                        <w:bottom w:val="none" w:sz="0" w:space="0" w:color="auto"/>
                        <w:right w:val="none" w:sz="0" w:space="0" w:color="auto"/>
                      </w:divBdr>
                      <w:divsChild>
                        <w:div w:id="11436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61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85534">
      <w:bodyDiv w:val="1"/>
      <w:marLeft w:val="0"/>
      <w:marRight w:val="0"/>
      <w:marTop w:val="0"/>
      <w:marBottom w:val="0"/>
      <w:divBdr>
        <w:top w:val="none" w:sz="0" w:space="0" w:color="auto"/>
        <w:left w:val="none" w:sz="0" w:space="0" w:color="auto"/>
        <w:bottom w:val="none" w:sz="0" w:space="0" w:color="auto"/>
        <w:right w:val="none" w:sz="0" w:space="0" w:color="auto"/>
      </w:divBdr>
      <w:divsChild>
        <w:div w:id="206071571">
          <w:marLeft w:val="0"/>
          <w:marRight w:val="0"/>
          <w:marTop w:val="0"/>
          <w:marBottom w:val="0"/>
          <w:divBdr>
            <w:top w:val="none" w:sz="0" w:space="0" w:color="auto"/>
            <w:left w:val="none" w:sz="0" w:space="0" w:color="auto"/>
            <w:bottom w:val="none" w:sz="0" w:space="0" w:color="auto"/>
            <w:right w:val="none" w:sz="0" w:space="0" w:color="auto"/>
          </w:divBdr>
        </w:div>
        <w:div w:id="248388822">
          <w:marLeft w:val="0"/>
          <w:marRight w:val="0"/>
          <w:marTop w:val="0"/>
          <w:marBottom w:val="0"/>
          <w:divBdr>
            <w:top w:val="none" w:sz="0" w:space="0" w:color="auto"/>
            <w:left w:val="none" w:sz="0" w:space="0" w:color="auto"/>
            <w:bottom w:val="none" w:sz="0" w:space="0" w:color="auto"/>
            <w:right w:val="none" w:sz="0" w:space="0" w:color="auto"/>
          </w:divBdr>
        </w:div>
        <w:div w:id="938415984">
          <w:marLeft w:val="0"/>
          <w:marRight w:val="0"/>
          <w:marTop w:val="0"/>
          <w:marBottom w:val="0"/>
          <w:divBdr>
            <w:top w:val="none" w:sz="0" w:space="0" w:color="auto"/>
            <w:left w:val="none" w:sz="0" w:space="0" w:color="auto"/>
            <w:bottom w:val="none" w:sz="0" w:space="0" w:color="auto"/>
            <w:right w:val="none" w:sz="0" w:space="0" w:color="auto"/>
          </w:divBdr>
        </w:div>
        <w:div w:id="1040787392">
          <w:marLeft w:val="0"/>
          <w:marRight w:val="0"/>
          <w:marTop w:val="0"/>
          <w:marBottom w:val="0"/>
          <w:divBdr>
            <w:top w:val="none" w:sz="0" w:space="0" w:color="auto"/>
            <w:left w:val="none" w:sz="0" w:space="0" w:color="auto"/>
            <w:bottom w:val="none" w:sz="0" w:space="0" w:color="auto"/>
            <w:right w:val="none" w:sz="0" w:space="0" w:color="auto"/>
          </w:divBdr>
        </w:div>
        <w:div w:id="1059286763">
          <w:marLeft w:val="0"/>
          <w:marRight w:val="0"/>
          <w:marTop w:val="0"/>
          <w:marBottom w:val="0"/>
          <w:divBdr>
            <w:top w:val="none" w:sz="0" w:space="0" w:color="auto"/>
            <w:left w:val="none" w:sz="0" w:space="0" w:color="auto"/>
            <w:bottom w:val="none" w:sz="0" w:space="0" w:color="auto"/>
            <w:right w:val="none" w:sz="0" w:space="0" w:color="auto"/>
          </w:divBdr>
        </w:div>
        <w:div w:id="1125974750">
          <w:marLeft w:val="0"/>
          <w:marRight w:val="0"/>
          <w:marTop w:val="0"/>
          <w:marBottom w:val="0"/>
          <w:divBdr>
            <w:top w:val="none" w:sz="0" w:space="0" w:color="auto"/>
            <w:left w:val="none" w:sz="0" w:space="0" w:color="auto"/>
            <w:bottom w:val="none" w:sz="0" w:space="0" w:color="auto"/>
            <w:right w:val="none" w:sz="0" w:space="0" w:color="auto"/>
          </w:divBdr>
        </w:div>
        <w:div w:id="1580946689">
          <w:marLeft w:val="0"/>
          <w:marRight w:val="0"/>
          <w:marTop w:val="0"/>
          <w:marBottom w:val="0"/>
          <w:divBdr>
            <w:top w:val="none" w:sz="0" w:space="0" w:color="auto"/>
            <w:left w:val="none" w:sz="0" w:space="0" w:color="auto"/>
            <w:bottom w:val="none" w:sz="0" w:space="0" w:color="auto"/>
            <w:right w:val="none" w:sz="0" w:space="0" w:color="auto"/>
          </w:divBdr>
        </w:div>
        <w:div w:id="1876304756">
          <w:marLeft w:val="0"/>
          <w:marRight w:val="0"/>
          <w:marTop w:val="0"/>
          <w:marBottom w:val="0"/>
          <w:divBdr>
            <w:top w:val="none" w:sz="0" w:space="0" w:color="auto"/>
            <w:left w:val="none" w:sz="0" w:space="0" w:color="auto"/>
            <w:bottom w:val="none" w:sz="0" w:space="0" w:color="auto"/>
            <w:right w:val="none" w:sz="0" w:space="0" w:color="auto"/>
          </w:divBdr>
        </w:div>
        <w:div w:id="2062746682">
          <w:marLeft w:val="0"/>
          <w:marRight w:val="0"/>
          <w:marTop w:val="0"/>
          <w:marBottom w:val="0"/>
          <w:divBdr>
            <w:top w:val="none" w:sz="0" w:space="0" w:color="auto"/>
            <w:left w:val="none" w:sz="0" w:space="0" w:color="auto"/>
            <w:bottom w:val="none" w:sz="0" w:space="0" w:color="auto"/>
            <w:right w:val="none" w:sz="0" w:space="0" w:color="auto"/>
          </w:divBdr>
        </w:div>
      </w:divsChild>
    </w:div>
    <w:div w:id="760181228">
      <w:bodyDiv w:val="1"/>
      <w:marLeft w:val="0"/>
      <w:marRight w:val="0"/>
      <w:marTop w:val="0"/>
      <w:marBottom w:val="0"/>
      <w:divBdr>
        <w:top w:val="none" w:sz="0" w:space="0" w:color="auto"/>
        <w:left w:val="none" w:sz="0" w:space="0" w:color="auto"/>
        <w:bottom w:val="none" w:sz="0" w:space="0" w:color="auto"/>
        <w:right w:val="none" w:sz="0" w:space="0" w:color="auto"/>
      </w:divBdr>
      <w:divsChild>
        <w:div w:id="18697602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387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385788">
          <w:marLeft w:val="0"/>
          <w:marRight w:val="0"/>
          <w:marTop w:val="0"/>
          <w:marBottom w:val="0"/>
          <w:divBdr>
            <w:top w:val="none" w:sz="0" w:space="0" w:color="auto"/>
            <w:left w:val="none" w:sz="0" w:space="0" w:color="auto"/>
            <w:bottom w:val="none" w:sz="0" w:space="0" w:color="auto"/>
            <w:right w:val="none" w:sz="0" w:space="0" w:color="auto"/>
          </w:divBdr>
        </w:div>
      </w:divsChild>
    </w:div>
    <w:div w:id="770199258">
      <w:bodyDiv w:val="1"/>
      <w:marLeft w:val="0"/>
      <w:marRight w:val="0"/>
      <w:marTop w:val="0"/>
      <w:marBottom w:val="0"/>
      <w:divBdr>
        <w:top w:val="none" w:sz="0" w:space="0" w:color="auto"/>
        <w:left w:val="none" w:sz="0" w:space="0" w:color="auto"/>
        <w:bottom w:val="none" w:sz="0" w:space="0" w:color="auto"/>
        <w:right w:val="none" w:sz="0" w:space="0" w:color="auto"/>
      </w:divBdr>
      <w:divsChild>
        <w:div w:id="1738671379">
          <w:marLeft w:val="0"/>
          <w:marRight w:val="0"/>
          <w:marTop w:val="0"/>
          <w:marBottom w:val="0"/>
          <w:divBdr>
            <w:top w:val="none" w:sz="0" w:space="0" w:color="auto"/>
            <w:left w:val="none" w:sz="0" w:space="0" w:color="auto"/>
            <w:bottom w:val="none" w:sz="0" w:space="0" w:color="auto"/>
            <w:right w:val="none" w:sz="0" w:space="0" w:color="auto"/>
          </w:divBdr>
        </w:div>
      </w:divsChild>
    </w:div>
    <w:div w:id="775710388">
      <w:bodyDiv w:val="1"/>
      <w:marLeft w:val="0"/>
      <w:marRight w:val="0"/>
      <w:marTop w:val="0"/>
      <w:marBottom w:val="0"/>
      <w:divBdr>
        <w:top w:val="none" w:sz="0" w:space="0" w:color="auto"/>
        <w:left w:val="none" w:sz="0" w:space="0" w:color="auto"/>
        <w:bottom w:val="none" w:sz="0" w:space="0" w:color="auto"/>
        <w:right w:val="none" w:sz="0" w:space="0" w:color="auto"/>
      </w:divBdr>
    </w:div>
    <w:div w:id="776408255">
      <w:bodyDiv w:val="1"/>
      <w:marLeft w:val="0"/>
      <w:marRight w:val="0"/>
      <w:marTop w:val="0"/>
      <w:marBottom w:val="0"/>
      <w:divBdr>
        <w:top w:val="none" w:sz="0" w:space="0" w:color="auto"/>
        <w:left w:val="none" w:sz="0" w:space="0" w:color="auto"/>
        <w:bottom w:val="none" w:sz="0" w:space="0" w:color="auto"/>
        <w:right w:val="none" w:sz="0" w:space="0" w:color="auto"/>
      </w:divBdr>
      <w:divsChild>
        <w:div w:id="156194788">
          <w:marLeft w:val="173"/>
          <w:marRight w:val="0"/>
          <w:marTop w:val="160"/>
          <w:marBottom w:val="80"/>
          <w:divBdr>
            <w:top w:val="none" w:sz="0" w:space="0" w:color="auto"/>
            <w:left w:val="none" w:sz="0" w:space="0" w:color="auto"/>
            <w:bottom w:val="none" w:sz="0" w:space="0" w:color="auto"/>
            <w:right w:val="none" w:sz="0" w:space="0" w:color="auto"/>
          </w:divBdr>
        </w:div>
        <w:div w:id="276841327">
          <w:marLeft w:val="893"/>
          <w:marRight w:val="0"/>
          <w:marTop w:val="0"/>
          <w:marBottom w:val="100"/>
          <w:divBdr>
            <w:top w:val="none" w:sz="0" w:space="0" w:color="auto"/>
            <w:left w:val="none" w:sz="0" w:space="0" w:color="auto"/>
            <w:bottom w:val="none" w:sz="0" w:space="0" w:color="auto"/>
            <w:right w:val="none" w:sz="0" w:space="0" w:color="auto"/>
          </w:divBdr>
        </w:div>
        <w:div w:id="560601675">
          <w:marLeft w:val="1339"/>
          <w:marRight w:val="0"/>
          <w:marTop w:val="0"/>
          <w:marBottom w:val="100"/>
          <w:divBdr>
            <w:top w:val="none" w:sz="0" w:space="0" w:color="auto"/>
            <w:left w:val="none" w:sz="0" w:space="0" w:color="auto"/>
            <w:bottom w:val="none" w:sz="0" w:space="0" w:color="auto"/>
            <w:right w:val="none" w:sz="0" w:space="0" w:color="auto"/>
          </w:divBdr>
        </w:div>
        <w:div w:id="621544384">
          <w:marLeft w:val="893"/>
          <w:marRight w:val="0"/>
          <w:marTop w:val="0"/>
          <w:marBottom w:val="100"/>
          <w:divBdr>
            <w:top w:val="none" w:sz="0" w:space="0" w:color="auto"/>
            <w:left w:val="none" w:sz="0" w:space="0" w:color="auto"/>
            <w:bottom w:val="none" w:sz="0" w:space="0" w:color="auto"/>
            <w:right w:val="none" w:sz="0" w:space="0" w:color="auto"/>
          </w:divBdr>
        </w:div>
        <w:div w:id="1102608010">
          <w:marLeft w:val="1339"/>
          <w:marRight w:val="0"/>
          <w:marTop w:val="0"/>
          <w:marBottom w:val="100"/>
          <w:divBdr>
            <w:top w:val="none" w:sz="0" w:space="0" w:color="auto"/>
            <w:left w:val="none" w:sz="0" w:space="0" w:color="auto"/>
            <w:bottom w:val="none" w:sz="0" w:space="0" w:color="auto"/>
            <w:right w:val="none" w:sz="0" w:space="0" w:color="auto"/>
          </w:divBdr>
        </w:div>
        <w:div w:id="1496074048">
          <w:marLeft w:val="893"/>
          <w:marRight w:val="0"/>
          <w:marTop w:val="0"/>
          <w:marBottom w:val="100"/>
          <w:divBdr>
            <w:top w:val="none" w:sz="0" w:space="0" w:color="auto"/>
            <w:left w:val="none" w:sz="0" w:space="0" w:color="auto"/>
            <w:bottom w:val="none" w:sz="0" w:space="0" w:color="auto"/>
            <w:right w:val="none" w:sz="0" w:space="0" w:color="auto"/>
          </w:divBdr>
        </w:div>
        <w:div w:id="1539467172">
          <w:marLeft w:val="893"/>
          <w:marRight w:val="0"/>
          <w:marTop w:val="0"/>
          <w:marBottom w:val="100"/>
          <w:divBdr>
            <w:top w:val="none" w:sz="0" w:space="0" w:color="auto"/>
            <w:left w:val="none" w:sz="0" w:space="0" w:color="auto"/>
            <w:bottom w:val="none" w:sz="0" w:space="0" w:color="auto"/>
            <w:right w:val="none" w:sz="0" w:space="0" w:color="auto"/>
          </w:divBdr>
        </w:div>
        <w:div w:id="1912082719">
          <w:marLeft w:val="893"/>
          <w:marRight w:val="0"/>
          <w:marTop w:val="0"/>
          <w:marBottom w:val="100"/>
          <w:divBdr>
            <w:top w:val="none" w:sz="0" w:space="0" w:color="auto"/>
            <w:left w:val="none" w:sz="0" w:space="0" w:color="auto"/>
            <w:bottom w:val="none" w:sz="0" w:space="0" w:color="auto"/>
            <w:right w:val="none" w:sz="0" w:space="0" w:color="auto"/>
          </w:divBdr>
        </w:div>
        <w:div w:id="2003199386">
          <w:marLeft w:val="173"/>
          <w:marRight w:val="0"/>
          <w:marTop w:val="160"/>
          <w:marBottom w:val="80"/>
          <w:divBdr>
            <w:top w:val="none" w:sz="0" w:space="0" w:color="auto"/>
            <w:left w:val="none" w:sz="0" w:space="0" w:color="auto"/>
            <w:bottom w:val="none" w:sz="0" w:space="0" w:color="auto"/>
            <w:right w:val="none" w:sz="0" w:space="0" w:color="auto"/>
          </w:divBdr>
        </w:div>
        <w:div w:id="2022581718">
          <w:marLeft w:val="173"/>
          <w:marRight w:val="0"/>
          <w:marTop w:val="160"/>
          <w:marBottom w:val="80"/>
          <w:divBdr>
            <w:top w:val="none" w:sz="0" w:space="0" w:color="auto"/>
            <w:left w:val="none" w:sz="0" w:space="0" w:color="auto"/>
            <w:bottom w:val="none" w:sz="0" w:space="0" w:color="auto"/>
            <w:right w:val="none" w:sz="0" w:space="0" w:color="auto"/>
          </w:divBdr>
        </w:div>
      </w:divsChild>
    </w:div>
    <w:div w:id="777599315">
      <w:bodyDiv w:val="1"/>
      <w:marLeft w:val="0"/>
      <w:marRight w:val="0"/>
      <w:marTop w:val="0"/>
      <w:marBottom w:val="0"/>
      <w:divBdr>
        <w:top w:val="none" w:sz="0" w:space="0" w:color="auto"/>
        <w:left w:val="none" w:sz="0" w:space="0" w:color="auto"/>
        <w:bottom w:val="none" w:sz="0" w:space="0" w:color="auto"/>
        <w:right w:val="none" w:sz="0" w:space="0" w:color="auto"/>
      </w:divBdr>
    </w:div>
    <w:div w:id="788282525">
      <w:bodyDiv w:val="1"/>
      <w:marLeft w:val="0"/>
      <w:marRight w:val="0"/>
      <w:marTop w:val="0"/>
      <w:marBottom w:val="0"/>
      <w:divBdr>
        <w:top w:val="none" w:sz="0" w:space="0" w:color="auto"/>
        <w:left w:val="none" w:sz="0" w:space="0" w:color="auto"/>
        <w:bottom w:val="none" w:sz="0" w:space="0" w:color="auto"/>
        <w:right w:val="none" w:sz="0" w:space="0" w:color="auto"/>
      </w:divBdr>
    </w:div>
    <w:div w:id="795835249">
      <w:bodyDiv w:val="1"/>
      <w:marLeft w:val="0"/>
      <w:marRight w:val="0"/>
      <w:marTop w:val="0"/>
      <w:marBottom w:val="0"/>
      <w:divBdr>
        <w:top w:val="none" w:sz="0" w:space="0" w:color="auto"/>
        <w:left w:val="none" w:sz="0" w:space="0" w:color="auto"/>
        <w:bottom w:val="none" w:sz="0" w:space="0" w:color="auto"/>
        <w:right w:val="none" w:sz="0" w:space="0" w:color="auto"/>
      </w:divBdr>
    </w:div>
    <w:div w:id="799541588">
      <w:bodyDiv w:val="1"/>
      <w:marLeft w:val="0"/>
      <w:marRight w:val="0"/>
      <w:marTop w:val="0"/>
      <w:marBottom w:val="0"/>
      <w:divBdr>
        <w:top w:val="none" w:sz="0" w:space="0" w:color="auto"/>
        <w:left w:val="none" w:sz="0" w:space="0" w:color="auto"/>
        <w:bottom w:val="none" w:sz="0" w:space="0" w:color="auto"/>
        <w:right w:val="none" w:sz="0" w:space="0" w:color="auto"/>
      </w:divBdr>
    </w:div>
    <w:div w:id="800154659">
      <w:bodyDiv w:val="1"/>
      <w:marLeft w:val="0"/>
      <w:marRight w:val="0"/>
      <w:marTop w:val="0"/>
      <w:marBottom w:val="0"/>
      <w:divBdr>
        <w:top w:val="none" w:sz="0" w:space="0" w:color="auto"/>
        <w:left w:val="none" w:sz="0" w:space="0" w:color="auto"/>
        <w:bottom w:val="none" w:sz="0" w:space="0" w:color="auto"/>
        <w:right w:val="none" w:sz="0" w:space="0" w:color="auto"/>
      </w:divBdr>
      <w:divsChild>
        <w:div w:id="120810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3007616">
              <w:marLeft w:val="0"/>
              <w:marRight w:val="0"/>
              <w:marTop w:val="0"/>
              <w:marBottom w:val="0"/>
              <w:divBdr>
                <w:top w:val="none" w:sz="0" w:space="0" w:color="auto"/>
                <w:left w:val="none" w:sz="0" w:space="0" w:color="auto"/>
                <w:bottom w:val="none" w:sz="0" w:space="0" w:color="auto"/>
                <w:right w:val="none" w:sz="0" w:space="0" w:color="auto"/>
              </w:divBdr>
            </w:div>
          </w:divsChild>
        </w:div>
        <w:div w:id="1973748565">
          <w:marLeft w:val="0"/>
          <w:marRight w:val="0"/>
          <w:marTop w:val="0"/>
          <w:marBottom w:val="0"/>
          <w:divBdr>
            <w:top w:val="none" w:sz="0" w:space="0" w:color="auto"/>
            <w:left w:val="none" w:sz="0" w:space="0" w:color="auto"/>
            <w:bottom w:val="none" w:sz="0" w:space="0" w:color="auto"/>
            <w:right w:val="none" w:sz="0" w:space="0" w:color="auto"/>
          </w:divBdr>
        </w:div>
      </w:divsChild>
    </w:div>
    <w:div w:id="800881281">
      <w:bodyDiv w:val="1"/>
      <w:marLeft w:val="0"/>
      <w:marRight w:val="0"/>
      <w:marTop w:val="0"/>
      <w:marBottom w:val="0"/>
      <w:divBdr>
        <w:top w:val="none" w:sz="0" w:space="0" w:color="auto"/>
        <w:left w:val="none" w:sz="0" w:space="0" w:color="auto"/>
        <w:bottom w:val="none" w:sz="0" w:space="0" w:color="auto"/>
        <w:right w:val="none" w:sz="0" w:space="0" w:color="auto"/>
      </w:divBdr>
    </w:div>
    <w:div w:id="808791836">
      <w:bodyDiv w:val="1"/>
      <w:marLeft w:val="0"/>
      <w:marRight w:val="0"/>
      <w:marTop w:val="0"/>
      <w:marBottom w:val="0"/>
      <w:divBdr>
        <w:top w:val="none" w:sz="0" w:space="0" w:color="auto"/>
        <w:left w:val="none" w:sz="0" w:space="0" w:color="auto"/>
        <w:bottom w:val="none" w:sz="0" w:space="0" w:color="auto"/>
        <w:right w:val="none" w:sz="0" w:space="0" w:color="auto"/>
      </w:divBdr>
      <w:divsChild>
        <w:div w:id="373773479">
          <w:marLeft w:val="0"/>
          <w:marRight w:val="0"/>
          <w:marTop w:val="0"/>
          <w:marBottom w:val="0"/>
          <w:divBdr>
            <w:top w:val="none" w:sz="0" w:space="0" w:color="auto"/>
            <w:left w:val="none" w:sz="0" w:space="0" w:color="auto"/>
            <w:bottom w:val="none" w:sz="0" w:space="0" w:color="auto"/>
            <w:right w:val="none" w:sz="0" w:space="0" w:color="auto"/>
          </w:divBdr>
        </w:div>
        <w:div w:id="696541318">
          <w:marLeft w:val="0"/>
          <w:marRight w:val="0"/>
          <w:marTop w:val="0"/>
          <w:marBottom w:val="0"/>
          <w:divBdr>
            <w:top w:val="none" w:sz="0" w:space="0" w:color="auto"/>
            <w:left w:val="none" w:sz="0" w:space="0" w:color="auto"/>
            <w:bottom w:val="none" w:sz="0" w:space="0" w:color="auto"/>
            <w:right w:val="none" w:sz="0" w:space="0" w:color="auto"/>
          </w:divBdr>
        </w:div>
        <w:div w:id="1491748339">
          <w:marLeft w:val="0"/>
          <w:marRight w:val="0"/>
          <w:marTop w:val="0"/>
          <w:marBottom w:val="0"/>
          <w:divBdr>
            <w:top w:val="none" w:sz="0" w:space="0" w:color="auto"/>
            <w:left w:val="none" w:sz="0" w:space="0" w:color="auto"/>
            <w:bottom w:val="none" w:sz="0" w:space="0" w:color="auto"/>
            <w:right w:val="none" w:sz="0" w:space="0" w:color="auto"/>
          </w:divBdr>
          <w:divsChild>
            <w:div w:id="19790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5010">
      <w:bodyDiv w:val="1"/>
      <w:marLeft w:val="0"/>
      <w:marRight w:val="0"/>
      <w:marTop w:val="0"/>
      <w:marBottom w:val="0"/>
      <w:divBdr>
        <w:top w:val="none" w:sz="0" w:space="0" w:color="auto"/>
        <w:left w:val="none" w:sz="0" w:space="0" w:color="auto"/>
        <w:bottom w:val="none" w:sz="0" w:space="0" w:color="auto"/>
        <w:right w:val="none" w:sz="0" w:space="0" w:color="auto"/>
      </w:divBdr>
    </w:div>
    <w:div w:id="817066859">
      <w:bodyDiv w:val="1"/>
      <w:marLeft w:val="0"/>
      <w:marRight w:val="0"/>
      <w:marTop w:val="0"/>
      <w:marBottom w:val="0"/>
      <w:divBdr>
        <w:top w:val="none" w:sz="0" w:space="0" w:color="auto"/>
        <w:left w:val="none" w:sz="0" w:space="0" w:color="auto"/>
        <w:bottom w:val="none" w:sz="0" w:space="0" w:color="auto"/>
        <w:right w:val="none" w:sz="0" w:space="0" w:color="auto"/>
      </w:divBdr>
    </w:div>
    <w:div w:id="819856516">
      <w:bodyDiv w:val="1"/>
      <w:marLeft w:val="0"/>
      <w:marRight w:val="0"/>
      <w:marTop w:val="0"/>
      <w:marBottom w:val="0"/>
      <w:divBdr>
        <w:top w:val="none" w:sz="0" w:space="0" w:color="auto"/>
        <w:left w:val="none" w:sz="0" w:space="0" w:color="auto"/>
        <w:bottom w:val="none" w:sz="0" w:space="0" w:color="auto"/>
        <w:right w:val="none" w:sz="0" w:space="0" w:color="auto"/>
      </w:divBdr>
    </w:div>
    <w:div w:id="822506460">
      <w:bodyDiv w:val="1"/>
      <w:marLeft w:val="0"/>
      <w:marRight w:val="0"/>
      <w:marTop w:val="0"/>
      <w:marBottom w:val="0"/>
      <w:divBdr>
        <w:top w:val="none" w:sz="0" w:space="0" w:color="auto"/>
        <w:left w:val="none" w:sz="0" w:space="0" w:color="auto"/>
        <w:bottom w:val="none" w:sz="0" w:space="0" w:color="auto"/>
        <w:right w:val="none" w:sz="0" w:space="0" w:color="auto"/>
      </w:divBdr>
      <w:divsChild>
        <w:div w:id="489978523">
          <w:marLeft w:val="0"/>
          <w:marRight w:val="0"/>
          <w:marTop w:val="0"/>
          <w:marBottom w:val="0"/>
          <w:divBdr>
            <w:top w:val="none" w:sz="0" w:space="0" w:color="auto"/>
            <w:left w:val="none" w:sz="0" w:space="0" w:color="auto"/>
            <w:bottom w:val="none" w:sz="0" w:space="0" w:color="auto"/>
            <w:right w:val="none" w:sz="0" w:space="0" w:color="auto"/>
          </w:divBdr>
        </w:div>
      </w:divsChild>
    </w:div>
    <w:div w:id="824855711">
      <w:bodyDiv w:val="1"/>
      <w:marLeft w:val="0"/>
      <w:marRight w:val="0"/>
      <w:marTop w:val="0"/>
      <w:marBottom w:val="0"/>
      <w:divBdr>
        <w:top w:val="none" w:sz="0" w:space="0" w:color="auto"/>
        <w:left w:val="none" w:sz="0" w:space="0" w:color="auto"/>
        <w:bottom w:val="none" w:sz="0" w:space="0" w:color="auto"/>
        <w:right w:val="none" w:sz="0" w:space="0" w:color="auto"/>
      </w:divBdr>
    </w:div>
    <w:div w:id="825437838">
      <w:bodyDiv w:val="1"/>
      <w:marLeft w:val="0"/>
      <w:marRight w:val="0"/>
      <w:marTop w:val="0"/>
      <w:marBottom w:val="0"/>
      <w:divBdr>
        <w:top w:val="none" w:sz="0" w:space="0" w:color="auto"/>
        <w:left w:val="none" w:sz="0" w:space="0" w:color="auto"/>
        <w:bottom w:val="none" w:sz="0" w:space="0" w:color="auto"/>
        <w:right w:val="none" w:sz="0" w:space="0" w:color="auto"/>
      </w:divBdr>
      <w:divsChild>
        <w:div w:id="1971131888">
          <w:marLeft w:val="0"/>
          <w:marRight w:val="0"/>
          <w:marTop w:val="0"/>
          <w:marBottom w:val="0"/>
          <w:divBdr>
            <w:top w:val="none" w:sz="0" w:space="0" w:color="auto"/>
            <w:left w:val="none" w:sz="0" w:space="0" w:color="auto"/>
            <w:bottom w:val="none" w:sz="0" w:space="0" w:color="auto"/>
            <w:right w:val="none" w:sz="0" w:space="0" w:color="auto"/>
          </w:divBdr>
        </w:div>
      </w:divsChild>
    </w:div>
    <w:div w:id="829978508">
      <w:bodyDiv w:val="1"/>
      <w:marLeft w:val="0"/>
      <w:marRight w:val="0"/>
      <w:marTop w:val="0"/>
      <w:marBottom w:val="0"/>
      <w:divBdr>
        <w:top w:val="none" w:sz="0" w:space="0" w:color="auto"/>
        <w:left w:val="none" w:sz="0" w:space="0" w:color="auto"/>
        <w:bottom w:val="none" w:sz="0" w:space="0" w:color="auto"/>
        <w:right w:val="none" w:sz="0" w:space="0" w:color="auto"/>
      </w:divBdr>
      <w:divsChild>
        <w:div w:id="422184204">
          <w:marLeft w:val="0"/>
          <w:marRight w:val="0"/>
          <w:marTop w:val="0"/>
          <w:marBottom w:val="0"/>
          <w:divBdr>
            <w:top w:val="none" w:sz="0" w:space="0" w:color="auto"/>
            <w:left w:val="none" w:sz="0" w:space="0" w:color="auto"/>
            <w:bottom w:val="none" w:sz="0" w:space="0" w:color="auto"/>
            <w:right w:val="none" w:sz="0" w:space="0" w:color="auto"/>
          </w:divBdr>
        </w:div>
      </w:divsChild>
    </w:div>
    <w:div w:id="837774347">
      <w:bodyDiv w:val="1"/>
      <w:marLeft w:val="0"/>
      <w:marRight w:val="0"/>
      <w:marTop w:val="0"/>
      <w:marBottom w:val="0"/>
      <w:divBdr>
        <w:top w:val="none" w:sz="0" w:space="0" w:color="auto"/>
        <w:left w:val="none" w:sz="0" w:space="0" w:color="auto"/>
        <w:bottom w:val="none" w:sz="0" w:space="0" w:color="auto"/>
        <w:right w:val="none" w:sz="0" w:space="0" w:color="auto"/>
      </w:divBdr>
    </w:div>
    <w:div w:id="843588851">
      <w:bodyDiv w:val="1"/>
      <w:marLeft w:val="0"/>
      <w:marRight w:val="0"/>
      <w:marTop w:val="0"/>
      <w:marBottom w:val="0"/>
      <w:divBdr>
        <w:top w:val="none" w:sz="0" w:space="0" w:color="auto"/>
        <w:left w:val="none" w:sz="0" w:space="0" w:color="auto"/>
        <w:bottom w:val="none" w:sz="0" w:space="0" w:color="auto"/>
        <w:right w:val="none" w:sz="0" w:space="0" w:color="auto"/>
      </w:divBdr>
      <w:divsChild>
        <w:div w:id="756751373">
          <w:marLeft w:val="0"/>
          <w:marRight w:val="0"/>
          <w:marTop w:val="0"/>
          <w:marBottom w:val="0"/>
          <w:divBdr>
            <w:top w:val="none" w:sz="0" w:space="0" w:color="auto"/>
            <w:left w:val="none" w:sz="0" w:space="0" w:color="auto"/>
            <w:bottom w:val="none" w:sz="0" w:space="0" w:color="auto"/>
            <w:right w:val="none" w:sz="0" w:space="0" w:color="auto"/>
          </w:divBdr>
        </w:div>
      </w:divsChild>
    </w:div>
    <w:div w:id="855114206">
      <w:bodyDiv w:val="1"/>
      <w:marLeft w:val="0"/>
      <w:marRight w:val="0"/>
      <w:marTop w:val="0"/>
      <w:marBottom w:val="0"/>
      <w:divBdr>
        <w:top w:val="none" w:sz="0" w:space="0" w:color="auto"/>
        <w:left w:val="none" w:sz="0" w:space="0" w:color="auto"/>
        <w:bottom w:val="none" w:sz="0" w:space="0" w:color="auto"/>
        <w:right w:val="none" w:sz="0" w:space="0" w:color="auto"/>
      </w:divBdr>
    </w:div>
    <w:div w:id="856889605">
      <w:bodyDiv w:val="1"/>
      <w:marLeft w:val="0"/>
      <w:marRight w:val="0"/>
      <w:marTop w:val="0"/>
      <w:marBottom w:val="0"/>
      <w:divBdr>
        <w:top w:val="none" w:sz="0" w:space="0" w:color="auto"/>
        <w:left w:val="none" w:sz="0" w:space="0" w:color="auto"/>
        <w:bottom w:val="none" w:sz="0" w:space="0" w:color="auto"/>
        <w:right w:val="none" w:sz="0" w:space="0" w:color="auto"/>
      </w:divBdr>
    </w:div>
    <w:div w:id="857736514">
      <w:bodyDiv w:val="1"/>
      <w:marLeft w:val="0"/>
      <w:marRight w:val="0"/>
      <w:marTop w:val="0"/>
      <w:marBottom w:val="0"/>
      <w:divBdr>
        <w:top w:val="none" w:sz="0" w:space="0" w:color="auto"/>
        <w:left w:val="none" w:sz="0" w:space="0" w:color="auto"/>
        <w:bottom w:val="none" w:sz="0" w:space="0" w:color="auto"/>
        <w:right w:val="none" w:sz="0" w:space="0" w:color="auto"/>
      </w:divBdr>
    </w:div>
    <w:div w:id="872035900">
      <w:bodyDiv w:val="1"/>
      <w:marLeft w:val="0"/>
      <w:marRight w:val="0"/>
      <w:marTop w:val="0"/>
      <w:marBottom w:val="0"/>
      <w:divBdr>
        <w:top w:val="none" w:sz="0" w:space="0" w:color="auto"/>
        <w:left w:val="none" w:sz="0" w:space="0" w:color="auto"/>
        <w:bottom w:val="none" w:sz="0" w:space="0" w:color="auto"/>
        <w:right w:val="none" w:sz="0" w:space="0" w:color="auto"/>
      </w:divBdr>
    </w:div>
    <w:div w:id="877475792">
      <w:bodyDiv w:val="1"/>
      <w:marLeft w:val="0"/>
      <w:marRight w:val="0"/>
      <w:marTop w:val="0"/>
      <w:marBottom w:val="0"/>
      <w:divBdr>
        <w:top w:val="none" w:sz="0" w:space="0" w:color="auto"/>
        <w:left w:val="none" w:sz="0" w:space="0" w:color="auto"/>
        <w:bottom w:val="none" w:sz="0" w:space="0" w:color="auto"/>
        <w:right w:val="none" w:sz="0" w:space="0" w:color="auto"/>
      </w:divBdr>
    </w:div>
    <w:div w:id="881208017">
      <w:bodyDiv w:val="1"/>
      <w:marLeft w:val="0"/>
      <w:marRight w:val="0"/>
      <w:marTop w:val="0"/>
      <w:marBottom w:val="0"/>
      <w:divBdr>
        <w:top w:val="none" w:sz="0" w:space="0" w:color="auto"/>
        <w:left w:val="none" w:sz="0" w:space="0" w:color="auto"/>
        <w:bottom w:val="none" w:sz="0" w:space="0" w:color="auto"/>
        <w:right w:val="none" w:sz="0" w:space="0" w:color="auto"/>
      </w:divBdr>
    </w:div>
    <w:div w:id="883833385">
      <w:bodyDiv w:val="1"/>
      <w:marLeft w:val="0"/>
      <w:marRight w:val="0"/>
      <w:marTop w:val="0"/>
      <w:marBottom w:val="0"/>
      <w:divBdr>
        <w:top w:val="none" w:sz="0" w:space="0" w:color="auto"/>
        <w:left w:val="none" w:sz="0" w:space="0" w:color="auto"/>
        <w:bottom w:val="none" w:sz="0" w:space="0" w:color="auto"/>
        <w:right w:val="none" w:sz="0" w:space="0" w:color="auto"/>
      </w:divBdr>
    </w:div>
    <w:div w:id="898515324">
      <w:bodyDiv w:val="1"/>
      <w:marLeft w:val="0"/>
      <w:marRight w:val="0"/>
      <w:marTop w:val="0"/>
      <w:marBottom w:val="0"/>
      <w:divBdr>
        <w:top w:val="none" w:sz="0" w:space="0" w:color="auto"/>
        <w:left w:val="none" w:sz="0" w:space="0" w:color="auto"/>
        <w:bottom w:val="none" w:sz="0" w:space="0" w:color="auto"/>
        <w:right w:val="none" w:sz="0" w:space="0" w:color="auto"/>
      </w:divBdr>
    </w:div>
    <w:div w:id="898898695">
      <w:bodyDiv w:val="1"/>
      <w:marLeft w:val="0"/>
      <w:marRight w:val="0"/>
      <w:marTop w:val="0"/>
      <w:marBottom w:val="0"/>
      <w:divBdr>
        <w:top w:val="none" w:sz="0" w:space="0" w:color="auto"/>
        <w:left w:val="none" w:sz="0" w:space="0" w:color="auto"/>
        <w:bottom w:val="none" w:sz="0" w:space="0" w:color="auto"/>
        <w:right w:val="none" w:sz="0" w:space="0" w:color="auto"/>
      </w:divBdr>
      <w:divsChild>
        <w:div w:id="1363238770">
          <w:marLeft w:val="0"/>
          <w:marRight w:val="0"/>
          <w:marTop w:val="0"/>
          <w:marBottom w:val="0"/>
          <w:divBdr>
            <w:top w:val="none" w:sz="0" w:space="0" w:color="auto"/>
            <w:left w:val="none" w:sz="0" w:space="0" w:color="auto"/>
            <w:bottom w:val="none" w:sz="0" w:space="0" w:color="auto"/>
            <w:right w:val="none" w:sz="0" w:space="0" w:color="auto"/>
          </w:divBdr>
          <w:divsChild>
            <w:div w:id="165024398">
              <w:marLeft w:val="0"/>
              <w:marRight w:val="0"/>
              <w:marTop w:val="0"/>
              <w:marBottom w:val="0"/>
              <w:divBdr>
                <w:top w:val="none" w:sz="0" w:space="0" w:color="auto"/>
                <w:left w:val="none" w:sz="0" w:space="0" w:color="auto"/>
                <w:bottom w:val="none" w:sz="0" w:space="0" w:color="auto"/>
                <w:right w:val="none" w:sz="0" w:space="0" w:color="auto"/>
              </w:divBdr>
              <w:divsChild>
                <w:div w:id="995647485">
                  <w:marLeft w:val="0"/>
                  <w:marRight w:val="0"/>
                  <w:marTop w:val="0"/>
                  <w:marBottom w:val="0"/>
                  <w:divBdr>
                    <w:top w:val="none" w:sz="0" w:space="0" w:color="auto"/>
                    <w:left w:val="none" w:sz="0" w:space="0" w:color="auto"/>
                    <w:bottom w:val="none" w:sz="0" w:space="0" w:color="auto"/>
                    <w:right w:val="none" w:sz="0" w:space="0" w:color="auto"/>
                  </w:divBdr>
                  <w:divsChild>
                    <w:div w:id="696809625">
                      <w:marLeft w:val="0"/>
                      <w:marRight w:val="0"/>
                      <w:marTop w:val="0"/>
                      <w:marBottom w:val="0"/>
                      <w:divBdr>
                        <w:top w:val="none" w:sz="0" w:space="0" w:color="auto"/>
                        <w:left w:val="none" w:sz="0" w:space="0" w:color="auto"/>
                        <w:bottom w:val="none" w:sz="0" w:space="0" w:color="auto"/>
                        <w:right w:val="none" w:sz="0" w:space="0" w:color="auto"/>
                      </w:divBdr>
                    </w:div>
                    <w:div w:id="151283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830894">
      <w:bodyDiv w:val="1"/>
      <w:marLeft w:val="0"/>
      <w:marRight w:val="0"/>
      <w:marTop w:val="0"/>
      <w:marBottom w:val="0"/>
      <w:divBdr>
        <w:top w:val="none" w:sz="0" w:space="0" w:color="auto"/>
        <w:left w:val="none" w:sz="0" w:space="0" w:color="auto"/>
        <w:bottom w:val="none" w:sz="0" w:space="0" w:color="auto"/>
        <w:right w:val="none" w:sz="0" w:space="0" w:color="auto"/>
      </w:divBdr>
    </w:div>
    <w:div w:id="904874612">
      <w:bodyDiv w:val="1"/>
      <w:marLeft w:val="0"/>
      <w:marRight w:val="0"/>
      <w:marTop w:val="0"/>
      <w:marBottom w:val="0"/>
      <w:divBdr>
        <w:top w:val="none" w:sz="0" w:space="0" w:color="auto"/>
        <w:left w:val="none" w:sz="0" w:space="0" w:color="auto"/>
        <w:bottom w:val="none" w:sz="0" w:space="0" w:color="auto"/>
        <w:right w:val="none" w:sz="0" w:space="0" w:color="auto"/>
      </w:divBdr>
    </w:div>
    <w:div w:id="917010950">
      <w:bodyDiv w:val="1"/>
      <w:marLeft w:val="0"/>
      <w:marRight w:val="0"/>
      <w:marTop w:val="0"/>
      <w:marBottom w:val="0"/>
      <w:divBdr>
        <w:top w:val="none" w:sz="0" w:space="0" w:color="auto"/>
        <w:left w:val="none" w:sz="0" w:space="0" w:color="auto"/>
        <w:bottom w:val="none" w:sz="0" w:space="0" w:color="auto"/>
        <w:right w:val="none" w:sz="0" w:space="0" w:color="auto"/>
      </w:divBdr>
    </w:div>
    <w:div w:id="923412314">
      <w:bodyDiv w:val="1"/>
      <w:marLeft w:val="0"/>
      <w:marRight w:val="0"/>
      <w:marTop w:val="0"/>
      <w:marBottom w:val="0"/>
      <w:divBdr>
        <w:top w:val="none" w:sz="0" w:space="0" w:color="auto"/>
        <w:left w:val="none" w:sz="0" w:space="0" w:color="auto"/>
        <w:bottom w:val="none" w:sz="0" w:space="0" w:color="auto"/>
        <w:right w:val="none" w:sz="0" w:space="0" w:color="auto"/>
      </w:divBdr>
    </w:div>
    <w:div w:id="929003673">
      <w:bodyDiv w:val="1"/>
      <w:marLeft w:val="0"/>
      <w:marRight w:val="0"/>
      <w:marTop w:val="0"/>
      <w:marBottom w:val="0"/>
      <w:divBdr>
        <w:top w:val="none" w:sz="0" w:space="0" w:color="auto"/>
        <w:left w:val="none" w:sz="0" w:space="0" w:color="auto"/>
        <w:bottom w:val="none" w:sz="0" w:space="0" w:color="auto"/>
        <w:right w:val="none" w:sz="0" w:space="0" w:color="auto"/>
      </w:divBdr>
      <w:divsChild>
        <w:div w:id="95290426">
          <w:marLeft w:val="0"/>
          <w:marRight w:val="0"/>
          <w:marTop w:val="0"/>
          <w:marBottom w:val="0"/>
          <w:divBdr>
            <w:top w:val="none" w:sz="0" w:space="0" w:color="auto"/>
            <w:left w:val="none" w:sz="0" w:space="0" w:color="auto"/>
            <w:bottom w:val="none" w:sz="0" w:space="0" w:color="auto"/>
            <w:right w:val="none" w:sz="0" w:space="0" w:color="auto"/>
          </w:divBdr>
        </w:div>
        <w:div w:id="310791972">
          <w:marLeft w:val="0"/>
          <w:marRight w:val="0"/>
          <w:marTop w:val="0"/>
          <w:marBottom w:val="0"/>
          <w:divBdr>
            <w:top w:val="none" w:sz="0" w:space="0" w:color="auto"/>
            <w:left w:val="none" w:sz="0" w:space="0" w:color="auto"/>
            <w:bottom w:val="none" w:sz="0" w:space="0" w:color="auto"/>
            <w:right w:val="none" w:sz="0" w:space="0" w:color="auto"/>
          </w:divBdr>
        </w:div>
        <w:div w:id="415173731">
          <w:marLeft w:val="0"/>
          <w:marRight w:val="0"/>
          <w:marTop w:val="0"/>
          <w:marBottom w:val="0"/>
          <w:divBdr>
            <w:top w:val="none" w:sz="0" w:space="0" w:color="auto"/>
            <w:left w:val="none" w:sz="0" w:space="0" w:color="auto"/>
            <w:bottom w:val="none" w:sz="0" w:space="0" w:color="auto"/>
            <w:right w:val="none" w:sz="0" w:space="0" w:color="auto"/>
          </w:divBdr>
        </w:div>
        <w:div w:id="497694798">
          <w:marLeft w:val="0"/>
          <w:marRight w:val="0"/>
          <w:marTop w:val="0"/>
          <w:marBottom w:val="0"/>
          <w:divBdr>
            <w:top w:val="none" w:sz="0" w:space="0" w:color="auto"/>
            <w:left w:val="none" w:sz="0" w:space="0" w:color="auto"/>
            <w:bottom w:val="none" w:sz="0" w:space="0" w:color="auto"/>
            <w:right w:val="none" w:sz="0" w:space="0" w:color="auto"/>
          </w:divBdr>
        </w:div>
        <w:div w:id="611282611">
          <w:marLeft w:val="0"/>
          <w:marRight w:val="0"/>
          <w:marTop w:val="0"/>
          <w:marBottom w:val="0"/>
          <w:divBdr>
            <w:top w:val="none" w:sz="0" w:space="0" w:color="auto"/>
            <w:left w:val="none" w:sz="0" w:space="0" w:color="auto"/>
            <w:bottom w:val="none" w:sz="0" w:space="0" w:color="auto"/>
            <w:right w:val="none" w:sz="0" w:space="0" w:color="auto"/>
          </w:divBdr>
        </w:div>
        <w:div w:id="648249260">
          <w:marLeft w:val="0"/>
          <w:marRight w:val="0"/>
          <w:marTop w:val="0"/>
          <w:marBottom w:val="0"/>
          <w:divBdr>
            <w:top w:val="none" w:sz="0" w:space="0" w:color="auto"/>
            <w:left w:val="none" w:sz="0" w:space="0" w:color="auto"/>
            <w:bottom w:val="none" w:sz="0" w:space="0" w:color="auto"/>
            <w:right w:val="none" w:sz="0" w:space="0" w:color="auto"/>
          </w:divBdr>
        </w:div>
        <w:div w:id="776289009">
          <w:marLeft w:val="0"/>
          <w:marRight w:val="0"/>
          <w:marTop w:val="0"/>
          <w:marBottom w:val="0"/>
          <w:divBdr>
            <w:top w:val="none" w:sz="0" w:space="0" w:color="auto"/>
            <w:left w:val="none" w:sz="0" w:space="0" w:color="auto"/>
            <w:bottom w:val="none" w:sz="0" w:space="0" w:color="auto"/>
            <w:right w:val="none" w:sz="0" w:space="0" w:color="auto"/>
          </w:divBdr>
        </w:div>
        <w:div w:id="826821564">
          <w:marLeft w:val="0"/>
          <w:marRight w:val="0"/>
          <w:marTop w:val="0"/>
          <w:marBottom w:val="0"/>
          <w:divBdr>
            <w:top w:val="none" w:sz="0" w:space="0" w:color="auto"/>
            <w:left w:val="none" w:sz="0" w:space="0" w:color="auto"/>
            <w:bottom w:val="none" w:sz="0" w:space="0" w:color="auto"/>
            <w:right w:val="none" w:sz="0" w:space="0" w:color="auto"/>
          </w:divBdr>
        </w:div>
        <w:div w:id="996224985">
          <w:marLeft w:val="0"/>
          <w:marRight w:val="0"/>
          <w:marTop w:val="0"/>
          <w:marBottom w:val="0"/>
          <w:divBdr>
            <w:top w:val="none" w:sz="0" w:space="0" w:color="auto"/>
            <w:left w:val="none" w:sz="0" w:space="0" w:color="auto"/>
            <w:bottom w:val="none" w:sz="0" w:space="0" w:color="auto"/>
            <w:right w:val="none" w:sz="0" w:space="0" w:color="auto"/>
          </w:divBdr>
        </w:div>
        <w:div w:id="1357122291">
          <w:marLeft w:val="0"/>
          <w:marRight w:val="0"/>
          <w:marTop w:val="0"/>
          <w:marBottom w:val="0"/>
          <w:divBdr>
            <w:top w:val="none" w:sz="0" w:space="0" w:color="auto"/>
            <w:left w:val="none" w:sz="0" w:space="0" w:color="auto"/>
            <w:bottom w:val="none" w:sz="0" w:space="0" w:color="auto"/>
            <w:right w:val="none" w:sz="0" w:space="0" w:color="auto"/>
          </w:divBdr>
        </w:div>
        <w:div w:id="1985811388">
          <w:marLeft w:val="0"/>
          <w:marRight w:val="0"/>
          <w:marTop w:val="0"/>
          <w:marBottom w:val="0"/>
          <w:divBdr>
            <w:top w:val="none" w:sz="0" w:space="0" w:color="auto"/>
            <w:left w:val="none" w:sz="0" w:space="0" w:color="auto"/>
            <w:bottom w:val="none" w:sz="0" w:space="0" w:color="auto"/>
            <w:right w:val="none" w:sz="0" w:space="0" w:color="auto"/>
          </w:divBdr>
        </w:div>
        <w:div w:id="2106266179">
          <w:marLeft w:val="0"/>
          <w:marRight w:val="0"/>
          <w:marTop w:val="0"/>
          <w:marBottom w:val="0"/>
          <w:divBdr>
            <w:top w:val="none" w:sz="0" w:space="0" w:color="auto"/>
            <w:left w:val="none" w:sz="0" w:space="0" w:color="auto"/>
            <w:bottom w:val="none" w:sz="0" w:space="0" w:color="auto"/>
            <w:right w:val="none" w:sz="0" w:space="0" w:color="auto"/>
          </w:divBdr>
        </w:div>
      </w:divsChild>
    </w:div>
    <w:div w:id="930548064">
      <w:bodyDiv w:val="1"/>
      <w:marLeft w:val="0"/>
      <w:marRight w:val="0"/>
      <w:marTop w:val="0"/>
      <w:marBottom w:val="0"/>
      <w:divBdr>
        <w:top w:val="none" w:sz="0" w:space="0" w:color="auto"/>
        <w:left w:val="none" w:sz="0" w:space="0" w:color="auto"/>
        <w:bottom w:val="none" w:sz="0" w:space="0" w:color="auto"/>
        <w:right w:val="none" w:sz="0" w:space="0" w:color="auto"/>
      </w:divBdr>
    </w:div>
    <w:div w:id="936057045">
      <w:bodyDiv w:val="1"/>
      <w:marLeft w:val="0"/>
      <w:marRight w:val="0"/>
      <w:marTop w:val="0"/>
      <w:marBottom w:val="0"/>
      <w:divBdr>
        <w:top w:val="none" w:sz="0" w:space="0" w:color="auto"/>
        <w:left w:val="none" w:sz="0" w:space="0" w:color="auto"/>
        <w:bottom w:val="none" w:sz="0" w:space="0" w:color="auto"/>
        <w:right w:val="none" w:sz="0" w:space="0" w:color="auto"/>
      </w:divBdr>
    </w:div>
    <w:div w:id="941379271">
      <w:bodyDiv w:val="1"/>
      <w:marLeft w:val="0"/>
      <w:marRight w:val="0"/>
      <w:marTop w:val="0"/>
      <w:marBottom w:val="0"/>
      <w:divBdr>
        <w:top w:val="none" w:sz="0" w:space="0" w:color="auto"/>
        <w:left w:val="none" w:sz="0" w:space="0" w:color="auto"/>
        <w:bottom w:val="none" w:sz="0" w:space="0" w:color="auto"/>
        <w:right w:val="none" w:sz="0" w:space="0" w:color="auto"/>
      </w:divBdr>
      <w:divsChild>
        <w:div w:id="508757397">
          <w:marLeft w:val="0"/>
          <w:marRight w:val="0"/>
          <w:marTop w:val="0"/>
          <w:marBottom w:val="0"/>
          <w:divBdr>
            <w:top w:val="none" w:sz="0" w:space="0" w:color="auto"/>
            <w:left w:val="none" w:sz="0" w:space="0" w:color="auto"/>
            <w:bottom w:val="none" w:sz="0" w:space="0" w:color="auto"/>
            <w:right w:val="none" w:sz="0" w:space="0" w:color="auto"/>
          </w:divBdr>
        </w:div>
        <w:div w:id="1409425471">
          <w:marLeft w:val="0"/>
          <w:marRight w:val="0"/>
          <w:marTop w:val="0"/>
          <w:marBottom w:val="0"/>
          <w:divBdr>
            <w:top w:val="none" w:sz="0" w:space="0" w:color="auto"/>
            <w:left w:val="none" w:sz="0" w:space="0" w:color="auto"/>
            <w:bottom w:val="none" w:sz="0" w:space="0" w:color="auto"/>
            <w:right w:val="none" w:sz="0" w:space="0" w:color="auto"/>
          </w:divBdr>
        </w:div>
      </w:divsChild>
    </w:div>
    <w:div w:id="942961219">
      <w:bodyDiv w:val="1"/>
      <w:marLeft w:val="0"/>
      <w:marRight w:val="0"/>
      <w:marTop w:val="0"/>
      <w:marBottom w:val="0"/>
      <w:divBdr>
        <w:top w:val="none" w:sz="0" w:space="0" w:color="auto"/>
        <w:left w:val="none" w:sz="0" w:space="0" w:color="auto"/>
        <w:bottom w:val="none" w:sz="0" w:space="0" w:color="auto"/>
        <w:right w:val="none" w:sz="0" w:space="0" w:color="auto"/>
      </w:divBdr>
      <w:divsChild>
        <w:div w:id="1280912538">
          <w:marLeft w:val="0"/>
          <w:marRight w:val="0"/>
          <w:marTop w:val="0"/>
          <w:marBottom w:val="0"/>
          <w:divBdr>
            <w:top w:val="none" w:sz="0" w:space="0" w:color="auto"/>
            <w:left w:val="none" w:sz="0" w:space="0" w:color="auto"/>
            <w:bottom w:val="none" w:sz="0" w:space="0" w:color="auto"/>
            <w:right w:val="none" w:sz="0" w:space="0" w:color="auto"/>
          </w:divBdr>
          <w:divsChild>
            <w:div w:id="5404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20376">
      <w:bodyDiv w:val="1"/>
      <w:marLeft w:val="0"/>
      <w:marRight w:val="0"/>
      <w:marTop w:val="0"/>
      <w:marBottom w:val="0"/>
      <w:divBdr>
        <w:top w:val="none" w:sz="0" w:space="0" w:color="auto"/>
        <w:left w:val="none" w:sz="0" w:space="0" w:color="auto"/>
        <w:bottom w:val="none" w:sz="0" w:space="0" w:color="auto"/>
        <w:right w:val="none" w:sz="0" w:space="0" w:color="auto"/>
      </w:divBdr>
    </w:div>
    <w:div w:id="948047881">
      <w:bodyDiv w:val="1"/>
      <w:marLeft w:val="0"/>
      <w:marRight w:val="0"/>
      <w:marTop w:val="0"/>
      <w:marBottom w:val="0"/>
      <w:divBdr>
        <w:top w:val="none" w:sz="0" w:space="0" w:color="auto"/>
        <w:left w:val="none" w:sz="0" w:space="0" w:color="auto"/>
        <w:bottom w:val="none" w:sz="0" w:space="0" w:color="auto"/>
        <w:right w:val="none" w:sz="0" w:space="0" w:color="auto"/>
      </w:divBdr>
    </w:div>
    <w:div w:id="949779269">
      <w:bodyDiv w:val="1"/>
      <w:marLeft w:val="0"/>
      <w:marRight w:val="0"/>
      <w:marTop w:val="0"/>
      <w:marBottom w:val="0"/>
      <w:divBdr>
        <w:top w:val="none" w:sz="0" w:space="0" w:color="auto"/>
        <w:left w:val="none" w:sz="0" w:space="0" w:color="auto"/>
        <w:bottom w:val="none" w:sz="0" w:space="0" w:color="auto"/>
        <w:right w:val="none" w:sz="0" w:space="0" w:color="auto"/>
      </w:divBdr>
    </w:div>
    <w:div w:id="950164471">
      <w:bodyDiv w:val="1"/>
      <w:marLeft w:val="0"/>
      <w:marRight w:val="0"/>
      <w:marTop w:val="0"/>
      <w:marBottom w:val="0"/>
      <w:divBdr>
        <w:top w:val="none" w:sz="0" w:space="0" w:color="auto"/>
        <w:left w:val="none" w:sz="0" w:space="0" w:color="auto"/>
        <w:bottom w:val="none" w:sz="0" w:space="0" w:color="auto"/>
        <w:right w:val="none" w:sz="0" w:space="0" w:color="auto"/>
      </w:divBdr>
      <w:divsChild>
        <w:div w:id="1376150720">
          <w:marLeft w:val="0"/>
          <w:marRight w:val="0"/>
          <w:marTop w:val="0"/>
          <w:marBottom w:val="0"/>
          <w:divBdr>
            <w:top w:val="none" w:sz="0" w:space="0" w:color="auto"/>
            <w:left w:val="none" w:sz="0" w:space="0" w:color="auto"/>
            <w:bottom w:val="none" w:sz="0" w:space="0" w:color="auto"/>
            <w:right w:val="none" w:sz="0" w:space="0" w:color="auto"/>
          </w:divBdr>
          <w:divsChild>
            <w:div w:id="1539658983">
              <w:marLeft w:val="0"/>
              <w:marRight w:val="0"/>
              <w:marTop w:val="0"/>
              <w:marBottom w:val="0"/>
              <w:divBdr>
                <w:top w:val="none" w:sz="0" w:space="0" w:color="auto"/>
                <w:left w:val="none" w:sz="0" w:space="0" w:color="auto"/>
                <w:bottom w:val="none" w:sz="0" w:space="0" w:color="auto"/>
                <w:right w:val="none" w:sz="0" w:space="0" w:color="auto"/>
              </w:divBdr>
              <w:divsChild>
                <w:div w:id="1748458555">
                  <w:marLeft w:val="0"/>
                  <w:marRight w:val="0"/>
                  <w:marTop w:val="0"/>
                  <w:marBottom w:val="0"/>
                  <w:divBdr>
                    <w:top w:val="none" w:sz="0" w:space="0" w:color="auto"/>
                    <w:left w:val="none" w:sz="0" w:space="0" w:color="auto"/>
                    <w:bottom w:val="none" w:sz="0" w:space="0" w:color="auto"/>
                    <w:right w:val="none" w:sz="0" w:space="0" w:color="auto"/>
                  </w:divBdr>
                </w:div>
                <w:div w:id="19120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94307">
      <w:bodyDiv w:val="1"/>
      <w:marLeft w:val="0"/>
      <w:marRight w:val="0"/>
      <w:marTop w:val="0"/>
      <w:marBottom w:val="0"/>
      <w:divBdr>
        <w:top w:val="none" w:sz="0" w:space="0" w:color="auto"/>
        <w:left w:val="none" w:sz="0" w:space="0" w:color="auto"/>
        <w:bottom w:val="none" w:sz="0" w:space="0" w:color="auto"/>
        <w:right w:val="none" w:sz="0" w:space="0" w:color="auto"/>
      </w:divBdr>
      <w:divsChild>
        <w:div w:id="31156714">
          <w:marLeft w:val="0"/>
          <w:marRight w:val="0"/>
          <w:marTop w:val="0"/>
          <w:marBottom w:val="0"/>
          <w:divBdr>
            <w:top w:val="none" w:sz="0" w:space="0" w:color="auto"/>
            <w:left w:val="none" w:sz="0" w:space="0" w:color="auto"/>
            <w:bottom w:val="none" w:sz="0" w:space="0" w:color="auto"/>
            <w:right w:val="none" w:sz="0" w:space="0" w:color="auto"/>
          </w:divBdr>
        </w:div>
        <w:div w:id="1506750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568395">
      <w:bodyDiv w:val="1"/>
      <w:marLeft w:val="0"/>
      <w:marRight w:val="0"/>
      <w:marTop w:val="0"/>
      <w:marBottom w:val="0"/>
      <w:divBdr>
        <w:top w:val="none" w:sz="0" w:space="0" w:color="auto"/>
        <w:left w:val="none" w:sz="0" w:space="0" w:color="auto"/>
        <w:bottom w:val="none" w:sz="0" w:space="0" w:color="auto"/>
        <w:right w:val="none" w:sz="0" w:space="0" w:color="auto"/>
      </w:divBdr>
      <w:divsChild>
        <w:div w:id="49302930">
          <w:marLeft w:val="0"/>
          <w:marRight w:val="0"/>
          <w:marTop w:val="0"/>
          <w:marBottom w:val="0"/>
          <w:divBdr>
            <w:top w:val="none" w:sz="0" w:space="0" w:color="auto"/>
            <w:left w:val="none" w:sz="0" w:space="0" w:color="auto"/>
            <w:bottom w:val="none" w:sz="0" w:space="0" w:color="auto"/>
            <w:right w:val="none" w:sz="0" w:space="0" w:color="auto"/>
          </w:divBdr>
        </w:div>
        <w:div w:id="116528446">
          <w:marLeft w:val="0"/>
          <w:marRight w:val="0"/>
          <w:marTop w:val="0"/>
          <w:marBottom w:val="0"/>
          <w:divBdr>
            <w:top w:val="none" w:sz="0" w:space="0" w:color="auto"/>
            <w:left w:val="none" w:sz="0" w:space="0" w:color="auto"/>
            <w:bottom w:val="none" w:sz="0" w:space="0" w:color="auto"/>
            <w:right w:val="none" w:sz="0" w:space="0" w:color="auto"/>
          </w:divBdr>
        </w:div>
        <w:div w:id="180632605">
          <w:marLeft w:val="0"/>
          <w:marRight w:val="0"/>
          <w:marTop w:val="0"/>
          <w:marBottom w:val="0"/>
          <w:divBdr>
            <w:top w:val="none" w:sz="0" w:space="0" w:color="auto"/>
            <w:left w:val="none" w:sz="0" w:space="0" w:color="auto"/>
            <w:bottom w:val="none" w:sz="0" w:space="0" w:color="auto"/>
            <w:right w:val="none" w:sz="0" w:space="0" w:color="auto"/>
          </w:divBdr>
        </w:div>
        <w:div w:id="680278271">
          <w:marLeft w:val="0"/>
          <w:marRight w:val="0"/>
          <w:marTop w:val="0"/>
          <w:marBottom w:val="0"/>
          <w:divBdr>
            <w:top w:val="none" w:sz="0" w:space="0" w:color="auto"/>
            <w:left w:val="none" w:sz="0" w:space="0" w:color="auto"/>
            <w:bottom w:val="none" w:sz="0" w:space="0" w:color="auto"/>
            <w:right w:val="none" w:sz="0" w:space="0" w:color="auto"/>
          </w:divBdr>
        </w:div>
        <w:div w:id="785778538">
          <w:marLeft w:val="0"/>
          <w:marRight w:val="0"/>
          <w:marTop w:val="0"/>
          <w:marBottom w:val="0"/>
          <w:divBdr>
            <w:top w:val="none" w:sz="0" w:space="0" w:color="auto"/>
            <w:left w:val="none" w:sz="0" w:space="0" w:color="auto"/>
            <w:bottom w:val="none" w:sz="0" w:space="0" w:color="auto"/>
            <w:right w:val="none" w:sz="0" w:space="0" w:color="auto"/>
          </w:divBdr>
        </w:div>
        <w:div w:id="794444937">
          <w:marLeft w:val="0"/>
          <w:marRight w:val="0"/>
          <w:marTop w:val="0"/>
          <w:marBottom w:val="0"/>
          <w:divBdr>
            <w:top w:val="none" w:sz="0" w:space="0" w:color="auto"/>
            <w:left w:val="none" w:sz="0" w:space="0" w:color="auto"/>
            <w:bottom w:val="none" w:sz="0" w:space="0" w:color="auto"/>
            <w:right w:val="none" w:sz="0" w:space="0" w:color="auto"/>
          </w:divBdr>
        </w:div>
        <w:div w:id="915552500">
          <w:marLeft w:val="0"/>
          <w:marRight w:val="0"/>
          <w:marTop w:val="0"/>
          <w:marBottom w:val="0"/>
          <w:divBdr>
            <w:top w:val="none" w:sz="0" w:space="0" w:color="auto"/>
            <w:left w:val="none" w:sz="0" w:space="0" w:color="auto"/>
            <w:bottom w:val="none" w:sz="0" w:space="0" w:color="auto"/>
            <w:right w:val="none" w:sz="0" w:space="0" w:color="auto"/>
          </w:divBdr>
        </w:div>
        <w:div w:id="1164517898">
          <w:marLeft w:val="0"/>
          <w:marRight w:val="0"/>
          <w:marTop w:val="0"/>
          <w:marBottom w:val="0"/>
          <w:divBdr>
            <w:top w:val="none" w:sz="0" w:space="0" w:color="auto"/>
            <w:left w:val="none" w:sz="0" w:space="0" w:color="auto"/>
            <w:bottom w:val="none" w:sz="0" w:space="0" w:color="auto"/>
            <w:right w:val="none" w:sz="0" w:space="0" w:color="auto"/>
          </w:divBdr>
        </w:div>
        <w:div w:id="1302346153">
          <w:marLeft w:val="0"/>
          <w:marRight w:val="0"/>
          <w:marTop w:val="0"/>
          <w:marBottom w:val="0"/>
          <w:divBdr>
            <w:top w:val="none" w:sz="0" w:space="0" w:color="auto"/>
            <w:left w:val="none" w:sz="0" w:space="0" w:color="auto"/>
            <w:bottom w:val="none" w:sz="0" w:space="0" w:color="auto"/>
            <w:right w:val="none" w:sz="0" w:space="0" w:color="auto"/>
          </w:divBdr>
        </w:div>
        <w:div w:id="1533036267">
          <w:marLeft w:val="0"/>
          <w:marRight w:val="0"/>
          <w:marTop w:val="0"/>
          <w:marBottom w:val="0"/>
          <w:divBdr>
            <w:top w:val="none" w:sz="0" w:space="0" w:color="auto"/>
            <w:left w:val="none" w:sz="0" w:space="0" w:color="auto"/>
            <w:bottom w:val="none" w:sz="0" w:space="0" w:color="auto"/>
            <w:right w:val="none" w:sz="0" w:space="0" w:color="auto"/>
          </w:divBdr>
        </w:div>
        <w:div w:id="1810053993">
          <w:marLeft w:val="0"/>
          <w:marRight w:val="0"/>
          <w:marTop w:val="0"/>
          <w:marBottom w:val="0"/>
          <w:divBdr>
            <w:top w:val="none" w:sz="0" w:space="0" w:color="auto"/>
            <w:left w:val="none" w:sz="0" w:space="0" w:color="auto"/>
            <w:bottom w:val="none" w:sz="0" w:space="0" w:color="auto"/>
            <w:right w:val="none" w:sz="0" w:space="0" w:color="auto"/>
          </w:divBdr>
        </w:div>
        <w:div w:id="1990666834">
          <w:marLeft w:val="0"/>
          <w:marRight w:val="0"/>
          <w:marTop w:val="0"/>
          <w:marBottom w:val="0"/>
          <w:divBdr>
            <w:top w:val="none" w:sz="0" w:space="0" w:color="auto"/>
            <w:left w:val="none" w:sz="0" w:space="0" w:color="auto"/>
            <w:bottom w:val="none" w:sz="0" w:space="0" w:color="auto"/>
            <w:right w:val="none" w:sz="0" w:space="0" w:color="auto"/>
          </w:divBdr>
        </w:div>
        <w:div w:id="2070567878">
          <w:marLeft w:val="0"/>
          <w:marRight w:val="0"/>
          <w:marTop w:val="0"/>
          <w:marBottom w:val="0"/>
          <w:divBdr>
            <w:top w:val="none" w:sz="0" w:space="0" w:color="auto"/>
            <w:left w:val="none" w:sz="0" w:space="0" w:color="auto"/>
            <w:bottom w:val="none" w:sz="0" w:space="0" w:color="auto"/>
            <w:right w:val="none" w:sz="0" w:space="0" w:color="auto"/>
          </w:divBdr>
        </w:div>
      </w:divsChild>
    </w:div>
    <w:div w:id="958608111">
      <w:bodyDiv w:val="1"/>
      <w:marLeft w:val="0"/>
      <w:marRight w:val="0"/>
      <w:marTop w:val="0"/>
      <w:marBottom w:val="0"/>
      <w:divBdr>
        <w:top w:val="none" w:sz="0" w:space="0" w:color="auto"/>
        <w:left w:val="none" w:sz="0" w:space="0" w:color="auto"/>
        <w:bottom w:val="none" w:sz="0" w:space="0" w:color="auto"/>
        <w:right w:val="none" w:sz="0" w:space="0" w:color="auto"/>
      </w:divBdr>
    </w:div>
    <w:div w:id="964123613">
      <w:bodyDiv w:val="1"/>
      <w:marLeft w:val="0"/>
      <w:marRight w:val="0"/>
      <w:marTop w:val="0"/>
      <w:marBottom w:val="0"/>
      <w:divBdr>
        <w:top w:val="none" w:sz="0" w:space="0" w:color="auto"/>
        <w:left w:val="none" w:sz="0" w:space="0" w:color="auto"/>
        <w:bottom w:val="none" w:sz="0" w:space="0" w:color="auto"/>
        <w:right w:val="none" w:sz="0" w:space="0" w:color="auto"/>
      </w:divBdr>
      <w:divsChild>
        <w:div w:id="1005086330">
          <w:marLeft w:val="0"/>
          <w:marRight w:val="0"/>
          <w:marTop w:val="0"/>
          <w:marBottom w:val="0"/>
          <w:divBdr>
            <w:top w:val="none" w:sz="0" w:space="0" w:color="auto"/>
            <w:left w:val="none" w:sz="0" w:space="0" w:color="auto"/>
            <w:bottom w:val="none" w:sz="0" w:space="0" w:color="auto"/>
            <w:right w:val="none" w:sz="0" w:space="0" w:color="auto"/>
          </w:divBdr>
          <w:divsChild>
            <w:div w:id="2146311658">
              <w:marLeft w:val="0"/>
              <w:marRight w:val="0"/>
              <w:marTop w:val="0"/>
              <w:marBottom w:val="0"/>
              <w:divBdr>
                <w:top w:val="none" w:sz="0" w:space="0" w:color="auto"/>
                <w:left w:val="none" w:sz="0" w:space="0" w:color="auto"/>
                <w:bottom w:val="none" w:sz="0" w:space="0" w:color="auto"/>
                <w:right w:val="none" w:sz="0" w:space="0" w:color="auto"/>
              </w:divBdr>
              <w:divsChild>
                <w:div w:id="446630005">
                  <w:marLeft w:val="0"/>
                  <w:marRight w:val="0"/>
                  <w:marTop w:val="0"/>
                  <w:marBottom w:val="0"/>
                  <w:divBdr>
                    <w:top w:val="none" w:sz="0" w:space="0" w:color="auto"/>
                    <w:left w:val="none" w:sz="0" w:space="0" w:color="auto"/>
                    <w:bottom w:val="none" w:sz="0" w:space="0" w:color="auto"/>
                    <w:right w:val="none" w:sz="0" w:space="0" w:color="auto"/>
                  </w:divBdr>
                  <w:divsChild>
                    <w:div w:id="1940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692296">
          <w:marLeft w:val="0"/>
          <w:marRight w:val="0"/>
          <w:marTop w:val="0"/>
          <w:marBottom w:val="0"/>
          <w:divBdr>
            <w:top w:val="none" w:sz="0" w:space="0" w:color="auto"/>
            <w:left w:val="none" w:sz="0" w:space="0" w:color="auto"/>
            <w:bottom w:val="none" w:sz="0" w:space="0" w:color="auto"/>
            <w:right w:val="none" w:sz="0" w:space="0" w:color="auto"/>
          </w:divBdr>
          <w:divsChild>
            <w:div w:id="2079982062">
              <w:marLeft w:val="0"/>
              <w:marRight w:val="0"/>
              <w:marTop w:val="0"/>
              <w:marBottom w:val="0"/>
              <w:divBdr>
                <w:top w:val="none" w:sz="0" w:space="0" w:color="auto"/>
                <w:left w:val="none" w:sz="0" w:space="0" w:color="auto"/>
                <w:bottom w:val="none" w:sz="0" w:space="0" w:color="auto"/>
                <w:right w:val="none" w:sz="0" w:space="0" w:color="auto"/>
              </w:divBdr>
              <w:divsChild>
                <w:div w:id="780689831">
                  <w:marLeft w:val="0"/>
                  <w:marRight w:val="0"/>
                  <w:marTop w:val="0"/>
                  <w:marBottom w:val="0"/>
                  <w:divBdr>
                    <w:top w:val="none" w:sz="0" w:space="0" w:color="auto"/>
                    <w:left w:val="none" w:sz="0" w:space="0" w:color="auto"/>
                    <w:bottom w:val="none" w:sz="0" w:space="0" w:color="auto"/>
                    <w:right w:val="none" w:sz="0" w:space="0" w:color="auto"/>
                  </w:divBdr>
                  <w:divsChild>
                    <w:div w:id="61607434">
                      <w:marLeft w:val="0"/>
                      <w:marRight w:val="0"/>
                      <w:marTop w:val="0"/>
                      <w:marBottom w:val="0"/>
                      <w:divBdr>
                        <w:top w:val="none" w:sz="0" w:space="0" w:color="auto"/>
                        <w:left w:val="none" w:sz="0" w:space="0" w:color="auto"/>
                        <w:bottom w:val="none" w:sz="0" w:space="0" w:color="auto"/>
                        <w:right w:val="none" w:sz="0" w:space="0" w:color="auto"/>
                      </w:divBdr>
                      <w:divsChild>
                        <w:div w:id="18098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091160">
      <w:bodyDiv w:val="1"/>
      <w:marLeft w:val="0"/>
      <w:marRight w:val="0"/>
      <w:marTop w:val="0"/>
      <w:marBottom w:val="0"/>
      <w:divBdr>
        <w:top w:val="none" w:sz="0" w:space="0" w:color="auto"/>
        <w:left w:val="none" w:sz="0" w:space="0" w:color="auto"/>
        <w:bottom w:val="none" w:sz="0" w:space="0" w:color="auto"/>
        <w:right w:val="none" w:sz="0" w:space="0" w:color="auto"/>
      </w:divBdr>
    </w:div>
    <w:div w:id="980233145">
      <w:bodyDiv w:val="1"/>
      <w:marLeft w:val="0"/>
      <w:marRight w:val="0"/>
      <w:marTop w:val="0"/>
      <w:marBottom w:val="0"/>
      <w:divBdr>
        <w:top w:val="none" w:sz="0" w:space="0" w:color="auto"/>
        <w:left w:val="none" w:sz="0" w:space="0" w:color="auto"/>
        <w:bottom w:val="none" w:sz="0" w:space="0" w:color="auto"/>
        <w:right w:val="none" w:sz="0" w:space="0" w:color="auto"/>
      </w:divBdr>
    </w:div>
    <w:div w:id="984549036">
      <w:bodyDiv w:val="1"/>
      <w:marLeft w:val="0"/>
      <w:marRight w:val="0"/>
      <w:marTop w:val="0"/>
      <w:marBottom w:val="0"/>
      <w:divBdr>
        <w:top w:val="none" w:sz="0" w:space="0" w:color="auto"/>
        <w:left w:val="none" w:sz="0" w:space="0" w:color="auto"/>
        <w:bottom w:val="none" w:sz="0" w:space="0" w:color="auto"/>
        <w:right w:val="none" w:sz="0" w:space="0" w:color="auto"/>
      </w:divBdr>
      <w:divsChild>
        <w:div w:id="905607158">
          <w:marLeft w:val="0"/>
          <w:marRight w:val="0"/>
          <w:marTop w:val="0"/>
          <w:marBottom w:val="0"/>
          <w:divBdr>
            <w:top w:val="none" w:sz="0" w:space="0" w:color="auto"/>
            <w:left w:val="none" w:sz="0" w:space="0" w:color="auto"/>
            <w:bottom w:val="none" w:sz="0" w:space="0" w:color="auto"/>
            <w:right w:val="none" w:sz="0" w:space="0" w:color="auto"/>
          </w:divBdr>
          <w:divsChild>
            <w:div w:id="401951787">
              <w:marLeft w:val="0"/>
              <w:marRight w:val="0"/>
              <w:marTop w:val="0"/>
              <w:marBottom w:val="0"/>
              <w:divBdr>
                <w:top w:val="none" w:sz="0" w:space="0" w:color="auto"/>
                <w:left w:val="none" w:sz="0" w:space="0" w:color="auto"/>
                <w:bottom w:val="none" w:sz="0" w:space="0" w:color="auto"/>
                <w:right w:val="none" w:sz="0" w:space="0" w:color="auto"/>
              </w:divBdr>
            </w:div>
            <w:div w:id="5967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98636">
      <w:bodyDiv w:val="1"/>
      <w:marLeft w:val="0"/>
      <w:marRight w:val="0"/>
      <w:marTop w:val="0"/>
      <w:marBottom w:val="0"/>
      <w:divBdr>
        <w:top w:val="none" w:sz="0" w:space="0" w:color="auto"/>
        <w:left w:val="none" w:sz="0" w:space="0" w:color="auto"/>
        <w:bottom w:val="none" w:sz="0" w:space="0" w:color="auto"/>
        <w:right w:val="none" w:sz="0" w:space="0" w:color="auto"/>
      </w:divBdr>
    </w:div>
    <w:div w:id="989754610">
      <w:bodyDiv w:val="1"/>
      <w:marLeft w:val="0"/>
      <w:marRight w:val="0"/>
      <w:marTop w:val="0"/>
      <w:marBottom w:val="0"/>
      <w:divBdr>
        <w:top w:val="none" w:sz="0" w:space="0" w:color="auto"/>
        <w:left w:val="none" w:sz="0" w:space="0" w:color="auto"/>
        <w:bottom w:val="none" w:sz="0" w:space="0" w:color="auto"/>
        <w:right w:val="none" w:sz="0" w:space="0" w:color="auto"/>
      </w:divBdr>
      <w:divsChild>
        <w:div w:id="230778035">
          <w:marLeft w:val="0"/>
          <w:marRight w:val="0"/>
          <w:marTop w:val="0"/>
          <w:marBottom w:val="0"/>
          <w:divBdr>
            <w:top w:val="none" w:sz="0" w:space="0" w:color="auto"/>
            <w:left w:val="none" w:sz="0" w:space="0" w:color="auto"/>
            <w:bottom w:val="none" w:sz="0" w:space="0" w:color="auto"/>
            <w:right w:val="none" w:sz="0" w:space="0" w:color="auto"/>
          </w:divBdr>
        </w:div>
        <w:div w:id="1257514208">
          <w:marLeft w:val="0"/>
          <w:marRight w:val="0"/>
          <w:marTop w:val="0"/>
          <w:marBottom w:val="0"/>
          <w:divBdr>
            <w:top w:val="none" w:sz="0" w:space="0" w:color="auto"/>
            <w:left w:val="none" w:sz="0" w:space="0" w:color="auto"/>
            <w:bottom w:val="none" w:sz="0" w:space="0" w:color="auto"/>
            <w:right w:val="none" w:sz="0" w:space="0" w:color="auto"/>
          </w:divBdr>
        </w:div>
      </w:divsChild>
    </w:div>
    <w:div w:id="990865280">
      <w:bodyDiv w:val="1"/>
      <w:marLeft w:val="0"/>
      <w:marRight w:val="0"/>
      <w:marTop w:val="0"/>
      <w:marBottom w:val="0"/>
      <w:divBdr>
        <w:top w:val="none" w:sz="0" w:space="0" w:color="auto"/>
        <w:left w:val="none" w:sz="0" w:space="0" w:color="auto"/>
        <w:bottom w:val="none" w:sz="0" w:space="0" w:color="auto"/>
        <w:right w:val="none" w:sz="0" w:space="0" w:color="auto"/>
      </w:divBdr>
    </w:div>
    <w:div w:id="992442222">
      <w:bodyDiv w:val="1"/>
      <w:marLeft w:val="0"/>
      <w:marRight w:val="0"/>
      <w:marTop w:val="0"/>
      <w:marBottom w:val="0"/>
      <w:divBdr>
        <w:top w:val="none" w:sz="0" w:space="0" w:color="auto"/>
        <w:left w:val="none" w:sz="0" w:space="0" w:color="auto"/>
        <w:bottom w:val="none" w:sz="0" w:space="0" w:color="auto"/>
        <w:right w:val="none" w:sz="0" w:space="0" w:color="auto"/>
      </w:divBdr>
      <w:divsChild>
        <w:div w:id="12723237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4029689">
              <w:marLeft w:val="0"/>
              <w:marRight w:val="0"/>
              <w:marTop w:val="0"/>
              <w:marBottom w:val="0"/>
              <w:divBdr>
                <w:top w:val="none" w:sz="0" w:space="0" w:color="auto"/>
                <w:left w:val="none" w:sz="0" w:space="0" w:color="auto"/>
                <w:bottom w:val="none" w:sz="0" w:space="0" w:color="auto"/>
                <w:right w:val="none" w:sz="0" w:space="0" w:color="auto"/>
              </w:divBdr>
              <w:divsChild>
                <w:div w:id="7685108">
                  <w:marLeft w:val="0"/>
                  <w:marRight w:val="0"/>
                  <w:marTop w:val="0"/>
                  <w:marBottom w:val="0"/>
                  <w:divBdr>
                    <w:top w:val="none" w:sz="0" w:space="0" w:color="auto"/>
                    <w:left w:val="none" w:sz="0" w:space="0" w:color="auto"/>
                    <w:bottom w:val="none" w:sz="0" w:space="0" w:color="auto"/>
                    <w:right w:val="none" w:sz="0" w:space="0" w:color="auto"/>
                  </w:divBdr>
                </w:div>
                <w:div w:id="229461474">
                  <w:marLeft w:val="0"/>
                  <w:marRight w:val="0"/>
                  <w:marTop w:val="0"/>
                  <w:marBottom w:val="0"/>
                  <w:divBdr>
                    <w:top w:val="none" w:sz="0" w:space="0" w:color="auto"/>
                    <w:left w:val="none" w:sz="0" w:space="0" w:color="auto"/>
                    <w:bottom w:val="none" w:sz="0" w:space="0" w:color="auto"/>
                    <w:right w:val="none" w:sz="0" w:space="0" w:color="auto"/>
                  </w:divBdr>
                </w:div>
                <w:div w:id="939145852">
                  <w:marLeft w:val="0"/>
                  <w:marRight w:val="0"/>
                  <w:marTop w:val="0"/>
                  <w:marBottom w:val="0"/>
                  <w:divBdr>
                    <w:top w:val="none" w:sz="0" w:space="0" w:color="auto"/>
                    <w:left w:val="none" w:sz="0" w:space="0" w:color="auto"/>
                    <w:bottom w:val="none" w:sz="0" w:space="0" w:color="auto"/>
                    <w:right w:val="none" w:sz="0" w:space="0" w:color="auto"/>
                  </w:divBdr>
                </w:div>
                <w:div w:id="1037900582">
                  <w:marLeft w:val="0"/>
                  <w:marRight w:val="0"/>
                  <w:marTop w:val="0"/>
                  <w:marBottom w:val="0"/>
                  <w:divBdr>
                    <w:top w:val="none" w:sz="0" w:space="0" w:color="auto"/>
                    <w:left w:val="none" w:sz="0" w:space="0" w:color="auto"/>
                    <w:bottom w:val="none" w:sz="0" w:space="0" w:color="auto"/>
                    <w:right w:val="none" w:sz="0" w:space="0" w:color="auto"/>
                  </w:divBdr>
                </w:div>
                <w:div w:id="174629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6987">
          <w:marLeft w:val="0"/>
          <w:marRight w:val="0"/>
          <w:marTop w:val="0"/>
          <w:marBottom w:val="0"/>
          <w:divBdr>
            <w:top w:val="none" w:sz="0" w:space="0" w:color="auto"/>
            <w:left w:val="none" w:sz="0" w:space="0" w:color="auto"/>
            <w:bottom w:val="none" w:sz="0" w:space="0" w:color="auto"/>
            <w:right w:val="none" w:sz="0" w:space="0" w:color="auto"/>
          </w:divBdr>
        </w:div>
      </w:divsChild>
    </w:div>
    <w:div w:id="994644201">
      <w:bodyDiv w:val="1"/>
      <w:marLeft w:val="0"/>
      <w:marRight w:val="0"/>
      <w:marTop w:val="0"/>
      <w:marBottom w:val="0"/>
      <w:divBdr>
        <w:top w:val="none" w:sz="0" w:space="0" w:color="auto"/>
        <w:left w:val="none" w:sz="0" w:space="0" w:color="auto"/>
        <w:bottom w:val="none" w:sz="0" w:space="0" w:color="auto"/>
        <w:right w:val="none" w:sz="0" w:space="0" w:color="auto"/>
      </w:divBdr>
    </w:div>
    <w:div w:id="1009409990">
      <w:bodyDiv w:val="1"/>
      <w:marLeft w:val="0"/>
      <w:marRight w:val="0"/>
      <w:marTop w:val="0"/>
      <w:marBottom w:val="0"/>
      <w:divBdr>
        <w:top w:val="none" w:sz="0" w:space="0" w:color="auto"/>
        <w:left w:val="none" w:sz="0" w:space="0" w:color="auto"/>
        <w:bottom w:val="none" w:sz="0" w:space="0" w:color="auto"/>
        <w:right w:val="none" w:sz="0" w:space="0" w:color="auto"/>
      </w:divBdr>
    </w:div>
    <w:div w:id="1011180630">
      <w:bodyDiv w:val="1"/>
      <w:marLeft w:val="0"/>
      <w:marRight w:val="0"/>
      <w:marTop w:val="0"/>
      <w:marBottom w:val="0"/>
      <w:divBdr>
        <w:top w:val="none" w:sz="0" w:space="0" w:color="auto"/>
        <w:left w:val="none" w:sz="0" w:space="0" w:color="auto"/>
        <w:bottom w:val="none" w:sz="0" w:space="0" w:color="auto"/>
        <w:right w:val="none" w:sz="0" w:space="0" w:color="auto"/>
      </w:divBdr>
    </w:div>
    <w:div w:id="1013991701">
      <w:bodyDiv w:val="1"/>
      <w:marLeft w:val="0"/>
      <w:marRight w:val="0"/>
      <w:marTop w:val="0"/>
      <w:marBottom w:val="0"/>
      <w:divBdr>
        <w:top w:val="none" w:sz="0" w:space="0" w:color="auto"/>
        <w:left w:val="none" w:sz="0" w:space="0" w:color="auto"/>
        <w:bottom w:val="none" w:sz="0" w:space="0" w:color="auto"/>
        <w:right w:val="none" w:sz="0" w:space="0" w:color="auto"/>
      </w:divBdr>
    </w:div>
    <w:div w:id="1016887260">
      <w:bodyDiv w:val="1"/>
      <w:marLeft w:val="0"/>
      <w:marRight w:val="0"/>
      <w:marTop w:val="0"/>
      <w:marBottom w:val="0"/>
      <w:divBdr>
        <w:top w:val="none" w:sz="0" w:space="0" w:color="auto"/>
        <w:left w:val="none" w:sz="0" w:space="0" w:color="auto"/>
        <w:bottom w:val="none" w:sz="0" w:space="0" w:color="auto"/>
        <w:right w:val="none" w:sz="0" w:space="0" w:color="auto"/>
      </w:divBdr>
      <w:divsChild>
        <w:div w:id="345400297">
          <w:marLeft w:val="0"/>
          <w:marRight w:val="0"/>
          <w:marTop w:val="0"/>
          <w:marBottom w:val="0"/>
          <w:divBdr>
            <w:top w:val="none" w:sz="0" w:space="0" w:color="auto"/>
            <w:left w:val="none" w:sz="0" w:space="0" w:color="auto"/>
            <w:bottom w:val="none" w:sz="0" w:space="0" w:color="auto"/>
            <w:right w:val="none" w:sz="0" w:space="0" w:color="auto"/>
          </w:divBdr>
        </w:div>
        <w:div w:id="407844446">
          <w:marLeft w:val="0"/>
          <w:marRight w:val="0"/>
          <w:marTop w:val="0"/>
          <w:marBottom w:val="0"/>
          <w:divBdr>
            <w:top w:val="none" w:sz="0" w:space="0" w:color="auto"/>
            <w:left w:val="none" w:sz="0" w:space="0" w:color="auto"/>
            <w:bottom w:val="none" w:sz="0" w:space="0" w:color="auto"/>
            <w:right w:val="none" w:sz="0" w:space="0" w:color="auto"/>
          </w:divBdr>
        </w:div>
        <w:div w:id="467474487">
          <w:marLeft w:val="0"/>
          <w:marRight w:val="0"/>
          <w:marTop w:val="0"/>
          <w:marBottom w:val="0"/>
          <w:divBdr>
            <w:top w:val="none" w:sz="0" w:space="0" w:color="auto"/>
            <w:left w:val="none" w:sz="0" w:space="0" w:color="auto"/>
            <w:bottom w:val="none" w:sz="0" w:space="0" w:color="auto"/>
            <w:right w:val="none" w:sz="0" w:space="0" w:color="auto"/>
          </w:divBdr>
        </w:div>
        <w:div w:id="757167923">
          <w:marLeft w:val="0"/>
          <w:marRight w:val="0"/>
          <w:marTop w:val="0"/>
          <w:marBottom w:val="0"/>
          <w:divBdr>
            <w:top w:val="none" w:sz="0" w:space="0" w:color="auto"/>
            <w:left w:val="none" w:sz="0" w:space="0" w:color="auto"/>
            <w:bottom w:val="none" w:sz="0" w:space="0" w:color="auto"/>
            <w:right w:val="none" w:sz="0" w:space="0" w:color="auto"/>
          </w:divBdr>
        </w:div>
        <w:div w:id="1559902333">
          <w:marLeft w:val="0"/>
          <w:marRight w:val="0"/>
          <w:marTop w:val="0"/>
          <w:marBottom w:val="0"/>
          <w:divBdr>
            <w:top w:val="none" w:sz="0" w:space="0" w:color="auto"/>
            <w:left w:val="none" w:sz="0" w:space="0" w:color="auto"/>
            <w:bottom w:val="none" w:sz="0" w:space="0" w:color="auto"/>
            <w:right w:val="none" w:sz="0" w:space="0" w:color="auto"/>
          </w:divBdr>
        </w:div>
        <w:div w:id="1942226102">
          <w:marLeft w:val="0"/>
          <w:marRight w:val="0"/>
          <w:marTop w:val="0"/>
          <w:marBottom w:val="0"/>
          <w:divBdr>
            <w:top w:val="none" w:sz="0" w:space="0" w:color="auto"/>
            <w:left w:val="none" w:sz="0" w:space="0" w:color="auto"/>
            <w:bottom w:val="none" w:sz="0" w:space="0" w:color="auto"/>
            <w:right w:val="none" w:sz="0" w:space="0" w:color="auto"/>
          </w:divBdr>
        </w:div>
      </w:divsChild>
    </w:div>
    <w:div w:id="1032924902">
      <w:bodyDiv w:val="1"/>
      <w:marLeft w:val="0"/>
      <w:marRight w:val="0"/>
      <w:marTop w:val="0"/>
      <w:marBottom w:val="0"/>
      <w:divBdr>
        <w:top w:val="none" w:sz="0" w:space="0" w:color="auto"/>
        <w:left w:val="none" w:sz="0" w:space="0" w:color="auto"/>
        <w:bottom w:val="none" w:sz="0" w:space="0" w:color="auto"/>
        <w:right w:val="none" w:sz="0" w:space="0" w:color="auto"/>
      </w:divBdr>
    </w:div>
    <w:div w:id="1042248291">
      <w:bodyDiv w:val="1"/>
      <w:marLeft w:val="0"/>
      <w:marRight w:val="0"/>
      <w:marTop w:val="0"/>
      <w:marBottom w:val="0"/>
      <w:divBdr>
        <w:top w:val="none" w:sz="0" w:space="0" w:color="auto"/>
        <w:left w:val="none" w:sz="0" w:space="0" w:color="auto"/>
        <w:bottom w:val="none" w:sz="0" w:space="0" w:color="auto"/>
        <w:right w:val="none" w:sz="0" w:space="0" w:color="auto"/>
      </w:divBdr>
    </w:div>
    <w:div w:id="1055393140">
      <w:bodyDiv w:val="1"/>
      <w:marLeft w:val="0"/>
      <w:marRight w:val="0"/>
      <w:marTop w:val="0"/>
      <w:marBottom w:val="0"/>
      <w:divBdr>
        <w:top w:val="none" w:sz="0" w:space="0" w:color="auto"/>
        <w:left w:val="none" w:sz="0" w:space="0" w:color="auto"/>
        <w:bottom w:val="none" w:sz="0" w:space="0" w:color="auto"/>
        <w:right w:val="none" w:sz="0" w:space="0" w:color="auto"/>
      </w:divBdr>
    </w:div>
    <w:div w:id="1063285993">
      <w:bodyDiv w:val="1"/>
      <w:marLeft w:val="0"/>
      <w:marRight w:val="0"/>
      <w:marTop w:val="0"/>
      <w:marBottom w:val="0"/>
      <w:divBdr>
        <w:top w:val="none" w:sz="0" w:space="0" w:color="auto"/>
        <w:left w:val="none" w:sz="0" w:space="0" w:color="auto"/>
        <w:bottom w:val="none" w:sz="0" w:space="0" w:color="auto"/>
        <w:right w:val="none" w:sz="0" w:space="0" w:color="auto"/>
      </w:divBdr>
    </w:div>
    <w:div w:id="1071318722">
      <w:bodyDiv w:val="1"/>
      <w:marLeft w:val="0"/>
      <w:marRight w:val="0"/>
      <w:marTop w:val="0"/>
      <w:marBottom w:val="0"/>
      <w:divBdr>
        <w:top w:val="none" w:sz="0" w:space="0" w:color="auto"/>
        <w:left w:val="none" w:sz="0" w:space="0" w:color="auto"/>
        <w:bottom w:val="none" w:sz="0" w:space="0" w:color="auto"/>
        <w:right w:val="none" w:sz="0" w:space="0" w:color="auto"/>
      </w:divBdr>
    </w:div>
    <w:div w:id="1075543444">
      <w:bodyDiv w:val="1"/>
      <w:marLeft w:val="0"/>
      <w:marRight w:val="0"/>
      <w:marTop w:val="0"/>
      <w:marBottom w:val="0"/>
      <w:divBdr>
        <w:top w:val="none" w:sz="0" w:space="0" w:color="auto"/>
        <w:left w:val="none" w:sz="0" w:space="0" w:color="auto"/>
        <w:bottom w:val="none" w:sz="0" w:space="0" w:color="auto"/>
        <w:right w:val="none" w:sz="0" w:space="0" w:color="auto"/>
      </w:divBdr>
    </w:div>
    <w:div w:id="1086458531">
      <w:bodyDiv w:val="1"/>
      <w:marLeft w:val="0"/>
      <w:marRight w:val="0"/>
      <w:marTop w:val="0"/>
      <w:marBottom w:val="0"/>
      <w:divBdr>
        <w:top w:val="none" w:sz="0" w:space="0" w:color="auto"/>
        <w:left w:val="none" w:sz="0" w:space="0" w:color="auto"/>
        <w:bottom w:val="none" w:sz="0" w:space="0" w:color="auto"/>
        <w:right w:val="none" w:sz="0" w:space="0" w:color="auto"/>
      </w:divBdr>
    </w:div>
    <w:div w:id="1091043917">
      <w:bodyDiv w:val="1"/>
      <w:marLeft w:val="0"/>
      <w:marRight w:val="0"/>
      <w:marTop w:val="0"/>
      <w:marBottom w:val="0"/>
      <w:divBdr>
        <w:top w:val="none" w:sz="0" w:space="0" w:color="auto"/>
        <w:left w:val="none" w:sz="0" w:space="0" w:color="auto"/>
        <w:bottom w:val="none" w:sz="0" w:space="0" w:color="auto"/>
        <w:right w:val="none" w:sz="0" w:space="0" w:color="auto"/>
      </w:divBdr>
      <w:divsChild>
        <w:div w:id="202835486">
          <w:blockQuote w:val="1"/>
          <w:marLeft w:val="720"/>
          <w:marRight w:val="720"/>
          <w:marTop w:val="100"/>
          <w:marBottom w:val="100"/>
          <w:divBdr>
            <w:top w:val="none" w:sz="0" w:space="0" w:color="auto"/>
            <w:left w:val="none" w:sz="0" w:space="0" w:color="auto"/>
            <w:bottom w:val="none" w:sz="0" w:space="0" w:color="auto"/>
            <w:right w:val="none" w:sz="0" w:space="0" w:color="auto"/>
          </w:divBdr>
        </w:div>
        <w:div w:id="921569918">
          <w:marLeft w:val="0"/>
          <w:marRight w:val="0"/>
          <w:marTop w:val="0"/>
          <w:marBottom w:val="0"/>
          <w:divBdr>
            <w:top w:val="none" w:sz="0" w:space="0" w:color="auto"/>
            <w:left w:val="none" w:sz="0" w:space="0" w:color="auto"/>
            <w:bottom w:val="none" w:sz="0" w:space="0" w:color="auto"/>
            <w:right w:val="none" w:sz="0" w:space="0" w:color="auto"/>
          </w:divBdr>
        </w:div>
      </w:divsChild>
    </w:div>
    <w:div w:id="1100443298">
      <w:bodyDiv w:val="1"/>
      <w:marLeft w:val="0"/>
      <w:marRight w:val="0"/>
      <w:marTop w:val="0"/>
      <w:marBottom w:val="0"/>
      <w:divBdr>
        <w:top w:val="none" w:sz="0" w:space="0" w:color="auto"/>
        <w:left w:val="none" w:sz="0" w:space="0" w:color="auto"/>
        <w:bottom w:val="none" w:sz="0" w:space="0" w:color="auto"/>
        <w:right w:val="none" w:sz="0" w:space="0" w:color="auto"/>
      </w:divBdr>
    </w:div>
    <w:div w:id="1109817923">
      <w:bodyDiv w:val="1"/>
      <w:marLeft w:val="0"/>
      <w:marRight w:val="0"/>
      <w:marTop w:val="0"/>
      <w:marBottom w:val="0"/>
      <w:divBdr>
        <w:top w:val="none" w:sz="0" w:space="0" w:color="auto"/>
        <w:left w:val="none" w:sz="0" w:space="0" w:color="auto"/>
        <w:bottom w:val="none" w:sz="0" w:space="0" w:color="auto"/>
        <w:right w:val="none" w:sz="0" w:space="0" w:color="auto"/>
      </w:divBdr>
    </w:div>
    <w:div w:id="1112899418">
      <w:bodyDiv w:val="1"/>
      <w:marLeft w:val="0"/>
      <w:marRight w:val="0"/>
      <w:marTop w:val="0"/>
      <w:marBottom w:val="0"/>
      <w:divBdr>
        <w:top w:val="none" w:sz="0" w:space="0" w:color="auto"/>
        <w:left w:val="none" w:sz="0" w:space="0" w:color="auto"/>
        <w:bottom w:val="none" w:sz="0" w:space="0" w:color="auto"/>
        <w:right w:val="none" w:sz="0" w:space="0" w:color="auto"/>
      </w:divBdr>
    </w:div>
    <w:div w:id="1116219300">
      <w:bodyDiv w:val="1"/>
      <w:marLeft w:val="0"/>
      <w:marRight w:val="0"/>
      <w:marTop w:val="0"/>
      <w:marBottom w:val="0"/>
      <w:divBdr>
        <w:top w:val="none" w:sz="0" w:space="0" w:color="auto"/>
        <w:left w:val="none" w:sz="0" w:space="0" w:color="auto"/>
        <w:bottom w:val="none" w:sz="0" w:space="0" w:color="auto"/>
        <w:right w:val="none" w:sz="0" w:space="0" w:color="auto"/>
      </w:divBdr>
    </w:div>
    <w:div w:id="1117135868">
      <w:bodyDiv w:val="1"/>
      <w:marLeft w:val="0"/>
      <w:marRight w:val="0"/>
      <w:marTop w:val="0"/>
      <w:marBottom w:val="0"/>
      <w:divBdr>
        <w:top w:val="none" w:sz="0" w:space="0" w:color="auto"/>
        <w:left w:val="none" w:sz="0" w:space="0" w:color="auto"/>
        <w:bottom w:val="none" w:sz="0" w:space="0" w:color="auto"/>
        <w:right w:val="none" w:sz="0" w:space="0" w:color="auto"/>
      </w:divBdr>
    </w:div>
    <w:div w:id="1122575594">
      <w:bodyDiv w:val="1"/>
      <w:marLeft w:val="0"/>
      <w:marRight w:val="0"/>
      <w:marTop w:val="0"/>
      <w:marBottom w:val="0"/>
      <w:divBdr>
        <w:top w:val="none" w:sz="0" w:space="0" w:color="auto"/>
        <w:left w:val="none" w:sz="0" w:space="0" w:color="auto"/>
        <w:bottom w:val="none" w:sz="0" w:space="0" w:color="auto"/>
        <w:right w:val="none" w:sz="0" w:space="0" w:color="auto"/>
      </w:divBdr>
      <w:divsChild>
        <w:div w:id="1978871322">
          <w:marLeft w:val="0"/>
          <w:marRight w:val="0"/>
          <w:marTop w:val="0"/>
          <w:marBottom w:val="0"/>
          <w:divBdr>
            <w:top w:val="none" w:sz="0" w:space="0" w:color="auto"/>
            <w:left w:val="none" w:sz="0" w:space="0" w:color="auto"/>
            <w:bottom w:val="none" w:sz="0" w:space="0" w:color="auto"/>
            <w:right w:val="none" w:sz="0" w:space="0" w:color="auto"/>
          </w:divBdr>
        </w:div>
      </w:divsChild>
    </w:div>
    <w:div w:id="1132362885">
      <w:bodyDiv w:val="1"/>
      <w:marLeft w:val="0"/>
      <w:marRight w:val="0"/>
      <w:marTop w:val="0"/>
      <w:marBottom w:val="0"/>
      <w:divBdr>
        <w:top w:val="none" w:sz="0" w:space="0" w:color="auto"/>
        <w:left w:val="none" w:sz="0" w:space="0" w:color="auto"/>
        <w:bottom w:val="none" w:sz="0" w:space="0" w:color="auto"/>
        <w:right w:val="none" w:sz="0" w:space="0" w:color="auto"/>
      </w:divBdr>
    </w:div>
    <w:div w:id="1140880554">
      <w:bodyDiv w:val="1"/>
      <w:marLeft w:val="0"/>
      <w:marRight w:val="0"/>
      <w:marTop w:val="0"/>
      <w:marBottom w:val="0"/>
      <w:divBdr>
        <w:top w:val="none" w:sz="0" w:space="0" w:color="auto"/>
        <w:left w:val="none" w:sz="0" w:space="0" w:color="auto"/>
        <w:bottom w:val="none" w:sz="0" w:space="0" w:color="auto"/>
        <w:right w:val="none" w:sz="0" w:space="0" w:color="auto"/>
      </w:divBdr>
      <w:divsChild>
        <w:div w:id="41683100">
          <w:marLeft w:val="0"/>
          <w:marRight w:val="0"/>
          <w:marTop w:val="0"/>
          <w:marBottom w:val="0"/>
          <w:divBdr>
            <w:top w:val="none" w:sz="0" w:space="0" w:color="auto"/>
            <w:left w:val="none" w:sz="0" w:space="0" w:color="auto"/>
            <w:bottom w:val="none" w:sz="0" w:space="0" w:color="auto"/>
            <w:right w:val="none" w:sz="0" w:space="0" w:color="auto"/>
          </w:divBdr>
        </w:div>
        <w:div w:id="179199982">
          <w:marLeft w:val="0"/>
          <w:marRight w:val="0"/>
          <w:marTop w:val="0"/>
          <w:marBottom w:val="0"/>
          <w:divBdr>
            <w:top w:val="none" w:sz="0" w:space="0" w:color="auto"/>
            <w:left w:val="none" w:sz="0" w:space="0" w:color="auto"/>
            <w:bottom w:val="none" w:sz="0" w:space="0" w:color="auto"/>
            <w:right w:val="none" w:sz="0" w:space="0" w:color="auto"/>
          </w:divBdr>
        </w:div>
        <w:div w:id="349991582">
          <w:marLeft w:val="0"/>
          <w:marRight w:val="0"/>
          <w:marTop w:val="0"/>
          <w:marBottom w:val="0"/>
          <w:divBdr>
            <w:top w:val="none" w:sz="0" w:space="0" w:color="auto"/>
            <w:left w:val="none" w:sz="0" w:space="0" w:color="auto"/>
            <w:bottom w:val="none" w:sz="0" w:space="0" w:color="auto"/>
            <w:right w:val="none" w:sz="0" w:space="0" w:color="auto"/>
          </w:divBdr>
        </w:div>
        <w:div w:id="545988965">
          <w:marLeft w:val="0"/>
          <w:marRight w:val="0"/>
          <w:marTop w:val="0"/>
          <w:marBottom w:val="0"/>
          <w:divBdr>
            <w:top w:val="none" w:sz="0" w:space="0" w:color="auto"/>
            <w:left w:val="none" w:sz="0" w:space="0" w:color="auto"/>
            <w:bottom w:val="none" w:sz="0" w:space="0" w:color="auto"/>
            <w:right w:val="none" w:sz="0" w:space="0" w:color="auto"/>
          </w:divBdr>
        </w:div>
        <w:div w:id="614679541">
          <w:marLeft w:val="0"/>
          <w:marRight w:val="0"/>
          <w:marTop w:val="0"/>
          <w:marBottom w:val="0"/>
          <w:divBdr>
            <w:top w:val="none" w:sz="0" w:space="0" w:color="auto"/>
            <w:left w:val="none" w:sz="0" w:space="0" w:color="auto"/>
            <w:bottom w:val="none" w:sz="0" w:space="0" w:color="auto"/>
            <w:right w:val="none" w:sz="0" w:space="0" w:color="auto"/>
          </w:divBdr>
        </w:div>
        <w:div w:id="686369827">
          <w:marLeft w:val="0"/>
          <w:marRight w:val="0"/>
          <w:marTop w:val="0"/>
          <w:marBottom w:val="0"/>
          <w:divBdr>
            <w:top w:val="none" w:sz="0" w:space="0" w:color="auto"/>
            <w:left w:val="none" w:sz="0" w:space="0" w:color="auto"/>
            <w:bottom w:val="none" w:sz="0" w:space="0" w:color="auto"/>
            <w:right w:val="none" w:sz="0" w:space="0" w:color="auto"/>
          </w:divBdr>
        </w:div>
        <w:div w:id="920145248">
          <w:marLeft w:val="0"/>
          <w:marRight w:val="0"/>
          <w:marTop w:val="0"/>
          <w:marBottom w:val="0"/>
          <w:divBdr>
            <w:top w:val="none" w:sz="0" w:space="0" w:color="auto"/>
            <w:left w:val="none" w:sz="0" w:space="0" w:color="auto"/>
            <w:bottom w:val="none" w:sz="0" w:space="0" w:color="auto"/>
            <w:right w:val="none" w:sz="0" w:space="0" w:color="auto"/>
          </w:divBdr>
        </w:div>
        <w:div w:id="1390573882">
          <w:marLeft w:val="0"/>
          <w:marRight w:val="0"/>
          <w:marTop w:val="0"/>
          <w:marBottom w:val="0"/>
          <w:divBdr>
            <w:top w:val="none" w:sz="0" w:space="0" w:color="auto"/>
            <w:left w:val="none" w:sz="0" w:space="0" w:color="auto"/>
            <w:bottom w:val="none" w:sz="0" w:space="0" w:color="auto"/>
            <w:right w:val="none" w:sz="0" w:space="0" w:color="auto"/>
          </w:divBdr>
        </w:div>
        <w:div w:id="1408578811">
          <w:marLeft w:val="0"/>
          <w:marRight w:val="0"/>
          <w:marTop w:val="0"/>
          <w:marBottom w:val="0"/>
          <w:divBdr>
            <w:top w:val="none" w:sz="0" w:space="0" w:color="auto"/>
            <w:left w:val="none" w:sz="0" w:space="0" w:color="auto"/>
            <w:bottom w:val="none" w:sz="0" w:space="0" w:color="auto"/>
            <w:right w:val="none" w:sz="0" w:space="0" w:color="auto"/>
          </w:divBdr>
        </w:div>
        <w:div w:id="1422530486">
          <w:marLeft w:val="0"/>
          <w:marRight w:val="0"/>
          <w:marTop w:val="0"/>
          <w:marBottom w:val="0"/>
          <w:divBdr>
            <w:top w:val="none" w:sz="0" w:space="0" w:color="auto"/>
            <w:left w:val="none" w:sz="0" w:space="0" w:color="auto"/>
            <w:bottom w:val="none" w:sz="0" w:space="0" w:color="auto"/>
            <w:right w:val="none" w:sz="0" w:space="0" w:color="auto"/>
          </w:divBdr>
        </w:div>
        <w:div w:id="1444572552">
          <w:marLeft w:val="0"/>
          <w:marRight w:val="0"/>
          <w:marTop w:val="0"/>
          <w:marBottom w:val="0"/>
          <w:divBdr>
            <w:top w:val="none" w:sz="0" w:space="0" w:color="auto"/>
            <w:left w:val="none" w:sz="0" w:space="0" w:color="auto"/>
            <w:bottom w:val="none" w:sz="0" w:space="0" w:color="auto"/>
            <w:right w:val="none" w:sz="0" w:space="0" w:color="auto"/>
          </w:divBdr>
        </w:div>
        <w:div w:id="1638602105">
          <w:marLeft w:val="0"/>
          <w:marRight w:val="0"/>
          <w:marTop w:val="0"/>
          <w:marBottom w:val="0"/>
          <w:divBdr>
            <w:top w:val="none" w:sz="0" w:space="0" w:color="auto"/>
            <w:left w:val="none" w:sz="0" w:space="0" w:color="auto"/>
            <w:bottom w:val="none" w:sz="0" w:space="0" w:color="auto"/>
            <w:right w:val="none" w:sz="0" w:space="0" w:color="auto"/>
          </w:divBdr>
        </w:div>
      </w:divsChild>
    </w:div>
    <w:div w:id="1148133158">
      <w:bodyDiv w:val="1"/>
      <w:marLeft w:val="0"/>
      <w:marRight w:val="0"/>
      <w:marTop w:val="0"/>
      <w:marBottom w:val="0"/>
      <w:divBdr>
        <w:top w:val="none" w:sz="0" w:space="0" w:color="auto"/>
        <w:left w:val="none" w:sz="0" w:space="0" w:color="auto"/>
        <w:bottom w:val="none" w:sz="0" w:space="0" w:color="auto"/>
        <w:right w:val="none" w:sz="0" w:space="0" w:color="auto"/>
      </w:divBdr>
    </w:div>
    <w:div w:id="1148747388">
      <w:bodyDiv w:val="1"/>
      <w:marLeft w:val="0"/>
      <w:marRight w:val="0"/>
      <w:marTop w:val="0"/>
      <w:marBottom w:val="0"/>
      <w:divBdr>
        <w:top w:val="none" w:sz="0" w:space="0" w:color="auto"/>
        <w:left w:val="none" w:sz="0" w:space="0" w:color="auto"/>
        <w:bottom w:val="none" w:sz="0" w:space="0" w:color="auto"/>
        <w:right w:val="none" w:sz="0" w:space="0" w:color="auto"/>
      </w:divBdr>
    </w:div>
    <w:div w:id="1180857153">
      <w:bodyDiv w:val="1"/>
      <w:marLeft w:val="0"/>
      <w:marRight w:val="0"/>
      <w:marTop w:val="0"/>
      <w:marBottom w:val="0"/>
      <w:divBdr>
        <w:top w:val="none" w:sz="0" w:space="0" w:color="auto"/>
        <w:left w:val="none" w:sz="0" w:space="0" w:color="auto"/>
        <w:bottom w:val="none" w:sz="0" w:space="0" w:color="auto"/>
        <w:right w:val="none" w:sz="0" w:space="0" w:color="auto"/>
      </w:divBdr>
    </w:div>
    <w:div w:id="1182284013">
      <w:bodyDiv w:val="1"/>
      <w:marLeft w:val="0"/>
      <w:marRight w:val="0"/>
      <w:marTop w:val="0"/>
      <w:marBottom w:val="0"/>
      <w:divBdr>
        <w:top w:val="none" w:sz="0" w:space="0" w:color="auto"/>
        <w:left w:val="none" w:sz="0" w:space="0" w:color="auto"/>
        <w:bottom w:val="none" w:sz="0" w:space="0" w:color="auto"/>
        <w:right w:val="none" w:sz="0" w:space="0" w:color="auto"/>
      </w:divBdr>
    </w:div>
    <w:div w:id="1187211261">
      <w:bodyDiv w:val="1"/>
      <w:marLeft w:val="0"/>
      <w:marRight w:val="0"/>
      <w:marTop w:val="0"/>
      <w:marBottom w:val="0"/>
      <w:divBdr>
        <w:top w:val="none" w:sz="0" w:space="0" w:color="auto"/>
        <w:left w:val="none" w:sz="0" w:space="0" w:color="auto"/>
        <w:bottom w:val="none" w:sz="0" w:space="0" w:color="auto"/>
        <w:right w:val="none" w:sz="0" w:space="0" w:color="auto"/>
      </w:divBdr>
    </w:div>
    <w:div w:id="1191452263">
      <w:bodyDiv w:val="1"/>
      <w:marLeft w:val="0"/>
      <w:marRight w:val="0"/>
      <w:marTop w:val="0"/>
      <w:marBottom w:val="0"/>
      <w:divBdr>
        <w:top w:val="none" w:sz="0" w:space="0" w:color="auto"/>
        <w:left w:val="none" w:sz="0" w:space="0" w:color="auto"/>
        <w:bottom w:val="none" w:sz="0" w:space="0" w:color="auto"/>
        <w:right w:val="none" w:sz="0" w:space="0" w:color="auto"/>
      </w:divBdr>
      <w:divsChild>
        <w:div w:id="39523558">
          <w:marLeft w:val="0"/>
          <w:marRight w:val="0"/>
          <w:marTop w:val="0"/>
          <w:marBottom w:val="0"/>
          <w:divBdr>
            <w:top w:val="none" w:sz="0" w:space="0" w:color="auto"/>
            <w:left w:val="none" w:sz="0" w:space="0" w:color="auto"/>
            <w:bottom w:val="none" w:sz="0" w:space="0" w:color="auto"/>
            <w:right w:val="none" w:sz="0" w:space="0" w:color="auto"/>
          </w:divBdr>
        </w:div>
        <w:div w:id="72090777">
          <w:marLeft w:val="0"/>
          <w:marRight w:val="0"/>
          <w:marTop w:val="0"/>
          <w:marBottom w:val="0"/>
          <w:divBdr>
            <w:top w:val="none" w:sz="0" w:space="0" w:color="auto"/>
            <w:left w:val="none" w:sz="0" w:space="0" w:color="auto"/>
            <w:bottom w:val="none" w:sz="0" w:space="0" w:color="auto"/>
            <w:right w:val="none" w:sz="0" w:space="0" w:color="auto"/>
          </w:divBdr>
        </w:div>
        <w:div w:id="102725839">
          <w:marLeft w:val="0"/>
          <w:marRight w:val="0"/>
          <w:marTop w:val="0"/>
          <w:marBottom w:val="0"/>
          <w:divBdr>
            <w:top w:val="none" w:sz="0" w:space="0" w:color="auto"/>
            <w:left w:val="none" w:sz="0" w:space="0" w:color="auto"/>
            <w:bottom w:val="none" w:sz="0" w:space="0" w:color="auto"/>
            <w:right w:val="none" w:sz="0" w:space="0" w:color="auto"/>
          </w:divBdr>
        </w:div>
        <w:div w:id="114907892">
          <w:marLeft w:val="0"/>
          <w:marRight w:val="0"/>
          <w:marTop w:val="0"/>
          <w:marBottom w:val="0"/>
          <w:divBdr>
            <w:top w:val="none" w:sz="0" w:space="0" w:color="auto"/>
            <w:left w:val="none" w:sz="0" w:space="0" w:color="auto"/>
            <w:bottom w:val="none" w:sz="0" w:space="0" w:color="auto"/>
            <w:right w:val="none" w:sz="0" w:space="0" w:color="auto"/>
          </w:divBdr>
        </w:div>
        <w:div w:id="115802171">
          <w:marLeft w:val="0"/>
          <w:marRight w:val="0"/>
          <w:marTop w:val="0"/>
          <w:marBottom w:val="0"/>
          <w:divBdr>
            <w:top w:val="none" w:sz="0" w:space="0" w:color="auto"/>
            <w:left w:val="none" w:sz="0" w:space="0" w:color="auto"/>
            <w:bottom w:val="none" w:sz="0" w:space="0" w:color="auto"/>
            <w:right w:val="none" w:sz="0" w:space="0" w:color="auto"/>
          </w:divBdr>
        </w:div>
        <w:div w:id="197085189">
          <w:marLeft w:val="0"/>
          <w:marRight w:val="0"/>
          <w:marTop w:val="0"/>
          <w:marBottom w:val="0"/>
          <w:divBdr>
            <w:top w:val="none" w:sz="0" w:space="0" w:color="auto"/>
            <w:left w:val="none" w:sz="0" w:space="0" w:color="auto"/>
            <w:bottom w:val="none" w:sz="0" w:space="0" w:color="auto"/>
            <w:right w:val="none" w:sz="0" w:space="0" w:color="auto"/>
          </w:divBdr>
        </w:div>
        <w:div w:id="227301736">
          <w:marLeft w:val="0"/>
          <w:marRight w:val="0"/>
          <w:marTop w:val="0"/>
          <w:marBottom w:val="0"/>
          <w:divBdr>
            <w:top w:val="none" w:sz="0" w:space="0" w:color="auto"/>
            <w:left w:val="none" w:sz="0" w:space="0" w:color="auto"/>
            <w:bottom w:val="none" w:sz="0" w:space="0" w:color="auto"/>
            <w:right w:val="none" w:sz="0" w:space="0" w:color="auto"/>
          </w:divBdr>
        </w:div>
        <w:div w:id="238295937">
          <w:marLeft w:val="0"/>
          <w:marRight w:val="0"/>
          <w:marTop w:val="0"/>
          <w:marBottom w:val="0"/>
          <w:divBdr>
            <w:top w:val="none" w:sz="0" w:space="0" w:color="auto"/>
            <w:left w:val="none" w:sz="0" w:space="0" w:color="auto"/>
            <w:bottom w:val="none" w:sz="0" w:space="0" w:color="auto"/>
            <w:right w:val="none" w:sz="0" w:space="0" w:color="auto"/>
          </w:divBdr>
        </w:div>
        <w:div w:id="251163954">
          <w:marLeft w:val="0"/>
          <w:marRight w:val="0"/>
          <w:marTop w:val="0"/>
          <w:marBottom w:val="0"/>
          <w:divBdr>
            <w:top w:val="none" w:sz="0" w:space="0" w:color="auto"/>
            <w:left w:val="none" w:sz="0" w:space="0" w:color="auto"/>
            <w:bottom w:val="none" w:sz="0" w:space="0" w:color="auto"/>
            <w:right w:val="none" w:sz="0" w:space="0" w:color="auto"/>
          </w:divBdr>
        </w:div>
        <w:div w:id="265774076">
          <w:marLeft w:val="0"/>
          <w:marRight w:val="0"/>
          <w:marTop w:val="0"/>
          <w:marBottom w:val="0"/>
          <w:divBdr>
            <w:top w:val="none" w:sz="0" w:space="0" w:color="auto"/>
            <w:left w:val="none" w:sz="0" w:space="0" w:color="auto"/>
            <w:bottom w:val="none" w:sz="0" w:space="0" w:color="auto"/>
            <w:right w:val="none" w:sz="0" w:space="0" w:color="auto"/>
          </w:divBdr>
        </w:div>
        <w:div w:id="335226524">
          <w:marLeft w:val="0"/>
          <w:marRight w:val="0"/>
          <w:marTop w:val="0"/>
          <w:marBottom w:val="0"/>
          <w:divBdr>
            <w:top w:val="none" w:sz="0" w:space="0" w:color="auto"/>
            <w:left w:val="none" w:sz="0" w:space="0" w:color="auto"/>
            <w:bottom w:val="none" w:sz="0" w:space="0" w:color="auto"/>
            <w:right w:val="none" w:sz="0" w:space="0" w:color="auto"/>
          </w:divBdr>
        </w:div>
        <w:div w:id="352149709">
          <w:marLeft w:val="0"/>
          <w:marRight w:val="0"/>
          <w:marTop w:val="0"/>
          <w:marBottom w:val="0"/>
          <w:divBdr>
            <w:top w:val="none" w:sz="0" w:space="0" w:color="auto"/>
            <w:left w:val="none" w:sz="0" w:space="0" w:color="auto"/>
            <w:bottom w:val="none" w:sz="0" w:space="0" w:color="auto"/>
            <w:right w:val="none" w:sz="0" w:space="0" w:color="auto"/>
          </w:divBdr>
        </w:div>
        <w:div w:id="380323299">
          <w:marLeft w:val="0"/>
          <w:marRight w:val="0"/>
          <w:marTop w:val="0"/>
          <w:marBottom w:val="0"/>
          <w:divBdr>
            <w:top w:val="none" w:sz="0" w:space="0" w:color="auto"/>
            <w:left w:val="none" w:sz="0" w:space="0" w:color="auto"/>
            <w:bottom w:val="none" w:sz="0" w:space="0" w:color="auto"/>
            <w:right w:val="none" w:sz="0" w:space="0" w:color="auto"/>
          </w:divBdr>
        </w:div>
        <w:div w:id="397438225">
          <w:marLeft w:val="0"/>
          <w:marRight w:val="0"/>
          <w:marTop w:val="0"/>
          <w:marBottom w:val="0"/>
          <w:divBdr>
            <w:top w:val="none" w:sz="0" w:space="0" w:color="auto"/>
            <w:left w:val="none" w:sz="0" w:space="0" w:color="auto"/>
            <w:bottom w:val="none" w:sz="0" w:space="0" w:color="auto"/>
            <w:right w:val="none" w:sz="0" w:space="0" w:color="auto"/>
          </w:divBdr>
        </w:div>
        <w:div w:id="420640493">
          <w:marLeft w:val="0"/>
          <w:marRight w:val="0"/>
          <w:marTop w:val="0"/>
          <w:marBottom w:val="0"/>
          <w:divBdr>
            <w:top w:val="none" w:sz="0" w:space="0" w:color="auto"/>
            <w:left w:val="none" w:sz="0" w:space="0" w:color="auto"/>
            <w:bottom w:val="none" w:sz="0" w:space="0" w:color="auto"/>
            <w:right w:val="none" w:sz="0" w:space="0" w:color="auto"/>
          </w:divBdr>
        </w:div>
        <w:div w:id="423770533">
          <w:marLeft w:val="0"/>
          <w:marRight w:val="0"/>
          <w:marTop w:val="0"/>
          <w:marBottom w:val="0"/>
          <w:divBdr>
            <w:top w:val="none" w:sz="0" w:space="0" w:color="auto"/>
            <w:left w:val="none" w:sz="0" w:space="0" w:color="auto"/>
            <w:bottom w:val="none" w:sz="0" w:space="0" w:color="auto"/>
            <w:right w:val="none" w:sz="0" w:space="0" w:color="auto"/>
          </w:divBdr>
        </w:div>
        <w:div w:id="430013094">
          <w:marLeft w:val="0"/>
          <w:marRight w:val="0"/>
          <w:marTop w:val="0"/>
          <w:marBottom w:val="0"/>
          <w:divBdr>
            <w:top w:val="none" w:sz="0" w:space="0" w:color="auto"/>
            <w:left w:val="none" w:sz="0" w:space="0" w:color="auto"/>
            <w:bottom w:val="none" w:sz="0" w:space="0" w:color="auto"/>
            <w:right w:val="none" w:sz="0" w:space="0" w:color="auto"/>
          </w:divBdr>
        </w:div>
        <w:div w:id="446780908">
          <w:marLeft w:val="0"/>
          <w:marRight w:val="0"/>
          <w:marTop w:val="0"/>
          <w:marBottom w:val="0"/>
          <w:divBdr>
            <w:top w:val="none" w:sz="0" w:space="0" w:color="auto"/>
            <w:left w:val="none" w:sz="0" w:space="0" w:color="auto"/>
            <w:bottom w:val="none" w:sz="0" w:space="0" w:color="auto"/>
            <w:right w:val="none" w:sz="0" w:space="0" w:color="auto"/>
          </w:divBdr>
        </w:div>
        <w:div w:id="517082461">
          <w:marLeft w:val="0"/>
          <w:marRight w:val="0"/>
          <w:marTop w:val="0"/>
          <w:marBottom w:val="0"/>
          <w:divBdr>
            <w:top w:val="none" w:sz="0" w:space="0" w:color="auto"/>
            <w:left w:val="none" w:sz="0" w:space="0" w:color="auto"/>
            <w:bottom w:val="none" w:sz="0" w:space="0" w:color="auto"/>
            <w:right w:val="none" w:sz="0" w:space="0" w:color="auto"/>
          </w:divBdr>
        </w:div>
        <w:div w:id="522011150">
          <w:marLeft w:val="0"/>
          <w:marRight w:val="0"/>
          <w:marTop w:val="0"/>
          <w:marBottom w:val="0"/>
          <w:divBdr>
            <w:top w:val="none" w:sz="0" w:space="0" w:color="auto"/>
            <w:left w:val="none" w:sz="0" w:space="0" w:color="auto"/>
            <w:bottom w:val="none" w:sz="0" w:space="0" w:color="auto"/>
            <w:right w:val="none" w:sz="0" w:space="0" w:color="auto"/>
          </w:divBdr>
        </w:div>
        <w:div w:id="533659661">
          <w:marLeft w:val="0"/>
          <w:marRight w:val="0"/>
          <w:marTop w:val="0"/>
          <w:marBottom w:val="0"/>
          <w:divBdr>
            <w:top w:val="none" w:sz="0" w:space="0" w:color="auto"/>
            <w:left w:val="none" w:sz="0" w:space="0" w:color="auto"/>
            <w:bottom w:val="none" w:sz="0" w:space="0" w:color="auto"/>
            <w:right w:val="none" w:sz="0" w:space="0" w:color="auto"/>
          </w:divBdr>
        </w:div>
        <w:div w:id="667943006">
          <w:marLeft w:val="0"/>
          <w:marRight w:val="0"/>
          <w:marTop w:val="0"/>
          <w:marBottom w:val="0"/>
          <w:divBdr>
            <w:top w:val="none" w:sz="0" w:space="0" w:color="auto"/>
            <w:left w:val="none" w:sz="0" w:space="0" w:color="auto"/>
            <w:bottom w:val="none" w:sz="0" w:space="0" w:color="auto"/>
            <w:right w:val="none" w:sz="0" w:space="0" w:color="auto"/>
          </w:divBdr>
        </w:div>
        <w:div w:id="729157064">
          <w:marLeft w:val="0"/>
          <w:marRight w:val="0"/>
          <w:marTop w:val="0"/>
          <w:marBottom w:val="0"/>
          <w:divBdr>
            <w:top w:val="none" w:sz="0" w:space="0" w:color="auto"/>
            <w:left w:val="none" w:sz="0" w:space="0" w:color="auto"/>
            <w:bottom w:val="none" w:sz="0" w:space="0" w:color="auto"/>
            <w:right w:val="none" w:sz="0" w:space="0" w:color="auto"/>
          </w:divBdr>
        </w:div>
        <w:div w:id="741490224">
          <w:marLeft w:val="0"/>
          <w:marRight w:val="0"/>
          <w:marTop w:val="0"/>
          <w:marBottom w:val="0"/>
          <w:divBdr>
            <w:top w:val="none" w:sz="0" w:space="0" w:color="auto"/>
            <w:left w:val="none" w:sz="0" w:space="0" w:color="auto"/>
            <w:bottom w:val="none" w:sz="0" w:space="0" w:color="auto"/>
            <w:right w:val="none" w:sz="0" w:space="0" w:color="auto"/>
          </w:divBdr>
        </w:div>
        <w:div w:id="778455119">
          <w:marLeft w:val="0"/>
          <w:marRight w:val="0"/>
          <w:marTop w:val="0"/>
          <w:marBottom w:val="0"/>
          <w:divBdr>
            <w:top w:val="none" w:sz="0" w:space="0" w:color="auto"/>
            <w:left w:val="none" w:sz="0" w:space="0" w:color="auto"/>
            <w:bottom w:val="none" w:sz="0" w:space="0" w:color="auto"/>
            <w:right w:val="none" w:sz="0" w:space="0" w:color="auto"/>
          </w:divBdr>
        </w:div>
        <w:div w:id="785973785">
          <w:marLeft w:val="0"/>
          <w:marRight w:val="0"/>
          <w:marTop w:val="0"/>
          <w:marBottom w:val="0"/>
          <w:divBdr>
            <w:top w:val="none" w:sz="0" w:space="0" w:color="auto"/>
            <w:left w:val="none" w:sz="0" w:space="0" w:color="auto"/>
            <w:bottom w:val="none" w:sz="0" w:space="0" w:color="auto"/>
            <w:right w:val="none" w:sz="0" w:space="0" w:color="auto"/>
          </w:divBdr>
        </w:div>
        <w:div w:id="827401913">
          <w:marLeft w:val="0"/>
          <w:marRight w:val="0"/>
          <w:marTop w:val="0"/>
          <w:marBottom w:val="0"/>
          <w:divBdr>
            <w:top w:val="none" w:sz="0" w:space="0" w:color="auto"/>
            <w:left w:val="none" w:sz="0" w:space="0" w:color="auto"/>
            <w:bottom w:val="none" w:sz="0" w:space="0" w:color="auto"/>
            <w:right w:val="none" w:sz="0" w:space="0" w:color="auto"/>
          </w:divBdr>
        </w:div>
        <w:div w:id="831796134">
          <w:marLeft w:val="0"/>
          <w:marRight w:val="0"/>
          <w:marTop w:val="0"/>
          <w:marBottom w:val="0"/>
          <w:divBdr>
            <w:top w:val="none" w:sz="0" w:space="0" w:color="auto"/>
            <w:left w:val="none" w:sz="0" w:space="0" w:color="auto"/>
            <w:bottom w:val="none" w:sz="0" w:space="0" w:color="auto"/>
            <w:right w:val="none" w:sz="0" w:space="0" w:color="auto"/>
          </w:divBdr>
        </w:div>
        <w:div w:id="864249962">
          <w:marLeft w:val="0"/>
          <w:marRight w:val="0"/>
          <w:marTop w:val="0"/>
          <w:marBottom w:val="0"/>
          <w:divBdr>
            <w:top w:val="none" w:sz="0" w:space="0" w:color="auto"/>
            <w:left w:val="none" w:sz="0" w:space="0" w:color="auto"/>
            <w:bottom w:val="none" w:sz="0" w:space="0" w:color="auto"/>
            <w:right w:val="none" w:sz="0" w:space="0" w:color="auto"/>
          </w:divBdr>
        </w:div>
        <w:div w:id="893542067">
          <w:marLeft w:val="0"/>
          <w:marRight w:val="0"/>
          <w:marTop w:val="0"/>
          <w:marBottom w:val="0"/>
          <w:divBdr>
            <w:top w:val="none" w:sz="0" w:space="0" w:color="auto"/>
            <w:left w:val="none" w:sz="0" w:space="0" w:color="auto"/>
            <w:bottom w:val="none" w:sz="0" w:space="0" w:color="auto"/>
            <w:right w:val="none" w:sz="0" w:space="0" w:color="auto"/>
          </w:divBdr>
        </w:div>
        <w:div w:id="894510016">
          <w:marLeft w:val="0"/>
          <w:marRight w:val="0"/>
          <w:marTop w:val="0"/>
          <w:marBottom w:val="0"/>
          <w:divBdr>
            <w:top w:val="none" w:sz="0" w:space="0" w:color="auto"/>
            <w:left w:val="none" w:sz="0" w:space="0" w:color="auto"/>
            <w:bottom w:val="none" w:sz="0" w:space="0" w:color="auto"/>
            <w:right w:val="none" w:sz="0" w:space="0" w:color="auto"/>
          </w:divBdr>
        </w:div>
        <w:div w:id="896934943">
          <w:marLeft w:val="0"/>
          <w:marRight w:val="0"/>
          <w:marTop w:val="0"/>
          <w:marBottom w:val="0"/>
          <w:divBdr>
            <w:top w:val="none" w:sz="0" w:space="0" w:color="auto"/>
            <w:left w:val="none" w:sz="0" w:space="0" w:color="auto"/>
            <w:bottom w:val="none" w:sz="0" w:space="0" w:color="auto"/>
            <w:right w:val="none" w:sz="0" w:space="0" w:color="auto"/>
          </w:divBdr>
        </w:div>
        <w:div w:id="941839030">
          <w:marLeft w:val="0"/>
          <w:marRight w:val="0"/>
          <w:marTop w:val="0"/>
          <w:marBottom w:val="0"/>
          <w:divBdr>
            <w:top w:val="none" w:sz="0" w:space="0" w:color="auto"/>
            <w:left w:val="none" w:sz="0" w:space="0" w:color="auto"/>
            <w:bottom w:val="none" w:sz="0" w:space="0" w:color="auto"/>
            <w:right w:val="none" w:sz="0" w:space="0" w:color="auto"/>
          </w:divBdr>
        </w:div>
        <w:div w:id="957225443">
          <w:marLeft w:val="0"/>
          <w:marRight w:val="0"/>
          <w:marTop w:val="0"/>
          <w:marBottom w:val="0"/>
          <w:divBdr>
            <w:top w:val="none" w:sz="0" w:space="0" w:color="auto"/>
            <w:left w:val="none" w:sz="0" w:space="0" w:color="auto"/>
            <w:bottom w:val="none" w:sz="0" w:space="0" w:color="auto"/>
            <w:right w:val="none" w:sz="0" w:space="0" w:color="auto"/>
          </w:divBdr>
        </w:div>
        <w:div w:id="962349421">
          <w:marLeft w:val="0"/>
          <w:marRight w:val="0"/>
          <w:marTop w:val="0"/>
          <w:marBottom w:val="0"/>
          <w:divBdr>
            <w:top w:val="none" w:sz="0" w:space="0" w:color="auto"/>
            <w:left w:val="none" w:sz="0" w:space="0" w:color="auto"/>
            <w:bottom w:val="none" w:sz="0" w:space="0" w:color="auto"/>
            <w:right w:val="none" w:sz="0" w:space="0" w:color="auto"/>
          </w:divBdr>
        </w:div>
        <w:div w:id="1023483723">
          <w:marLeft w:val="0"/>
          <w:marRight w:val="0"/>
          <w:marTop w:val="0"/>
          <w:marBottom w:val="0"/>
          <w:divBdr>
            <w:top w:val="none" w:sz="0" w:space="0" w:color="auto"/>
            <w:left w:val="none" w:sz="0" w:space="0" w:color="auto"/>
            <w:bottom w:val="none" w:sz="0" w:space="0" w:color="auto"/>
            <w:right w:val="none" w:sz="0" w:space="0" w:color="auto"/>
          </w:divBdr>
        </w:div>
        <w:div w:id="1032072524">
          <w:marLeft w:val="0"/>
          <w:marRight w:val="0"/>
          <w:marTop w:val="0"/>
          <w:marBottom w:val="0"/>
          <w:divBdr>
            <w:top w:val="none" w:sz="0" w:space="0" w:color="auto"/>
            <w:left w:val="none" w:sz="0" w:space="0" w:color="auto"/>
            <w:bottom w:val="none" w:sz="0" w:space="0" w:color="auto"/>
            <w:right w:val="none" w:sz="0" w:space="0" w:color="auto"/>
          </w:divBdr>
        </w:div>
        <w:div w:id="1036278024">
          <w:marLeft w:val="0"/>
          <w:marRight w:val="0"/>
          <w:marTop w:val="0"/>
          <w:marBottom w:val="0"/>
          <w:divBdr>
            <w:top w:val="none" w:sz="0" w:space="0" w:color="auto"/>
            <w:left w:val="none" w:sz="0" w:space="0" w:color="auto"/>
            <w:bottom w:val="none" w:sz="0" w:space="0" w:color="auto"/>
            <w:right w:val="none" w:sz="0" w:space="0" w:color="auto"/>
          </w:divBdr>
        </w:div>
        <w:div w:id="1052801756">
          <w:marLeft w:val="0"/>
          <w:marRight w:val="0"/>
          <w:marTop w:val="0"/>
          <w:marBottom w:val="0"/>
          <w:divBdr>
            <w:top w:val="none" w:sz="0" w:space="0" w:color="auto"/>
            <w:left w:val="none" w:sz="0" w:space="0" w:color="auto"/>
            <w:bottom w:val="none" w:sz="0" w:space="0" w:color="auto"/>
            <w:right w:val="none" w:sz="0" w:space="0" w:color="auto"/>
          </w:divBdr>
        </w:div>
        <w:div w:id="1062022024">
          <w:marLeft w:val="0"/>
          <w:marRight w:val="0"/>
          <w:marTop w:val="0"/>
          <w:marBottom w:val="0"/>
          <w:divBdr>
            <w:top w:val="none" w:sz="0" w:space="0" w:color="auto"/>
            <w:left w:val="none" w:sz="0" w:space="0" w:color="auto"/>
            <w:bottom w:val="none" w:sz="0" w:space="0" w:color="auto"/>
            <w:right w:val="none" w:sz="0" w:space="0" w:color="auto"/>
          </w:divBdr>
        </w:div>
        <w:div w:id="1083188318">
          <w:marLeft w:val="0"/>
          <w:marRight w:val="0"/>
          <w:marTop w:val="0"/>
          <w:marBottom w:val="0"/>
          <w:divBdr>
            <w:top w:val="none" w:sz="0" w:space="0" w:color="auto"/>
            <w:left w:val="none" w:sz="0" w:space="0" w:color="auto"/>
            <w:bottom w:val="none" w:sz="0" w:space="0" w:color="auto"/>
            <w:right w:val="none" w:sz="0" w:space="0" w:color="auto"/>
          </w:divBdr>
        </w:div>
        <w:div w:id="1084915462">
          <w:marLeft w:val="0"/>
          <w:marRight w:val="0"/>
          <w:marTop w:val="0"/>
          <w:marBottom w:val="0"/>
          <w:divBdr>
            <w:top w:val="none" w:sz="0" w:space="0" w:color="auto"/>
            <w:left w:val="none" w:sz="0" w:space="0" w:color="auto"/>
            <w:bottom w:val="none" w:sz="0" w:space="0" w:color="auto"/>
            <w:right w:val="none" w:sz="0" w:space="0" w:color="auto"/>
          </w:divBdr>
        </w:div>
        <w:div w:id="1087338490">
          <w:marLeft w:val="0"/>
          <w:marRight w:val="0"/>
          <w:marTop w:val="0"/>
          <w:marBottom w:val="0"/>
          <w:divBdr>
            <w:top w:val="none" w:sz="0" w:space="0" w:color="auto"/>
            <w:left w:val="none" w:sz="0" w:space="0" w:color="auto"/>
            <w:bottom w:val="none" w:sz="0" w:space="0" w:color="auto"/>
            <w:right w:val="none" w:sz="0" w:space="0" w:color="auto"/>
          </w:divBdr>
        </w:div>
        <w:div w:id="1170213670">
          <w:marLeft w:val="0"/>
          <w:marRight w:val="0"/>
          <w:marTop w:val="0"/>
          <w:marBottom w:val="0"/>
          <w:divBdr>
            <w:top w:val="none" w:sz="0" w:space="0" w:color="auto"/>
            <w:left w:val="none" w:sz="0" w:space="0" w:color="auto"/>
            <w:bottom w:val="none" w:sz="0" w:space="0" w:color="auto"/>
            <w:right w:val="none" w:sz="0" w:space="0" w:color="auto"/>
          </w:divBdr>
        </w:div>
        <w:div w:id="1170363381">
          <w:marLeft w:val="0"/>
          <w:marRight w:val="0"/>
          <w:marTop w:val="0"/>
          <w:marBottom w:val="0"/>
          <w:divBdr>
            <w:top w:val="none" w:sz="0" w:space="0" w:color="auto"/>
            <w:left w:val="none" w:sz="0" w:space="0" w:color="auto"/>
            <w:bottom w:val="none" w:sz="0" w:space="0" w:color="auto"/>
            <w:right w:val="none" w:sz="0" w:space="0" w:color="auto"/>
          </w:divBdr>
        </w:div>
        <w:div w:id="1214461164">
          <w:marLeft w:val="0"/>
          <w:marRight w:val="0"/>
          <w:marTop w:val="0"/>
          <w:marBottom w:val="0"/>
          <w:divBdr>
            <w:top w:val="none" w:sz="0" w:space="0" w:color="auto"/>
            <w:left w:val="none" w:sz="0" w:space="0" w:color="auto"/>
            <w:bottom w:val="none" w:sz="0" w:space="0" w:color="auto"/>
            <w:right w:val="none" w:sz="0" w:space="0" w:color="auto"/>
          </w:divBdr>
        </w:div>
        <w:div w:id="1215198260">
          <w:marLeft w:val="0"/>
          <w:marRight w:val="0"/>
          <w:marTop w:val="0"/>
          <w:marBottom w:val="0"/>
          <w:divBdr>
            <w:top w:val="none" w:sz="0" w:space="0" w:color="auto"/>
            <w:left w:val="none" w:sz="0" w:space="0" w:color="auto"/>
            <w:bottom w:val="none" w:sz="0" w:space="0" w:color="auto"/>
            <w:right w:val="none" w:sz="0" w:space="0" w:color="auto"/>
          </w:divBdr>
        </w:div>
        <w:div w:id="1254975198">
          <w:marLeft w:val="0"/>
          <w:marRight w:val="0"/>
          <w:marTop w:val="0"/>
          <w:marBottom w:val="0"/>
          <w:divBdr>
            <w:top w:val="none" w:sz="0" w:space="0" w:color="auto"/>
            <w:left w:val="none" w:sz="0" w:space="0" w:color="auto"/>
            <w:bottom w:val="none" w:sz="0" w:space="0" w:color="auto"/>
            <w:right w:val="none" w:sz="0" w:space="0" w:color="auto"/>
          </w:divBdr>
        </w:div>
        <w:div w:id="1256212262">
          <w:marLeft w:val="0"/>
          <w:marRight w:val="0"/>
          <w:marTop w:val="0"/>
          <w:marBottom w:val="0"/>
          <w:divBdr>
            <w:top w:val="none" w:sz="0" w:space="0" w:color="auto"/>
            <w:left w:val="none" w:sz="0" w:space="0" w:color="auto"/>
            <w:bottom w:val="none" w:sz="0" w:space="0" w:color="auto"/>
            <w:right w:val="none" w:sz="0" w:space="0" w:color="auto"/>
          </w:divBdr>
        </w:div>
        <w:div w:id="1339431713">
          <w:marLeft w:val="0"/>
          <w:marRight w:val="0"/>
          <w:marTop w:val="0"/>
          <w:marBottom w:val="0"/>
          <w:divBdr>
            <w:top w:val="none" w:sz="0" w:space="0" w:color="auto"/>
            <w:left w:val="none" w:sz="0" w:space="0" w:color="auto"/>
            <w:bottom w:val="none" w:sz="0" w:space="0" w:color="auto"/>
            <w:right w:val="none" w:sz="0" w:space="0" w:color="auto"/>
          </w:divBdr>
        </w:div>
        <w:div w:id="1407804129">
          <w:marLeft w:val="0"/>
          <w:marRight w:val="0"/>
          <w:marTop w:val="0"/>
          <w:marBottom w:val="0"/>
          <w:divBdr>
            <w:top w:val="none" w:sz="0" w:space="0" w:color="auto"/>
            <w:left w:val="none" w:sz="0" w:space="0" w:color="auto"/>
            <w:bottom w:val="none" w:sz="0" w:space="0" w:color="auto"/>
            <w:right w:val="none" w:sz="0" w:space="0" w:color="auto"/>
          </w:divBdr>
        </w:div>
        <w:div w:id="1426732885">
          <w:marLeft w:val="0"/>
          <w:marRight w:val="0"/>
          <w:marTop w:val="0"/>
          <w:marBottom w:val="0"/>
          <w:divBdr>
            <w:top w:val="none" w:sz="0" w:space="0" w:color="auto"/>
            <w:left w:val="none" w:sz="0" w:space="0" w:color="auto"/>
            <w:bottom w:val="none" w:sz="0" w:space="0" w:color="auto"/>
            <w:right w:val="none" w:sz="0" w:space="0" w:color="auto"/>
          </w:divBdr>
        </w:div>
        <w:div w:id="1492333063">
          <w:marLeft w:val="0"/>
          <w:marRight w:val="0"/>
          <w:marTop w:val="0"/>
          <w:marBottom w:val="0"/>
          <w:divBdr>
            <w:top w:val="none" w:sz="0" w:space="0" w:color="auto"/>
            <w:left w:val="none" w:sz="0" w:space="0" w:color="auto"/>
            <w:bottom w:val="none" w:sz="0" w:space="0" w:color="auto"/>
            <w:right w:val="none" w:sz="0" w:space="0" w:color="auto"/>
          </w:divBdr>
        </w:div>
        <w:div w:id="1528326882">
          <w:marLeft w:val="0"/>
          <w:marRight w:val="0"/>
          <w:marTop w:val="0"/>
          <w:marBottom w:val="0"/>
          <w:divBdr>
            <w:top w:val="none" w:sz="0" w:space="0" w:color="auto"/>
            <w:left w:val="none" w:sz="0" w:space="0" w:color="auto"/>
            <w:bottom w:val="none" w:sz="0" w:space="0" w:color="auto"/>
            <w:right w:val="none" w:sz="0" w:space="0" w:color="auto"/>
          </w:divBdr>
        </w:div>
        <w:div w:id="1680697545">
          <w:marLeft w:val="0"/>
          <w:marRight w:val="0"/>
          <w:marTop w:val="0"/>
          <w:marBottom w:val="0"/>
          <w:divBdr>
            <w:top w:val="none" w:sz="0" w:space="0" w:color="auto"/>
            <w:left w:val="none" w:sz="0" w:space="0" w:color="auto"/>
            <w:bottom w:val="none" w:sz="0" w:space="0" w:color="auto"/>
            <w:right w:val="none" w:sz="0" w:space="0" w:color="auto"/>
          </w:divBdr>
        </w:div>
        <w:div w:id="1741056459">
          <w:marLeft w:val="0"/>
          <w:marRight w:val="0"/>
          <w:marTop w:val="0"/>
          <w:marBottom w:val="0"/>
          <w:divBdr>
            <w:top w:val="none" w:sz="0" w:space="0" w:color="auto"/>
            <w:left w:val="none" w:sz="0" w:space="0" w:color="auto"/>
            <w:bottom w:val="none" w:sz="0" w:space="0" w:color="auto"/>
            <w:right w:val="none" w:sz="0" w:space="0" w:color="auto"/>
          </w:divBdr>
        </w:div>
        <w:div w:id="1743454713">
          <w:marLeft w:val="0"/>
          <w:marRight w:val="0"/>
          <w:marTop w:val="0"/>
          <w:marBottom w:val="0"/>
          <w:divBdr>
            <w:top w:val="none" w:sz="0" w:space="0" w:color="auto"/>
            <w:left w:val="none" w:sz="0" w:space="0" w:color="auto"/>
            <w:bottom w:val="none" w:sz="0" w:space="0" w:color="auto"/>
            <w:right w:val="none" w:sz="0" w:space="0" w:color="auto"/>
          </w:divBdr>
        </w:div>
        <w:div w:id="1757943225">
          <w:marLeft w:val="0"/>
          <w:marRight w:val="0"/>
          <w:marTop w:val="0"/>
          <w:marBottom w:val="0"/>
          <w:divBdr>
            <w:top w:val="none" w:sz="0" w:space="0" w:color="auto"/>
            <w:left w:val="none" w:sz="0" w:space="0" w:color="auto"/>
            <w:bottom w:val="none" w:sz="0" w:space="0" w:color="auto"/>
            <w:right w:val="none" w:sz="0" w:space="0" w:color="auto"/>
          </w:divBdr>
        </w:div>
        <w:div w:id="1772969110">
          <w:marLeft w:val="0"/>
          <w:marRight w:val="0"/>
          <w:marTop w:val="0"/>
          <w:marBottom w:val="0"/>
          <w:divBdr>
            <w:top w:val="none" w:sz="0" w:space="0" w:color="auto"/>
            <w:left w:val="none" w:sz="0" w:space="0" w:color="auto"/>
            <w:bottom w:val="none" w:sz="0" w:space="0" w:color="auto"/>
            <w:right w:val="none" w:sz="0" w:space="0" w:color="auto"/>
          </w:divBdr>
        </w:div>
        <w:div w:id="1871458102">
          <w:marLeft w:val="0"/>
          <w:marRight w:val="0"/>
          <w:marTop w:val="0"/>
          <w:marBottom w:val="0"/>
          <w:divBdr>
            <w:top w:val="none" w:sz="0" w:space="0" w:color="auto"/>
            <w:left w:val="none" w:sz="0" w:space="0" w:color="auto"/>
            <w:bottom w:val="none" w:sz="0" w:space="0" w:color="auto"/>
            <w:right w:val="none" w:sz="0" w:space="0" w:color="auto"/>
          </w:divBdr>
        </w:div>
        <w:div w:id="1906721592">
          <w:marLeft w:val="0"/>
          <w:marRight w:val="0"/>
          <w:marTop w:val="0"/>
          <w:marBottom w:val="0"/>
          <w:divBdr>
            <w:top w:val="none" w:sz="0" w:space="0" w:color="auto"/>
            <w:left w:val="none" w:sz="0" w:space="0" w:color="auto"/>
            <w:bottom w:val="none" w:sz="0" w:space="0" w:color="auto"/>
            <w:right w:val="none" w:sz="0" w:space="0" w:color="auto"/>
          </w:divBdr>
        </w:div>
        <w:div w:id="1911621694">
          <w:marLeft w:val="0"/>
          <w:marRight w:val="0"/>
          <w:marTop w:val="0"/>
          <w:marBottom w:val="0"/>
          <w:divBdr>
            <w:top w:val="none" w:sz="0" w:space="0" w:color="auto"/>
            <w:left w:val="none" w:sz="0" w:space="0" w:color="auto"/>
            <w:bottom w:val="none" w:sz="0" w:space="0" w:color="auto"/>
            <w:right w:val="none" w:sz="0" w:space="0" w:color="auto"/>
          </w:divBdr>
        </w:div>
        <w:div w:id="1938054298">
          <w:marLeft w:val="0"/>
          <w:marRight w:val="0"/>
          <w:marTop w:val="0"/>
          <w:marBottom w:val="0"/>
          <w:divBdr>
            <w:top w:val="none" w:sz="0" w:space="0" w:color="auto"/>
            <w:left w:val="none" w:sz="0" w:space="0" w:color="auto"/>
            <w:bottom w:val="none" w:sz="0" w:space="0" w:color="auto"/>
            <w:right w:val="none" w:sz="0" w:space="0" w:color="auto"/>
          </w:divBdr>
        </w:div>
        <w:div w:id="1962564844">
          <w:marLeft w:val="0"/>
          <w:marRight w:val="0"/>
          <w:marTop w:val="0"/>
          <w:marBottom w:val="0"/>
          <w:divBdr>
            <w:top w:val="none" w:sz="0" w:space="0" w:color="auto"/>
            <w:left w:val="none" w:sz="0" w:space="0" w:color="auto"/>
            <w:bottom w:val="none" w:sz="0" w:space="0" w:color="auto"/>
            <w:right w:val="none" w:sz="0" w:space="0" w:color="auto"/>
          </w:divBdr>
        </w:div>
        <w:div w:id="2042313550">
          <w:marLeft w:val="0"/>
          <w:marRight w:val="0"/>
          <w:marTop w:val="0"/>
          <w:marBottom w:val="0"/>
          <w:divBdr>
            <w:top w:val="none" w:sz="0" w:space="0" w:color="auto"/>
            <w:left w:val="none" w:sz="0" w:space="0" w:color="auto"/>
            <w:bottom w:val="none" w:sz="0" w:space="0" w:color="auto"/>
            <w:right w:val="none" w:sz="0" w:space="0" w:color="auto"/>
          </w:divBdr>
        </w:div>
        <w:div w:id="2081901554">
          <w:marLeft w:val="0"/>
          <w:marRight w:val="0"/>
          <w:marTop w:val="0"/>
          <w:marBottom w:val="0"/>
          <w:divBdr>
            <w:top w:val="none" w:sz="0" w:space="0" w:color="auto"/>
            <w:left w:val="none" w:sz="0" w:space="0" w:color="auto"/>
            <w:bottom w:val="none" w:sz="0" w:space="0" w:color="auto"/>
            <w:right w:val="none" w:sz="0" w:space="0" w:color="auto"/>
          </w:divBdr>
        </w:div>
        <w:div w:id="2120757949">
          <w:marLeft w:val="0"/>
          <w:marRight w:val="0"/>
          <w:marTop w:val="0"/>
          <w:marBottom w:val="0"/>
          <w:divBdr>
            <w:top w:val="none" w:sz="0" w:space="0" w:color="auto"/>
            <w:left w:val="none" w:sz="0" w:space="0" w:color="auto"/>
            <w:bottom w:val="none" w:sz="0" w:space="0" w:color="auto"/>
            <w:right w:val="none" w:sz="0" w:space="0" w:color="auto"/>
          </w:divBdr>
        </w:div>
        <w:div w:id="2142729710">
          <w:marLeft w:val="0"/>
          <w:marRight w:val="0"/>
          <w:marTop w:val="0"/>
          <w:marBottom w:val="0"/>
          <w:divBdr>
            <w:top w:val="none" w:sz="0" w:space="0" w:color="auto"/>
            <w:left w:val="none" w:sz="0" w:space="0" w:color="auto"/>
            <w:bottom w:val="none" w:sz="0" w:space="0" w:color="auto"/>
            <w:right w:val="none" w:sz="0" w:space="0" w:color="auto"/>
          </w:divBdr>
        </w:div>
      </w:divsChild>
    </w:div>
    <w:div w:id="1195188790">
      <w:bodyDiv w:val="1"/>
      <w:marLeft w:val="0"/>
      <w:marRight w:val="0"/>
      <w:marTop w:val="0"/>
      <w:marBottom w:val="0"/>
      <w:divBdr>
        <w:top w:val="none" w:sz="0" w:space="0" w:color="auto"/>
        <w:left w:val="none" w:sz="0" w:space="0" w:color="auto"/>
        <w:bottom w:val="none" w:sz="0" w:space="0" w:color="auto"/>
        <w:right w:val="none" w:sz="0" w:space="0" w:color="auto"/>
      </w:divBdr>
      <w:divsChild>
        <w:div w:id="137114230">
          <w:marLeft w:val="173"/>
          <w:marRight w:val="0"/>
          <w:marTop w:val="160"/>
          <w:marBottom w:val="80"/>
          <w:divBdr>
            <w:top w:val="none" w:sz="0" w:space="0" w:color="auto"/>
            <w:left w:val="none" w:sz="0" w:space="0" w:color="auto"/>
            <w:bottom w:val="none" w:sz="0" w:space="0" w:color="auto"/>
            <w:right w:val="none" w:sz="0" w:space="0" w:color="auto"/>
          </w:divBdr>
        </w:div>
        <w:div w:id="291405621">
          <w:marLeft w:val="893"/>
          <w:marRight w:val="0"/>
          <w:marTop w:val="0"/>
          <w:marBottom w:val="100"/>
          <w:divBdr>
            <w:top w:val="none" w:sz="0" w:space="0" w:color="auto"/>
            <w:left w:val="none" w:sz="0" w:space="0" w:color="auto"/>
            <w:bottom w:val="none" w:sz="0" w:space="0" w:color="auto"/>
            <w:right w:val="none" w:sz="0" w:space="0" w:color="auto"/>
          </w:divBdr>
        </w:div>
        <w:div w:id="1001422594">
          <w:marLeft w:val="893"/>
          <w:marRight w:val="0"/>
          <w:marTop w:val="0"/>
          <w:marBottom w:val="100"/>
          <w:divBdr>
            <w:top w:val="none" w:sz="0" w:space="0" w:color="auto"/>
            <w:left w:val="none" w:sz="0" w:space="0" w:color="auto"/>
            <w:bottom w:val="none" w:sz="0" w:space="0" w:color="auto"/>
            <w:right w:val="none" w:sz="0" w:space="0" w:color="auto"/>
          </w:divBdr>
        </w:div>
        <w:div w:id="1240020124">
          <w:marLeft w:val="893"/>
          <w:marRight w:val="0"/>
          <w:marTop w:val="0"/>
          <w:marBottom w:val="100"/>
          <w:divBdr>
            <w:top w:val="none" w:sz="0" w:space="0" w:color="auto"/>
            <w:left w:val="none" w:sz="0" w:space="0" w:color="auto"/>
            <w:bottom w:val="none" w:sz="0" w:space="0" w:color="auto"/>
            <w:right w:val="none" w:sz="0" w:space="0" w:color="auto"/>
          </w:divBdr>
        </w:div>
        <w:div w:id="1452935311">
          <w:marLeft w:val="893"/>
          <w:marRight w:val="0"/>
          <w:marTop w:val="0"/>
          <w:marBottom w:val="100"/>
          <w:divBdr>
            <w:top w:val="none" w:sz="0" w:space="0" w:color="auto"/>
            <w:left w:val="none" w:sz="0" w:space="0" w:color="auto"/>
            <w:bottom w:val="none" w:sz="0" w:space="0" w:color="auto"/>
            <w:right w:val="none" w:sz="0" w:space="0" w:color="auto"/>
          </w:divBdr>
        </w:div>
        <w:div w:id="1459378045">
          <w:marLeft w:val="173"/>
          <w:marRight w:val="0"/>
          <w:marTop w:val="160"/>
          <w:marBottom w:val="80"/>
          <w:divBdr>
            <w:top w:val="none" w:sz="0" w:space="0" w:color="auto"/>
            <w:left w:val="none" w:sz="0" w:space="0" w:color="auto"/>
            <w:bottom w:val="none" w:sz="0" w:space="0" w:color="auto"/>
            <w:right w:val="none" w:sz="0" w:space="0" w:color="auto"/>
          </w:divBdr>
        </w:div>
        <w:div w:id="1862468666">
          <w:marLeft w:val="173"/>
          <w:marRight w:val="0"/>
          <w:marTop w:val="160"/>
          <w:marBottom w:val="80"/>
          <w:divBdr>
            <w:top w:val="none" w:sz="0" w:space="0" w:color="auto"/>
            <w:left w:val="none" w:sz="0" w:space="0" w:color="auto"/>
            <w:bottom w:val="none" w:sz="0" w:space="0" w:color="auto"/>
            <w:right w:val="none" w:sz="0" w:space="0" w:color="auto"/>
          </w:divBdr>
        </w:div>
        <w:div w:id="2045709855">
          <w:marLeft w:val="893"/>
          <w:marRight w:val="0"/>
          <w:marTop w:val="0"/>
          <w:marBottom w:val="100"/>
          <w:divBdr>
            <w:top w:val="none" w:sz="0" w:space="0" w:color="auto"/>
            <w:left w:val="none" w:sz="0" w:space="0" w:color="auto"/>
            <w:bottom w:val="none" w:sz="0" w:space="0" w:color="auto"/>
            <w:right w:val="none" w:sz="0" w:space="0" w:color="auto"/>
          </w:divBdr>
        </w:div>
        <w:div w:id="2046056757">
          <w:marLeft w:val="173"/>
          <w:marRight w:val="0"/>
          <w:marTop w:val="160"/>
          <w:marBottom w:val="80"/>
          <w:divBdr>
            <w:top w:val="none" w:sz="0" w:space="0" w:color="auto"/>
            <w:left w:val="none" w:sz="0" w:space="0" w:color="auto"/>
            <w:bottom w:val="none" w:sz="0" w:space="0" w:color="auto"/>
            <w:right w:val="none" w:sz="0" w:space="0" w:color="auto"/>
          </w:divBdr>
        </w:div>
      </w:divsChild>
    </w:div>
    <w:div w:id="1214198515">
      <w:bodyDiv w:val="1"/>
      <w:marLeft w:val="0"/>
      <w:marRight w:val="0"/>
      <w:marTop w:val="0"/>
      <w:marBottom w:val="0"/>
      <w:divBdr>
        <w:top w:val="none" w:sz="0" w:space="0" w:color="auto"/>
        <w:left w:val="none" w:sz="0" w:space="0" w:color="auto"/>
        <w:bottom w:val="none" w:sz="0" w:space="0" w:color="auto"/>
        <w:right w:val="none" w:sz="0" w:space="0" w:color="auto"/>
      </w:divBdr>
    </w:div>
    <w:div w:id="1219435401">
      <w:bodyDiv w:val="1"/>
      <w:marLeft w:val="0"/>
      <w:marRight w:val="0"/>
      <w:marTop w:val="0"/>
      <w:marBottom w:val="0"/>
      <w:divBdr>
        <w:top w:val="none" w:sz="0" w:space="0" w:color="auto"/>
        <w:left w:val="none" w:sz="0" w:space="0" w:color="auto"/>
        <w:bottom w:val="none" w:sz="0" w:space="0" w:color="auto"/>
        <w:right w:val="none" w:sz="0" w:space="0" w:color="auto"/>
      </w:divBdr>
      <w:divsChild>
        <w:div w:id="985813683">
          <w:marLeft w:val="0"/>
          <w:marRight w:val="0"/>
          <w:marTop w:val="0"/>
          <w:marBottom w:val="0"/>
          <w:divBdr>
            <w:top w:val="none" w:sz="0" w:space="0" w:color="auto"/>
            <w:left w:val="none" w:sz="0" w:space="0" w:color="auto"/>
            <w:bottom w:val="none" w:sz="0" w:space="0" w:color="auto"/>
            <w:right w:val="none" w:sz="0" w:space="0" w:color="auto"/>
          </w:divBdr>
          <w:divsChild>
            <w:div w:id="1990548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22671175">
      <w:bodyDiv w:val="1"/>
      <w:marLeft w:val="0"/>
      <w:marRight w:val="0"/>
      <w:marTop w:val="0"/>
      <w:marBottom w:val="0"/>
      <w:divBdr>
        <w:top w:val="none" w:sz="0" w:space="0" w:color="auto"/>
        <w:left w:val="none" w:sz="0" w:space="0" w:color="auto"/>
        <w:bottom w:val="none" w:sz="0" w:space="0" w:color="auto"/>
        <w:right w:val="none" w:sz="0" w:space="0" w:color="auto"/>
      </w:divBdr>
      <w:divsChild>
        <w:div w:id="1987541649">
          <w:marLeft w:val="0"/>
          <w:marRight w:val="0"/>
          <w:marTop w:val="0"/>
          <w:marBottom w:val="0"/>
          <w:divBdr>
            <w:top w:val="none" w:sz="0" w:space="0" w:color="auto"/>
            <w:left w:val="none" w:sz="0" w:space="0" w:color="auto"/>
            <w:bottom w:val="none" w:sz="0" w:space="0" w:color="auto"/>
            <w:right w:val="none" w:sz="0" w:space="0" w:color="auto"/>
          </w:divBdr>
          <w:divsChild>
            <w:div w:id="449209434">
              <w:marLeft w:val="0"/>
              <w:marRight w:val="0"/>
              <w:marTop w:val="0"/>
              <w:marBottom w:val="0"/>
              <w:divBdr>
                <w:top w:val="none" w:sz="0" w:space="0" w:color="auto"/>
                <w:left w:val="none" w:sz="0" w:space="0" w:color="auto"/>
                <w:bottom w:val="none" w:sz="0" w:space="0" w:color="auto"/>
                <w:right w:val="none" w:sz="0" w:space="0" w:color="auto"/>
              </w:divBdr>
              <w:divsChild>
                <w:div w:id="704138259">
                  <w:marLeft w:val="0"/>
                  <w:marRight w:val="0"/>
                  <w:marTop w:val="0"/>
                  <w:marBottom w:val="0"/>
                  <w:divBdr>
                    <w:top w:val="none" w:sz="0" w:space="0" w:color="auto"/>
                    <w:left w:val="none" w:sz="0" w:space="0" w:color="auto"/>
                    <w:bottom w:val="none" w:sz="0" w:space="0" w:color="auto"/>
                    <w:right w:val="none" w:sz="0" w:space="0" w:color="auto"/>
                  </w:divBdr>
                  <w:divsChild>
                    <w:div w:id="1298759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714569">
                          <w:marLeft w:val="0"/>
                          <w:marRight w:val="0"/>
                          <w:marTop w:val="0"/>
                          <w:marBottom w:val="0"/>
                          <w:divBdr>
                            <w:top w:val="none" w:sz="0" w:space="0" w:color="auto"/>
                            <w:left w:val="none" w:sz="0" w:space="0" w:color="auto"/>
                            <w:bottom w:val="none" w:sz="0" w:space="0" w:color="auto"/>
                            <w:right w:val="none" w:sz="0" w:space="0" w:color="auto"/>
                          </w:divBdr>
                        </w:div>
                        <w:div w:id="1442140511">
                          <w:marLeft w:val="0"/>
                          <w:marRight w:val="0"/>
                          <w:marTop w:val="0"/>
                          <w:marBottom w:val="0"/>
                          <w:divBdr>
                            <w:top w:val="none" w:sz="0" w:space="0" w:color="auto"/>
                            <w:left w:val="none" w:sz="0" w:space="0" w:color="auto"/>
                            <w:bottom w:val="none" w:sz="0" w:space="0" w:color="auto"/>
                            <w:right w:val="none" w:sz="0" w:space="0" w:color="auto"/>
                          </w:divBdr>
                          <w:divsChild>
                            <w:div w:id="155583100">
                              <w:marLeft w:val="0"/>
                              <w:marRight w:val="0"/>
                              <w:marTop w:val="0"/>
                              <w:marBottom w:val="0"/>
                              <w:divBdr>
                                <w:top w:val="none" w:sz="0" w:space="0" w:color="auto"/>
                                <w:left w:val="none" w:sz="0" w:space="0" w:color="auto"/>
                                <w:bottom w:val="none" w:sz="0" w:space="0" w:color="auto"/>
                                <w:right w:val="none" w:sz="0" w:space="0" w:color="auto"/>
                              </w:divBdr>
                            </w:div>
                            <w:div w:id="1519388546">
                              <w:marLeft w:val="0"/>
                              <w:marRight w:val="0"/>
                              <w:marTop w:val="0"/>
                              <w:marBottom w:val="0"/>
                              <w:divBdr>
                                <w:top w:val="none" w:sz="0" w:space="0" w:color="auto"/>
                                <w:left w:val="none" w:sz="0" w:space="0" w:color="auto"/>
                                <w:bottom w:val="none" w:sz="0" w:space="0" w:color="auto"/>
                                <w:right w:val="none" w:sz="0" w:space="0" w:color="auto"/>
                              </w:divBdr>
                              <w:divsChild>
                                <w:div w:id="190187940">
                                  <w:marLeft w:val="0"/>
                                  <w:marRight w:val="0"/>
                                  <w:marTop w:val="0"/>
                                  <w:marBottom w:val="0"/>
                                  <w:divBdr>
                                    <w:top w:val="none" w:sz="0" w:space="0" w:color="auto"/>
                                    <w:left w:val="none" w:sz="0" w:space="0" w:color="auto"/>
                                    <w:bottom w:val="none" w:sz="0" w:space="0" w:color="auto"/>
                                    <w:right w:val="none" w:sz="0" w:space="0" w:color="auto"/>
                                  </w:divBdr>
                                </w:div>
                              </w:divsChild>
                            </w:div>
                            <w:div w:id="1705448769">
                              <w:marLeft w:val="0"/>
                              <w:marRight w:val="0"/>
                              <w:marTop w:val="0"/>
                              <w:marBottom w:val="0"/>
                              <w:divBdr>
                                <w:top w:val="none" w:sz="0" w:space="0" w:color="auto"/>
                                <w:left w:val="none" w:sz="0" w:space="0" w:color="auto"/>
                                <w:bottom w:val="none" w:sz="0" w:space="0" w:color="auto"/>
                                <w:right w:val="none" w:sz="0" w:space="0" w:color="auto"/>
                              </w:divBdr>
                              <w:divsChild>
                                <w:div w:id="256602483">
                                  <w:marLeft w:val="0"/>
                                  <w:marRight w:val="0"/>
                                  <w:marTop w:val="0"/>
                                  <w:marBottom w:val="0"/>
                                  <w:divBdr>
                                    <w:top w:val="none" w:sz="0" w:space="0" w:color="auto"/>
                                    <w:left w:val="none" w:sz="0" w:space="0" w:color="auto"/>
                                    <w:bottom w:val="none" w:sz="0" w:space="0" w:color="auto"/>
                                    <w:right w:val="none" w:sz="0" w:space="0" w:color="auto"/>
                                  </w:divBdr>
                                </w:div>
                              </w:divsChild>
                            </w:div>
                            <w:div w:id="602342453">
                              <w:marLeft w:val="0"/>
                              <w:marRight w:val="0"/>
                              <w:marTop w:val="0"/>
                              <w:marBottom w:val="0"/>
                              <w:divBdr>
                                <w:top w:val="none" w:sz="0" w:space="0" w:color="auto"/>
                                <w:left w:val="none" w:sz="0" w:space="0" w:color="auto"/>
                                <w:bottom w:val="none" w:sz="0" w:space="0" w:color="auto"/>
                                <w:right w:val="none" w:sz="0" w:space="0" w:color="auto"/>
                              </w:divBdr>
                              <w:divsChild>
                                <w:div w:id="437601879">
                                  <w:marLeft w:val="0"/>
                                  <w:marRight w:val="0"/>
                                  <w:marTop w:val="0"/>
                                  <w:marBottom w:val="0"/>
                                  <w:divBdr>
                                    <w:top w:val="none" w:sz="0" w:space="0" w:color="auto"/>
                                    <w:left w:val="none" w:sz="0" w:space="0" w:color="auto"/>
                                    <w:bottom w:val="none" w:sz="0" w:space="0" w:color="auto"/>
                                    <w:right w:val="none" w:sz="0" w:space="0" w:color="auto"/>
                                  </w:divBdr>
                                </w:div>
                              </w:divsChild>
                            </w:div>
                            <w:div w:id="922835208">
                              <w:marLeft w:val="0"/>
                              <w:marRight w:val="0"/>
                              <w:marTop w:val="0"/>
                              <w:marBottom w:val="0"/>
                              <w:divBdr>
                                <w:top w:val="none" w:sz="0" w:space="0" w:color="auto"/>
                                <w:left w:val="none" w:sz="0" w:space="0" w:color="auto"/>
                                <w:bottom w:val="none" w:sz="0" w:space="0" w:color="auto"/>
                                <w:right w:val="none" w:sz="0" w:space="0" w:color="auto"/>
                              </w:divBdr>
                              <w:divsChild>
                                <w:div w:id="467356282">
                                  <w:marLeft w:val="0"/>
                                  <w:marRight w:val="0"/>
                                  <w:marTop w:val="0"/>
                                  <w:marBottom w:val="0"/>
                                  <w:divBdr>
                                    <w:top w:val="none" w:sz="0" w:space="0" w:color="auto"/>
                                    <w:left w:val="none" w:sz="0" w:space="0" w:color="auto"/>
                                    <w:bottom w:val="none" w:sz="0" w:space="0" w:color="auto"/>
                                    <w:right w:val="none" w:sz="0" w:space="0" w:color="auto"/>
                                  </w:divBdr>
                                </w:div>
                              </w:divsChild>
                            </w:div>
                            <w:div w:id="524829677">
                              <w:marLeft w:val="0"/>
                              <w:marRight w:val="0"/>
                              <w:marTop w:val="0"/>
                              <w:marBottom w:val="0"/>
                              <w:divBdr>
                                <w:top w:val="none" w:sz="0" w:space="0" w:color="auto"/>
                                <w:left w:val="none" w:sz="0" w:space="0" w:color="auto"/>
                                <w:bottom w:val="none" w:sz="0" w:space="0" w:color="auto"/>
                                <w:right w:val="none" w:sz="0" w:space="0" w:color="auto"/>
                              </w:divBdr>
                              <w:divsChild>
                                <w:div w:id="1626809794">
                                  <w:marLeft w:val="0"/>
                                  <w:marRight w:val="0"/>
                                  <w:marTop w:val="0"/>
                                  <w:marBottom w:val="0"/>
                                  <w:divBdr>
                                    <w:top w:val="none" w:sz="0" w:space="0" w:color="auto"/>
                                    <w:left w:val="none" w:sz="0" w:space="0" w:color="auto"/>
                                    <w:bottom w:val="none" w:sz="0" w:space="0" w:color="auto"/>
                                    <w:right w:val="none" w:sz="0" w:space="0" w:color="auto"/>
                                  </w:divBdr>
                                </w:div>
                              </w:divsChild>
                            </w:div>
                            <w:div w:id="569969195">
                              <w:marLeft w:val="0"/>
                              <w:marRight w:val="0"/>
                              <w:marTop w:val="0"/>
                              <w:marBottom w:val="0"/>
                              <w:divBdr>
                                <w:top w:val="none" w:sz="0" w:space="0" w:color="auto"/>
                                <w:left w:val="none" w:sz="0" w:space="0" w:color="auto"/>
                                <w:bottom w:val="none" w:sz="0" w:space="0" w:color="auto"/>
                                <w:right w:val="none" w:sz="0" w:space="0" w:color="auto"/>
                              </w:divBdr>
                              <w:divsChild>
                                <w:div w:id="770588470">
                                  <w:marLeft w:val="0"/>
                                  <w:marRight w:val="0"/>
                                  <w:marTop w:val="0"/>
                                  <w:marBottom w:val="0"/>
                                  <w:divBdr>
                                    <w:top w:val="none" w:sz="0" w:space="0" w:color="auto"/>
                                    <w:left w:val="none" w:sz="0" w:space="0" w:color="auto"/>
                                    <w:bottom w:val="none" w:sz="0" w:space="0" w:color="auto"/>
                                    <w:right w:val="none" w:sz="0" w:space="0" w:color="auto"/>
                                  </w:divBdr>
                                </w:div>
                              </w:divsChild>
                            </w:div>
                            <w:div w:id="794523540">
                              <w:marLeft w:val="0"/>
                              <w:marRight w:val="0"/>
                              <w:marTop w:val="0"/>
                              <w:marBottom w:val="0"/>
                              <w:divBdr>
                                <w:top w:val="none" w:sz="0" w:space="0" w:color="auto"/>
                                <w:left w:val="none" w:sz="0" w:space="0" w:color="auto"/>
                                <w:bottom w:val="none" w:sz="0" w:space="0" w:color="auto"/>
                                <w:right w:val="none" w:sz="0" w:space="0" w:color="auto"/>
                              </w:divBdr>
                              <w:divsChild>
                                <w:div w:id="2061397668">
                                  <w:marLeft w:val="0"/>
                                  <w:marRight w:val="0"/>
                                  <w:marTop w:val="0"/>
                                  <w:marBottom w:val="0"/>
                                  <w:divBdr>
                                    <w:top w:val="none" w:sz="0" w:space="0" w:color="auto"/>
                                    <w:left w:val="none" w:sz="0" w:space="0" w:color="auto"/>
                                    <w:bottom w:val="none" w:sz="0" w:space="0" w:color="auto"/>
                                    <w:right w:val="none" w:sz="0" w:space="0" w:color="auto"/>
                                  </w:divBdr>
                                </w:div>
                              </w:divsChild>
                            </w:div>
                            <w:div w:id="1851138057">
                              <w:marLeft w:val="0"/>
                              <w:marRight w:val="0"/>
                              <w:marTop w:val="0"/>
                              <w:marBottom w:val="0"/>
                              <w:divBdr>
                                <w:top w:val="none" w:sz="0" w:space="0" w:color="auto"/>
                                <w:left w:val="none" w:sz="0" w:space="0" w:color="auto"/>
                                <w:bottom w:val="none" w:sz="0" w:space="0" w:color="auto"/>
                                <w:right w:val="none" w:sz="0" w:space="0" w:color="auto"/>
                              </w:divBdr>
                              <w:divsChild>
                                <w:div w:id="15296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92776">
                          <w:marLeft w:val="0"/>
                          <w:marRight w:val="0"/>
                          <w:marTop w:val="0"/>
                          <w:marBottom w:val="0"/>
                          <w:divBdr>
                            <w:top w:val="none" w:sz="0" w:space="0" w:color="auto"/>
                            <w:left w:val="none" w:sz="0" w:space="0" w:color="auto"/>
                            <w:bottom w:val="none" w:sz="0" w:space="0" w:color="auto"/>
                            <w:right w:val="none" w:sz="0" w:space="0" w:color="auto"/>
                          </w:divBdr>
                          <w:divsChild>
                            <w:div w:id="81980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02934">
                      <w:marLeft w:val="0"/>
                      <w:marRight w:val="0"/>
                      <w:marTop w:val="0"/>
                      <w:marBottom w:val="0"/>
                      <w:divBdr>
                        <w:top w:val="none" w:sz="0" w:space="0" w:color="auto"/>
                        <w:left w:val="none" w:sz="0" w:space="0" w:color="auto"/>
                        <w:bottom w:val="none" w:sz="0" w:space="0" w:color="auto"/>
                        <w:right w:val="none" w:sz="0" w:space="0" w:color="auto"/>
                      </w:divBdr>
                    </w:div>
                  </w:divsChild>
                </w:div>
                <w:div w:id="412707447">
                  <w:marLeft w:val="0"/>
                  <w:marRight w:val="0"/>
                  <w:marTop w:val="0"/>
                  <w:marBottom w:val="0"/>
                  <w:divBdr>
                    <w:top w:val="none" w:sz="0" w:space="0" w:color="auto"/>
                    <w:left w:val="none" w:sz="0" w:space="0" w:color="auto"/>
                    <w:bottom w:val="none" w:sz="0" w:space="0" w:color="auto"/>
                    <w:right w:val="none" w:sz="0" w:space="0" w:color="auto"/>
                  </w:divBdr>
                  <w:divsChild>
                    <w:div w:id="711884222">
                      <w:marLeft w:val="0"/>
                      <w:marRight w:val="0"/>
                      <w:marTop w:val="0"/>
                      <w:marBottom w:val="0"/>
                      <w:divBdr>
                        <w:top w:val="none" w:sz="0" w:space="0" w:color="auto"/>
                        <w:left w:val="none" w:sz="0" w:space="0" w:color="auto"/>
                        <w:bottom w:val="none" w:sz="0" w:space="0" w:color="auto"/>
                        <w:right w:val="none" w:sz="0" w:space="0" w:color="auto"/>
                      </w:divBdr>
                    </w:div>
                  </w:divsChild>
                </w:div>
                <w:div w:id="1089043963">
                  <w:marLeft w:val="0"/>
                  <w:marRight w:val="0"/>
                  <w:marTop w:val="0"/>
                  <w:marBottom w:val="0"/>
                  <w:divBdr>
                    <w:top w:val="none" w:sz="0" w:space="0" w:color="auto"/>
                    <w:left w:val="none" w:sz="0" w:space="0" w:color="auto"/>
                    <w:bottom w:val="none" w:sz="0" w:space="0" w:color="auto"/>
                    <w:right w:val="none" w:sz="0" w:space="0" w:color="auto"/>
                  </w:divBdr>
                </w:div>
              </w:divsChild>
            </w:div>
            <w:div w:id="233703265">
              <w:marLeft w:val="0"/>
              <w:marRight w:val="0"/>
              <w:marTop w:val="0"/>
              <w:marBottom w:val="0"/>
              <w:divBdr>
                <w:top w:val="none" w:sz="0" w:space="0" w:color="auto"/>
                <w:left w:val="none" w:sz="0" w:space="0" w:color="auto"/>
                <w:bottom w:val="none" w:sz="0" w:space="0" w:color="auto"/>
                <w:right w:val="none" w:sz="0" w:space="0" w:color="auto"/>
              </w:divBdr>
            </w:div>
            <w:div w:id="237983245">
              <w:marLeft w:val="0"/>
              <w:marRight w:val="0"/>
              <w:marTop w:val="0"/>
              <w:marBottom w:val="0"/>
              <w:divBdr>
                <w:top w:val="none" w:sz="0" w:space="0" w:color="auto"/>
                <w:left w:val="none" w:sz="0" w:space="0" w:color="auto"/>
                <w:bottom w:val="none" w:sz="0" w:space="0" w:color="auto"/>
                <w:right w:val="none" w:sz="0" w:space="0" w:color="auto"/>
              </w:divBdr>
            </w:div>
            <w:div w:id="336006627">
              <w:marLeft w:val="0"/>
              <w:marRight w:val="0"/>
              <w:marTop w:val="0"/>
              <w:marBottom w:val="0"/>
              <w:divBdr>
                <w:top w:val="none" w:sz="0" w:space="0" w:color="auto"/>
                <w:left w:val="none" w:sz="0" w:space="0" w:color="auto"/>
                <w:bottom w:val="none" w:sz="0" w:space="0" w:color="auto"/>
                <w:right w:val="none" w:sz="0" w:space="0" w:color="auto"/>
              </w:divBdr>
            </w:div>
            <w:div w:id="367687749">
              <w:marLeft w:val="0"/>
              <w:marRight w:val="0"/>
              <w:marTop w:val="0"/>
              <w:marBottom w:val="0"/>
              <w:divBdr>
                <w:top w:val="none" w:sz="0" w:space="0" w:color="auto"/>
                <w:left w:val="none" w:sz="0" w:space="0" w:color="auto"/>
                <w:bottom w:val="none" w:sz="0" w:space="0" w:color="auto"/>
                <w:right w:val="none" w:sz="0" w:space="0" w:color="auto"/>
              </w:divBdr>
            </w:div>
            <w:div w:id="560335661">
              <w:marLeft w:val="0"/>
              <w:marRight w:val="0"/>
              <w:marTop w:val="0"/>
              <w:marBottom w:val="0"/>
              <w:divBdr>
                <w:top w:val="none" w:sz="0" w:space="0" w:color="auto"/>
                <w:left w:val="none" w:sz="0" w:space="0" w:color="auto"/>
                <w:bottom w:val="none" w:sz="0" w:space="0" w:color="auto"/>
                <w:right w:val="none" w:sz="0" w:space="0" w:color="auto"/>
              </w:divBdr>
            </w:div>
            <w:div w:id="1471440683">
              <w:marLeft w:val="0"/>
              <w:marRight w:val="0"/>
              <w:marTop w:val="0"/>
              <w:marBottom w:val="0"/>
              <w:divBdr>
                <w:top w:val="none" w:sz="0" w:space="0" w:color="auto"/>
                <w:left w:val="none" w:sz="0" w:space="0" w:color="auto"/>
                <w:bottom w:val="none" w:sz="0" w:space="0" w:color="auto"/>
                <w:right w:val="none" w:sz="0" w:space="0" w:color="auto"/>
              </w:divBdr>
              <w:divsChild>
                <w:div w:id="2122530769">
                  <w:marLeft w:val="0"/>
                  <w:marRight w:val="0"/>
                  <w:marTop w:val="0"/>
                  <w:marBottom w:val="0"/>
                  <w:divBdr>
                    <w:top w:val="single" w:sz="8" w:space="3" w:color="E1E1E1"/>
                    <w:left w:val="none" w:sz="0" w:space="0" w:color="auto"/>
                    <w:bottom w:val="none" w:sz="0" w:space="0" w:color="auto"/>
                    <w:right w:val="none" w:sz="0" w:space="0" w:color="auto"/>
                  </w:divBdr>
                  <w:divsChild>
                    <w:div w:id="8045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16267">
              <w:marLeft w:val="0"/>
              <w:marRight w:val="0"/>
              <w:marTop w:val="0"/>
              <w:marBottom w:val="0"/>
              <w:divBdr>
                <w:top w:val="none" w:sz="0" w:space="0" w:color="auto"/>
                <w:left w:val="none" w:sz="0" w:space="0" w:color="auto"/>
                <w:bottom w:val="none" w:sz="0" w:space="0" w:color="auto"/>
                <w:right w:val="none" w:sz="0" w:space="0" w:color="auto"/>
              </w:divBdr>
            </w:div>
            <w:div w:id="903491222">
              <w:marLeft w:val="0"/>
              <w:marRight w:val="0"/>
              <w:marTop w:val="0"/>
              <w:marBottom w:val="0"/>
              <w:divBdr>
                <w:top w:val="none" w:sz="0" w:space="0" w:color="auto"/>
                <w:left w:val="none" w:sz="0" w:space="0" w:color="auto"/>
                <w:bottom w:val="none" w:sz="0" w:space="0" w:color="auto"/>
                <w:right w:val="none" w:sz="0" w:space="0" w:color="auto"/>
              </w:divBdr>
              <w:divsChild>
                <w:div w:id="1965185318">
                  <w:marLeft w:val="0"/>
                  <w:marRight w:val="0"/>
                  <w:marTop w:val="0"/>
                  <w:marBottom w:val="0"/>
                  <w:divBdr>
                    <w:top w:val="none" w:sz="0" w:space="0" w:color="auto"/>
                    <w:left w:val="none" w:sz="0" w:space="0" w:color="auto"/>
                    <w:bottom w:val="none" w:sz="0" w:space="0" w:color="auto"/>
                    <w:right w:val="none" w:sz="0" w:space="0" w:color="auto"/>
                  </w:divBdr>
                </w:div>
              </w:divsChild>
            </w:div>
            <w:div w:id="909779093">
              <w:marLeft w:val="0"/>
              <w:marRight w:val="0"/>
              <w:marTop w:val="0"/>
              <w:marBottom w:val="0"/>
              <w:divBdr>
                <w:top w:val="none" w:sz="0" w:space="0" w:color="auto"/>
                <w:left w:val="none" w:sz="0" w:space="0" w:color="auto"/>
                <w:bottom w:val="none" w:sz="0" w:space="0" w:color="auto"/>
                <w:right w:val="none" w:sz="0" w:space="0" w:color="auto"/>
              </w:divBdr>
              <w:divsChild>
                <w:div w:id="1572697361">
                  <w:marLeft w:val="0"/>
                  <w:marRight w:val="0"/>
                  <w:marTop w:val="0"/>
                  <w:marBottom w:val="0"/>
                  <w:divBdr>
                    <w:top w:val="none" w:sz="0" w:space="0" w:color="auto"/>
                    <w:left w:val="none" w:sz="0" w:space="0" w:color="auto"/>
                    <w:bottom w:val="none" w:sz="0" w:space="0" w:color="auto"/>
                    <w:right w:val="none" w:sz="0" w:space="0" w:color="auto"/>
                  </w:divBdr>
                </w:div>
              </w:divsChild>
            </w:div>
            <w:div w:id="998969997">
              <w:marLeft w:val="0"/>
              <w:marRight w:val="0"/>
              <w:marTop w:val="0"/>
              <w:marBottom w:val="0"/>
              <w:divBdr>
                <w:top w:val="none" w:sz="0" w:space="0" w:color="auto"/>
                <w:left w:val="none" w:sz="0" w:space="0" w:color="auto"/>
                <w:bottom w:val="none" w:sz="0" w:space="0" w:color="auto"/>
                <w:right w:val="none" w:sz="0" w:space="0" w:color="auto"/>
              </w:divBdr>
            </w:div>
            <w:div w:id="1009915260">
              <w:marLeft w:val="0"/>
              <w:marRight w:val="0"/>
              <w:marTop w:val="0"/>
              <w:marBottom w:val="0"/>
              <w:divBdr>
                <w:top w:val="none" w:sz="0" w:space="0" w:color="auto"/>
                <w:left w:val="none" w:sz="0" w:space="0" w:color="auto"/>
                <w:bottom w:val="none" w:sz="0" w:space="0" w:color="auto"/>
                <w:right w:val="none" w:sz="0" w:space="0" w:color="auto"/>
              </w:divBdr>
            </w:div>
            <w:div w:id="1014310002">
              <w:marLeft w:val="0"/>
              <w:marRight w:val="0"/>
              <w:marTop w:val="0"/>
              <w:marBottom w:val="0"/>
              <w:divBdr>
                <w:top w:val="none" w:sz="0" w:space="0" w:color="auto"/>
                <w:left w:val="none" w:sz="0" w:space="0" w:color="auto"/>
                <w:bottom w:val="none" w:sz="0" w:space="0" w:color="auto"/>
                <w:right w:val="none" w:sz="0" w:space="0" w:color="auto"/>
              </w:divBdr>
            </w:div>
            <w:div w:id="2117627173">
              <w:marLeft w:val="0"/>
              <w:marRight w:val="0"/>
              <w:marTop w:val="0"/>
              <w:marBottom w:val="0"/>
              <w:divBdr>
                <w:top w:val="none" w:sz="0" w:space="0" w:color="auto"/>
                <w:left w:val="none" w:sz="0" w:space="0" w:color="auto"/>
                <w:bottom w:val="none" w:sz="0" w:space="0" w:color="auto"/>
                <w:right w:val="none" w:sz="0" w:space="0" w:color="auto"/>
              </w:divBdr>
              <w:divsChild>
                <w:div w:id="1055005601">
                  <w:marLeft w:val="0"/>
                  <w:marRight w:val="0"/>
                  <w:marTop w:val="0"/>
                  <w:marBottom w:val="0"/>
                  <w:divBdr>
                    <w:top w:val="none" w:sz="0" w:space="0" w:color="auto"/>
                    <w:left w:val="none" w:sz="0" w:space="0" w:color="auto"/>
                    <w:bottom w:val="none" w:sz="0" w:space="0" w:color="auto"/>
                    <w:right w:val="none" w:sz="0" w:space="0" w:color="auto"/>
                  </w:divBdr>
                </w:div>
              </w:divsChild>
            </w:div>
            <w:div w:id="1133139695">
              <w:marLeft w:val="0"/>
              <w:marRight w:val="0"/>
              <w:marTop w:val="0"/>
              <w:marBottom w:val="0"/>
              <w:divBdr>
                <w:top w:val="none" w:sz="0" w:space="0" w:color="auto"/>
                <w:left w:val="none" w:sz="0" w:space="0" w:color="auto"/>
                <w:bottom w:val="none" w:sz="0" w:space="0" w:color="auto"/>
                <w:right w:val="none" w:sz="0" w:space="0" w:color="auto"/>
              </w:divBdr>
            </w:div>
            <w:div w:id="1653409204">
              <w:marLeft w:val="0"/>
              <w:marRight w:val="0"/>
              <w:marTop w:val="0"/>
              <w:marBottom w:val="0"/>
              <w:divBdr>
                <w:top w:val="none" w:sz="0" w:space="0" w:color="auto"/>
                <w:left w:val="none" w:sz="0" w:space="0" w:color="auto"/>
                <w:bottom w:val="none" w:sz="0" w:space="0" w:color="auto"/>
                <w:right w:val="none" w:sz="0" w:space="0" w:color="auto"/>
              </w:divBdr>
              <w:divsChild>
                <w:div w:id="1138375800">
                  <w:marLeft w:val="0"/>
                  <w:marRight w:val="0"/>
                  <w:marTop w:val="0"/>
                  <w:marBottom w:val="0"/>
                  <w:divBdr>
                    <w:top w:val="none" w:sz="0" w:space="0" w:color="auto"/>
                    <w:left w:val="none" w:sz="0" w:space="0" w:color="auto"/>
                    <w:bottom w:val="none" w:sz="0" w:space="0" w:color="auto"/>
                    <w:right w:val="none" w:sz="0" w:space="0" w:color="auto"/>
                  </w:divBdr>
                </w:div>
              </w:divsChild>
            </w:div>
            <w:div w:id="1147473646">
              <w:marLeft w:val="0"/>
              <w:marRight w:val="0"/>
              <w:marTop w:val="0"/>
              <w:marBottom w:val="0"/>
              <w:divBdr>
                <w:top w:val="none" w:sz="0" w:space="0" w:color="auto"/>
                <w:left w:val="none" w:sz="0" w:space="0" w:color="auto"/>
                <w:bottom w:val="none" w:sz="0" w:space="0" w:color="auto"/>
                <w:right w:val="none" w:sz="0" w:space="0" w:color="auto"/>
              </w:divBdr>
              <w:divsChild>
                <w:div w:id="1719747120">
                  <w:marLeft w:val="0"/>
                  <w:marRight w:val="0"/>
                  <w:marTop w:val="0"/>
                  <w:marBottom w:val="0"/>
                  <w:divBdr>
                    <w:top w:val="none" w:sz="0" w:space="0" w:color="auto"/>
                    <w:left w:val="none" w:sz="0" w:space="0" w:color="auto"/>
                    <w:bottom w:val="none" w:sz="0" w:space="0" w:color="auto"/>
                    <w:right w:val="none" w:sz="0" w:space="0" w:color="auto"/>
                  </w:divBdr>
                </w:div>
              </w:divsChild>
            </w:div>
            <w:div w:id="1224637022">
              <w:marLeft w:val="0"/>
              <w:marRight w:val="0"/>
              <w:marTop w:val="0"/>
              <w:marBottom w:val="0"/>
              <w:divBdr>
                <w:top w:val="none" w:sz="0" w:space="0" w:color="auto"/>
                <w:left w:val="none" w:sz="0" w:space="0" w:color="auto"/>
                <w:bottom w:val="none" w:sz="0" w:space="0" w:color="auto"/>
                <w:right w:val="none" w:sz="0" w:space="0" w:color="auto"/>
              </w:divBdr>
            </w:div>
            <w:div w:id="1289580221">
              <w:marLeft w:val="0"/>
              <w:marRight w:val="0"/>
              <w:marTop w:val="0"/>
              <w:marBottom w:val="0"/>
              <w:divBdr>
                <w:top w:val="none" w:sz="0" w:space="0" w:color="auto"/>
                <w:left w:val="none" w:sz="0" w:space="0" w:color="auto"/>
                <w:bottom w:val="none" w:sz="0" w:space="0" w:color="auto"/>
                <w:right w:val="none" w:sz="0" w:space="0" w:color="auto"/>
              </w:divBdr>
            </w:div>
            <w:div w:id="1316959404">
              <w:marLeft w:val="0"/>
              <w:marRight w:val="0"/>
              <w:marTop w:val="0"/>
              <w:marBottom w:val="0"/>
              <w:divBdr>
                <w:top w:val="none" w:sz="0" w:space="0" w:color="auto"/>
                <w:left w:val="none" w:sz="0" w:space="0" w:color="auto"/>
                <w:bottom w:val="none" w:sz="0" w:space="0" w:color="auto"/>
                <w:right w:val="none" w:sz="0" w:space="0" w:color="auto"/>
              </w:divBdr>
            </w:div>
            <w:div w:id="1427382753">
              <w:marLeft w:val="0"/>
              <w:marRight w:val="0"/>
              <w:marTop w:val="0"/>
              <w:marBottom w:val="0"/>
              <w:divBdr>
                <w:top w:val="none" w:sz="0" w:space="0" w:color="auto"/>
                <w:left w:val="none" w:sz="0" w:space="0" w:color="auto"/>
                <w:bottom w:val="none" w:sz="0" w:space="0" w:color="auto"/>
                <w:right w:val="none" w:sz="0" w:space="0" w:color="auto"/>
              </w:divBdr>
            </w:div>
            <w:div w:id="196831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5814">
      <w:bodyDiv w:val="1"/>
      <w:marLeft w:val="0"/>
      <w:marRight w:val="0"/>
      <w:marTop w:val="0"/>
      <w:marBottom w:val="0"/>
      <w:divBdr>
        <w:top w:val="none" w:sz="0" w:space="0" w:color="auto"/>
        <w:left w:val="none" w:sz="0" w:space="0" w:color="auto"/>
        <w:bottom w:val="none" w:sz="0" w:space="0" w:color="auto"/>
        <w:right w:val="none" w:sz="0" w:space="0" w:color="auto"/>
      </w:divBdr>
      <w:divsChild>
        <w:div w:id="1353216890">
          <w:marLeft w:val="0"/>
          <w:marRight w:val="0"/>
          <w:marTop w:val="0"/>
          <w:marBottom w:val="0"/>
          <w:divBdr>
            <w:top w:val="none" w:sz="0" w:space="0" w:color="auto"/>
            <w:left w:val="none" w:sz="0" w:space="0" w:color="auto"/>
            <w:bottom w:val="none" w:sz="0" w:space="0" w:color="auto"/>
            <w:right w:val="none" w:sz="0" w:space="0" w:color="auto"/>
          </w:divBdr>
          <w:divsChild>
            <w:div w:id="129831364">
              <w:marLeft w:val="0"/>
              <w:marRight w:val="0"/>
              <w:marTop w:val="0"/>
              <w:marBottom w:val="0"/>
              <w:divBdr>
                <w:top w:val="none" w:sz="0" w:space="0" w:color="auto"/>
                <w:left w:val="none" w:sz="0" w:space="0" w:color="auto"/>
                <w:bottom w:val="none" w:sz="0" w:space="0" w:color="auto"/>
                <w:right w:val="none" w:sz="0" w:space="0" w:color="auto"/>
              </w:divBdr>
            </w:div>
            <w:div w:id="296230718">
              <w:marLeft w:val="0"/>
              <w:marRight w:val="0"/>
              <w:marTop w:val="0"/>
              <w:marBottom w:val="0"/>
              <w:divBdr>
                <w:top w:val="none" w:sz="0" w:space="0" w:color="auto"/>
                <w:left w:val="none" w:sz="0" w:space="0" w:color="auto"/>
                <w:bottom w:val="none" w:sz="0" w:space="0" w:color="auto"/>
                <w:right w:val="none" w:sz="0" w:space="0" w:color="auto"/>
              </w:divBdr>
            </w:div>
            <w:div w:id="302200803">
              <w:marLeft w:val="0"/>
              <w:marRight w:val="0"/>
              <w:marTop w:val="0"/>
              <w:marBottom w:val="0"/>
              <w:divBdr>
                <w:top w:val="none" w:sz="0" w:space="0" w:color="auto"/>
                <w:left w:val="none" w:sz="0" w:space="0" w:color="auto"/>
                <w:bottom w:val="none" w:sz="0" w:space="0" w:color="auto"/>
                <w:right w:val="none" w:sz="0" w:space="0" w:color="auto"/>
              </w:divBdr>
            </w:div>
            <w:div w:id="350184531">
              <w:marLeft w:val="0"/>
              <w:marRight w:val="0"/>
              <w:marTop w:val="0"/>
              <w:marBottom w:val="0"/>
              <w:divBdr>
                <w:top w:val="none" w:sz="0" w:space="0" w:color="auto"/>
                <w:left w:val="none" w:sz="0" w:space="0" w:color="auto"/>
                <w:bottom w:val="none" w:sz="0" w:space="0" w:color="auto"/>
                <w:right w:val="none" w:sz="0" w:space="0" w:color="auto"/>
              </w:divBdr>
            </w:div>
            <w:div w:id="355078549">
              <w:marLeft w:val="0"/>
              <w:marRight w:val="0"/>
              <w:marTop w:val="0"/>
              <w:marBottom w:val="0"/>
              <w:divBdr>
                <w:top w:val="none" w:sz="0" w:space="0" w:color="auto"/>
                <w:left w:val="none" w:sz="0" w:space="0" w:color="auto"/>
                <w:bottom w:val="none" w:sz="0" w:space="0" w:color="auto"/>
                <w:right w:val="none" w:sz="0" w:space="0" w:color="auto"/>
              </w:divBdr>
            </w:div>
            <w:div w:id="403382750">
              <w:marLeft w:val="0"/>
              <w:marRight w:val="0"/>
              <w:marTop w:val="0"/>
              <w:marBottom w:val="0"/>
              <w:divBdr>
                <w:top w:val="none" w:sz="0" w:space="0" w:color="auto"/>
                <w:left w:val="none" w:sz="0" w:space="0" w:color="auto"/>
                <w:bottom w:val="none" w:sz="0" w:space="0" w:color="auto"/>
                <w:right w:val="none" w:sz="0" w:space="0" w:color="auto"/>
              </w:divBdr>
            </w:div>
            <w:div w:id="554313058">
              <w:marLeft w:val="0"/>
              <w:marRight w:val="0"/>
              <w:marTop w:val="0"/>
              <w:marBottom w:val="0"/>
              <w:divBdr>
                <w:top w:val="none" w:sz="0" w:space="0" w:color="auto"/>
                <w:left w:val="none" w:sz="0" w:space="0" w:color="auto"/>
                <w:bottom w:val="none" w:sz="0" w:space="0" w:color="auto"/>
                <w:right w:val="none" w:sz="0" w:space="0" w:color="auto"/>
              </w:divBdr>
            </w:div>
            <w:div w:id="573783834">
              <w:marLeft w:val="0"/>
              <w:marRight w:val="0"/>
              <w:marTop w:val="0"/>
              <w:marBottom w:val="0"/>
              <w:divBdr>
                <w:top w:val="none" w:sz="0" w:space="0" w:color="auto"/>
                <w:left w:val="none" w:sz="0" w:space="0" w:color="auto"/>
                <w:bottom w:val="none" w:sz="0" w:space="0" w:color="auto"/>
                <w:right w:val="none" w:sz="0" w:space="0" w:color="auto"/>
              </w:divBdr>
            </w:div>
            <w:div w:id="623467800">
              <w:marLeft w:val="0"/>
              <w:marRight w:val="0"/>
              <w:marTop w:val="0"/>
              <w:marBottom w:val="0"/>
              <w:divBdr>
                <w:top w:val="none" w:sz="0" w:space="0" w:color="auto"/>
                <w:left w:val="none" w:sz="0" w:space="0" w:color="auto"/>
                <w:bottom w:val="none" w:sz="0" w:space="0" w:color="auto"/>
                <w:right w:val="none" w:sz="0" w:space="0" w:color="auto"/>
              </w:divBdr>
            </w:div>
            <w:div w:id="687174706">
              <w:marLeft w:val="0"/>
              <w:marRight w:val="0"/>
              <w:marTop w:val="0"/>
              <w:marBottom w:val="0"/>
              <w:divBdr>
                <w:top w:val="none" w:sz="0" w:space="0" w:color="auto"/>
                <w:left w:val="none" w:sz="0" w:space="0" w:color="auto"/>
                <w:bottom w:val="none" w:sz="0" w:space="0" w:color="auto"/>
                <w:right w:val="none" w:sz="0" w:space="0" w:color="auto"/>
              </w:divBdr>
            </w:div>
            <w:div w:id="988289815">
              <w:marLeft w:val="0"/>
              <w:marRight w:val="0"/>
              <w:marTop w:val="0"/>
              <w:marBottom w:val="0"/>
              <w:divBdr>
                <w:top w:val="none" w:sz="0" w:space="0" w:color="auto"/>
                <w:left w:val="none" w:sz="0" w:space="0" w:color="auto"/>
                <w:bottom w:val="none" w:sz="0" w:space="0" w:color="auto"/>
                <w:right w:val="none" w:sz="0" w:space="0" w:color="auto"/>
              </w:divBdr>
            </w:div>
            <w:div w:id="1037194074">
              <w:marLeft w:val="0"/>
              <w:marRight w:val="0"/>
              <w:marTop w:val="0"/>
              <w:marBottom w:val="0"/>
              <w:divBdr>
                <w:top w:val="none" w:sz="0" w:space="0" w:color="auto"/>
                <w:left w:val="none" w:sz="0" w:space="0" w:color="auto"/>
                <w:bottom w:val="none" w:sz="0" w:space="0" w:color="auto"/>
                <w:right w:val="none" w:sz="0" w:space="0" w:color="auto"/>
              </w:divBdr>
            </w:div>
            <w:div w:id="1175194933">
              <w:marLeft w:val="0"/>
              <w:marRight w:val="0"/>
              <w:marTop w:val="0"/>
              <w:marBottom w:val="0"/>
              <w:divBdr>
                <w:top w:val="none" w:sz="0" w:space="0" w:color="auto"/>
                <w:left w:val="none" w:sz="0" w:space="0" w:color="auto"/>
                <w:bottom w:val="none" w:sz="0" w:space="0" w:color="auto"/>
                <w:right w:val="none" w:sz="0" w:space="0" w:color="auto"/>
              </w:divBdr>
            </w:div>
            <w:div w:id="1282345952">
              <w:marLeft w:val="0"/>
              <w:marRight w:val="0"/>
              <w:marTop w:val="0"/>
              <w:marBottom w:val="0"/>
              <w:divBdr>
                <w:top w:val="none" w:sz="0" w:space="0" w:color="auto"/>
                <w:left w:val="none" w:sz="0" w:space="0" w:color="auto"/>
                <w:bottom w:val="none" w:sz="0" w:space="0" w:color="auto"/>
                <w:right w:val="none" w:sz="0" w:space="0" w:color="auto"/>
              </w:divBdr>
            </w:div>
            <w:div w:id="1354696897">
              <w:marLeft w:val="0"/>
              <w:marRight w:val="0"/>
              <w:marTop w:val="0"/>
              <w:marBottom w:val="0"/>
              <w:divBdr>
                <w:top w:val="none" w:sz="0" w:space="0" w:color="auto"/>
                <w:left w:val="none" w:sz="0" w:space="0" w:color="auto"/>
                <w:bottom w:val="none" w:sz="0" w:space="0" w:color="auto"/>
                <w:right w:val="none" w:sz="0" w:space="0" w:color="auto"/>
              </w:divBdr>
            </w:div>
            <w:div w:id="1405681876">
              <w:marLeft w:val="0"/>
              <w:marRight w:val="0"/>
              <w:marTop w:val="0"/>
              <w:marBottom w:val="0"/>
              <w:divBdr>
                <w:top w:val="none" w:sz="0" w:space="0" w:color="auto"/>
                <w:left w:val="none" w:sz="0" w:space="0" w:color="auto"/>
                <w:bottom w:val="none" w:sz="0" w:space="0" w:color="auto"/>
                <w:right w:val="none" w:sz="0" w:space="0" w:color="auto"/>
              </w:divBdr>
            </w:div>
            <w:div w:id="1553619561">
              <w:marLeft w:val="0"/>
              <w:marRight w:val="0"/>
              <w:marTop w:val="0"/>
              <w:marBottom w:val="0"/>
              <w:divBdr>
                <w:top w:val="none" w:sz="0" w:space="0" w:color="auto"/>
                <w:left w:val="none" w:sz="0" w:space="0" w:color="auto"/>
                <w:bottom w:val="none" w:sz="0" w:space="0" w:color="auto"/>
                <w:right w:val="none" w:sz="0" w:space="0" w:color="auto"/>
              </w:divBdr>
            </w:div>
            <w:div w:id="1575698824">
              <w:marLeft w:val="0"/>
              <w:marRight w:val="0"/>
              <w:marTop w:val="0"/>
              <w:marBottom w:val="0"/>
              <w:divBdr>
                <w:top w:val="none" w:sz="0" w:space="0" w:color="auto"/>
                <w:left w:val="none" w:sz="0" w:space="0" w:color="auto"/>
                <w:bottom w:val="none" w:sz="0" w:space="0" w:color="auto"/>
                <w:right w:val="none" w:sz="0" w:space="0" w:color="auto"/>
              </w:divBdr>
            </w:div>
            <w:div w:id="1599604757">
              <w:marLeft w:val="0"/>
              <w:marRight w:val="0"/>
              <w:marTop w:val="0"/>
              <w:marBottom w:val="0"/>
              <w:divBdr>
                <w:top w:val="none" w:sz="0" w:space="0" w:color="auto"/>
                <w:left w:val="none" w:sz="0" w:space="0" w:color="auto"/>
                <w:bottom w:val="none" w:sz="0" w:space="0" w:color="auto"/>
                <w:right w:val="none" w:sz="0" w:space="0" w:color="auto"/>
              </w:divBdr>
            </w:div>
            <w:div w:id="1610700246">
              <w:marLeft w:val="0"/>
              <w:marRight w:val="0"/>
              <w:marTop w:val="0"/>
              <w:marBottom w:val="0"/>
              <w:divBdr>
                <w:top w:val="none" w:sz="0" w:space="0" w:color="auto"/>
                <w:left w:val="none" w:sz="0" w:space="0" w:color="auto"/>
                <w:bottom w:val="none" w:sz="0" w:space="0" w:color="auto"/>
                <w:right w:val="none" w:sz="0" w:space="0" w:color="auto"/>
              </w:divBdr>
            </w:div>
            <w:div w:id="1889100389">
              <w:marLeft w:val="0"/>
              <w:marRight w:val="0"/>
              <w:marTop w:val="0"/>
              <w:marBottom w:val="0"/>
              <w:divBdr>
                <w:top w:val="none" w:sz="0" w:space="0" w:color="auto"/>
                <w:left w:val="none" w:sz="0" w:space="0" w:color="auto"/>
                <w:bottom w:val="none" w:sz="0" w:space="0" w:color="auto"/>
                <w:right w:val="none" w:sz="0" w:space="0" w:color="auto"/>
              </w:divBdr>
            </w:div>
          </w:divsChild>
        </w:div>
        <w:div w:id="1394230286">
          <w:marLeft w:val="0"/>
          <w:marRight w:val="0"/>
          <w:marTop w:val="0"/>
          <w:marBottom w:val="0"/>
          <w:divBdr>
            <w:top w:val="none" w:sz="0" w:space="0" w:color="auto"/>
            <w:left w:val="none" w:sz="0" w:space="0" w:color="auto"/>
            <w:bottom w:val="none" w:sz="0" w:space="0" w:color="auto"/>
            <w:right w:val="none" w:sz="0" w:space="0" w:color="auto"/>
          </w:divBdr>
        </w:div>
        <w:div w:id="1623925475">
          <w:marLeft w:val="0"/>
          <w:marRight w:val="0"/>
          <w:marTop w:val="0"/>
          <w:marBottom w:val="0"/>
          <w:divBdr>
            <w:top w:val="none" w:sz="0" w:space="0" w:color="auto"/>
            <w:left w:val="none" w:sz="0" w:space="0" w:color="auto"/>
            <w:bottom w:val="none" w:sz="0" w:space="0" w:color="auto"/>
            <w:right w:val="none" w:sz="0" w:space="0" w:color="auto"/>
          </w:divBdr>
        </w:div>
        <w:div w:id="2024553455">
          <w:marLeft w:val="0"/>
          <w:marRight w:val="0"/>
          <w:marTop w:val="0"/>
          <w:marBottom w:val="0"/>
          <w:divBdr>
            <w:top w:val="none" w:sz="0" w:space="0" w:color="auto"/>
            <w:left w:val="none" w:sz="0" w:space="0" w:color="auto"/>
            <w:bottom w:val="none" w:sz="0" w:space="0" w:color="auto"/>
            <w:right w:val="none" w:sz="0" w:space="0" w:color="auto"/>
          </w:divBdr>
        </w:div>
        <w:div w:id="2050915216">
          <w:marLeft w:val="0"/>
          <w:marRight w:val="0"/>
          <w:marTop w:val="0"/>
          <w:marBottom w:val="0"/>
          <w:divBdr>
            <w:top w:val="none" w:sz="0" w:space="0" w:color="auto"/>
            <w:left w:val="none" w:sz="0" w:space="0" w:color="auto"/>
            <w:bottom w:val="none" w:sz="0" w:space="0" w:color="auto"/>
            <w:right w:val="none" w:sz="0" w:space="0" w:color="auto"/>
          </w:divBdr>
        </w:div>
      </w:divsChild>
    </w:div>
    <w:div w:id="1231114574">
      <w:bodyDiv w:val="1"/>
      <w:marLeft w:val="0"/>
      <w:marRight w:val="0"/>
      <w:marTop w:val="0"/>
      <w:marBottom w:val="0"/>
      <w:divBdr>
        <w:top w:val="none" w:sz="0" w:space="0" w:color="auto"/>
        <w:left w:val="none" w:sz="0" w:space="0" w:color="auto"/>
        <w:bottom w:val="none" w:sz="0" w:space="0" w:color="auto"/>
        <w:right w:val="none" w:sz="0" w:space="0" w:color="auto"/>
      </w:divBdr>
    </w:div>
    <w:div w:id="1246501225">
      <w:bodyDiv w:val="1"/>
      <w:marLeft w:val="0"/>
      <w:marRight w:val="0"/>
      <w:marTop w:val="0"/>
      <w:marBottom w:val="0"/>
      <w:divBdr>
        <w:top w:val="none" w:sz="0" w:space="0" w:color="auto"/>
        <w:left w:val="none" w:sz="0" w:space="0" w:color="auto"/>
        <w:bottom w:val="none" w:sz="0" w:space="0" w:color="auto"/>
        <w:right w:val="none" w:sz="0" w:space="0" w:color="auto"/>
      </w:divBdr>
    </w:div>
    <w:div w:id="1276710790">
      <w:bodyDiv w:val="1"/>
      <w:marLeft w:val="0"/>
      <w:marRight w:val="0"/>
      <w:marTop w:val="0"/>
      <w:marBottom w:val="0"/>
      <w:divBdr>
        <w:top w:val="none" w:sz="0" w:space="0" w:color="auto"/>
        <w:left w:val="none" w:sz="0" w:space="0" w:color="auto"/>
        <w:bottom w:val="none" w:sz="0" w:space="0" w:color="auto"/>
        <w:right w:val="none" w:sz="0" w:space="0" w:color="auto"/>
      </w:divBdr>
      <w:divsChild>
        <w:div w:id="788738083">
          <w:marLeft w:val="0"/>
          <w:marRight w:val="0"/>
          <w:marTop w:val="0"/>
          <w:marBottom w:val="0"/>
          <w:divBdr>
            <w:top w:val="none" w:sz="0" w:space="0" w:color="auto"/>
            <w:left w:val="none" w:sz="0" w:space="0" w:color="auto"/>
            <w:bottom w:val="none" w:sz="0" w:space="0" w:color="auto"/>
            <w:right w:val="none" w:sz="0" w:space="0" w:color="auto"/>
          </w:divBdr>
        </w:div>
      </w:divsChild>
    </w:div>
    <w:div w:id="1276712885">
      <w:bodyDiv w:val="1"/>
      <w:marLeft w:val="0"/>
      <w:marRight w:val="0"/>
      <w:marTop w:val="0"/>
      <w:marBottom w:val="0"/>
      <w:divBdr>
        <w:top w:val="none" w:sz="0" w:space="0" w:color="auto"/>
        <w:left w:val="none" w:sz="0" w:space="0" w:color="auto"/>
        <w:bottom w:val="none" w:sz="0" w:space="0" w:color="auto"/>
        <w:right w:val="none" w:sz="0" w:space="0" w:color="auto"/>
      </w:divBdr>
    </w:div>
    <w:div w:id="1281495666">
      <w:bodyDiv w:val="1"/>
      <w:marLeft w:val="0"/>
      <w:marRight w:val="0"/>
      <w:marTop w:val="0"/>
      <w:marBottom w:val="0"/>
      <w:divBdr>
        <w:top w:val="none" w:sz="0" w:space="0" w:color="auto"/>
        <w:left w:val="none" w:sz="0" w:space="0" w:color="auto"/>
        <w:bottom w:val="none" w:sz="0" w:space="0" w:color="auto"/>
        <w:right w:val="none" w:sz="0" w:space="0" w:color="auto"/>
      </w:divBdr>
    </w:div>
    <w:div w:id="1292521123">
      <w:bodyDiv w:val="1"/>
      <w:marLeft w:val="0"/>
      <w:marRight w:val="0"/>
      <w:marTop w:val="0"/>
      <w:marBottom w:val="0"/>
      <w:divBdr>
        <w:top w:val="none" w:sz="0" w:space="0" w:color="auto"/>
        <w:left w:val="none" w:sz="0" w:space="0" w:color="auto"/>
        <w:bottom w:val="none" w:sz="0" w:space="0" w:color="auto"/>
        <w:right w:val="none" w:sz="0" w:space="0" w:color="auto"/>
      </w:divBdr>
      <w:divsChild>
        <w:div w:id="239368637">
          <w:marLeft w:val="0"/>
          <w:marRight w:val="0"/>
          <w:marTop w:val="0"/>
          <w:marBottom w:val="0"/>
          <w:divBdr>
            <w:top w:val="none" w:sz="0" w:space="0" w:color="auto"/>
            <w:left w:val="none" w:sz="0" w:space="0" w:color="auto"/>
            <w:bottom w:val="none" w:sz="0" w:space="0" w:color="auto"/>
            <w:right w:val="none" w:sz="0" w:space="0" w:color="auto"/>
          </w:divBdr>
        </w:div>
        <w:div w:id="341903778">
          <w:marLeft w:val="0"/>
          <w:marRight w:val="0"/>
          <w:marTop w:val="0"/>
          <w:marBottom w:val="0"/>
          <w:divBdr>
            <w:top w:val="none" w:sz="0" w:space="0" w:color="auto"/>
            <w:left w:val="none" w:sz="0" w:space="0" w:color="auto"/>
            <w:bottom w:val="none" w:sz="0" w:space="0" w:color="auto"/>
            <w:right w:val="none" w:sz="0" w:space="0" w:color="auto"/>
          </w:divBdr>
        </w:div>
        <w:div w:id="505944198">
          <w:marLeft w:val="0"/>
          <w:marRight w:val="0"/>
          <w:marTop w:val="0"/>
          <w:marBottom w:val="0"/>
          <w:divBdr>
            <w:top w:val="none" w:sz="0" w:space="0" w:color="auto"/>
            <w:left w:val="none" w:sz="0" w:space="0" w:color="auto"/>
            <w:bottom w:val="none" w:sz="0" w:space="0" w:color="auto"/>
            <w:right w:val="none" w:sz="0" w:space="0" w:color="auto"/>
          </w:divBdr>
        </w:div>
        <w:div w:id="1317800265">
          <w:marLeft w:val="0"/>
          <w:marRight w:val="0"/>
          <w:marTop w:val="0"/>
          <w:marBottom w:val="0"/>
          <w:divBdr>
            <w:top w:val="none" w:sz="0" w:space="0" w:color="auto"/>
            <w:left w:val="none" w:sz="0" w:space="0" w:color="auto"/>
            <w:bottom w:val="none" w:sz="0" w:space="0" w:color="auto"/>
            <w:right w:val="none" w:sz="0" w:space="0" w:color="auto"/>
          </w:divBdr>
        </w:div>
        <w:div w:id="1538158507">
          <w:marLeft w:val="0"/>
          <w:marRight w:val="0"/>
          <w:marTop w:val="0"/>
          <w:marBottom w:val="0"/>
          <w:divBdr>
            <w:top w:val="none" w:sz="0" w:space="0" w:color="auto"/>
            <w:left w:val="none" w:sz="0" w:space="0" w:color="auto"/>
            <w:bottom w:val="none" w:sz="0" w:space="0" w:color="auto"/>
            <w:right w:val="none" w:sz="0" w:space="0" w:color="auto"/>
          </w:divBdr>
        </w:div>
        <w:div w:id="1630672890">
          <w:marLeft w:val="0"/>
          <w:marRight w:val="0"/>
          <w:marTop w:val="0"/>
          <w:marBottom w:val="0"/>
          <w:divBdr>
            <w:top w:val="none" w:sz="0" w:space="0" w:color="auto"/>
            <w:left w:val="none" w:sz="0" w:space="0" w:color="auto"/>
            <w:bottom w:val="none" w:sz="0" w:space="0" w:color="auto"/>
            <w:right w:val="none" w:sz="0" w:space="0" w:color="auto"/>
          </w:divBdr>
        </w:div>
        <w:div w:id="1663243064">
          <w:marLeft w:val="0"/>
          <w:marRight w:val="0"/>
          <w:marTop w:val="0"/>
          <w:marBottom w:val="0"/>
          <w:divBdr>
            <w:top w:val="none" w:sz="0" w:space="0" w:color="auto"/>
            <w:left w:val="none" w:sz="0" w:space="0" w:color="auto"/>
            <w:bottom w:val="none" w:sz="0" w:space="0" w:color="auto"/>
            <w:right w:val="none" w:sz="0" w:space="0" w:color="auto"/>
          </w:divBdr>
        </w:div>
        <w:div w:id="1877310578">
          <w:marLeft w:val="0"/>
          <w:marRight w:val="0"/>
          <w:marTop w:val="0"/>
          <w:marBottom w:val="0"/>
          <w:divBdr>
            <w:top w:val="none" w:sz="0" w:space="0" w:color="auto"/>
            <w:left w:val="none" w:sz="0" w:space="0" w:color="auto"/>
            <w:bottom w:val="none" w:sz="0" w:space="0" w:color="auto"/>
            <w:right w:val="none" w:sz="0" w:space="0" w:color="auto"/>
          </w:divBdr>
        </w:div>
      </w:divsChild>
    </w:div>
    <w:div w:id="1299410321">
      <w:bodyDiv w:val="1"/>
      <w:marLeft w:val="0"/>
      <w:marRight w:val="0"/>
      <w:marTop w:val="0"/>
      <w:marBottom w:val="0"/>
      <w:divBdr>
        <w:top w:val="none" w:sz="0" w:space="0" w:color="auto"/>
        <w:left w:val="none" w:sz="0" w:space="0" w:color="auto"/>
        <w:bottom w:val="none" w:sz="0" w:space="0" w:color="auto"/>
        <w:right w:val="none" w:sz="0" w:space="0" w:color="auto"/>
      </w:divBdr>
    </w:div>
    <w:div w:id="1301839806">
      <w:bodyDiv w:val="1"/>
      <w:marLeft w:val="0"/>
      <w:marRight w:val="0"/>
      <w:marTop w:val="0"/>
      <w:marBottom w:val="0"/>
      <w:divBdr>
        <w:top w:val="none" w:sz="0" w:space="0" w:color="auto"/>
        <w:left w:val="none" w:sz="0" w:space="0" w:color="auto"/>
        <w:bottom w:val="none" w:sz="0" w:space="0" w:color="auto"/>
        <w:right w:val="none" w:sz="0" w:space="0" w:color="auto"/>
      </w:divBdr>
    </w:div>
    <w:div w:id="1310675679">
      <w:bodyDiv w:val="1"/>
      <w:marLeft w:val="0"/>
      <w:marRight w:val="0"/>
      <w:marTop w:val="0"/>
      <w:marBottom w:val="0"/>
      <w:divBdr>
        <w:top w:val="none" w:sz="0" w:space="0" w:color="auto"/>
        <w:left w:val="none" w:sz="0" w:space="0" w:color="auto"/>
        <w:bottom w:val="none" w:sz="0" w:space="0" w:color="auto"/>
        <w:right w:val="none" w:sz="0" w:space="0" w:color="auto"/>
      </w:divBdr>
      <w:divsChild>
        <w:div w:id="5249301">
          <w:marLeft w:val="0"/>
          <w:marRight w:val="0"/>
          <w:marTop w:val="0"/>
          <w:marBottom w:val="0"/>
          <w:divBdr>
            <w:top w:val="none" w:sz="0" w:space="0" w:color="auto"/>
            <w:left w:val="none" w:sz="0" w:space="0" w:color="auto"/>
            <w:bottom w:val="none" w:sz="0" w:space="0" w:color="auto"/>
            <w:right w:val="none" w:sz="0" w:space="0" w:color="auto"/>
          </w:divBdr>
        </w:div>
        <w:div w:id="189605943">
          <w:marLeft w:val="0"/>
          <w:marRight w:val="0"/>
          <w:marTop w:val="0"/>
          <w:marBottom w:val="0"/>
          <w:divBdr>
            <w:top w:val="none" w:sz="0" w:space="0" w:color="auto"/>
            <w:left w:val="none" w:sz="0" w:space="0" w:color="auto"/>
            <w:bottom w:val="none" w:sz="0" w:space="0" w:color="auto"/>
            <w:right w:val="none" w:sz="0" w:space="0" w:color="auto"/>
          </w:divBdr>
        </w:div>
        <w:div w:id="476387141">
          <w:marLeft w:val="0"/>
          <w:marRight w:val="0"/>
          <w:marTop w:val="0"/>
          <w:marBottom w:val="0"/>
          <w:divBdr>
            <w:top w:val="none" w:sz="0" w:space="0" w:color="auto"/>
            <w:left w:val="none" w:sz="0" w:space="0" w:color="auto"/>
            <w:bottom w:val="none" w:sz="0" w:space="0" w:color="auto"/>
            <w:right w:val="none" w:sz="0" w:space="0" w:color="auto"/>
          </w:divBdr>
        </w:div>
        <w:div w:id="848177095">
          <w:marLeft w:val="0"/>
          <w:marRight w:val="0"/>
          <w:marTop w:val="0"/>
          <w:marBottom w:val="0"/>
          <w:divBdr>
            <w:top w:val="none" w:sz="0" w:space="0" w:color="auto"/>
            <w:left w:val="none" w:sz="0" w:space="0" w:color="auto"/>
            <w:bottom w:val="none" w:sz="0" w:space="0" w:color="auto"/>
            <w:right w:val="none" w:sz="0" w:space="0" w:color="auto"/>
          </w:divBdr>
        </w:div>
        <w:div w:id="1104886114">
          <w:marLeft w:val="0"/>
          <w:marRight w:val="0"/>
          <w:marTop w:val="0"/>
          <w:marBottom w:val="0"/>
          <w:divBdr>
            <w:top w:val="none" w:sz="0" w:space="0" w:color="auto"/>
            <w:left w:val="none" w:sz="0" w:space="0" w:color="auto"/>
            <w:bottom w:val="none" w:sz="0" w:space="0" w:color="auto"/>
            <w:right w:val="none" w:sz="0" w:space="0" w:color="auto"/>
          </w:divBdr>
        </w:div>
        <w:div w:id="1432629287">
          <w:marLeft w:val="0"/>
          <w:marRight w:val="0"/>
          <w:marTop w:val="0"/>
          <w:marBottom w:val="0"/>
          <w:divBdr>
            <w:top w:val="none" w:sz="0" w:space="0" w:color="auto"/>
            <w:left w:val="none" w:sz="0" w:space="0" w:color="auto"/>
            <w:bottom w:val="none" w:sz="0" w:space="0" w:color="auto"/>
            <w:right w:val="none" w:sz="0" w:space="0" w:color="auto"/>
          </w:divBdr>
        </w:div>
        <w:div w:id="1481575370">
          <w:marLeft w:val="0"/>
          <w:marRight w:val="0"/>
          <w:marTop w:val="0"/>
          <w:marBottom w:val="0"/>
          <w:divBdr>
            <w:top w:val="none" w:sz="0" w:space="0" w:color="auto"/>
            <w:left w:val="none" w:sz="0" w:space="0" w:color="auto"/>
            <w:bottom w:val="none" w:sz="0" w:space="0" w:color="auto"/>
            <w:right w:val="none" w:sz="0" w:space="0" w:color="auto"/>
          </w:divBdr>
        </w:div>
        <w:div w:id="1589534432">
          <w:marLeft w:val="0"/>
          <w:marRight w:val="0"/>
          <w:marTop w:val="0"/>
          <w:marBottom w:val="0"/>
          <w:divBdr>
            <w:top w:val="none" w:sz="0" w:space="0" w:color="auto"/>
            <w:left w:val="none" w:sz="0" w:space="0" w:color="auto"/>
            <w:bottom w:val="none" w:sz="0" w:space="0" w:color="auto"/>
            <w:right w:val="none" w:sz="0" w:space="0" w:color="auto"/>
          </w:divBdr>
        </w:div>
        <w:div w:id="1751393121">
          <w:marLeft w:val="0"/>
          <w:marRight w:val="0"/>
          <w:marTop w:val="0"/>
          <w:marBottom w:val="0"/>
          <w:divBdr>
            <w:top w:val="none" w:sz="0" w:space="0" w:color="auto"/>
            <w:left w:val="none" w:sz="0" w:space="0" w:color="auto"/>
            <w:bottom w:val="none" w:sz="0" w:space="0" w:color="auto"/>
            <w:right w:val="none" w:sz="0" w:space="0" w:color="auto"/>
          </w:divBdr>
        </w:div>
        <w:div w:id="1787693964">
          <w:marLeft w:val="0"/>
          <w:marRight w:val="0"/>
          <w:marTop w:val="0"/>
          <w:marBottom w:val="0"/>
          <w:divBdr>
            <w:top w:val="none" w:sz="0" w:space="0" w:color="auto"/>
            <w:left w:val="none" w:sz="0" w:space="0" w:color="auto"/>
            <w:bottom w:val="none" w:sz="0" w:space="0" w:color="auto"/>
            <w:right w:val="none" w:sz="0" w:space="0" w:color="auto"/>
          </w:divBdr>
        </w:div>
      </w:divsChild>
    </w:div>
    <w:div w:id="1310861120">
      <w:bodyDiv w:val="1"/>
      <w:marLeft w:val="0"/>
      <w:marRight w:val="0"/>
      <w:marTop w:val="0"/>
      <w:marBottom w:val="0"/>
      <w:divBdr>
        <w:top w:val="none" w:sz="0" w:space="0" w:color="auto"/>
        <w:left w:val="none" w:sz="0" w:space="0" w:color="auto"/>
        <w:bottom w:val="none" w:sz="0" w:space="0" w:color="auto"/>
        <w:right w:val="none" w:sz="0" w:space="0" w:color="auto"/>
      </w:divBdr>
    </w:div>
    <w:div w:id="1324351617">
      <w:bodyDiv w:val="1"/>
      <w:marLeft w:val="0"/>
      <w:marRight w:val="0"/>
      <w:marTop w:val="0"/>
      <w:marBottom w:val="0"/>
      <w:divBdr>
        <w:top w:val="none" w:sz="0" w:space="0" w:color="auto"/>
        <w:left w:val="none" w:sz="0" w:space="0" w:color="auto"/>
        <w:bottom w:val="none" w:sz="0" w:space="0" w:color="auto"/>
        <w:right w:val="none" w:sz="0" w:space="0" w:color="auto"/>
      </w:divBdr>
    </w:div>
    <w:div w:id="1337466506">
      <w:bodyDiv w:val="1"/>
      <w:marLeft w:val="0"/>
      <w:marRight w:val="0"/>
      <w:marTop w:val="0"/>
      <w:marBottom w:val="0"/>
      <w:divBdr>
        <w:top w:val="none" w:sz="0" w:space="0" w:color="auto"/>
        <w:left w:val="none" w:sz="0" w:space="0" w:color="auto"/>
        <w:bottom w:val="none" w:sz="0" w:space="0" w:color="auto"/>
        <w:right w:val="none" w:sz="0" w:space="0" w:color="auto"/>
      </w:divBdr>
    </w:div>
    <w:div w:id="1346401772">
      <w:bodyDiv w:val="1"/>
      <w:marLeft w:val="0"/>
      <w:marRight w:val="0"/>
      <w:marTop w:val="0"/>
      <w:marBottom w:val="0"/>
      <w:divBdr>
        <w:top w:val="none" w:sz="0" w:space="0" w:color="auto"/>
        <w:left w:val="none" w:sz="0" w:space="0" w:color="auto"/>
        <w:bottom w:val="none" w:sz="0" w:space="0" w:color="auto"/>
        <w:right w:val="none" w:sz="0" w:space="0" w:color="auto"/>
      </w:divBdr>
    </w:div>
    <w:div w:id="1346595202">
      <w:bodyDiv w:val="1"/>
      <w:marLeft w:val="0"/>
      <w:marRight w:val="0"/>
      <w:marTop w:val="0"/>
      <w:marBottom w:val="0"/>
      <w:divBdr>
        <w:top w:val="none" w:sz="0" w:space="0" w:color="auto"/>
        <w:left w:val="none" w:sz="0" w:space="0" w:color="auto"/>
        <w:bottom w:val="none" w:sz="0" w:space="0" w:color="auto"/>
        <w:right w:val="none" w:sz="0" w:space="0" w:color="auto"/>
      </w:divBdr>
    </w:div>
    <w:div w:id="1347826708">
      <w:bodyDiv w:val="1"/>
      <w:marLeft w:val="0"/>
      <w:marRight w:val="0"/>
      <w:marTop w:val="0"/>
      <w:marBottom w:val="0"/>
      <w:divBdr>
        <w:top w:val="none" w:sz="0" w:space="0" w:color="auto"/>
        <w:left w:val="none" w:sz="0" w:space="0" w:color="auto"/>
        <w:bottom w:val="none" w:sz="0" w:space="0" w:color="auto"/>
        <w:right w:val="none" w:sz="0" w:space="0" w:color="auto"/>
      </w:divBdr>
    </w:div>
    <w:div w:id="1348141844">
      <w:bodyDiv w:val="1"/>
      <w:marLeft w:val="0"/>
      <w:marRight w:val="0"/>
      <w:marTop w:val="0"/>
      <w:marBottom w:val="0"/>
      <w:divBdr>
        <w:top w:val="none" w:sz="0" w:space="0" w:color="auto"/>
        <w:left w:val="none" w:sz="0" w:space="0" w:color="auto"/>
        <w:bottom w:val="none" w:sz="0" w:space="0" w:color="auto"/>
        <w:right w:val="none" w:sz="0" w:space="0" w:color="auto"/>
      </w:divBdr>
    </w:div>
    <w:div w:id="1352608284">
      <w:bodyDiv w:val="1"/>
      <w:marLeft w:val="0"/>
      <w:marRight w:val="0"/>
      <w:marTop w:val="0"/>
      <w:marBottom w:val="0"/>
      <w:divBdr>
        <w:top w:val="none" w:sz="0" w:space="0" w:color="auto"/>
        <w:left w:val="none" w:sz="0" w:space="0" w:color="auto"/>
        <w:bottom w:val="none" w:sz="0" w:space="0" w:color="auto"/>
        <w:right w:val="none" w:sz="0" w:space="0" w:color="auto"/>
      </w:divBdr>
    </w:div>
    <w:div w:id="1355039991">
      <w:bodyDiv w:val="1"/>
      <w:marLeft w:val="0"/>
      <w:marRight w:val="0"/>
      <w:marTop w:val="0"/>
      <w:marBottom w:val="0"/>
      <w:divBdr>
        <w:top w:val="none" w:sz="0" w:space="0" w:color="auto"/>
        <w:left w:val="none" w:sz="0" w:space="0" w:color="auto"/>
        <w:bottom w:val="none" w:sz="0" w:space="0" w:color="auto"/>
        <w:right w:val="none" w:sz="0" w:space="0" w:color="auto"/>
      </w:divBdr>
    </w:div>
    <w:div w:id="1356228116">
      <w:bodyDiv w:val="1"/>
      <w:marLeft w:val="0"/>
      <w:marRight w:val="0"/>
      <w:marTop w:val="0"/>
      <w:marBottom w:val="0"/>
      <w:divBdr>
        <w:top w:val="none" w:sz="0" w:space="0" w:color="auto"/>
        <w:left w:val="none" w:sz="0" w:space="0" w:color="auto"/>
        <w:bottom w:val="none" w:sz="0" w:space="0" w:color="auto"/>
        <w:right w:val="none" w:sz="0" w:space="0" w:color="auto"/>
      </w:divBdr>
    </w:div>
    <w:div w:id="1357148541">
      <w:bodyDiv w:val="1"/>
      <w:marLeft w:val="0"/>
      <w:marRight w:val="0"/>
      <w:marTop w:val="0"/>
      <w:marBottom w:val="0"/>
      <w:divBdr>
        <w:top w:val="none" w:sz="0" w:space="0" w:color="auto"/>
        <w:left w:val="none" w:sz="0" w:space="0" w:color="auto"/>
        <w:bottom w:val="none" w:sz="0" w:space="0" w:color="auto"/>
        <w:right w:val="none" w:sz="0" w:space="0" w:color="auto"/>
      </w:divBdr>
    </w:div>
    <w:div w:id="1357659278">
      <w:bodyDiv w:val="1"/>
      <w:marLeft w:val="0"/>
      <w:marRight w:val="0"/>
      <w:marTop w:val="0"/>
      <w:marBottom w:val="0"/>
      <w:divBdr>
        <w:top w:val="none" w:sz="0" w:space="0" w:color="auto"/>
        <w:left w:val="none" w:sz="0" w:space="0" w:color="auto"/>
        <w:bottom w:val="none" w:sz="0" w:space="0" w:color="auto"/>
        <w:right w:val="none" w:sz="0" w:space="0" w:color="auto"/>
      </w:divBdr>
      <w:divsChild>
        <w:div w:id="2092122359">
          <w:marLeft w:val="0"/>
          <w:marRight w:val="0"/>
          <w:marTop w:val="0"/>
          <w:marBottom w:val="0"/>
          <w:divBdr>
            <w:top w:val="none" w:sz="0" w:space="0" w:color="auto"/>
            <w:left w:val="none" w:sz="0" w:space="0" w:color="auto"/>
            <w:bottom w:val="none" w:sz="0" w:space="0" w:color="auto"/>
            <w:right w:val="none" w:sz="0" w:space="0" w:color="auto"/>
          </w:divBdr>
          <w:divsChild>
            <w:div w:id="250703559">
              <w:marLeft w:val="0"/>
              <w:marRight w:val="0"/>
              <w:marTop w:val="0"/>
              <w:marBottom w:val="0"/>
              <w:divBdr>
                <w:top w:val="none" w:sz="0" w:space="0" w:color="auto"/>
                <w:left w:val="none" w:sz="0" w:space="0" w:color="auto"/>
                <w:bottom w:val="none" w:sz="0" w:space="0" w:color="auto"/>
                <w:right w:val="none" w:sz="0" w:space="0" w:color="auto"/>
              </w:divBdr>
            </w:div>
            <w:div w:id="686908398">
              <w:marLeft w:val="0"/>
              <w:marRight w:val="0"/>
              <w:marTop w:val="0"/>
              <w:marBottom w:val="0"/>
              <w:divBdr>
                <w:top w:val="none" w:sz="0" w:space="0" w:color="auto"/>
                <w:left w:val="none" w:sz="0" w:space="0" w:color="auto"/>
                <w:bottom w:val="none" w:sz="0" w:space="0" w:color="auto"/>
                <w:right w:val="none" w:sz="0" w:space="0" w:color="auto"/>
              </w:divBdr>
            </w:div>
            <w:div w:id="939215519">
              <w:marLeft w:val="0"/>
              <w:marRight w:val="0"/>
              <w:marTop w:val="0"/>
              <w:marBottom w:val="0"/>
              <w:divBdr>
                <w:top w:val="none" w:sz="0" w:space="0" w:color="auto"/>
                <w:left w:val="none" w:sz="0" w:space="0" w:color="auto"/>
                <w:bottom w:val="none" w:sz="0" w:space="0" w:color="auto"/>
                <w:right w:val="none" w:sz="0" w:space="0" w:color="auto"/>
              </w:divBdr>
            </w:div>
            <w:div w:id="991640872">
              <w:marLeft w:val="0"/>
              <w:marRight w:val="0"/>
              <w:marTop w:val="0"/>
              <w:marBottom w:val="0"/>
              <w:divBdr>
                <w:top w:val="none" w:sz="0" w:space="0" w:color="auto"/>
                <w:left w:val="none" w:sz="0" w:space="0" w:color="auto"/>
                <w:bottom w:val="none" w:sz="0" w:space="0" w:color="auto"/>
                <w:right w:val="none" w:sz="0" w:space="0" w:color="auto"/>
              </w:divBdr>
            </w:div>
            <w:div w:id="1167359702">
              <w:marLeft w:val="0"/>
              <w:marRight w:val="0"/>
              <w:marTop w:val="0"/>
              <w:marBottom w:val="0"/>
              <w:divBdr>
                <w:top w:val="none" w:sz="0" w:space="0" w:color="auto"/>
                <w:left w:val="none" w:sz="0" w:space="0" w:color="auto"/>
                <w:bottom w:val="none" w:sz="0" w:space="0" w:color="auto"/>
                <w:right w:val="none" w:sz="0" w:space="0" w:color="auto"/>
              </w:divBdr>
            </w:div>
            <w:div w:id="1243954935">
              <w:marLeft w:val="0"/>
              <w:marRight w:val="0"/>
              <w:marTop w:val="0"/>
              <w:marBottom w:val="0"/>
              <w:divBdr>
                <w:top w:val="none" w:sz="0" w:space="0" w:color="auto"/>
                <w:left w:val="none" w:sz="0" w:space="0" w:color="auto"/>
                <w:bottom w:val="none" w:sz="0" w:space="0" w:color="auto"/>
                <w:right w:val="none" w:sz="0" w:space="0" w:color="auto"/>
              </w:divBdr>
            </w:div>
            <w:div w:id="1592470616">
              <w:marLeft w:val="0"/>
              <w:marRight w:val="0"/>
              <w:marTop w:val="0"/>
              <w:marBottom w:val="0"/>
              <w:divBdr>
                <w:top w:val="none" w:sz="0" w:space="0" w:color="auto"/>
                <w:left w:val="none" w:sz="0" w:space="0" w:color="auto"/>
                <w:bottom w:val="none" w:sz="0" w:space="0" w:color="auto"/>
                <w:right w:val="none" w:sz="0" w:space="0" w:color="auto"/>
              </w:divBdr>
            </w:div>
            <w:div w:id="1678264975">
              <w:marLeft w:val="0"/>
              <w:marRight w:val="0"/>
              <w:marTop w:val="0"/>
              <w:marBottom w:val="0"/>
              <w:divBdr>
                <w:top w:val="none" w:sz="0" w:space="0" w:color="auto"/>
                <w:left w:val="none" w:sz="0" w:space="0" w:color="auto"/>
                <w:bottom w:val="none" w:sz="0" w:space="0" w:color="auto"/>
                <w:right w:val="none" w:sz="0" w:space="0" w:color="auto"/>
              </w:divBdr>
            </w:div>
            <w:div w:id="1688868427">
              <w:marLeft w:val="0"/>
              <w:marRight w:val="0"/>
              <w:marTop w:val="0"/>
              <w:marBottom w:val="0"/>
              <w:divBdr>
                <w:top w:val="none" w:sz="0" w:space="0" w:color="auto"/>
                <w:left w:val="none" w:sz="0" w:space="0" w:color="auto"/>
                <w:bottom w:val="none" w:sz="0" w:space="0" w:color="auto"/>
                <w:right w:val="none" w:sz="0" w:space="0" w:color="auto"/>
              </w:divBdr>
            </w:div>
            <w:div w:id="18830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3767">
      <w:bodyDiv w:val="1"/>
      <w:marLeft w:val="0"/>
      <w:marRight w:val="0"/>
      <w:marTop w:val="0"/>
      <w:marBottom w:val="0"/>
      <w:divBdr>
        <w:top w:val="none" w:sz="0" w:space="0" w:color="auto"/>
        <w:left w:val="none" w:sz="0" w:space="0" w:color="auto"/>
        <w:bottom w:val="none" w:sz="0" w:space="0" w:color="auto"/>
        <w:right w:val="none" w:sz="0" w:space="0" w:color="auto"/>
      </w:divBdr>
      <w:divsChild>
        <w:div w:id="1656252122">
          <w:marLeft w:val="0"/>
          <w:marRight w:val="0"/>
          <w:marTop w:val="0"/>
          <w:marBottom w:val="0"/>
          <w:divBdr>
            <w:top w:val="none" w:sz="0" w:space="0" w:color="auto"/>
            <w:left w:val="none" w:sz="0" w:space="0" w:color="auto"/>
            <w:bottom w:val="none" w:sz="0" w:space="0" w:color="auto"/>
            <w:right w:val="none" w:sz="0" w:space="0" w:color="auto"/>
          </w:divBdr>
        </w:div>
      </w:divsChild>
    </w:div>
    <w:div w:id="1382439181">
      <w:bodyDiv w:val="1"/>
      <w:marLeft w:val="0"/>
      <w:marRight w:val="0"/>
      <w:marTop w:val="0"/>
      <w:marBottom w:val="0"/>
      <w:divBdr>
        <w:top w:val="none" w:sz="0" w:space="0" w:color="auto"/>
        <w:left w:val="none" w:sz="0" w:space="0" w:color="auto"/>
        <w:bottom w:val="none" w:sz="0" w:space="0" w:color="auto"/>
        <w:right w:val="none" w:sz="0" w:space="0" w:color="auto"/>
      </w:divBdr>
    </w:div>
    <w:div w:id="1382946615">
      <w:bodyDiv w:val="1"/>
      <w:marLeft w:val="0"/>
      <w:marRight w:val="0"/>
      <w:marTop w:val="0"/>
      <w:marBottom w:val="0"/>
      <w:divBdr>
        <w:top w:val="none" w:sz="0" w:space="0" w:color="auto"/>
        <w:left w:val="none" w:sz="0" w:space="0" w:color="auto"/>
        <w:bottom w:val="none" w:sz="0" w:space="0" w:color="auto"/>
        <w:right w:val="none" w:sz="0" w:space="0" w:color="auto"/>
      </w:divBdr>
    </w:div>
    <w:div w:id="1384134595">
      <w:bodyDiv w:val="1"/>
      <w:marLeft w:val="0"/>
      <w:marRight w:val="0"/>
      <w:marTop w:val="0"/>
      <w:marBottom w:val="0"/>
      <w:divBdr>
        <w:top w:val="none" w:sz="0" w:space="0" w:color="auto"/>
        <w:left w:val="none" w:sz="0" w:space="0" w:color="auto"/>
        <w:bottom w:val="none" w:sz="0" w:space="0" w:color="auto"/>
        <w:right w:val="none" w:sz="0" w:space="0" w:color="auto"/>
      </w:divBdr>
    </w:div>
    <w:div w:id="1394738836">
      <w:bodyDiv w:val="1"/>
      <w:marLeft w:val="0"/>
      <w:marRight w:val="0"/>
      <w:marTop w:val="0"/>
      <w:marBottom w:val="0"/>
      <w:divBdr>
        <w:top w:val="none" w:sz="0" w:space="0" w:color="auto"/>
        <w:left w:val="none" w:sz="0" w:space="0" w:color="auto"/>
        <w:bottom w:val="none" w:sz="0" w:space="0" w:color="auto"/>
        <w:right w:val="none" w:sz="0" w:space="0" w:color="auto"/>
      </w:divBdr>
    </w:div>
    <w:div w:id="1394816400">
      <w:bodyDiv w:val="1"/>
      <w:marLeft w:val="0"/>
      <w:marRight w:val="0"/>
      <w:marTop w:val="0"/>
      <w:marBottom w:val="0"/>
      <w:divBdr>
        <w:top w:val="none" w:sz="0" w:space="0" w:color="auto"/>
        <w:left w:val="none" w:sz="0" w:space="0" w:color="auto"/>
        <w:bottom w:val="none" w:sz="0" w:space="0" w:color="auto"/>
        <w:right w:val="none" w:sz="0" w:space="0" w:color="auto"/>
      </w:divBdr>
    </w:div>
    <w:div w:id="1402633741">
      <w:bodyDiv w:val="1"/>
      <w:marLeft w:val="0"/>
      <w:marRight w:val="0"/>
      <w:marTop w:val="0"/>
      <w:marBottom w:val="0"/>
      <w:divBdr>
        <w:top w:val="none" w:sz="0" w:space="0" w:color="auto"/>
        <w:left w:val="none" w:sz="0" w:space="0" w:color="auto"/>
        <w:bottom w:val="none" w:sz="0" w:space="0" w:color="auto"/>
        <w:right w:val="none" w:sz="0" w:space="0" w:color="auto"/>
      </w:divBdr>
      <w:divsChild>
        <w:div w:id="1003316610">
          <w:marLeft w:val="0"/>
          <w:marRight w:val="0"/>
          <w:marTop w:val="0"/>
          <w:marBottom w:val="0"/>
          <w:divBdr>
            <w:top w:val="none" w:sz="0" w:space="0" w:color="auto"/>
            <w:left w:val="none" w:sz="0" w:space="0" w:color="auto"/>
            <w:bottom w:val="none" w:sz="0" w:space="0" w:color="auto"/>
            <w:right w:val="none" w:sz="0" w:space="0" w:color="auto"/>
          </w:divBdr>
          <w:divsChild>
            <w:div w:id="224142451">
              <w:marLeft w:val="0"/>
              <w:marRight w:val="0"/>
              <w:marTop w:val="0"/>
              <w:marBottom w:val="0"/>
              <w:divBdr>
                <w:top w:val="none" w:sz="0" w:space="0" w:color="auto"/>
                <w:left w:val="none" w:sz="0" w:space="0" w:color="auto"/>
                <w:bottom w:val="none" w:sz="0" w:space="0" w:color="auto"/>
                <w:right w:val="none" w:sz="0" w:space="0" w:color="auto"/>
              </w:divBdr>
            </w:div>
            <w:div w:id="1467894734">
              <w:marLeft w:val="0"/>
              <w:marRight w:val="0"/>
              <w:marTop w:val="0"/>
              <w:marBottom w:val="0"/>
              <w:divBdr>
                <w:top w:val="none" w:sz="0" w:space="0" w:color="auto"/>
                <w:left w:val="none" w:sz="0" w:space="0" w:color="auto"/>
                <w:bottom w:val="none" w:sz="0" w:space="0" w:color="auto"/>
                <w:right w:val="none" w:sz="0" w:space="0" w:color="auto"/>
              </w:divBdr>
            </w:div>
          </w:divsChild>
        </w:div>
        <w:div w:id="550773619">
          <w:marLeft w:val="0"/>
          <w:marRight w:val="0"/>
          <w:marTop w:val="0"/>
          <w:marBottom w:val="0"/>
          <w:divBdr>
            <w:top w:val="none" w:sz="0" w:space="0" w:color="auto"/>
            <w:left w:val="none" w:sz="0" w:space="0" w:color="auto"/>
            <w:bottom w:val="none" w:sz="0" w:space="0" w:color="auto"/>
            <w:right w:val="none" w:sz="0" w:space="0" w:color="auto"/>
          </w:divBdr>
        </w:div>
        <w:div w:id="1887595588">
          <w:marLeft w:val="0"/>
          <w:marRight w:val="0"/>
          <w:marTop w:val="0"/>
          <w:marBottom w:val="0"/>
          <w:divBdr>
            <w:top w:val="none" w:sz="0" w:space="0" w:color="auto"/>
            <w:left w:val="none" w:sz="0" w:space="0" w:color="auto"/>
            <w:bottom w:val="none" w:sz="0" w:space="0" w:color="auto"/>
            <w:right w:val="none" w:sz="0" w:space="0" w:color="auto"/>
          </w:divBdr>
          <w:divsChild>
            <w:div w:id="1891457307">
              <w:marLeft w:val="0"/>
              <w:marRight w:val="0"/>
              <w:marTop w:val="0"/>
              <w:marBottom w:val="0"/>
              <w:divBdr>
                <w:top w:val="none" w:sz="0" w:space="0" w:color="auto"/>
                <w:left w:val="none" w:sz="0" w:space="0" w:color="auto"/>
                <w:bottom w:val="none" w:sz="0" w:space="0" w:color="auto"/>
                <w:right w:val="none" w:sz="0" w:space="0" w:color="auto"/>
              </w:divBdr>
            </w:div>
          </w:divsChild>
        </w:div>
        <w:div w:id="1971670555">
          <w:marLeft w:val="0"/>
          <w:marRight w:val="0"/>
          <w:marTop w:val="0"/>
          <w:marBottom w:val="0"/>
          <w:divBdr>
            <w:top w:val="none" w:sz="0" w:space="0" w:color="auto"/>
            <w:left w:val="none" w:sz="0" w:space="0" w:color="auto"/>
            <w:bottom w:val="none" w:sz="0" w:space="0" w:color="auto"/>
            <w:right w:val="none" w:sz="0" w:space="0" w:color="auto"/>
          </w:divBdr>
        </w:div>
      </w:divsChild>
    </w:div>
    <w:div w:id="1403216049">
      <w:bodyDiv w:val="1"/>
      <w:marLeft w:val="0"/>
      <w:marRight w:val="0"/>
      <w:marTop w:val="0"/>
      <w:marBottom w:val="0"/>
      <w:divBdr>
        <w:top w:val="none" w:sz="0" w:space="0" w:color="auto"/>
        <w:left w:val="none" w:sz="0" w:space="0" w:color="auto"/>
        <w:bottom w:val="none" w:sz="0" w:space="0" w:color="auto"/>
        <w:right w:val="none" w:sz="0" w:space="0" w:color="auto"/>
      </w:divBdr>
      <w:divsChild>
        <w:div w:id="529535420">
          <w:marLeft w:val="0"/>
          <w:marRight w:val="0"/>
          <w:marTop w:val="0"/>
          <w:marBottom w:val="0"/>
          <w:divBdr>
            <w:top w:val="none" w:sz="0" w:space="0" w:color="auto"/>
            <w:left w:val="none" w:sz="0" w:space="0" w:color="auto"/>
            <w:bottom w:val="none" w:sz="0" w:space="0" w:color="auto"/>
            <w:right w:val="none" w:sz="0" w:space="0" w:color="auto"/>
          </w:divBdr>
        </w:div>
        <w:div w:id="1397585770">
          <w:marLeft w:val="0"/>
          <w:marRight w:val="0"/>
          <w:marTop w:val="0"/>
          <w:marBottom w:val="0"/>
          <w:divBdr>
            <w:top w:val="none" w:sz="0" w:space="0" w:color="auto"/>
            <w:left w:val="none" w:sz="0" w:space="0" w:color="auto"/>
            <w:bottom w:val="none" w:sz="0" w:space="0" w:color="auto"/>
            <w:right w:val="none" w:sz="0" w:space="0" w:color="auto"/>
          </w:divBdr>
        </w:div>
      </w:divsChild>
    </w:div>
    <w:div w:id="1416517089">
      <w:bodyDiv w:val="1"/>
      <w:marLeft w:val="0"/>
      <w:marRight w:val="0"/>
      <w:marTop w:val="0"/>
      <w:marBottom w:val="0"/>
      <w:divBdr>
        <w:top w:val="none" w:sz="0" w:space="0" w:color="auto"/>
        <w:left w:val="none" w:sz="0" w:space="0" w:color="auto"/>
        <w:bottom w:val="none" w:sz="0" w:space="0" w:color="auto"/>
        <w:right w:val="none" w:sz="0" w:space="0" w:color="auto"/>
      </w:divBdr>
    </w:div>
    <w:div w:id="1419716164">
      <w:bodyDiv w:val="1"/>
      <w:marLeft w:val="0"/>
      <w:marRight w:val="0"/>
      <w:marTop w:val="0"/>
      <w:marBottom w:val="0"/>
      <w:divBdr>
        <w:top w:val="none" w:sz="0" w:space="0" w:color="auto"/>
        <w:left w:val="none" w:sz="0" w:space="0" w:color="auto"/>
        <w:bottom w:val="none" w:sz="0" w:space="0" w:color="auto"/>
        <w:right w:val="none" w:sz="0" w:space="0" w:color="auto"/>
      </w:divBdr>
    </w:div>
    <w:div w:id="1441757299">
      <w:bodyDiv w:val="1"/>
      <w:marLeft w:val="0"/>
      <w:marRight w:val="0"/>
      <w:marTop w:val="0"/>
      <w:marBottom w:val="0"/>
      <w:divBdr>
        <w:top w:val="none" w:sz="0" w:space="0" w:color="auto"/>
        <w:left w:val="none" w:sz="0" w:space="0" w:color="auto"/>
        <w:bottom w:val="none" w:sz="0" w:space="0" w:color="auto"/>
        <w:right w:val="none" w:sz="0" w:space="0" w:color="auto"/>
      </w:divBdr>
      <w:divsChild>
        <w:div w:id="163016097">
          <w:marLeft w:val="0"/>
          <w:marRight w:val="0"/>
          <w:marTop w:val="0"/>
          <w:marBottom w:val="0"/>
          <w:divBdr>
            <w:top w:val="none" w:sz="0" w:space="0" w:color="auto"/>
            <w:left w:val="none" w:sz="0" w:space="0" w:color="auto"/>
            <w:bottom w:val="none" w:sz="0" w:space="0" w:color="auto"/>
            <w:right w:val="none" w:sz="0" w:space="0" w:color="auto"/>
          </w:divBdr>
        </w:div>
        <w:div w:id="2040162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025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49086059">
      <w:bodyDiv w:val="1"/>
      <w:marLeft w:val="0"/>
      <w:marRight w:val="0"/>
      <w:marTop w:val="0"/>
      <w:marBottom w:val="0"/>
      <w:divBdr>
        <w:top w:val="none" w:sz="0" w:space="0" w:color="auto"/>
        <w:left w:val="none" w:sz="0" w:space="0" w:color="auto"/>
        <w:bottom w:val="none" w:sz="0" w:space="0" w:color="auto"/>
        <w:right w:val="none" w:sz="0" w:space="0" w:color="auto"/>
      </w:divBdr>
    </w:div>
    <w:div w:id="1450203336">
      <w:bodyDiv w:val="1"/>
      <w:marLeft w:val="0"/>
      <w:marRight w:val="0"/>
      <w:marTop w:val="0"/>
      <w:marBottom w:val="0"/>
      <w:divBdr>
        <w:top w:val="none" w:sz="0" w:space="0" w:color="auto"/>
        <w:left w:val="none" w:sz="0" w:space="0" w:color="auto"/>
        <w:bottom w:val="none" w:sz="0" w:space="0" w:color="auto"/>
        <w:right w:val="none" w:sz="0" w:space="0" w:color="auto"/>
      </w:divBdr>
      <w:divsChild>
        <w:div w:id="558788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699892">
          <w:marLeft w:val="0"/>
          <w:marRight w:val="0"/>
          <w:marTop w:val="0"/>
          <w:marBottom w:val="0"/>
          <w:divBdr>
            <w:top w:val="none" w:sz="0" w:space="0" w:color="auto"/>
            <w:left w:val="none" w:sz="0" w:space="0" w:color="auto"/>
            <w:bottom w:val="none" w:sz="0" w:space="0" w:color="auto"/>
            <w:right w:val="none" w:sz="0" w:space="0" w:color="auto"/>
          </w:divBdr>
        </w:div>
      </w:divsChild>
    </w:div>
    <w:div w:id="1451701083">
      <w:bodyDiv w:val="1"/>
      <w:marLeft w:val="0"/>
      <w:marRight w:val="0"/>
      <w:marTop w:val="0"/>
      <w:marBottom w:val="0"/>
      <w:divBdr>
        <w:top w:val="none" w:sz="0" w:space="0" w:color="auto"/>
        <w:left w:val="none" w:sz="0" w:space="0" w:color="auto"/>
        <w:bottom w:val="none" w:sz="0" w:space="0" w:color="auto"/>
        <w:right w:val="none" w:sz="0" w:space="0" w:color="auto"/>
      </w:divBdr>
    </w:div>
    <w:div w:id="1452434967">
      <w:bodyDiv w:val="1"/>
      <w:marLeft w:val="0"/>
      <w:marRight w:val="0"/>
      <w:marTop w:val="0"/>
      <w:marBottom w:val="0"/>
      <w:divBdr>
        <w:top w:val="none" w:sz="0" w:space="0" w:color="auto"/>
        <w:left w:val="none" w:sz="0" w:space="0" w:color="auto"/>
        <w:bottom w:val="none" w:sz="0" w:space="0" w:color="auto"/>
        <w:right w:val="none" w:sz="0" w:space="0" w:color="auto"/>
      </w:divBdr>
    </w:div>
    <w:div w:id="1452554248">
      <w:bodyDiv w:val="1"/>
      <w:marLeft w:val="0"/>
      <w:marRight w:val="0"/>
      <w:marTop w:val="0"/>
      <w:marBottom w:val="0"/>
      <w:divBdr>
        <w:top w:val="none" w:sz="0" w:space="0" w:color="auto"/>
        <w:left w:val="none" w:sz="0" w:space="0" w:color="auto"/>
        <w:bottom w:val="none" w:sz="0" w:space="0" w:color="auto"/>
        <w:right w:val="none" w:sz="0" w:space="0" w:color="auto"/>
      </w:divBdr>
    </w:div>
    <w:div w:id="1453473765">
      <w:bodyDiv w:val="1"/>
      <w:marLeft w:val="0"/>
      <w:marRight w:val="0"/>
      <w:marTop w:val="0"/>
      <w:marBottom w:val="0"/>
      <w:divBdr>
        <w:top w:val="none" w:sz="0" w:space="0" w:color="auto"/>
        <w:left w:val="none" w:sz="0" w:space="0" w:color="auto"/>
        <w:bottom w:val="none" w:sz="0" w:space="0" w:color="auto"/>
        <w:right w:val="none" w:sz="0" w:space="0" w:color="auto"/>
      </w:divBdr>
    </w:div>
    <w:div w:id="1462654342">
      <w:bodyDiv w:val="1"/>
      <w:marLeft w:val="0"/>
      <w:marRight w:val="0"/>
      <w:marTop w:val="0"/>
      <w:marBottom w:val="0"/>
      <w:divBdr>
        <w:top w:val="none" w:sz="0" w:space="0" w:color="auto"/>
        <w:left w:val="none" w:sz="0" w:space="0" w:color="auto"/>
        <w:bottom w:val="none" w:sz="0" w:space="0" w:color="auto"/>
        <w:right w:val="none" w:sz="0" w:space="0" w:color="auto"/>
      </w:divBdr>
    </w:div>
    <w:div w:id="1462848556">
      <w:bodyDiv w:val="1"/>
      <w:marLeft w:val="0"/>
      <w:marRight w:val="0"/>
      <w:marTop w:val="0"/>
      <w:marBottom w:val="0"/>
      <w:divBdr>
        <w:top w:val="none" w:sz="0" w:space="0" w:color="auto"/>
        <w:left w:val="none" w:sz="0" w:space="0" w:color="auto"/>
        <w:bottom w:val="none" w:sz="0" w:space="0" w:color="auto"/>
        <w:right w:val="none" w:sz="0" w:space="0" w:color="auto"/>
      </w:divBdr>
    </w:div>
    <w:div w:id="1476989829">
      <w:bodyDiv w:val="1"/>
      <w:marLeft w:val="0"/>
      <w:marRight w:val="0"/>
      <w:marTop w:val="0"/>
      <w:marBottom w:val="0"/>
      <w:divBdr>
        <w:top w:val="none" w:sz="0" w:space="0" w:color="auto"/>
        <w:left w:val="none" w:sz="0" w:space="0" w:color="auto"/>
        <w:bottom w:val="none" w:sz="0" w:space="0" w:color="auto"/>
        <w:right w:val="none" w:sz="0" w:space="0" w:color="auto"/>
      </w:divBdr>
    </w:div>
    <w:div w:id="1478835254">
      <w:bodyDiv w:val="1"/>
      <w:marLeft w:val="0"/>
      <w:marRight w:val="0"/>
      <w:marTop w:val="0"/>
      <w:marBottom w:val="0"/>
      <w:divBdr>
        <w:top w:val="none" w:sz="0" w:space="0" w:color="auto"/>
        <w:left w:val="none" w:sz="0" w:space="0" w:color="auto"/>
        <w:bottom w:val="none" w:sz="0" w:space="0" w:color="auto"/>
        <w:right w:val="none" w:sz="0" w:space="0" w:color="auto"/>
      </w:divBdr>
      <w:divsChild>
        <w:div w:id="1066805148">
          <w:marLeft w:val="0"/>
          <w:marRight w:val="0"/>
          <w:marTop w:val="0"/>
          <w:marBottom w:val="0"/>
          <w:divBdr>
            <w:top w:val="none" w:sz="0" w:space="0" w:color="auto"/>
            <w:left w:val="none" w:sz="0" w:space="0" w:color="auto"/>
            <w:bottom w:val="none" w:sz="0" w:space="0" w:color="auto"/>
            <w:right w:val="none" w:sz="0" w:space="0" w:color="auto"/>
          </w:divBdr>
        </w:div>
        <w:div w:id="310210320">
          <w:marLeft w:val="0"/>
          <w:marRight w:val="0"/>
          <w:marTop w:val="0"/>
          <w:marBottom w:val="0"/>
          <w:divBdr>
            <w:top w:val="none" w:sz="0" w:space="0" w:color="auto"/>
            <w:left w:val="none" w:sz="0" w:space="0" w:color="auto"/>
            <w:bottom w:val="none" w:sz="0" w:space="0" w:color="auto"/>
            <w:right w:val="none" w:sz="0" w:space="0" w:color="auto"/>
          </w:divBdr>
        </w:div>
      </w:divsChild>
    </w:div>
    <w:div w:id="1479876616">
      <w:bodyDiv w:val="1"/>
      <w:marLeft w:val="0"/>
      <w:marRight w:val="0"/>
      <w:marTop w:val="0"/>
      <w:marBottom w:val="0"/>
      <w:divBdr>
        <w:top w:val="none" w:sz="0" w:space="0" w:color="auto"/>
        <w:left w:val="none" w:sz="0" w:space="0" w:color="auto"/>
        <w:bottom w:val="none" w:sz="0" w:space="0" w:color="auto"/>
        <w:right w:val="none" w:sz="0" w:space="0" w:color="auto"/>
      </w:divBdr>
      <w:divsChild>
        <w:div w:id="455873336">
          <w:marLeft w:val="0"/>
          <w:marRight w:val="0"/>
          <w:marTop w:val="0"/>
          <w:marBottom w:val="0"/>
          <w:divBdr>
            <w:top w:val="none" w:sz="0" w:space="0" w:color="auto"/>
            <w:left w:val="none" w:sz="0" w:space="0" w:color="auto"/>
            <w:bottom w:val="none" w:sz="0" w:space="0" w:color="auto"/>
            <w:right w:val="none" w:sz="0" w:space="0" w:color="auto"/>
          </w:divBdr>
        </w:div>
      </w:divsChild>
    </w:div>
    <w:div w:id="1481119912">
      <w:bodyDiv w:val="1"/>
      <w:marLeft w:val="0"/>
      <w:marRight w:val="0"/>
      <w:marTop w:val="0"/>
      <w:marBottom w:val="0"/>
      <w:divBdr>
        <w:top w:val="none" w:sz="0" w:space="0" w:color="auto"/>
        <w:left w:val="none" w:sz="0" w:space="0" w:color="auto"/>
        <w:bottom w:val="none" w:sz="0" w:space="0" w:color="auto"/>
        <w:right w:val="none" w:sz="0" w:space="0" w:color="auto"/>
      </w:divBdr>
    </w:div>
    <w:div w:id="1481267491">
      <w:bodyDiv w:val="1"/>
      <w:marLeft w:val="0"/>
      <w:marRight w:val="0"/>
      <w:marTop w:val="0"/>
      <w:marBottom w:val="0"/>
      <w:divBdr>
        <w:top w:val="none" w:sz="0" w:space="0" w:color="auto"/>
        <w:left w:val="none" w:sz="0" w:space="0" w:color="auto"/>
        <w:bottom w:val="none" w:sz="0" w:space="0" w:color="auto"/>
        <w:right w:val="none" w:sz="0" w:space="0" w:color="auto"/>
      </w:divBdr>
    </w:div>
    <w:div w:id="1488203023">
      <w:bodyDiv w:val="1"/>
      <w:marLeft w:val="0"/>
      <w:marRight w:val="0"/>
      <w:marTop w:val="0"/>
      <w:marBottom w:val="0"/>
      <w:divBdr>
        <w:top w:val="none" w:sz="0" w:space="0" w:color="auto"/>
        <w:left w:val="none" w:sz="0" w:space="0" w:color="auto"/>
        <w:bottom w:val="none" w:sz="0" w:space="0" w:color="auto"/>
        <w:right w:val="none" w:sz="0" w:space="0" w:color="auto"/>
      </w:divBdr>
    </w:div>
    <w:div w:id="1491142715">
      <w:bodyDiv w:val="1"/>
      <w:marLeft w:val="0"/>
      <w:marRight w:val="0"/>
      <w:marTop w:val="0"/>
      <w:marBottom w:val="0"/>
      <w:divBdr>
        <w:top w:val="none" w:sz="0" w:space="0" w:color="auto"/>
        <w:left w:val="none" w:sz="0" w:space="0" w:color="auto"/>
        <w:bottom w:val="none" w:sz="0" w:space="0" w:color="auto"/>
        <w:right w:val="none" w:sz="0" w:space="0" w:color="auto"/>
      </w:divBdr>
      <w:divsChild>
        <w:div w:id="159197996">
          <w:marLeft w:val="0"/>
          <w:marRight w:val="0"/>
          <w:marTop w:val="0"/>
          <w:marBottom w:val="0"/>
          <w:divBdr>
            <w:top w:val="none" w:sz="0" w:space="0" w:color="auto"/>
            <w:left w:val="none" w:sz="0" w:space="0" w:color="auto"/>
            <w:bottom w:val="none" w:sz="0" w:space="0" w:color="auto"/>
            <w:right w:val="none" w:sz="0" w:space="0" w:color="auto"/>
          </w:divBdr>
        </w:div>
        <w:div w:id="884414002">
          <w:marLeft w:val="0"/>
          <w:marRight w:val="0"/>
          <w:marTop w:val="0"/>
          <w:marBottom w:val="0"/>
          <w:divBdr>
            <w:top w:val="none" w:sz="0" w:space="0" w:color="auto"/>
            <w:left w:val="none" w:sz="0" w:space="0" w:color="auto"/>
            <w:bottom w:val="none" w:sz="0" w:space="0" w:color="auto"/>
            <w:right w:val="none" w:sz="0" w:space="0" w:color="auto"/>
          </w:divBdr>
        </w:div>
        <w:div w:id="1453478696">
          <w:marLeft w:val="0"/>
          <w:marRight w:val="0"/>
          <w:marTop w:val="0"/>
          <w:marBottom w:val="0"/>
          <w:divBdr>
            <w:top w:val="none" w:sz="0" w:space="0" w:color="auto"/>
            <w:left w:val="none" w:sz="0" w:space="0" w:color="auto"/>
            <w:bottom w:val="none" w:sz="0" w:space="0" w:color="auto"/>
            <w:right w:val="none" w:sz="0" w:space="0" w:color="auto"/>
          </w:divBdr>
        </w:div>
      </w:divsChild>
    </w:div>
    <w:div w:id="1494757248">
      <w:bodyDiv w:val="1"/>
      <w:marLeft w:val="0"/>
      <w:marRight w:val="0"/>
      <w:marTop w:val="0"/>
      <w:marBottom w:val="0"/>
      <w:divBdr>
        <w:top w:val="none" w:sz="0" w:space="0" w:color="auto"/>
        <w:left w:val="none" w:sz="0" w:space="0" w:color="auto"/>
        <w:bottom w:val="none" w:sz="0" w:space="0" w:color="auto"/>
        <w:right w:val="none" w:sz="0" w:space="0" w:color="auto"/>
      </w:divBdr>
    </w:div>
    <w:div w:id="1509563365">
      <w:bodyDiv w:val="1"/>
      <w:marLeft w:val="0"/>
      <w:marRight w:val="0"/>
      <w:marTop w:val="0"/>
      <w:marBottom w:val="0"/>
      <w:divBdr>
        <w:top w:val="none" w:sz="0" w:space="0" w:color="auto"/>
        <w:left w:val="none" w:sz="0" w:space="0" w:color="auto"/>
        <w:bottom w:val="none" w:sz="0" w:space="0" w:color="auto"/>
        <w:right w:val="none" w:sz="0" w:space="0" w:color="auto"/>
      </w:divBdr>
    </w:div>
    <w:div w:id="1526484883">
      <w:bodyDiv w:val="1"/>
      <w:marLeft w:val="0"/>
      <w:marRight w:val="0"/>
      <w:marTop w:val="0"/>
      <w:marBottom w:val="0"/>
      <w:divBdr>
        <w:top w:val="none" w:sz="0" w:space="0" w:color="auto"/>
        <w:left w:val="none" w:sz="0" w:space="0" w:color="auto"/>
        <w:bottom w:val="none" w:sz="0" w:space="0" w:color="auto"/>
        <w:right w:val="none" w:sz="0" w:space="0" w:color="auto"/>
      </w:divBdr>
    </w:div>
    <w:div w:id="1530144033">
      <w:bodyDiv w:val="1"/>
      <w:marLeft w:val="0"/>
      <w:marRight w:val="0"/>
      <w:marTop w:val="0"/>
      <w:marBottom w:val="0"/>
      <w:divBdr>
        <w:top w:val="none" w:sz="0" w:space="0" w:color="auto"/>
        <w:left w:val="none" w:sz="0" w:space="0" w:color="auto"/>
        <w:bottom w:val="none" w:sz="0" w:space="0" w:color="auto"/>
        <w:right w:val="none" w:sz="0" w:space="0" w:color="auto"/>
      </w:divBdr>
      <w:divsChild>
        <w:div w:id="2588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552353336">
          <w:marLeft w:val="0"/>
          <w:marRight w:val="0"/>
          <w:marTop w:val="0"/>
          <w:marBottom w:val="0"/>
          <w:divBdr>
            <w:top w:val="none" w:sz="0" w:space="0" w:color="auto"/>
            <w:left w:val="none" w:sz="0" w:space="0" w:color="auto"/>
            <w:bottom w:val="none" w:sz="0" w:space="0" w:color="auto"/>
            <w:right w:val="none" w:sz="0" w:space="0" w:color="auto"/>
          </w:divBdr>
        </w:div>
      </w:divsChild>
    </w:div>
    <w:div w:id="1530987813">
      <w:bodyDiv w:val="1"/>
      <w:marLeft w:val="0"/>
      <w:marRight w:val="0"/>
      <w:marTop w:val="0"/>
      <w:marBottom w:val="0"/>
      <w:divBdr>
        <w:top w:val="none" w:sz="0" w:space="0" w:color="auto"/>
        <w:left w:val="none" w:sz="0" w:space="0" w:color="auto"/>
        <w:bottom w:val="none" w:sz="0" w:space="0" w:color="auto"/>
        <w:right w:val="none" w:sz="0" w:space="0" w:color="auto"/>
      </w:divBdr>
    </w:div>
    <w:div w:id="1534339590">
      <w:bodyDiv w:val="1"/>
      <w:marLeft w:val="0"/>
      <w:marRight w:val="0"/>
      <w:marTop w:val="0"/>
      <w:marBottom w:val="0"/>
      <w:divBdr>
        <w:top w:val="none" w:sz="0" w:space="0" w:color="auto"/>
        <w:left w:val="none" w:sz="0" w:space="0" w:color="auto"/>
        <w:bottom w:val="none" w:sz="0" w:space="0" w:color="auto"/>
        <w:right w:val="none" w:sz="0" w:space="0" w:color="auto"/>
      </w:divBdr>
    </w:div>
    <w:div w:id="1534883282">
      <w:bodyDiv w:val="1"/>
      <w:marLeft w:val="0"/>
      <w:marRight w:val="0"/>
      <w:marTop w:val="0"/>
      <w:marBottom w:val="0"/>
      <w:divBdr>
        <w:top w:val="none" w:sz="0" w:space="0" w:color="auto"/>
        <w:left w:val="none" w:sz="0" w:space="0" w:color="auto"/>
        <w:bottom w:val="none" w:sz="0" w:space="0" w:color="auto"/>
        <w:right w:val="none" w:sz="0" w:space="0" w:color="auto"/>
      </w:divBdr>
    </w:div>
    <w:div w:id="1535381803">
      <w:bodyDiv w:val="1"/>
      <w:marLeft w:val="0"/>
      <w:marRight w:val="0"/>
      <w:marTop w:val="0"/>
      <w:marBottom w:val="0"/>
      <w:divBdr>
        <w:top w:val="none" w:sz="0" w:space="0" w:color="auto"/>
        <w:left w:val="none" w:sz="0" w:space="0" w:color="auto"/>
        <w:bottom w:val="none" w:sz="0" w:space="0" w:color="auto"/>
        <w:right w:val="none" w:sz="0" w:space="0" w:color="auto"/>
      </w:divBdr>
    </w:div>
    <w:div w:id="1544825367">
      <w:bodyDiv w:val="1"/>
      <w:marLeft w:val="0"/>
      <w:marRight w:val="0"/>
      <w:marTop w:val="0"/>
      <w:marBottom w:val="0"/>
      <w:divBdr>
        <w:top w:val="none" w:sz="0" w:space="0" w:color="auto"/>
        <w:left w:val="none" w:sz="0" w:space="0" w:color="auto"/>
        <w:bottom w:val="none" w:sz="0" w:space="0" w:color="auto"/>
        <w:right w:val="none" w:sz="0" w:space="0" w:color="auto"/>
      </w:divBdr>
      <w:divsChild>
        <w:div w:id="183715871">
          <w:marLeft w:val="0"/>
          <w:marRight w:val="0"/>
          <w:marTop w:val="0"/>
          <w:marBottom w:val="0"/>
          <w:divBdr>
            <w:top w:val="none" w:sz="0" w:space="0" w:color="auto"/>
            <w:left w:val="none" w:sz="0" w:space="0" w:color="auto"/>
            <w:bottom w:val="none" w:sz="0" w:space="0" w:color="auto"/>
            <w:right w:val="none" w:sz="0" w:space="0" w:color="auto"/>
          </w:divBdr>
        </w:div>
      </w:divsChild>
    </w:div>
    <w:div w:id="1548682266">
      <w:bodyDiv w:val="1"/>
      <w:marLeft w:val="0"/>
      <w:marRight w:val="0"/>
      <w:marTop w:val="0"/>
      <w:marBottom w:val="0"/>
      <w:divBdr>
        <w:top w:val="none" w:sz="0" w:space="0" w:color="auto"/>
        <w:left w:val="none" w:sz="0" w:space="0" w:color="auto"/>
        <w:bottom w:val="none" w:sz="0" w:space="0" w:color="auto"/>
        <w:right w:val="none" w:sz="0" w:space="0" w:color="auto"/>
      </w:divBdr>
    </w:div>
    <w:div w:id="1549537602">
      <w:bodyDiv w:val="1"/>
      <w:marLeft w:val="0"/>
      <w:marRight w:val="0"/>
      <w:marTop w:val="0"/>
      <w:marBottom w:val="0"/>
      <w:divBdr>
        <w:top w:val="none" w:sz="0" w:space="0" w:color="auto"/>
        <w:left w:val="none" w:sz="0" w:space="0" w:color="auto"/>
        <w:bottom w:val="none" w:sz="0" w:space="0" w:color="auto"/>
        <w:right w:val="none" w:sz="0" w:space="0" w:color="auto"/>
      </w:divBdr>
      <w:divsChild>
        <w:div w:id="450635577">
          <w:blockQuote w:val="1"/>
          <w:marLeft w:val="720"/>
          <w:marRight w:val="720"/>
          <w:marTop w:val="100"/>
          <w:marBottom w:val="100"/>
          <w:divBdr>
            <w:top w:val="none" w:sz="0" w:space="0" w:color="auto"/>
            <w:left w:val="none" w:sz="0" w:space="0" w:color="auto"/>
            <w:bottom w:val="none" w:sz="0" w:space="0" w:color="auto"/>
            <w:right w:val="none" w:sz="0" w:space="0" w:color="auto"/>
          </w:divBdr>
        </w:div>
        <w:div w:id="816187790">
          <w:marLeft w:val="0"/>
          <w:marRight w:val="0"/>
          <w:marTop w:val="0"/>
          <w:marBottom w:val="0"/>
          <w:divBdr>
            <w:top w:val="none" w:sz="0" w:space="0" w:color="auto"/>
            <w:left w:val="none" w:sz="0" w:space="0" w:color="auto"/>
            <w:bottom w:val="none" w:sz="0" w:space="0" w:color="auto"/>
            <w:right w:val="none" w:sz="0" w:space="0" w:color="auto"/>
          </w:divBdr>
        </w:div>
      </w:divsChild>
    </w:div>
    <w:div w:id="1561749420">
      <w:bodyDiv w:val="1"/>
      <w:marLeft w:val="0"/>
      <w:marRight w:val="0"/>
      <w:marTop w:val="0"/>
      <w:marBottom w:val="0"/>
      <w:divBdr>
        <w:top w:val="none" w:sz="0" w:space="0" w:color="auto"/>
        <w:left w:val="none" w:sz="0" w:space="0" w:color="auto"/>
        <w:bottom w:val="none" w:sz="0" w:space="0" w:color="auto"/>
        <w:right w:val="none" w:sz="0" w:space="0" w:color="auto"/>
      </w:divBdr>
    </w:div>
    <w:div w:id="1575314234">
      <w:bodyDiv w:val="1"/>
      <w:marLeft w:val="0"/>
      <w:marRight w:val="0"/>
      <w:marTop w:val="0"/>
      <w:marBottom w:val="0"/>
      <w:divBdr>
        <w:top w:val="none" w:sz="0" w:space="0" w:color="auto"/>
        <w:left w:val="none" w:sz="0" w:space="0" w:color="auto"/>
        <w:bottom w:val="none" w:sz="0" w:space="0" w:color="auto"/>
        <w:right w:val="none" w:sz="0" w:space="0" w:color="auto"/>
      </w:divBdr>
    </w:div>
    <w:div w:id="1585802308">
      <w:bodyDiv w:val="1"/>
      <w:marLeft w:val="0"/>
      <w:marRight w:val="0"/>
      <w:marTop w:val="0"/>
      <w:marBottom w:val="0"/>
      <w:divBdr>
        <w:top w:val="none" w:sz="0" w:space="0" w:color="auto"/>
        <w:left w:val="none" w:sz="0" w:space="0" w:color="auto"/>
        <w:bottom w:val="none" w:sz="0" w:space="0" w:color="auto"/>
        <w:right w:val="none" w:sz="0" w:space="0" w:color="auto"/>
      </w:divBdr>
    </w:div>
    <w:div w:id="1605265438">
      <w:bodyDiv w:val="1"/>
      <w:marLeft w:val="0"/>
      <w:marRight w:val="0"/>
      <w:marTop w:val="0"/>
      <w:marBottom w:val="0"/>
      <w:divBdr>
        <w:top w:val="none" w:sz="0" w:space="0" w:color="auto"/>
        <w:left w:val="none" w:sz="0" w:space="0" w:color="auto"/>
        <w:bottom w:val="none" w:sz="0" w:space="0" w:color="auto"/>
        <w:right w:val="none" w:sz="0" w:space="0" w:color="auto"/>
      </w:divBdr>
    </w:div>
    <w:div w:id="1607343100">
      <w:bodyDiv w:val="1"/>
      <w:marLeft w:val="0"/>
      <w:marRight w:val="0"/>
      <w:marTop w:val="0"/>
      <w:marBottom w:val="0"/>
      <w:divBdr>
        <w:top w:val="none" w:sz="0" w:space="0" w:color="auto"/>
        <w:left w:val="none" w:sz="0" w:space="0" w:color="auto"/>
        <w:bottom w:val="none" w:sz="0" w:space="0" w:color="auto"/>
        <w:right w:val="none" w:sz="0" w:space="0" w:color="auto"/>
      </w:divBdr>
    </w:div>
    <w:div w:id="1608153978">
      <w:bodyDiv w:val="1"/>
      <w:marLeft w:val="0"/>
      <w:marRight w:val="0"/>
      <w:marTop w:val="0"/>
      <w:marBottom w:val="0"/>
      <w:divBdr>
        <w:top w:val="none" w:sz="0" w:space="0" w:color="auto"/>
        <w:left w:val="none" w:sz="0" w:space="0" w:color="auto"/>
        <w:bottom w:val="none" w:sz="0" w:space="0" w:color="auto"/>
        <w:right w:val="none" w:sz="0" w:space="0" w:color="auto"/>
      </w:divBdr>
    </w:div>
    <w:div w:id="1615212155">
      <w:bodyDiv w:val="1"/>
      <w:marLeft w:val="0"/>
      <w:marRight w:val="0"/>
      <w:marTop w:val="0"/>
      <w:marBottom w:val="0"/>
      <w:divBdr>
        <w:top w:val="none" w:sz="0" w:space="0" w:color="auto"/>
        <w:left w:val="none" w:sz="0" w:space="0" w:color="auto"/>
        <w:bottom w:val="none" w:sz="0" w:space="0" w:color="auto"/>
        <w:right w:val="none" w:sz="0" w:space="0" w:color="auto"/>
      </w:divBdr>
    </w:div>
    <w:div w:id="1615671228">
      <w:bodyDiv w:val="1"/>
      <w:marLeft w:val="0"/>
      <w:marRight w:val="0"/>
      <w:marTop w:val="0"/>
      <w:marBottom w:val="0"/>
      <w:divBdr>
        <w:top w:val="none" w:sz="0" w:space="0" w:color="auto"/>
        <w:left w:val="none" w:sz="0" w:space="0" w:color="auto"/>
        <w:bottom w:val="none" w:sz="0" w:space="0" w:color="auto"/>
        <w:right w:val="none" w:sz="0" w:space="0" w:color="auto"/>
      </w:divBdr>
    </w:div>
    <w:div w:id="1629316446">
      <w:bodyDiv w:val="1"/>
      <w:marLeft w:val="0"/>
      <w:marRight w:val="0"/>
      <w:marTop w:val="0"/>
      <w:marBottom w:val="0"/>
      <w:divBdr>
        <w:top w:val="none" w:sz="0" w:space="0" w:color="auto"/>
        <w:left w:val="none" w:sz="0" w:space="0" w:color="auto"/>
        <w:bottom w:val="none" w:sz="0" w:space="0" w:color="auto"/>
        <w:right w:val="none" w:sz="0" w:space="0" w:color="auto"/>
      </w:divBdr>
    </w:div>
    <w:div w:id="1636107828">
      <w:bodyDiv w:val="1"/>
      <w:marLeft w:val="0"/>
      <w:marRight w:val="0"/>
      <w:marTop w:val="0"/>
      <w:marBottom w:val="0"/>
      <w:divBdr>
        <w:top w:val="none" w:sz="0" w:space="0" w:color="auto"/>
        <w:left w:val="none" w:sz="0" w:space="0" w:color="auto"/>
        <w:bottom w:val="none" w:sz="0" w:space="0" w:color="auto"/>
        <w:right w:val="none" w:sz="0" w:space="0" w:color="auto"/>
      </w:divBdr>
      <w:divsChild>
        <w:div w:id="465854867">
          <w:marLeft w:val="0"/>
          <w:marRight w:val="0"/>
          <w:marTop w:val="0"/>
          <w:marBottom w:val="0"/>
          <w:divBdr>
            <w:top w:val="none" w:sz="0" w:space="0" w:color="auto"/>
            <w:left w:val="none" w:sz="0" w:space="0" w:color="auto"/>
            <w:bottom w:val="none" w:sz="0" w:space="0" w:color="auto"/>
            <w:right w:val="none" w:sz="0" w:space="0" w:color="auto"/>
          </w:divBdr>
        </w:div>
        <w:div w:id="553737999">
          <w:marLeft w:val="0"/>
          <w:marRight w:val="0"/>
          <w:marTop w:val="0"/>
          <w:marBottom w:val="0"/>
          <w:divBdr>
            <w:top w:val="none" w:sz="0" w:space="0" w:color="auto"/>
            <w:left w:val="none" w:sz="0" w:space="0" w:color="auto"/>
            <w:bottom w:val="none" w:sz="0" w:space="0" w:color="auto"/>
            <w:right w:val="none" w:sz="0" w:space="0" w:color="auto"/>
          </w:divBdr>
        </w:div>
        <w:div w:id="769008061">
          <w:marLeft w:val="0"/>
          <w:marRight w:val="0"/>
          <w:marTop w:val="0"/>
          <w:marBottom w:val="0"/>
          <w:divBdr>
            <w:top w:val="none" w:sz="0" w:space="0" w:color="auto"/>
            <w:left w:val="none" w:sz="0" w:space="0" w:color="auto"/>
            <w:bottom w:val="none" w:sz="0" w:space="0" w:color="auto"/>
            <w:right w:val="none" w:sz="0" w:space="0" w:color="auto"/>
          </w:divBdr>
        </w:div>
        <w:div w:id="810487465">
          <w:marLeft w:val="0"/>
          <w:marRight w:val="0"/>
          <w:marTop w:val="0"/>
          <w:marBottom w:val="0"/>
          <w:divBdr>
            <w:top w:val="none" w:sz="0" w:space="0" w:color="auto"/>
            <w:left w:val="none" w:sz="0" w:space="0" w:color="auto"/>
            <w:bottom w:val="none" w:sz="0" w:space="0" w:color="auto"/>
            <w:right w:val="none" w:sz="0" w:space="0" w:color="auto"/>
          </w:divBdr>
        </w:div>
        <w:div w:id="840243817">
          <w:marLeft w:val="0"/>
          <w:marRight w:val="0"/>
          <w:marTop w:val="0"/>
          <w:marBottom w:val="0"/>
          <w:divBdr>
            <w:top w:val="none" w:sz="0" w:space="0" w:color="auto"/>
            <w:left w:val="none" w:sz="0" w:space="0" w:color="auto"/>
            <w:bottom w:val="none" w:sz="0" w:space="0" w:color="auto"/>
            <w:right w:val="none" w:sz="0" w:space="0" w:color="auto"/>
          </w:divBdr>
        </w:div>
        <w:div w:id="1066953018">
          <w:marLeft w:val="0"/>
          <w:marRight w:val="0"/>
          <w:marTop w:val="0"/>
          <w:marBottom w:val="0"/>
          <w:divBdr>
            <w:top w:val="none" w:sz="0" w:space="0" w:color="auto"/>
            <w:left w:val="none" w:sz="0" w:space="0" w:color="auto"/>
            <w:bottom w:val="none" w:sz="0" w:space="0" w:color="auto"/>
            <w:right w:val="none" w:sz="0" w:space="0" w:color="auto"/>
          </w:divBdr>
        </w:div>
        <w:div w:id="1098866883">
          <w:marLeft w:val="0"/>
          <w:marRight w:val="0"/>
          <w:marTop w:val="0"/>
          <w:marBottom w:val="0"/>
          <w:divBdr>
            <w:top w:val="none" w:sz="0" w:space="0" w:color="auto"/>
            <w:left w:val="none" w:sz="0" w:space="0" w:color="auto"/>
            <w:bottom w:val="none" w:sz="0" w:space="0" w:color="auto"/>
            <w:right w:val="none" w:sz="0" w:space="0" w:color="auto"/>
          </w:divBdr>
        </w:div>
        <w:div w:id="1731616222">
          <w:marLeft w:val="0"/>
          <w:marRight w:val="0"/>
          <w:marTop w:val="0"/>
          <w:marBottom w:val="0"/>
          <w:divBdr>
            <w:top w:val="none" w:sz="0" w:space="0" w:color="auto"/>
            <w:left w:val="none" w:sz="0" w:space="0" w:color="auto"/>
            <w:bottom w:val="none" w:sz="0" w:space="0" w:color="auto"/>
            <w:right w:val="none" w:sz="0" w:space="0" w:color="auto"/>
          </w:divBdr>
        </w:div>
        <w:div w:id="1840195868">
          <w:marLeft w:val="0"/>
          <w:marRight w:val="0"/>
          <w:marTop w:val="0"/>
          <w:marBottom w:val="0"/>
          <w:divBdr>
            <w:top w:val="none" w:sz="0" w:space="0" w:color="auto"/>
            <w:left w:val="none" w:sz="0" w:space="0" w:color="auto"/>
            <w:bottom w:val="none" w:sz="0" w:space="0" w:color="auto"/>
            <w:right w:val="none" w:sz="0" w:space="0" w:color="auto"/>
          </w:divBdr>
        </w:div>
        <w:div w:id="1841382953">
          <w:marLeft w:val="0"/>
          <w:marRight w:val="0"/>
          <w:marTop w:val="0"/>
          <w:marBottom w:val="0"/>
          <w:divBdr>
            <w:top w:val="none" w:sz="0" w:space="0" w:color="auto"/>
            <w:left w:val="none" w:sz="0" w:space="0" w:color="auto"/>
            <w:bottom w:val="none" w:sz="0" w:space="0" w:color="auto"/>
            <w:right w:val="none" w:sz="0" w:space="0" w:color="auto"/>
          </w:divBdr>
        </w:div>
        <w:div w:id="1864515965">
          <w:marLeft w:val="0"/>
          <w:marRight w:val="0"/>
          <w:marTop w:val="0"/>
          <w:marBottom w:val="0"/>
          <w:divBdr>
            <w:top w:val="none" w:sz="0" w:space="0" w:color="auto"/>
            <w:left w:val="none" w:sz="0" w:space="0" w:color="auto"/>
            <w:bottom w:val="none" w:sz="0" w:space="0" w:color="auto"/>
            <w:right w:val="none" w:sz="0" w:space="0" w:color="auto"/>
          </w:divBdr>
        </w:div>
        <w:div w:id="1885679462">
          <w:marLeft w:val="0"/>
          <w:marRight w:val="0"/>
          <w:marTop w:val="0"/>
          <w:marBottom w:val="0"/>
          <w:divBdr>
            <w:top w:val="none" w:sz="0" w:space="0" w:color="auto"/>
            <w:left w:val="none" w:sz="0" w:space="0" w:color="auto"/>
            <w:bottom w:val="none" w:sz="0" w:space="0" w:color="auto"/>
            <w:right w:val="none" w:sz="0" w:space="0" w:color="auto"/>
          </w:divBdr>
        </w:div>
        <w:div w:id="2089032727">
          <w:marLeft w:val="0"/>
          <w:marRight w:val="0"/>
          <w:marTop w:val="0"/>
          <w:marBottom w:val="0"/>
          <w:divBdr>
            <w:top w:val="none" w:sz="0" w:space="0" w:color="auto"/>
            <w:left w:val="none" w:sz="0" w:space="0" w:color="auto"/>
            <w:bottom w:val="none" w:sz="0" w:space="0" w:color="auto"/>
            <w:right w:val="none" w:sz="0" w:space="0" w:color="auto"/>
          </w:divBdr>
        </w:div>
      </w:divsChild>
    </w:div>
    <w:div w:id="1640960624">
      <w:bodyDiv w:val="1"/>
      <w:marLeft w:val="0"/>
      <w:marRight w:val="0"/>
      <w:marTop w:val="0"/>
      <w:marBottom w:val="0"/>
      <w:divBdr>
        <w:top w:val="none" w:sz="0" w:space="0" w:color="auto"/>
        <w:left w:val="none" w:sz="0" w:space="0" w:color="auto"/>
        <w:bottom w:val="none" w:sz="0" w:space="0" w:color="auto"/>
        <w:right w:val="none" w:sz="0" w:space="0" w:color="auto"/>
      </w:divBdr>
    </w:div>
    <w:div w:id="1648166341">
      <w:bodyDiv w:val="1"/>
      <w:marLeft w:val="0"/>
      <w:marRight w:val="0"/>
      <w:marTop w:val="0"/>
      <w:marBottom w:val="0"/>
      <w:divBdr>
        <w:top w:val="none" w:sz="0" w:space="0" w:color="auto"/>
        <w:left w:val="none" w:sz="0" w:space="0" w:color="auto"/>
        <w:bottom w:val="none" w:sz="0" w:space="0" w:color="auto"/>
        <w:right w:val="none" w:sz="0" w:space="0" w:color="auto"/>
      </w:divBdr>
    </w:div>
    <w:div w:id="1651590383">
      <w:bodyDiv w:val="1"/>
      <w:marLeft w:val="0"/>
      <w:marRight w:val="0"/>
      <w:marTop w:val="0"/>
      <w:marBottom w:val="0"/>
      <w:divBdr>
        <w:top w:val="none" w:sz="0" w:space="0" w:color="auto"/>
        <w:left w:val="none" w:sz="0" w:space="0" w:color="auto"/>
        <w:bottom w:val="none" w:sz="0" w:space="0" w:color="auto"/>
        <w:right w:val="none" w:sz="0" w:space="0" w:color="auto"/>
      </w:divBdr>
    </w:div>
    <w:div w:id="1658220645">
      <w:bodyDiv w:val="1"/>
      <w:marLeft w:val="0"/>
      <w:marRight w:val="0"/>
      <w:marTop w:val="0"/>
      <w:marBottom w:val="0"/>
      <w:divBdr>
        <w:top w:val="none" w:sz="0" w:space="0" w:color="auto"/>
        <w:left w:val="none" w:sz="0" w:space="0" w:color="auto"/>
        <w:bottom w:val="none" w:sz="0" w:space="0" w:color="auto"/>
        <w:right w:val="none" w:sz="0" w:space="0" w:color="auto"/>
      </w:divBdr>
    </w:div>
    <w:div w:id="1674068329">
      <w:bodyDiv w:val="1"/>
      <w:marLeft w:val="0"/>
      <w:marRight w:val="0"/>
      <w:marTop w:val="0"/>
      <w:marBottom w:val="0"/>
      <w:divBdr>
        <w:top w:val="none" w:sz="0" w:space="0" w:color="auto"/>
        <w:left w:val="none" w:sz="0" w:space="0" w:color="auto"/>
        <w:bottom w:val="none" w:sz="0" w:space="0" w:color="auto"/>
        <w:right w:val="none" w:sz="0" w:space="0" w:color="auto"/>
      </w:divBdr>
    </w:div>
    <w:div w:id="1680086374">
      <w:bodyDiv w:val="1"/>
      <w:marLeft w:val="0"/>
      <w:marRight w:val="0"/>
      <w:marTop w:val="0"/>
      <w:marBottom w:val="0"/>
      <w:divBdr>
        <w:top w:val="none" w:sz="0" w:space="0" w:color="auto"/>
        <w:left w:val="none" w:sz="0" w:space="0" w:color="auto"/>
        <w:bottom w:val="none" w:sz="0" w:space="0" w:color="auto"/>
        <w:right w:val="none" w:sz="0" w:space="0" w:color="auto"/>
      </w:divBdr>
    </w:div>
    <w:div w:id="1694727921">
      <w:bodyDiv w:val="1"/>
      <w:marLeft w:val="0"/>
      <w:marRight w:val="0"/>
      <w:marTop w:val="0"/>
      <w:marBottom w:val="0"/>
      <w:divBdr>
        <w:top w:val="none" w:sz="0" w:space="0" w:color="auto"/>
        <w:left w:val="none" w:sz="0" w:space="0" w:color="auto"/>
        <w:bottom w:val="none" w:sz="0" w:space="0" w:color="auto"/>
        <w:right w:val="none" w:sz="0" w:space="0" w:color="auto"/>
      </w:divBdr>
    </w:div>
    <w:div w:id="1699429228">
      <w:bodyDiv w:val="1"/>
      <w:marLeft w:val="0"/>
      <w:marRight w:val="0"/>
      <w:marTop w:val="0"/>
      <w:marBottom w:val="0"/>
      <w:divBdr>
        <w:top w:val="none" w:sz="0" w:space="0" w:color="auto"/>
        <w:left w:val="none" w:sz="0" w:space="0" w:color="auto"/>
        <w:bottom w:val="none" w:sz="0" w:space="0" w:color="auto"/>
        <w:right w:val="none" w:sz="0" w:space="0" w:color="auto"/>
      </w:divBdr>
    </w:div>
    <w:div w:id="1701123826">
      <w:bodyDiv w:val="1"/>
      <w:marLeft w:val="0"/>
      <w:marRight w:val="0"/>
      <w:marTop w:val="0"/>
      <w:marBottom w:val="0"/>
      <w:divBdr>
        <w:top w:val="none" w:sz="0" w:space="0" w:color="auto"/>
        <w:left w:val="none" w:sz="0" w:space="0" w:color="auto"/>
        <w:bottom w:val="none" w:sz="0" w:space="0" w:color="auto"/>
        <w:right w:val="none" w:sz="0" w:space="0" w:color="auto"/>
      </w:divBdr>
    </w:div>
    <w:div w:id="1701124444">
      <w:bodyDiv w:val="1"/>
      <w:marLeft w:val="0"/>
      <w:marRight w:val="0"/>
      <w:marTop w:val="0"/>
      <w:marBottom w:val="0"/>
      <w:divBdr>
        <w:top w:val="none" w:sz="0" w:space="0" w:color="auto"/>
        <w:left w:val="none" w:sz="0" w:space="0" w:color="auto"/>
        <w:bottom w:val="none" w:sz="0" w:space="0" w:color="auto"/>
        <w:right w:val="none" w:sz="0" w:space="0" w:color="auto"/>
      </w:divBdr>
    </w:div>
    <w:div w:id="1701584833">
      <w:bodyDiv w:val="1"/>
      <w:marLeft w:val="0"/>
      <w:marRight w:val="0"/>
      <w:marTop w:val="0"/>
      <w:marBottom w:val="0"/>
      <w:divBdr>
        <w:top w:val="none" w:sz="0" w:space="0" w:color="auto"/>
        <w:left w:val="none" w:sz="0" w:space="0" w:color="auto"/>
        <w:bottom w:val="none" w:sz="0" w:space="0" w:color="auto"/>
        <w:right w:val="none" w:sz="0" w:space="0" w:color="auto"/>
      </w:divBdr>
      <w:divsChild>
        <w:div w:id="91316002">
          <w:marLeft w:val="0"/>
          <w:marRight w:val="0"/>
          <w:marTop w:val="0"/>
          <w:marBottom w:val="0"/>
          <w:divBdr>
            <w:top w:val="none" w:sz="0" w:space="0" w:color="auto"/>
            <w:left w:val="none" w:sz="0" w:space="0" w:color="auto"/>
            <w:bottom w:val="none" w:sz="0" w:space="0" w:color="auto"/>
            <w:right w:val="none" w:sz="0" w:space="0" w:color="auto"/>
          </w:divBdr>
        </w:div>
        <w:div w:id="2022546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371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04138453">
      <w:bodyDiv w:val="1"/>
      <w:marLeft w:val="0"/>
      <w:marRight w:val="0"/>
      <w:marTop w:val="0"/>
      <w:marBottom w:val="0"/>
      <w:divBdr>
        <w:top w:val="none" w:sz="0" w:space="0" w:color="auto"/>
        <w:left w:val="none" w:sz="0" w:space="0" w:color="auto"/>
        <w:bottom w:val="none" w:sz="0" w:space="0" w:color="auto"/>
        <w:right w:val="none" w:sz="0" w:space="0" w:color="auto"/>
      </w:divBdr>
    </w:div>
    <w:div w:id="1718890479">
      <w:bodyDiv w:val="1"/>
      <w:marLeft w:val="0"/>
      <w:marRight w:val="0"/>
      <w:marTop w:val="0"/>
      <w:marBottom w:val="0"/>
      <w:divBdr>
        <w:top w:val="none" w:sz="0" w:space="0" w:color="auto"/>
        <w:left w:val="none" w:sz="0" w:space="0" w:color="auto"/>
        <w:bottom w:val="none" w:sz="0" w:space="0" w:color="auto"/>
        <w:right w:val="none" w:sz="0" w:space="0" w:color="auto"/>
      </w:divBdr>
    </w:div>
    <w:div w:id="1721443070">
      <w:bodyDiv w:val="1"/>
      <w:marLeft w:val="0"/>
      <w:marRight w:val="0"/>
      <w:marTop w:val="0"/>
      <w:marBottom w:val="0"/>
      <w:divBdr>
        <w:top w:val="none" w:sz="0" w:space="0" w:color="auto"/>
        <w:left w:val="none" w:sz="0" w:space="0" w:color="auto"/>
        <w:bottom w:val="none" w:sz="0" w:space="0" w:color="auto"/>
        <w:right w:val="none" w:sz="0" w:space="0" w:color="auto"/>
      </w:divBdr>
    </w:div>
    <w:div w:id="1723673660">
      <w:bodyDiv w:val="1"/>
      <w:marLeft w:val="0"/>
      <w:marRight w:val="0"/>
      <w:marTop w:val="0"/>
      <w:marBottom w:val="0"/>
      <w:divBdr>
        <w:top w:val="none" w:sz="0" w:space="0" w:color="auto"/>
        <w:left w:val="none" w:sz="0" w:space="0" w:color="auto"/>
        <w:bottom w:val="none" w:sz="0" w:space="0" w:color="auto"/>
        <w:right w:val="none" w:sz="0" w:space="0" w:color="auto"/>
      </w:divBdr>
      <w:divsChild>
        <w:div w:id="767967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949362">
          <w:marLeft w:val="0"/>
          <w:marRight w:val="0"/>
          <w:marTop w:val="0"/>
          <w:marBottom w:val="0"/>
          <w:divBdr>
            <w:top w:val="none" w:sz="0" w:space="0" w:color="auto"/>
            <w:left w:val="none" w:sz="0" w:space="0" w:color="auto"/>
            <w:bottom w:val="none" w:sz="0" w:space="0" w:color="auto"/>
            <w:right w:val="none" w:sz="0" w:space="0" w:color="auto"/>
          </w:divBdr>
        </w:div>
      </w:divsChild>
    </w:div>
    <w:div w:id="1731727881">
      <w:bodyDiv w:val="1"/>
      <w:marLeft w:val="0"/>
      <w:marRight w:val="0"/>
      <w:marTop w:val="0"/>
      <w:marBottom w:val="0"/>
      <w:divBdr>
        <w:top w:val="none" w:sz="0" w:space="0" w:color="auto"/>
        <w:left w:val="none" w:sz="0" w:space="0" w:color="auto"/>
        <w:bottom w:val="none" w:sz="0" w:space="0" w:color="auto"/>
        <w:right w:val="none" w:sz="0" w:space="0" w:color="auto"/>
      </w:divBdr>
    </w:div>
    <w:div w:id="1736780972">
      <w:bodyDiv w:val="1"/>
      <w:marLeft w:val="0"/>
      <w:marRight w:val="0"/>
      <w:marTop w:val="0"/>
      <w:marBottom w:val="0"/>
      <w:divBdr>
        <w:top w:val="none" w:sz="0" w:space="0" w:color="auto"/>
        <w:left w:val="none" w:sz="0" w:space="0" w:color="auto"/>
        <w:bottom w:val="none" w:sz="0" w:space="0" w:color="auto"/>
        <w:right w:val="none" w:sz="0" w:space="0" w:color="auto"/>
      </w:divBdr>
    </w:div>
    <w:div w:id="1742173615">
      <w:bodyDiv w:val="1"/>
      <w:marLeft w:val="0"/>
      <w:marRight w:val="0"/>
      <w:marTop w:val="0"/>
      <w:marBottom w:val="0"/>
      <w:divBdr>
        <w:top w:val="none" w:sz="0" w:space="0" w:color="auto"/>
        <w:left w:val="none" w:sz="0" w:space="0" w:color="auto"/>
        <w:bottom w:val="none" w:sz="0" w:space="0" w:color="auto"/>
        <w:right w:val="none" w:sz="0" w:space="0" w:color="auto"/>
      </w:divBdr>
      <w:divsChild>
        <w:div w:id="167716432">
          <w:marLeft w:val="0"/>
          <w:marRight w:val="0"/>
          <w:marTop w:val="0"/>
          <w:marBottom w:val="0"/>
          <w:divBdr>
            <w:top w:val="none" w:sz="0" w:space="0" w:color="auto"/>
            <w:left w:val="none" w:sz="0" w:space="0" w:color="auto"/>
            <w:bottom w:val="none" w:sz="0" w:space="0" w:color="auto"/>
            <w:right w:val="none" w:sz="0" w:space="0" w:color="auto"/>
          </w:divBdr>
          <w:divsChild>
            <w:div w:id="665591770">
              <w:marLeft w:val="0"/>
              <w:marRight w:val="0"/>
              <w:marTop w:val="0"/>
              <w:marBottom w:val="0"/>
              <w:divBdr>
                <w:top w:val="none" w:sz="0" w:space="0" w:color="auto"/>
                <w:left w:val="none" w:sz="0" w:space="0" w:color="auto"/>
                <w:bottom w:val="none" w:sz="0" w:space="0" w:color="auto"/>
                <w:right w:val="none" w:sz="0" w:space="0" w:color="auto"/>
              </w:divBdr>
              <w:divsChild>
                <w:div w:id="135726348">
                  <w:marLeft w:val="0"/>
                  <w:marRight w:val="0"/>
                  <w:marTop w:val="0"/>
                  <w:marBottom w:val="0"/>
                  <w:divBdr>
                    <w:top w:val="none" w:sz="0" w:space="0" w:color="auto"/>
                    <w:left w:val="none" w:sz="0" w:space="0" w:color="auto"/>
                    <w:bottom w:val="none" w:sz="0" w:space="0" w:color="auto"/>
                    <w:right w:val="none" w:sz="0" w:space="0" w:color="auto"/>
                  </w:divBdr>
                </w:div>
                <w:div w:id="140271309">
                  <w:marLeft w:val="0"/>
                  <w:marRight w:val="0"/>
                  <w:marTop w:val="0"/>
                  <w:marBottom w:val="0"/>
                  <w:divBdr>
                    <w:top w:val="none" w:sz="0" w:space="0" w:color="auto"/>
                    <w:left w:val="none" w:sz="0" w:space="0" w:color="auto"/>
                    <w:bottom w:val="none" w:sz="0" w:space="0" w:color="auto"/>
                    <w:right w:val="none" w:sz="0" w:space="0" w:color="auto"/>
                  </w:divBdr>
                </w:div>
                <w:div w:id="497310263">
                  <w:marLeft w:val="0"/>
                  <w:marRight w:val="0"/>
                  <w:marTop w:val="0"/>
                  <w:marBottom w:val="0"/>
                  <w:divBdr>
                    <w:top w:val="none" w:sz="0" w:space="0" w:color="auto"/>
                    <w:left w:val="none" w:sz="0" w:space="0" w:color="auto"/>
                    <w:bottom w:val="none" w:sz="0" w:space="0" w:color="auto"/>
                    <w:right w:val="none" w:sz="0" w:space="0" w:color="auto"/>
                  </w:divBdr>
                </w:div>
                <w:div w:id="517617135">
                  <w:marLeft w:val="0"/>
                  <w:marRight w:val="0"/>
                  <w:marTop w:val="0"/>
                  <w:marBottom w:val="0"/>
                  <w:divBdr>
                    <w:top w:val="none" w:sz="0" w:space="0" w:color="auto"/>
                    <w:left w:val="none" w:sz="0" w:space="0" w:color="auto"/>
                    <w:bottom w:val="none" w:sz="0" w:space="0" w:color="auto"/>
                    <w:right w:val="none" w:sz="0" w:space="0" w:color="auto"/>
                  </w:divBdr>
                </w:div>
                <w:div w:id="1802920499">
                  <w:marLeft w:val="0"/>
                  <w:marRight w:val="0"/>
                  <w:marTop w:val="0"/>
                  <w:marBottom w:val="0"/>
                  <w:divBdr>
                    <w:top w:val="none" w:sz="0" w:space="0" w:color="auto"/>
                    <w:left w:val="none" w:sz="0" w:space="0" w:color="auto"/>
                    <w:bottom w:val="none" w:sz="0" w:space="0" w:color="auto"/>
                    <w:right w:val="none" w:sz="0" w:space="0" w:color="auto"/>
                  </w:divBdr>
                </w:div>
                <w:div w:id="1887714472">
                  <w:marLeft w:val="0"/>
                  <w:marRight w:val="0"/>
                  <w:marTop w:val="0"/>
                  <w:marBottom w:val="0"/>
                  <w:divBdr>
                    <w:top w:val="none" w:sz="0" w:space="0" w:color="auto"/>
                    <w:left w:val="none" w:sz="0" w:space="0" w:color="auto"/>
                    <w:bottom w:val="none" w:sz="0" w:space="0" w:color="auto"/>
                    <w:right w:val="none" w:sz="0" w:space="0" w:color="auto"/>
                  </w:divBdr>
                </w:div>
                <w:div w:id="2038923149">
                  <w:marLeft w:val="0"/>
                  <w:marRight w:val="0"/>
                  <w:marTop w:val="0"/>
                  <w:marBottom w:val="0"/>
                  <w:divBdr>
                    <w:top w:val="none" w:sz="0" w:space="0" w:color="auto"/>
                    <w:left w:val="none" w:sz="0" w:space="0" w:color="auto"/>
                    <w:bottom w:val="none" w:sz="0" w:space="0" w:color="auto"/>
                    <w:right w:val="none" w:sz="0" w:space="0" w:color="auto"/>
                  </w:divBdr>
                </w:div>
                <w:div w:id="20982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75059">
          <w:marLeft w:val="0"/>
          <w:marRight w:val="0"/>
          <w:marTop w:val="0"/>
          <w:marBottom w:val="0"/>
          <w:divBdr>
            <w:top w:val="none" w:sz="0" w:space="0" w:color="auto"/>
            <w:left w:val="none" w:sz="0" w:space="0" w:color="auto"/>
            <w:bottom w:val="none" w:sz="0" w:space="0" w:color="auto"/>
            <w:right w:val="none" w:sz="0" w:space="0" w:color="auto"/>
          </w:divBdr>
          <w:divsChild>
            <w:div w:id="222066980">
              <w:marLeft w:val="0"/>
              <w:marRight w:val="0"/>
              <w:marTop w:val="0"/>
              <w:marBottom w:val="0"/>
              <w:divBdr>
                <w:top w:val="none" w:sz="0" w:space="0" w:color="auto"/>
                <w:left w:val="none" w:sz="0" w:space="0" w:color="auto"/>
                <w:bottom w:val="none" w:sz="0" w:space="0" w:color="auto"/>
                <w:right w:val="none" w:sz="0" w:space="0" w:color="auto"/>
              </w:divBdr>
              <w:divsChild>
                <w:div w:id="582836205">
                  <w:marLeft w:val="0"/>
                  <w:marRight w:val="0"/>
                  <w:marTop w:val="0"/>
                  <w:marBottom w:val="0"/>
                  <w:divBdr>
                    <w:top w:val="none" w:sz="0" w:space="0" w:color="auto"/>
                    <w:left w:val="none" w:sz="0" w:space="0" w:color="auto"/>
                    <w:bottom w:val="none" w:sz="0" w:space="0" w:color="auto"/>
                    <w:right w:val="none" w:sz="0" w:space="0" w:color="auto"/>
                  </w:divBdr>
                </w:div>
                <w:div w:id="957182771">
                  <w:marLeft w:val="0"/>
                  <w:marRight w:val="0"/>
                  <w:marTop w:val="0"/>
                  <w:marBottom w:val="0"/>
                  <w:divBdr>
                    <w:top w:val="none" w:sz="0" w:space="0" w:color="auto"/>
                    <w:left w:val="none" w:sz="0" w:space="0" w:color="auto"/>
                    <w:bottom w:val="none" w:sz="0" w:space="0" w:color="auto"/>
                    <w:right w:val="none" w:sz="0" w:space="0" w:color="auto"/>
                  </w:divBdr>
                </w:div>
                <w:div w:id="1733966485">
                  <w:marLeft w:val="0"/>
                  <w:marRight w:val="0"/>
                  <w:marTop w:val="0"/>
                  <w:marBottom w:val="0"/>
                  <w:divBdr>
                    <w:top w:val="none" w:sz="0" w:space="0" w:color="auto"/>
                    <w:left w:val="none" w:sz="0" w:space="0" w:color="auto"/>
                    <w:bottom w:val="none" w:sz="0" w:space="0" w:color="auto"/>
                    <w:right w:val="none" w:sz="0" w:space="0" w:color="auto"/>
                  </w:divBdr>
                </w:div>
                <w:div w:id="2021463268">
                  <w:marLeft w:val="0"/>
                  <w:marRight w:val="0"/>
                  <w:marTop w:val="0"/>
                  <w:marBottom w:val="0"/>
                  <w:divBdr>
                    <w:top w:val="none" w:sz="0" w:space="0" w:color="auto"/>
                    <w:left w:val="none" w:sz="0" w:space="0" w:color="auto"/>
                    <w:bottom w:val="none" w:sz="0" w:space="0" w:color="auto"/>
                    <w:right w:val="none" w:sz="0" w:space="0" w:color="auto"/>
                  </w:divBdr>
                </w:div>
                <w:div w:id="213517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87833">
          <w:marLeft w:val="0"/>
          <w:marRight w:val="0"/>
          <w:marTop w:val="0"/>
          <w:marBottom w:val="0"/>
          <w:divBdr>
            <w:top w:val="none" w:sz="0" w:space="0" w:color="auto"/>
            <w:left w:val="none" w:sz="0" w:space="0" w:color="auto"/>
            <w:bottom w:val="none" w:sz="0" w:space="0" w:color="auto"/>
            <w:right w:val="none" w:sz="0" w:space="0" w:color="auto"/>
          </w:divBdr>
          <w:divsChild>
            <w:div w:id="266430296">
              <w:marLeft w:val="0"/>
              <w:marRight w:val="0"/>
              <w:marTop w:val="0"/>
              <w:marBottom w:val="0"/>
              <w:divBdr>
                <w:top w:val="none" w:sz="0" w:space="0" w:color="auto"/>
                <w:left w:val="none" w:sz="0" w:space="0" w:color="auto"/>
                <w:bottom w:val="none" w:sz="0" w:space="0" w:color="auto"/>
                <w:right w:val="none" w:sz="0" w:space="0" w:color="auto"/>
              </w:divBdr>
            </w:div>
          </w:divsChild>
        </w:div>
        <w:div w:id="892884729">
          <w:marLeft w:val="0"/>
          <w:marRight w:val="0"/>
          <w:marTop w:val="0"/>
          <w:marBottom w:val="0"/>
          <w:divBdr>
            <w:top w:val="none" w:sz="0" w:space="0" w:color="auto"/>
            <w:left w:val="none" w:sz="0" w:space="0" w:color="auto"/>
            <w:bottom w:val="none" w:sz="0" w:space="0" w:color="auto"/>
            <w:right w:val="none" w:sz="0" w:space="0" w:color="auto"/>
          </w:divBdr>
          <w:divsChild>
            <w:div w:id="650445432">
              <w:marLeft w:val="0"/>
              <w:marRight w:val="0"/>
              <w:marTop w:val="0"/>
              <w:marBottom w:val="0"/>
              <w:divBdr>
                <w:top w:val="none" w:sz="0" w:space="0" w:color="auto"/>
                <w:left w:val="none" w:sz="0" w:space="0" w:color="auto"/>
                <w:bottom w:val="none" w:sz="0" w:space="0" w:color="auto"/>
                <w:right w:val="none" w:sz="0" w:space="0" w:color="auto"/>
              </w:divBdr>
              <w:divsChild>
                <w:div w:id="320816671">
                  <w:marLeft w:val="0"/>
                  <w:marRight w:val="0"/>
                  <w:marTop w:val="0"/>
                  <w:marBottom w:val="0"/>
                  <w:divBdr>
                    <w:top w:val="none" w:sz="0" w:space="0" w:color="auto"/>
                    <w:left w:val="none" w:sz="0" w:space="0" w:color="auto"/>
                    <w:bottom w:val="none" w:sz="0" w:space="0" w:color="auto"/>
                    <w:right w:val="none" w:sz="0" w:space="0" w:color="auto"/>
                  </w:divBdr>
                  <w:divsChild>
                    <w:div w:id="581454477">
                      <w:marLeft w:val="0"/>
                      <w:marRight w:val="0"/>
                      <w:marTop w:val="0"/>
                      <w:marBottom w:val="0"/>
                      <w:divBdr>
                        <w:top w:val="none" w:sz="0" w:space="0" w:color="auto"/>
                        <w:left w:val="none" w:sz="0" w:space="0" w:color="auto"/>
                        <w:bottom w:val="none" w:sz="0" w:space="0" w:color="auto"/>
                        <w:right w:val="none" w:sz="0" w:space="0" w:color="auto"/>
                      </w:divBdr>
                      <w:divsChild>
                        <w:div w:id="140348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1094">
                  <w:marLeft w:val="0"/>
                  <w:marRight w:val="0"/>
                  <w:marTop w:val="0"/>
                  <w:marBottom w:val="0"/>
                  <w:divBdr>
                    <w:top w:val="none" w:sz="0" w:space="0" w:color="auto"/>
                    <w:left w:val="none" w:sz="0" w:space="0" w:color="auto"/>
                    <w:bottom w:val="none" w:sz="0" w:space="0" w:color="auto"/>
                    <w:right w:val="none" w:sz="0" w:space="0" w:color="auto"/>
                  </w:divBdr>
                  <w:divsChild>
                    <w:div w:id="1752580258">
                      <w:marLeft w:val="0"/>
                      <w:marRight w:val="0"/>
                      <w:marTop w:val="0"/>
                      <w:marBottom w:val="0"/>
                      <w:divBdr>
                        <w:top w:val="none" w:sz="0" w:space="0" w:color="auto"/>
                        <w:left w:val="none" w:sz="0" w:space="0" w:color="auto"/>
                        <w:bottom w:val="none" w:sz="0" w:space="0" w:color="auto"/>
                        <w:right w:val="none" w:sz="0" w:space="0" w:color="auto"/>
                      </w:divBdr>
                      <w:divsChild>
                        <w:div w:id="1554729508">
                          <w:marLeft w:val="0"/>
                          <w:marRight w:val="0"/>
                          <w:marTop w:val="0"/>
                          <w:marBottom w:val="0"/>
                          <w:divBdr>
                            <w:top w:val="none" w:sz="0" w:space="0" w:color="auto"/>
                            <w:left w:val="none" w:sz="0" w:space="0" w:color="auto"/>
                            <w:bottom w:val="none" w:sz="0" w:space="0" w:color="auto"/>
                            <w:right w:val="none" w:sz="0" w:space="0" w:color="auto"/>
                          </w:divBdr>
                          <w:divsChild>
                            <w:div w:id="499203464">
                              <w:marLeft w:val="0"/>
                              <w:marRight w:val="0"/>
                              <w:marTop w:val="0"/>
                              <w:marBottom w:val="0"/>
                              <w:divBdr>
                                <w:top w:val="none" w:sz="0" w:space="0" w:color="auto"/>
                                <w:left w:val="none" w:sz="0" w:space="0" w:color="auto"/>
                                <w:bottom w:val="none" w:sz="0" w:space="0" w:color="auto"/>
                                <w:right w:val="none" w:sz="0" w:space="0" w:color="auto"/>
                              </w:divBdr>
                            </w:div>
                            <w:div w:id="91215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288942">
          <w:marLeft w:val="0"/>
          <w:marRight w:val="0"/>
          <w:marTop w:val="0"/>
          <w:marBottom w:val="0"/>
          <w:divBdr>
            <w:top w:val="none" w:sz="0" w:space="0" w:color="auto"/>
            <w:left w:val="none" w:sz="0" w:space="0" w:color="auto"/>
            <w:bottom w:val="none" w:sz="0" w:space="0" w:color="auto"/>
            <w:right w:val="none" w:sz="0" w:space="0" w:color="auto"/>
          </w:divBdr>
        </w:div>
        <w:div w:id="946158449">
          <w:marLeft w:val="0"/>
          <w:marRight w:val="0"/>
          <w:marTop w:val="0"/>
          <w:marBottom w:val="0"/>
          <w:divBdr>
            <w:top w:val="none" w:sz="0" w:space="0" w:color="auto"/>
            <w:left w:val="none" w:sz="0" w:space="0" w:color="auto"/>
            <w:bottom w:val="none" w:sz="0" w:space="0" w:color="auto"/>
            <w:right w:val="none" w:sz="0" w:space="0" w:color="auto"/>
          </w:divBdr>
          <w:divsChild>
            <w:div w:id="493766172">
              <w:marLeft w:val="0"/>
              <w:marRight w:val="0"/>
              <w:marTop w:val="0"/>
              <w:marBottom w:val="0"/>
              <w:divBdr>
                <w:top w:val="none" w:sz="0" w:space="0" w:color="auto"/>
                <w:left w:val="none" w:sz="0" w:space="0" w:color="auto"/>
                <w:bottom w:val="none" w:sz="0" w:space="0" w:color="auto"/>
                <w:right w:val="none" w:sz="0" w:space="0" w:color="auto"/>
              </w:divBdr>
            </w:div>
          </w:divsChild>
        </w:div>
        <w:div w:id="1049763869">
          <w:marLeft w:val="0"/>
          <w:marRight w:val="0"/>
          <w:marTop w:val="0"/>
          <w:marBottom w:val="0"/>
          <w:divBdr>
            <w:top w:val="none" w:sz="0" w:space="0" w:color="auto"/>
            <w:left w:val="none" w:sz="0" w:space="0" w:color="auto"/>
            <w:bottom w:val="none" w:sz="0" w:space="0" w:color="auto"/>
            <w:right w:val="none" w:sz="0" w:space="0" w:color="auto"/>
          </w:divBdr>
        </w:div>
      </w:divsChild>
    </w:div>
    <w:div w:id="1762220245">
      <w:bodyDiv w:val="1"/>
      <w:marLeft w:val="0"/>
      <w:marRight w:val="0"/>
      <w:marTop w:val="0"/>
      <w:marBottom w:val="0"/>
      <w:divBdr>
        <w:top w:val="none" w:sz="0" w:space="0" w:color="auto"/>
        <w:left w:val="none" w:sz="0" w:space="0" w:color="auto"/>
        <w:bottom w:val="none" w:sz="0" w:space="0" w:color="auto"/>
        <w:right w:val="none" w:sz="0" w:space="0" w:color="auto"/>
      </w:divBdr>
    </w:div>
    <w:div w:id="1762797147">
      <w:bodyDiv w:val="1"/>
      <w:marLeft w:val="0"/>
      <w:marRight w:val="0"/>
      <w:marTop w:val="0"/>
      <w:marBottom w:val="0"/>
      <w:divBdr>
        <w:top w:val="none" w:sz="0" w:space="0" w:color="auto"/>
        <w:left w:val="none" w:sz="0" w:space="0" w:color="auto"/>
        <w:bottom w:val="none" w:sz="0" w:space="0" w:color="auto"/>
        <w:right w:val="none" w:sz="0" w:space="0" w:color="auto"/>
      </w:divBdr>
    </w:div>
    <w:div w:id="1765877986">
      <w:bodyDiv w:val="1"/>
      <w:marLeft w:val="0"/>
      <w:marRight w:val="0"/>
      <w:marTop w:val="0"/>
      <w:marBottom w:val="0"/>
      <w:divBdr>
        <w:top w:val="none" w:sz="0" w:space="0" w:color="auto"/>
        <w:left w:val="none" w:sz="0" w:space="0" w:color="auto"/>
        <w:bottom w:val="none" w:sz="0" w:space="0" w:color="auto"/>
        <w:right w:val="none" w:sz="0" w:space="0" w:color="auto"/>
      </w:divBdr>
    </w:div>
    <w:div w:id="1776359486">
      <w:bodyDiv w:val="1"/>
      <w:marLeft w:val="0"/>
      <w:marRight w:val="0"/>
      <w:marTop w:val="0"/>
      <w:marBottom w:val="0"/>
      <w:divBdr>
        <w:top w:val="none" w:sz="0" w:space="0" w:color="auto"/>
        <w:left w:val="none" w:sz="0" w:space="0" w:color="auto"/>
        <w:bottom w:val="none" w:sz="0" w:space="0" w:color="auto"/>
        <w:right w:val="none" w:sz="0" w:space="0" w:color="auto"/>
      </w:divBdr>
    </w:div>
    <w:div w:id="1783376571">
      <w:bodyDiv w:val="1"/>
      <w:marLeft w:val="0"/>
      <w:marRight w:val="0"/>
      <w:marTop w:val="0"/>
      <w:marBottom w:val="0"/>
      <w:divBdr>
        <w:top w:val="none" w:sz="0" w:space="0" w:color="auto"/>
        <w:left w:val="none" w:sz="0" w:space="0" w:color="auto"/>
        <w:bottom w:val="none" w:sz="0" w:space="0" w:color="auto"/>
        <w:right w:val="none" w:sz="0" w:space="0" w:color="auto"/>
      </w:divBdr>
      <w:divsChild>
        <w:div w:id="389577047">
          <w:marLeft w:val="0"/>
          <w:marRight w:val="0"/>
          <w:marTop w:val="0"/>
          <w:marBottom w:val="0"/>
          <w:divBdr>
            <w:top w:val="none" w:sz="0" w:space="0" w:color="auto"/>
            <w:left w:val="none" w:sz="0" w:space="0" w:color="auto"/>
            <w:bottom w:val="none" w:sz="0" w:space="0" w:color="auto"/>
            <w:right w:val="none" w:sz="0" w:space="0" w:color="auto"/>
          </w:divBdr>
        </w:div>
        <w:div w:id="1742143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883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83647517">
      <w:bodyDiv w:val="1"/>
      <w:marLeft w:val="0"/>
      <w:marRight w:val="0"/>
      <w:marTop w:val="0"/>
      <w:marBottom w:val="0"/>
      <w:divBdr>
        <w:top w:val="none" w:sz="0" w:space="0" w:color="auto"/>
        <w:left w:val="none" w:sz="0" w:space="0" w:color="auto"/>
        <w:bottom w:val="none" w:sz="0" w:space="0" w:color="auto"/>
        <w:right w:val="none" w:sz="0" w:space="0" w:color="auto"/>
      </w:divBdr>
    </w:div>
    <w:div w:id="1786534807">
      <w:bodyDiv w:val="1"/>
      <w:marLeft w:val="0"/>
      <w:marRight w:val="0"/>
      <w:marTop w:val="0"/>
      <w:marBottom w:val="0"/>
      <w:divBdr>
        <w:top w:val="none" w:sz="0" w:space="0" w:color="auto"/>
        <w:left w:val="none" w:sz="0" w:space="0" w:color="auto"/>
        <w:bottom w:val="none" w:sz="0" w:space="0" w:color="auto"/>
        <w:right w:val="none" w:sz="0" w:space="0" w:color="auto"/>
      </w:divBdr>
    </w:div>
    <w:div w:id="1787501438">
      <w:bodyDiv w:val="1"/>
      <w:marLeft w:val="0"/>
      <w:marRight w:val="0"/>
      <w:marTop w:val="0"/>
      <w:marBottom w:val="0"/>
      <w:divBdr>
        <w:top w:val="none" w:sz="0" w:space="0" w:color="auto"/>
        <w:left w:val="none" w:sz="0" w:space="0" w:color="auto"/>
        <w:bottom w:val="none" w:sz="0" w:space="0" w:color="auto"/>
        <w:right w:val="none" w:sz="0" w:space="0" w:color="auto"/>
      </w:divBdr>
    </w:div>
    <w:div w:id="1787625636">
      <w:bodyDiv w:val="1"/>
      <w:marLeft w:val="0"/>
      <w:marRight w:val="0"/>
      <w:marTop w:val="0"/>
      <w:marBottom w:val="0"/>
      <w:divBdr>
        <w:top w:val="none" w:sz="0" w:space="0" w:color="auto"/>
        <w:left w:val="none" w:sz="0" w:space="0" w:color="auto"/>
        <w:bottom w:val="none" w:sz="0" w:space="0" w:color="auto"/>
        <w:right w:val="none" w:sz="0" w:space="0" w:color="auto"/>
      </w:divBdr>
    </w:div>
    <w:div w:id="1816531770">
      <w:bodyDiv w:val="1"/>
      <w:marLeft w:val="0"/>
      <w:marRight w:val="0"/>
      <w:marTop w:val="0"/>
      <w:marBottom w:val="0"/>
      <w:divBdr>
        <w:top w:val="none" w:sz="0" w:space="0" w:color="auto"/>
        <w:left w:val="none" w:sz="0" w:space="0" w:color="auto"/>
        <w:bottom w:val="none" w:sz="0" w:space="0" w:color="auto"/>
        <w:right w:val="none" w:sz="0" w:space="0" w:color="auto"/>
      </w:divBdr>
    </w:div>
    <w:div w:id="1817062988">
      <w:bodyDiv w:val="1"/>
      <w:marLeft w:val="0"/>
      <w:marRight w:val="0"/>
      <w:marTop w:val="0"/>
      <w:marBottom w:val="0"/>
      <w:divBdr>
        <w:top w:val="none" w:sz="0" w:space="0" w:color="auto"/>
        <w:left w:val="none" w:sz="0" w:space="0" w:color="auto"/>
        <w:bottom w:val="none" w:sz="0" w:space="0" w:color="auto"/>
        <w:right w:val="none" w:sz="0" w:space="0" w:color="auto"/>
      </w:divBdr>
      <w:divsChild>
        <w:div w:id="1993295713">
          <w:marLeft w:val="0"/>
          <w:marRight w:val="0"/>
          <w:marTop w:val="0"/>
          <w:marBottom w:val="0"/>
          <w:divBdr>
            <w:top w:val="none" w:sz="0" w:space="0" w:color="auto"/>
            <w:left w:val="none" w:sz="0" w:space="0" w:color="auto"/>
            <w:bottom w:val="none" w:sz="0" w:space="0" w:color="auto"/>
            <w:right w:val="none" w:sz="0" w:space="0" w:color="auto"/>
          </w:divBdr>
        </w:div>
      </w:divsChild>
    </w:div>
    <w:div w:id="1818647463">
      <w:bodyDiv w:val="1"/>
      <w:marLeft w:val="0"/>
      <w:marRight w:val="0"/>
      <w:marTop w:val="0"/>
      <w:marBottom w:val="0"/>
      <w:divBdr>
        <w:top w:val="none" w:sz="0" w:space="0" w:color="auto"/>
        <w:left w:val="none" w:sz="0" w:space="0" w:color="auto"/>
        <w:bottom w:val="none" w:sz="0" w:space="0" w:color="auto"/>
        <w:right w:val="none" w:sz="0" w:space="0" w:color="auto"/>
      </w:divBdr>
      <w:divsChild>
        <w:div w:id="1526603330">
          <w:marLeft w:val="0"/>
          <w:marRight w:val="0"/>
          <w:marTop w:val="0"/>
          <w:marBottom w:val="0"/>
          <w:divBdr>
            <w:top w:val="none" w:sz="0" w:space="0" w:color="auto"/>
            <w:left w:val="none" w:sz="0" w:space="0" w:color="auto"/>
            <w:bottom w:val="none" w:sz="0" w:space="0" w:color="auto"/>
            <w:right w:val="none" w:sz="0" w:space="0" w:color="auto"/>
          </w:divBdr>
        </w:div>
        <w:div w:id="1805659289">
          <w:marLeft w:val="0"/>
          <w:marRight w:val="0"/>
          <w:marTop w:val="0"/>
          <w:marBottom w:val="0"/>
          <w:divBdr>
            <w:top w:val="none" w:sz="0" w:space="0" w:color="auto"/>
            <w:left w:val="none" w:sz="0" w:space="0" w:color="auto"/>
            <w:bottom w:val="none" w:sz="0" w:space="0" w:color="auto"/>
            <w:right w:val="none" w:sz="0" w:space="0" w:color="auto"/>
          </w:divBdr>
        </w:div>
      </w:divsChild>
    </w:div>
    <w:div w:id="1818758500">
      <w:bodyDiv w:val="1"/>
      <w:marLeft w:val="0"/>
      <w:marRight w:val="0"/>
      <w:marTop w:val="0"/>
      <w:marBottom w:val="0"/>
      <w:divBdr>
        <w:top w:val="none" w:sz="0" w:space="0" w:color="auto"/>
        <w:left w:val="none" w:sz="0" w:space="0" w:color="auto"/>
        <w:bottom w:val="none" w:sz="0" w:space="0" w:color="auto"/>
        <w:right w:val="none" w:sz="0" w:space="0" w:color="auto"/>
      </w:divBdr>
    </w:div>
    <w:div w:id="1823698808">
      <w:bodyDiv w:val="1"/>
      <w:marLeft w:val="0"/>
      <w:marRight w:val="0"/>
      <w:marTop w:val="0"/>
      <w:marBottom w:val="0"/>
      <w:divBdr>
        <w:top w:val="none" w:sz="0" w:space="0" w:color="auto"/>
        <w:left w:val="none" w:sz="0" w:space="0" w:color="auto"/>
        <w:bottom w:val="none" w:sz="0" w:space="0" w:color="auto"/>
        <w:right w:val="none" w:sz="0" w:space="0" w:color="auto"/>
      </w:divBdr>
    </w:div>
    <w:div w:id="1824274534">
      <w:bodyDiv w:val="1"/>
      <w:marLeft w:val="0"/>
      <w:marRight w:val="0"/>
      <w:marTop w:val="0"/>
      <w:marBottom w:val="0"/>
      <w:divBdr>
        <w:top w:val="none" w:sz="0" w:space="0" w:color="auto"/>
        <w:left w:val="none" w:sz="0" w:space="0" w:color="auto"/>
        <w:bottom w:val="none" w:sz="0" w:space="0" w:color="auto"/>
        <w:right w:val="none" w:sz="0" w:space="0" w:color="auto"/>
      </w:divBdr>
    </w:div>
    <w:div w:id="1826820738">
      <w:bodyDiv w:val="1"/>
      <w:marLeft w:val="0"/>
      <w:marRight w:val="0"/>
      <w:marTop w:val="0"/>
      <w:marBottom w:val="0"/>
      <w:divBdr>
        <w:top w:val="none" w:sz="0" w:space="0" w:color="auto"/>
        <w:left w:val="none" w:sz="0" w:space="0" w:color="auto"/>
        <w:bottom w:val="none" w:sz="0" w:space="0" w:color="auto"/>
        <w:right w:val="none" w:sz="0" w:space="0" w:color="auto"/>
      </w:divBdr>
      <w:divsChild>
        <w:div w:id="1350523726">
          <w:marLeft w:val="0"/>
          <w:marRight w:val="0"/>
          <w:marTop w:val="0"/>
          <w:marBottom w:val="0"/>
          <w:divBdr>
            <w:top w:val="none" w:sz="0" w:space="0" w:color="auto"/>
            <w:left w:val="none" w:sz="0" w:space="0" w:color="auto"/>
            <w:bottom w:val="none" w:sz="0" w:space="0" w:color="auto"/>
            <w:right w:val="none" w:sz="0" w:space="0" w:color="auto"/>
          </w:divBdr>
        </w:div>
      </w:divsChild>
    </w:div>
    <w:div w:id="1829245055">
      <w:bodyDiv w:val="1"/>
      <w:marLeft w:val="0"/>
      <w:marRight w:val="0"/>
      <w:marTop w:val="0"/>
      <w:marBottom w:val="0"/>
      <w:divBdr>
        <w:top w:val="none" w:sz="0" w:space="0" w:color="auto"/>
        <w:left w:val="none" w:sz="0" w:space="0" w:color="auto"/>
        <w:bottom w:val="none" w:sz="0" w:space="0" w:color="auto"/>
        <w:right w:val="none" w:sz="0" w:space="0" w:color="auto"/>
      </w:divBdr>
    </w:div>
    <w:div w:id="1831553380">
      <w:bodyDiv w:val="1"/>
      <w:marLeft w:val="0"/>
      <w:marRight w:val="0"/>
      <w:marTop w:val="0"/>
      <w:marBottom w:val="0"/>
      <w:divBdr>
        <w:top w:val="none" w:sz="0" w:space="0" w:color="auto"/>
        <w:left w:val="none" w:sz="0" w:space="0" w:color="auto"/>
        <w:bottom w:val="none" w:sz="0" w:space="0" w:color="auto"/>
        <w:right w:val="none" w:sz="0" w:space="0" w:color="auto"/>
      </w:divBdr>
      <w:divsChild>
        <w:div w:id="12952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418593">
          <w:marLeft w:val="0"/>
          <w:marRight w:val="0"/>
          <w:marTop w:val="0"/>
          <w:marBottom w:val="0"/>
          <w:divBdr>
            <w:top w:val="none" w:sz="0" w:space="0" w:color="auto"/>
            <w:left w:val="none" w:sz="0" w:space="0" w:color="auto"/>
            <w:bottom w:val="none" w:sz="0" w:space="0" w:color="auto"/>
            <w:right w:val="none" w:sz="0" w:space="0" w:color="auto"/>
          </w:divBdr>
        </w:div>
      </w:divsChild>
    </w:div>
    <w:div w:id="1835027653">
      <w:bodyDiv w:val="1"/>
      <w:marLeft w:val="0"/>
      <w:marRight w:val="0"/>
      <w:marTop w:val="0"/>
      <w:marBottom w:val="0"/>
      <w:divBdr>
        <w:top w:val="none" w:sz="0" w:space="0" w:color="auto"/>
        <w:left w:val="none" w:sz="0" w:space="0" w:color="auto"/>
        <w:bottom w:val="none" w:sz="0" w:space="0" w:color="auto"/>
        <w:right w:val="none" w:sz="0" w:space="0" w:color="auto"/>
      </w:divBdr>
      <w:divsChild>
        <w:div w:id="1660306150">
          <w:marLeft w:val="0"/>
          <w:marRight w:val="0"/>
          <w:marTop w:val="0"/>
          <w:marBottom w:val="0"/>
          <w:divBdr>
            <w:top w:val="none" w:sz="0" w:space="0" w:color="auto"/>
            <w:left w:val="none" w:sz="0" w:space="0" w:color="auto"/>
            <w:bottom w:val="none" w:sz="0" w:space="0" w:color="auto"/>
            <w:right w:val="none" w:sz="0" w:space="0" w:color="auto"/>
          </w:divBdr>
          <w:divsChild>
            <w:div w:id="36440157">
              <w:marLeft w:val="0"/>
              <w:marRight w:val="0"/>
              <w:marTop w:val="0"/>
              <w:marBottom w:val="0"/>
              <w:divBdr>
                <w:top w:val="none" w:sz="0" w:space="0" w:color="auto"/>
                <w:left w:val="none" w:sz="0" w:space="0" w:color="auto"/>
                <w:bottom w:val="none" w:sz="0" w:space="0" w:color="auto"/>
                <w:right w:val="none" w:sz="0" w:space="0" w:color="auto"/>
              </w:divBdr>
            </w:div>
          </w:divsChild>
        </w:div>
        <w:div w:id="1371346971">
          <w:marLeft w:val="0"/>
          <w:marRight w:val="0"/>
          <w:marTop w:val="0"/>
          <w:marBottom w:val="0"/>
          <w:divBdr>
            <w:top w:val="none" w:sz="0" w:space="0" w:color="auto"/>
            <w:left w:val="none" w:sz="0" w:space="0" w:color="auto"/>
            <w:bottom w:val="none" w:sz="0" w:space="0" w:color="auto"/>
            <w:right w:val="none" w:sz="0" w:space="0" w:color="auto"/>
          </w:divBdr>
          <w:divsChild>
            <w:div w:id="182207034">
              <w:marLeft w:val="0"/>
              <w:marRight w:val="0"/>
              <w:marTop w:val="0"/>
              <w:marBottom w:val="0"/>
              <w:divBdr>
                <w:top w:val="none" w:sz="0" w:space="0" w:color="auto"/>
                <w:left w:val="none" w:sz="0" w:space="0" w:color="auto"/>
                <w:bottom w:val="none" w:sz="0" w:space="0" w:color="auto"/>
                <w:right w:val="none" w:sz="0" w:space="0" w:color="auto"/>
              </w:divBdr>
              <w:divsChild>
                <w:div w:id="108474925">
                  <w:marLeft w:val="0"/>
                  <w:marRight w:val="0"/>
                  <w:marTop w:val="0"/>
                  <w:marBottom w:val="0"/>
                  <w:divBdr>
                    <w:top w:val="none" w:sz="0" w:space="0" w:color="auto"/>
                    <w:left w:val="none" w:sz="0" w:space="0" w:color="auto"/>
                    <w:bottom w:val="none" w:sz="0" w:space="0" w:color="auto"/>
                    <w:right w:val="none" w:sz="0" w:space="0" w:color="auto"/>
                  </w:divBdr>
                  <w:divsChild>
                    <w:div w:id="72751079">
                      <w:marLeft w:val="0"/>
                      <w:marRight w:val="0"/>
                      <w:marTop w:val="0"/>
                      <w:marBottom w:val="0"/>
                      <w:divBdr>
                        <w:top w:val="none" w:sz="0" w:space="0" w:color="auto"/>
                        <w:left w:val="none" w:sz="0" w:space="0" w:color="auto"/>
                        <w:bottom w:val="none" w:sz="0" w:space="0" w:color="auto"/>
                        <w:right w:val="none" w:sz="0" w:space="0" w:color="auto"/>
                      </w:divBdr>
                      <w:divsChild>
                        <w:div w:id="2084569188">
                          <w:marLeft w:val="0"/>
                          <w:marRight w:val="0"/>
                          <w:marTop w:val="0"/>
                          <w:marBottom w:val="0"/>
                          <w:divBdr>
                            <w:top w:val="none" w:sz="0" w:space="0" w:color="auto"/>
                            <w:left w:val="none" w:sz="0" w:space="0" w:color="auto"/>
                            <w:bottom w:val="none" w:sz="0" w:space="0" w:color="auto"/>
                            <w:right w:val="none" w:sz="0" w:space="0" w:color="auto"/>
                          </w:divBdr>
                          <w:divsChild>
                            <w:div w:id="101729705">
                              <w:marLeft w:val="0"/>
                              <w:marRight w:val="0"/>
                              <w:marTop w:val="0"/>
                              <w:marBottom w:val="0"/>
                              <w:divBdr>
                                <w:top w:val="none" w:sz="0" w:space="0" w:color="auto"/>
                                <w:left w:val="none" w:sz="0" w:space="0" w:color="auto"/>
                                <w:bottom w:val="none" w:sz="0" w:space="0" w:color="auto"/>
                                <w:right w:val="none" w:sz="0" w:space="0" w:color="auto"/>
                              </w:divBdr>
                              <w:divsChild>
                                <w:div w:id="744183774">
                                  <w:marLeft w:val="0"/>
                                  <w:marRight w:val="0"/>
                                  <w:marTop w:val="0"/>
                                  <w:marBottom w:val="0"/>
                                  <w:divBdr>
                                    <w:top w:val="none" w:sz="0" w:space="0" w:color="auto"/>
                                    <w:left w:val="none" w:sz="0" w:space="0" w:color="auto"/>
                                    <w:bottom w:val="none" w:sz="0" w:space="0" w:color="auto"/>
                                    <w:right w:val="none" w:sz="0" w:space="0" w:color="auto"/>
                                  </w:divBdr>
                                  <w:divsChild>
                                    <w:div w:id="209604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323094">
          <w:marLeft w:val="0"/>
          <w:marRight w:val="0"/>
          <w:marTop w:val="0"/>
          <w:marBottom w:val="0"/>
          <w:divBdr>
            <w:top w:val="none" w:sz="0" w:space="0" w:color="auto"/>
            <w:left w:val="none" w:sz="0" w:space="0" w:color="auto"/>
            <w:bottom w:val="none" w:sz="0" w:space="0" w:color="auto"/>
            <w:right w:val="none" w:sz="0" w:space="0" w:color="auto"/>
          </w:divBdr>
          <w:divsChild>
            <w:div w:id="982587111">
              <w:marLeft w:val="0"/>
              <w:marRight w:val="0"/>
              <w:marTop w:val="0"/>
              <w:marBottom w:val="0"/>
              <w:divBdr>
                <w:top w:val="none" w:sz="0" w:space="0" w:color="auto"/>
                <w:left w:val="none" w:sz="0" w:space="0" w:color="auto"/>
                <w:bottom w:val="none" w:sz="0" w:space="0" w:color="auto"/>
                <w:right w:val="none" w:sz="0" w:space="0" w:color="auto"/>
              </w:divBdr>
              <w:divsChild>
                <w:div w:id="1341352892">
                  <w:marLeft w:val="0"/>
                  <w:marRight w:val="0"/>
                  <w:marTop w:val="0"/>
                  <w:marBottom w:val="0"/>
                  <w:divBdr>
                    <w:top w:val="none" w:sz="0" w:space="0" w:color="auto"/>
                    <w:left w:val="none" w:sz="0" w:space="0" w:color="auto"/>
                    <w:bottom w:val="none" w:sz="0" w:space="0" w:color="auto"/>
                    <w:right w:val="none" w:sz="0" w:space="0" w:color="auto"/>
                  </w:divBdr>
                  <w:divsChild>
                    <w:div w:id="1943801242">
                      <w:marLeft w:val="0"/>
                      <w:marRight w:val="0"/>
                      <w:marTop w:val="0"/>
                      <w:marBottom w:val="0"/>
                      <w:divBdr>
                        <w:top w:val="none" w:sz="0" w:space="0" w:color="auto"/>
                        <w:left w:val="none" w:sz="0" w:space="0" w:color="auto"/>
                        <w:bottom w:val="none" w:sz="0" w:space="0" w:color="auto"/>
                        <w:right w:val="none" w:sz="0" w:space="0" w:color="auto"/>
                      </w:divBdr>
                      <w:divsChild>
                        <w:div w:id="917055617">
                          <w:marLeft w:val="0"/>
                          <w:marRight w:val="0"/>
                          <w:marTop w:val="0"/>
                          <w:marBottom w:val="0"/>
                          <w:divBdr>
                            <w:top w:val="none" w:sz="0" w:space="0" w:color="auto"/>
                            <w:left w:val="none" w:sz="0" w:space="0" w:color="auto"/>
                            <w:bottom w:val="none" w:sz="0" w:space="0" w:color="auto"/>
                            <w:right w:val="none" w:sz="0" w:space="0" w:color="auto"/>
                          </w:divBdr>
                          <w:divsChild>
                            <w:div w:id="1587302067">
                              <w:marLeft w:val="0"/>
                              <w:marRight w:val="0"/>
                              <w:marTop w:val="0"/>
                              <w:marBottom w:val="0"/>
                              <w:divBdr>
                                <w:top w:val="none" w:sz="0" w:space="0" w:color="auto"/>
                                <w:left w:val="none" w:sz="0" w:space="0" w:color="auto"/>
                                <w:bottom w:val="none" w:sz="0" w:space="0" w:color="auto"/>
                                <w:right w:val="none" w:sz="0" w:space="0" w:color="auto"/>
                              </w:divBdr>
                              <w:divsChild>
                                <w:div w:id="745957926">
                                  <w:marLeft w:val="0"/>
                                  <w:marRight w:val="0"/>
                                  <w:marTop w:val="0"/>
                                  <w:marBottom w:val="0"/>
                                  <w:divBdr>
                                    <w:top w:val="none" w:sz="0" w:space="0" w:color="auto"/>
                                    <w:left w:val="none" w:sz="0" w:space="0" w:color="auto"/>
                                    <w:bottom w:val="none" w:sz="0" w:space="0" w:color="auto"/>
                                    <w:right w:val="none" w:sz="0" w:space="0" w:color="auto"/>
                                  </w:divBdr>
                                  <w:divsChild>
                                    <w:div w:id="1304895491">
                                      <w:marLeft w:val="0"/>
                                      <w:marRight w:val="0"/>
                                      <w:marTop w:val="0"/>
                                      <w:marBottom w:val="0"/>
                                      <w:divBdr>
                                        <w:top w:val="none" w:sz="0" w:space="0" w:color="auto"/>
                                        <w:left w:val="none" w:sz="0" w:space="0" w:color="auto"/>
                                        <w:bottom w:val="none" w:sz="0" w:space="0" w:color="auto"/>
                                        <w:right w:val="none" w:sz="0" w:space="0" w:color="auto"/>
                                      </w:divBdr>
                                      <w:divsChild>
                                        <w:div w:id="15450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5799156">
      <w:bodyDiv w:val="1"/>
      <w:marLeft w:val="0"/>
      <w:marRight w:val="0"/>
      <w:marTop w:val="0"/>
      <w:marBottom w:val="0"/>
      <w:divBdr>
        <w:top w:val="none" w:sz="0" w:space="0" w:color="auto"/>
        <w:left w:val="none" w:sz="0" w:space="0" w:color="auto"/>
        <w:bottom w:val="none" w:sz="0" w:space="0" w:color="auto"/>
        <w:right w:val="none" w:sz="0" w:space="0" w:color="auto"/>
      </w:divBdr>
      <w:divsChild>
        <w:div w:id="95058929">
          <w:marLeft w:val="893"/>
          <w:marRight w:val="0"/>
          <w:marTop w:val="0"/>
          <w:marBottom w:val="100"/>
          <w:divBdr>
            <w:top w:val="none" w:sz="0" w:space="0" w:color="auto"/>
            <w:left w:val="none" w:sz="0" w:space="0" w:color="auto"/>
            <w:bottom w:val="none" w:sz="0" w:space="0" w:color="auto"/>
            <w:right w:val="none" w:sz="0" w:space="0" w:color="auto"/>
          </w:divBdr>
        </w:div>
        <w:div w:id="193275244">
          <w:marLeft w:val="893"/>
          <w:marRight w:val="0"/>
          <w:marTop w:val="0"/>
          <w:marBottom w:val="100"/>
          <w:divBdr>
            <w:top w:val="none" w:sz="0" w:space="0" w:color="auto"/>
            <w:left w:val="none" w:sz="0" w:space="0" w:color="auto"/>
            <w:bottom w:val="none" w:sz="0" w:space="0" w:color="auto"/>
            <w:right w:val="none" w:sz="0" w:space="0" w:color="auto"/>
          </w:divBdr>
        </w:div>
        <w:div w:id="442653867">
          <w:marLeft w:val="893"/>
          <w:marRight w:val="0"/>
          <w:marTop w:val="0"/>
          <w:marBottom w:val="100"/>
          <w:divBdr>
            <w:top w:val="none" w:sz="0" w:space="0" w:color="auto"/>
            <w:left w:val="none" w:sz="0" w:space="0" w:color="auto"/>
            <w:bottom w:val="none" w:sz="0" w:space="0" w:color="auto"/>
            <w:right w:val="none" w:sz="0" w:space="0" w:color="auto"/>
          </w:divBdr>
        </w:div>
        <w:div w:id="754592116">
          <w:marLeft w:val="893"/>
          <w:marRight w:val="0"/>
          <w:marTop w:val="0"/>
          <w:marBottom w:val="100"/>
          <w:divBdr>
            <w:top w:val="none" w:sz="0" w:space="0" w:color="auto"/>
            <w:left w:val="none" w:sz="0" w:space="0" w:color="auto"/>
            <w:bottom w:val="none" w:sz="0" w:space="0" w:color="auto"/>
            <w:right w:val="none" w:sz="0" w:space="0" w:color="auto"/>
          </w:divBdr>
        </w:div>
        <w:div w:id="771752265">
          <w:marLeft w:val="893"/>
          <w:marRight w:val="0"/>
          <w:marTop w:val="0"/>
          <w:marBottom w:val="100"/>
          <w:divBdr>
            <w:top w:val="none" w:sz="0" w:space="0" w:color="auto"/>
            <w:left w:val="none" w:sz="0" w:space="0" w:color="auto"/>
            <w:bottom w:val="none" w:sz="0" w:space="0" w:color="auto"/>
            <w:right w:val="none" w:sz="0" w:space="0" w:color="auto"/>
          </w:divBdr>
        </w:div>
        <w:div w:id="1225261227">
          <w:marLeft w:val="173"/>
          <w:marRight w:val="0"/>
          <w:marTop w:val="160"/>
          <w:marBottom w:val="80"/>
          <w:divBdr>
            <w:top w:val="none" w:sz="0" w:space="0" w:color="auto"/>
            <w:left w:val="none" w:sz="0" w:space="0" w:color="auto"/>
            <w:bottom w:val="none" w:sz="0" w:space="0" w:color="auto"/>
            <w:right w:val="none" w:sz="0" w:space="0" w:color="auto"/>
          </w:divBdr>
        </w:div>
        <w:div w:id="1503623182">
          <w:marLeft w:val="893"/>
          <w:marRight w:val="0"/>
          <w:marTop w:val="0"/>
          <w:marBottom w:val="100"/>
          <w:divBdr>
            <w:top w:val="none" w:sz="0" w:space="0" w:color="auto"/>
            <w:left w:val="none" w:sz="0" w:space="0" w:color="auto"/>
            <w:bottom w:val="none" w:sz="0" w:space="0" w:color="auto"/>
            <w:right w:val="none" w:sz="0" w:space="0" w:color="auto"/>
          </w:divBdr>
        </w:div>
        <w:div w:id="1731683911">
          <w:marLeft w:val="173"/>
          <w:marRight w:val="0"/>
          <w:marTop w:val="160"/>
          <w:marBottom w:val="80"/>
          <w:divBdr>
            <w:top w:val="none" w:sz="0" w:space="0" w:color="auto"/>
            <w:left w:val="none" w:sz="0" w:space="0" w:color="auto"/>
            <w:bottom w:val="none" w:sz="0" w:space="0" w:color="auto"/>
            <w:right w:val="none" w:sz="0" w:space="0" w:color="auto"/>
          </w:divBdr>
        </w:div>
        <w:div w:id="1761560795">
          <w:marLeft w:val="893"/>
          <w:marRight w:val="0"/>
          <w:marTop w:val="0"/>
          <w:marBottom w:val="100"/>
          <w:divBdr>
            <w:top w:val="none" w:sz="0" w:space="0" w:color="auto"/>
            <w:left w:val="none" w:sz="0" w:space="0" w:color="auto"/>
            <w:bottom w:val="none" w:sz="0" w:space="0" w:color="auto"/>
            <w:right w:val="none" w:sz="0" w:space="0" w:color="auto"/>
          </w:divBdr>
        </w:div>
        <w:div w:id="1780374604">
          <w:marLeft w:val="1339"/>
          <w:marRight w:val="0"/>
          <w:marTop w:val="0"/>
          <w:marBottom w:val="100"/>
          <w:divBdr>
            <w:top w:val="none" w:sz="0" w:space="0" w:color="auto"/>
            <w:left w:val="none" w:sz="0" w:space="0" w:color="auto"/>
            <w:bottom w:val="none" w:sz="0" w:space="0" w:color="auto"/>
            <w:right w:val="none" w:sz="0" w:space="0" w:color="auto"/>
          </w:divBdr>
        </w:div>
      </w:divsChild>
    </w:div>
    <w:div w:id="1849783385">
      <w:bodyDiv w:val="1"/>
      <w:marLeft w:val="0"/>
      <w:marRight w:val="0"/>
      <w:marTop w:val="0"/>
      <w:marBottom w:val="0"/>
      <w:divBdr>
        <w:top w:val="none" w:sz="0" w:space="0" w:color="auto"/>
        <w:left w:val="none" w:sz="0" w:space="0" w:color="auto"/>
        <w:bottom w:val="none" w:sz="0" w:space="0" w:color="auto"/>
        <w:right w:val="none" w:sz="0" w:space="0" w:color="auto"/>
      </w:divBdr>
    </w:div>
    <w:div w:id="1854298686">
      <w:bodyDiv w:val="1"/>
      <w:marLeft w:val="0"/>
      <w:marRight w:val="0"/>
      <w:marTop w:val="0"/>
      <w:marBottom w:val="0"/>
      <w:divBdr>
        <w:top w:val="none" w:sz="0" w:space="0" w:color="auto"/>
        <w:left w:val="none" w:sz="0" w:space="0" w:color="auto"/>
        <w:bottom w:val="none" w:sz="0" w:space="0" w:color="auto"/>
        <w:right w:val="none" w:sz="0" w:space="0" w:color="auto"/>
      </w:divBdr>
    </w:div>
    <w:div w:id="1861818087">
      <w:bodyDiv w:val="1"/>
      <w:marLeft w:val="0"/>
      <w:marRight w:val="0"/>
      <w:marTop w:val="0"/>
      <w:marBottom w:val="0"/>
      <w:divBdr>
        <w:top w:val="none" w:sz="0" w:space="0" w:color="auto"/>
        <w:left w:val="none" w:sz="0" w:space="0" w:color="auto"/>
        <w:bottom w:val="none" w:sz="0" w:space="0" w:color="auto"/>
        <w:right w:val="none" w:sz="0" w:space="0" w:color="auto"/>
      </w:divBdr>
    </w:div>
    <w:div w:id="1865244324">
      <w:bodyDiv w:val="1"/>
      <w:marLeft w:val="0"/>
      <w:marRight w:val="0"/>
      <w:marTop w:val="0"/>
      <w:marBottom w:val="0"/>
      <w:divBdr>
        <w:top w:val="none" w:sz="0" w:space="0" w:color="auto"/>
        <w:left w:val="none" w:sz="0" w:space="0" w:color="auto"/>
        <w:bottom w:val="none" w:sz="0" w:space="0" w:color="auto"/>
        <w:right w:val="none" w:sz="0" w:space="0" w:color="auto"/>
      </w:divBdr>
    </w:div>
    <w:div w:id="1867518570">
      <w:bodyDiv w:val="1"/>
      <w:marLeft w:val="0"/>
      <w:marRight w:val="0"/>
      <w:marTop w:val="0"/>
      <w:marBottom w:val="0"/>
      <w:divBdr>
        <w:top w:val="none" w:sz="0" w:space="0" w:color="auto"/>
        <w:left w:val="none" w:sz="0" w:space="0" w:color="auto"/>
        <w:bottom w:val="none" w:sz="0" w:space="0" w:color="auto"/>
        <w:right w:val="none" w:sz="0" w:space="0" w:color="auto"/>
      </w:divBdr>
      <w:divsChild>
        <w:div w:id="74015586">
          <w:marLeft w:val="0"/>
          <w:marRight w:val="0"/>
          <w:marTop w:val="0"/>
          <w:marBottom w:val="0"/>
          <w:divBdr>
            <w:top w:val="none" w:sz="0" w:space="0" w:color="auto"/>
            <w:left w:val="none" w:sz="0" w:space="0" w:color="auto"/>
            <w:bottom w:val="none" w:sz="0" w:space="0" w:color="auto"/>
            <w:right w:val="none" w:sz="0" w:space="0" w:color="auto"/>
          </w:divBdr>
        </w:div>
        <w:div w:id="1457329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341036">
      <w:bodyDiv w:val="1"/>
      <w:marLeft w:val="0"/>
      <w:marRight w:val="0"/>
      <w:marTop w:val="0"/>
      <w:marBottom w:val="0"/>
      <w:divBdr>
        <w:top w:val="none" w:sz="0" w:space="0" w:color="auto"/>
        <w:left w:val="none" w:sz="0" w:space="0" w:color="auto"/>
        <w:bottom w:val="none" w:sz="0" w:space="0" w:color="auto"/>
        <w:right w:val="none" w:sz="0" w:space="0" w:color="auto"/>
      </w:divBdr>
    </w:div>
    <w:div w:id="1870753867">
      <w:bodyDiv w:val="1"/>
      <w:marLeft w:val="0"/>
      <w:marRight w:val="0"/>
      <w:marTop w:val="0"/>
      <w:marBottom w:val="0"/>
      <w:divBdr>
        <w:top w:val="none" w:sz="0" w:space="0" w:color="auto"/>
        <w:left w:val="none" w:sz="0" w:space="0" w:color="auto"/>
        <w:bottom w:val="none" w:sz="0" w:space="0" w:color="auto"/>
        <w:right w:val="none" w:sz="0" w:space="0" w:color="auto"/>
      </w:divBdr>
      <w:divsChild>
        <w:div w:id="103229594">
          <w:marLeft w:val="1080"/>
          <w:marRight w:val="0"/>
          <w:marTop w:val="0"/>
          <w:marBottom w:val="0"/>
          <w:divBdr>
            <w:top w:val="none" w:sz="0" w:space="0" w:color="auto"/>
            <w:left w:val="none" w:sz="0" w:space="0" w:color="auto"/>
            <w:bottom w:val="none" w:sz="0" w:space="0" w:color="auto"/>
            <w:right w:val="none" w:sz="0" w:space="0" w:color="auto"/>
          </w:divBdr>
        </w:div>
        <w:div w:id="574825230">
          <w:marLeft w:val="360"/>
          <w:marRight w:val="0"/>
          <w:marTop w:val="0"/>
          <w:marBottom w:val="0"/>
          <w:divBdr>
            <w:top w:val="none" w:sz="0" w:space="0" w:color="auto"/>
            <w:left w:val="none" w:sz="0" w:space="0" w:color="auto"/>
            <w:bottom w:val="none" w:sz="0" w:space="0" w:color="auto"/>
            <w:right w:val="none" w:sz="0" w:space="0" w:color="auto"/>
          </w:divBdr>
        </w:div>
        <w:div w:id="835002647">
          <w:marLeft w:val="360"/>
          <w:marRight w:val="0"/>
          <w:marTop w:val="0"/>
          <w:marBottom w:val="0"/>
          <w:divBdr>
            <w:top w:val="none" w:sz="0" w:space="0" w:color="auto"/>
            <w:left w:val="none" w:sz="0" w:space="0" w:color="auto"/>
            <w:bottom w:val="none" w:sz="0" w:space="0" w:color="auto"/>
            <w:right w:val="none" w:sz="0" w:space="0" w:color="auto"/>
          </w:divBdr>
        </w:div>
        <w:div w:id="1580478881">
          <w:marLeft w:val="1080"/>
          <w:marRight w:val="0"/>
          <w:marTop w:val="0"/>
          <w:marBottom w:val="0"/>
          <w:divBdr>
            <w:top w:val="none" w:sz="0" w:space="0" w:color="auto"/>
            <w:left w:val="none" w:sz="0" w:space="0" w:color="auto"/>
            <w:bottom w:val="none" w:sz="0" w:space="0" w:color="auto"/>
            <w:right w:val="none" w:sz="0" w:space="0" w:color="auto"/>
          </w:divBdr>
        </w:div>
        <w:div w:id="1954438053">
          <w:marLeft w:val="1080"/>
          <w:marRight w:val="0"/>
          <w:marTop w:val="0"/>
          <w:marBottom w:val="0"/>
          <w:divBdr>
            <w:top w:val="none" w:sz="0" w:space="0" w:color="auto"/>
            <w:left w:val="none" w:sz="0" w:space="0" w:color="auto"/>
            <w:bottom w:val="none" w:sz="0" w:space="0" w:color="auto"/>
            <w:right w:val="none" w:sz="0" w:space="0" w:color="auto"/>
          </w:divBdr>
        </w:div>
      </w:divsChild>
    </w:div>
    <w:div w:id="1877159778">
      <w:bodyDiv w:val="1"/>
      <w:marLeft w:val="0"/>
      <w:marRight w:val="0"/>
      <w:marTop w:val="0"/>
      <w:marBottom w:val="0"/>
      <w:divBdr>
        <w:top w:val="none" w:sz="0" w:space="0" w:color="auto"/>
        <w:left w:val="none" w:sz="0" w:space="0" w:color="auto"/>
        <w:bottom w:val="none" w:sz="0" w:space="0" w:color="auto"/>
        <w:right w:val="none" w:sz="0" w:space="0" w:color="auto"/>
      </w:divBdr>
      <w:divsChild>
        <w:div w:id="19473326">
          <w:marLeft w:val="0"/>
          <w:marRight w:val="0"/>
          <w:marTop w:val="0"/>
          <w:marBottom w:val="0"/>
          <w:divBdr>
            <w:top w:val="none" w:sz="0" w:space="0" w:color="auto"/>
            <w:left w:val="none" w:sz="0" w:space="0" w:color="auto"/>
            <w:bottom w:val="none" w:sz="0" w:space="0" w:color="auto"/>
            <w:right w:val="none" w:sz="0" w:space="0" w:color="auto"/>
          </w:divBdr>
        </w:div>
        <w:div w:id="1545824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689047">
      <w:bodyDiv w:val="1"/>
      <w:marLeft w:val="0"/>
      <w:marRight w:val="0"/>
      <w:marTop w:val="0"/>
      <w:marBottom w:val="0"/>
      <w:divBdr>
        <w:top w:val="none" w:sz="0" w:space="0" w:color="auto"/>
        <w:left w:val="none" w:sz="0" w:space="0" w:color="auto"/>
        <w:bottom w:val="none" w:sz="0" w:space="0" w:color="auto"/>
        <w:right w:val="none" w:sz="0" w:space="0" w:color="auto"/>
      </w:divBdr>
    </w:div>
    <w:div w:id="1909608634">
      <w:bodyDiv w:val="1"/>
      <w:marLeft w:val="0"/>
      <w:marRight w:val="0"/>
      <w:marTop w:val="0"/>
      <w:marBottom w:val="0"/>
      <w:divBdr>
        <w:top w:val="none" w:sz="0" w:space="0" w:color="auto"/>
        <w:left w:val="none" w:sz="0" w:space="0" w:color="auto"/>
        <w:bottom w:val="none" w:sz="0" w:space="0" w:color="auto"/>
        <w:right w:val="none" w:sz="0" w:space="0" w:color="auto"/>
      </w:divBdr>
    </w:div>
    <w:div w:id="1910458079">
      <w:bodyDiv w:val="1"/>
      <w:marLeft w:val="0"/>
      <w:marRight w:val="0"/>
      <w:marTop w:val="0"/>
      <w:marBottom w:val="0"/>
      <w:divBdr>
        <w:top w:val="none" w:sz="0" w:space="0" w:color="auto"/>
        <w:left w:val="none" w:sz="0" w:space="0" w:color="auto"/>
        <w:bottom w:val="none" w:sz="0" w:space="0" w:color="auto"/>
        <w:right w:val="none" w:sz="0" w:space="0" w:color="auto"/>
      </w:divBdr>
    </w:div>
    <w:div w:id="1912890690">
      <w:bodyDiv w:val="1"/>
      <w:marLeft w:val="0"/>
      <w:marRight w:val="0"/>
      <w:marTop w:val="0"/>
      <w:marBottom w:val="0"/>
      <w:divBdr>
        <w:top w:val="none" w:sz="0" w:space="0" w:color="auto"/>
        <w:left w:val="none" w:sz="0" w:space="0" w:color="auto"/>
        <w:bottom w:val="none" w:sz="0" w:space="0" w:color="auto"/>
        <w:right w:val="none" w:sz="0" w:space="0" w:color="auto"/>
      </w:divBdr>
    </w:div>
    <w:div w:id="1927037149">
      <w:bodyDiv w:val="1"/>
      <w:marLeft w:val="0"/>
      <w:marRight w:val="0"/>
      <w:marTop w:val="0"/>
      <w:marBottom w:val="0"/>
      <w:divBdr>
        <w:top w:val="none" w:sz="0" w:space="0" w:color="auto"/>
        <w:left w:val="none" w:sz="0" w:space="0" w:color="auto"/>
        <w:bottom w:val="none" w:sz="0" w:space="0" w:color="auto"/>
        <w:right w:val="none" w:sz="0" w:space="0" w:color="auto"/>
      </w:divBdr>
      <w:divsChild>
        <w:div w:id="327171940">
          <w:marLeft w:val="0"/>
          <w:marRight w:val="0"/>
          <w:marTop w:val="0"/>
          <w:marBottom w:val="0"/>
          <w:divBdr>
            <w:top w:val="none" w:sz="0" w:space="0" w:color="auto"/>
            <w:left w:val="none" w:sz="0" w:space="0" w:color="auto"/>
            <w:bottom w:val="none" w:sz="0" w:space="0" w:color="auto"/>
            <w:right w:val="none" w:sz="0" w:space="0" w:color="auto"/>
          </w:divBdr>
        </w:div>
      </w:divsChild>
    </w:div>
    <w:div w:id="1933541243">
      <w:bodyDiv w:val="1"/>
      <w:marLeft w:val="0"/>
      <w:marRight w:val="0"/>
      <w:marTop w:val="0"/>
      <w:marBottom w:val="0"/>
      <w:divBdr>
        <w:top w:val="none" w:sz="0" w:space="0" w:color="auto"/>
        <w:left w:val="none" w:sz="0" w:space="0" w:color="auto"/>
        <w:bottom w:val="none" w:sz="0" w:space="0" w:color="auto"/>
        <w:right w:val="none" w:sz="0" w:space="0" w:color="auto"/>
      </w:divBdr>
      <w:divsChild>
        <w:div w:id="1558972913">
          <w:marLeft w:val="0"/>
          <w:marRight w:val="0"/>
          <w:marTop w:val="0"/>
          <w:marBottom w:val="0"/>
          <w:divBdr>
            <w:top w:val="none" w:sz="0" w:space="0" w:color="auto"/>
            <w:left w:val="none" w:sz="0" w:space="0" w:color="auto"/>
            <w:bottom w:val="none" w:sz="0" w:space="0" w:color="auto"/>
            <w:right w:val="none" w:sz="0" w:space="0" w:color="auto"/>
          </w:divBdr>
          <w:divsChild>
            <w:div w:id="345180637">
              <w:marLeft w:val="0"/>
              <w:marRight w:val="0"/>
              <w:marTop w:val="0"/>
              <w:marBottom w:val="0"/>
              <w:divBdr>
                <w:top w:val="none" w:sz="0" w:space="0" w:color="auto"/>
                <w:left w:val="none" w:sz="0" w:space="0" w:color="auto"/>
                <w:bottom w:val="none" w:sz="0" w:space="0" w:color="auto"/>
                <w:right w:val="none" w:sz="0" w:space="0" w:color="auto"/>
              </w:divBdr>
              <w:divsChild>
                <w:div w:id="1519737022">
                  <w:marLeft w:val="0"/>
                  <w:marRight w:val="0"/>
                  <w:marTop w:val="0"/>
                  <w:marBottom w:val="0"/>
                  <w:divBdr>
                    <w:top w:val="none" w:sz="0" w:space="0" w:color="auto"/>
                    <w:left w:val="none" w:sz="0" w:space="0" w:color="auto"/>
                    <w:bottom w:val="none" w:sz="0" w:space="0" w:color="auto"/>
                    <w:right w:val="none" w:sz="0" w:space="0" w:color="auto"/>
                  </w:divBdr>
                  <w:divsChild>
                    <w:div w:id="83861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88333">
          <w:marLeft w:val="0"/>
          <w:marRight w:val="0"/>
          <w:marTop w:val="0"/>
          <w:marBottom w:val="0"/>
          <w:divBdr>
            <w:top w:val="none" w:sz="0" w:space="0" w:color="auto"/>
            <w:left w:val="none" w:sz="0" w:space="0" w:color="auto"/>
            <w:bottom w:val="none" w:sz="0" w:space="0" w:color="auto"/>
            <w:right w:val="none" w:sz="0" w:space="0" w:color="auto"/>
          </w:divBdr>
        </w:div>
      </w:divsChild>
    </w:div>
    <w:div w:id="1942299252">
      <w:bodyDiv w:val="1"/>
      <w:marLeft w:val="0"/>
      <w:marRight w:val="0"/>
      <w:marTop w:val="0"/>
      <w:marBottom w:val="0"/>
      <w:divBdr>
        <w:top w:val="none" w:sz="0" w:space="0" w:color="auto"/>
        <w:left w:val="none" w:sz="0" w:space="0" w:color="auto"/>
        <w:bottom w:val="none" w:sz="0" w:space="0" w:color="auto"/>
        <w:right w:val="none" w:sz="0" w:space="0" w:color="auto"/>
      </w:divBdr>
    </w:div>
    <w:div w:id="1942495290">
      <w:bodyDiv w:val="1"/>
      <w:marLeft w:val="0"/>
      <w:marRight w:val="0"/>
      <w:marTop w:val="0"/>
      <w:marBottom w:val="0"/>
      <w:divBdr>
        <w:top w:val="none" w:sz="0" w:space="0" w:color="auto"/>
        <w:left w:val="none" w:sz="0" w:space="0" w:color="auto"/>
        <w:bottom w:val="none" w:sz="0" w:space="0" w:color="auto"/>
        <w:right w:val="none" w:sz="0" w:space="0" w:color="auto"/>
      </w:divBdr>
    </w:div>
    <w:div w:id="1947616567">
      <w:bodyDiv w:val="1"/>
      <w:marLeft w:val="0"/>
      <w:marRight w:val="0"/>
      <w:marTop w:val="0"/>
      <w:marBottom w:val="0"/>
      <w:divBdr>
        <w:top w:val="none" w:sz="0" w:space="0" w:color="auto"/>
        <w:left w:val="none" w:sz="0" w:space="0" w:color="auto"/>
        <w:bottom w:val="none" w:sz="0" w:space="0" w:color="auto"/>
        <w:right w:val="none" w:sz="0" w:space="0" w:color="auto"/>
      </w:divBdr>
      <w:divsChild>
        <w:div w:id="147015242">
          <w:marLeft w:val="0"/>
          <w:marRight w:val="0"/>
          <w:marTop w:val="0"/>
          <w:marBottom w:val="0"/>
          <w:divBdr>
            <w:top w:val="none" w:sz="0" w:space="0" w:color="auto"/>
            <w:left w:val="none" w:sz="0" w:space="0" w:color="auto"/>
            <w:bottom w:val="none" w:sz="0" w:space="0" w:color="auto"/>
            <w:right w:val="none" w:sz="0" w:space="0" w:color="auto"/>
          </w:divBdr>
        </w:div>
        <w:div w:id="618881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8024318">
      <w:bodyDiv w:val="1"/>
      <w:marLeft w:val="0"/>
      <w:marRight w:val="0"/>
      <w:marTop w:val="0"/>
      <w:marBottom w:val="0"/>
      <w:divBdr>
        <w:top w:val="none" w:sz="0" w:space="0" w:color="auto"/>
        <w:left w:val="none" w:sz="0" w:space="0" w:color="auto"/>
        <w:bottom w:val="none" w:sz="0" w:space="0" w:color="auto"/>
        <w:right w:val="none" w:sz="0" w:space="0" w:color="auto"/>
      </w:divBdr>
    </w:div>
    <w:div w:id="1958174456">
      <w:bodyDiv w:val="1"/>
      <w:marLeft w:val="0"/>
      <w:marRight w:val="0"/>
      <w:marTop w:val="0"/>
      <w:marBottom w:val="0"/>
      <w:divBdr>
        <w:top w:val="none" w:sz="0" w:space="0" w:color="auto"/>
        <w:left w:val="none" w:sz="0" w:space="0" w:color="auto"/>
        <w:bottom w:val="none" w:sz="0" w:space="0" w:color="auto"/>
        <w:right w:val="none" w:sz="0" w:space="0" w:color="auto"/>
      </w:divBdr>
    </w:div>
    <w:div w:id="1958291280">
      <w:bodyDiv w:val="1"/>
      <w:marLeft w:val="0"/>
      <w:marRight w:val="0"/>
      <w:marTop w:val="0"/>
      <w:marBottom w:val="0"/>
      <w:divBdr>
        <w:top w:val="none" w:sz="0" w:space="0" w:color="auto"/>
        <w:left w:val="none" w:sz="0" w:space="0" w:color="auto"/>
        <w:bottom w:val="none" w:sz="0" w:space="0" w:color="auto"/>
        <w:right w:val="none" w:sz="0" w:space="0" w:color="auto"/>
      </w:divBdr>
    </w:div>
    <w:div w:id="1960181992">
      <w:bodyDiv w:val="1"/>
      <w:marLeft w:val="0"/>
      <w:marRight w:val="0"/>
      <w:marTop w:val="0"/>
      <w:marBottom w:val="0"/>
      <w:divBdr>
        <w:top w:val="none" w:sz="0" w:space="0" w:color="auto"/>
        <w:left w:val="none" w:sz="0" w:space="0" w:color="auto"/>
        <w:bottom w:val="none" w:sz="0" w:space="0" w:color="auto"/>
        <w:right w:val="none" w:sz="0" w:space="0" w:color="auto"/>
      </w:divBdr>
    </w:div>
    <w:div w:id="1963415370">
      <w:bodyDiv w:val="1"/>
      <w:marLeft w:val="0"/>
      <w:marRight w:val="0"/>
      <w:marTop w:val="0"/>
      <w:marBottom w:val="0"/>
      <w:divBdr>
        <w:top w:val="none" w:sz="0" w:space="0" w:color="auto"/>
        <w:left w:val="none" w:sz="0" w:space="0" w:color="auto"/>
        <w:bottom w:val="none" w:sz="0" w:space="0" w:color="auto"/>
        <w:right w:val="none" w:sz="0" w:space="0" w:color="auto"/>
      </w:divBdr>
    </w:div>
    <w:div w:id="1964067873">
      <w:bodyDiv w:val="1"/>
      <w:marLeft w:val="0"/>
      <w:marRight w:val="0"/>
      <w:marTop w:val="0"/>
      <w:marBottom w:val="0"/>
      <w:divBdr>
        <w:top w:val="none" w:sz="0" w:space="0" w:color="auto"/>
        <w:left w:val="none" w:sz="0" w:space="0" w:color="auto"/>
        <w:bottom w:val="none" w:sz="0" w:space="0" w:color="auto"/>
        <w:right w:val="none" w:sz="0" w:space="0" w:color="auto"/>
      </w:divBdr>
      <w:divsChild>
        <w:div w:id="643899142">
          <w:marLeft w:val="0"/>
          <w:marRight w:val="0"/>
          <w:marTop w:val="0"/>
          <w:marBottom w:val="0"/>
          <w:divBdr>
            <w:top w:val="none" w:sz="0" w:space="0" w:color="auto"/>
            <w:left w:val="none" w:sz="0" w:space="0" w:color="auto"/>
            <w:bottom w:val="none" w:sz="0" w:space="0" w:color="auto"/>
            <w:right w:val="none" w:sz="0" w:space="0" w:color="auto"/>
          </w:divBdr>
        </w:div>
        <w:div w:id="746343435">
          <w:marLeft w:val="0"/>
          <w:marRight w:val="0"/>
          <w:marTop w:val="0"/>
          <w:marBottom w:val="0"/>
          <w:divBdr>
            <w:top w:val="none" w:sz="0" w:space="0" w:color="auto"/>
            <w:left w:val="none" w:sz="0" w:space="0" w:color="auto"/>
            <w:bottom w:val="none" w:sz="0" w:space="0" w:color="auto"/>
            <w:right w:val="none" w:sz="0" w:space="0" w:color="auto"/>
          </w:divBdr>
        </w:div>
        <w:div w:id="1104182804">
          <w:marLeft w:val="0"/>
          <w:marRight w:val="0"/>
          <w:marTop w:val="0"/>
          <w:marBottom w:val="0"/>
          <w:divBdr>
            <w:top w:val="none" w:sz="0" w:space="0" w:color="auto"/>
            <w:left w:val="none" w:sz="0" w:space="0" w:color="auto"/>
            <w:bottom w:val="none" w:sz="0" w:space="0" w:color="auto"/>
            <w:right w:val="none" w:sz="0" w:space="0" w:color="auto"/>
          </w:divBdr>
        </w:div>
        <w:div w:id="1803041204">
          <w:marLeft w:val="0"/>
          <w:marRight w:val="0"/>
          <w:marTop w:val="0"/>
          <w:marBottom w:val="0"/>
          <w:divBdr>
            <w:top w:val="none" w:sz="0" w:space="0" w:color="auto"/>
            <w:left w:val="none" w:sz="0" w:space="0" w:color="auto"/>
            <w:bottom w:val="none" w:sz="0" w:space="0" w:color="auto"/>
            <w:right w:val="none" w:sz="0" w:space="0" w:color="auto"/>
          </w:divBdr>
        </w:div>
      </w:divsChild>
    </w:div>
    <w:div w:id="1969968123">
      <w:bodyDiv w:val="1"/>
      <w:marLeft w:val="0"/>
      <w:marRight w:val="0"/>
      <w:marTop w:val="0"/>
      <w:marBottom w:val="0"/>
      <w:divBdr>
        <w:top w:val="none" w:sz="0" w:space="0" w:color="auto"/>
        <w:left w:val="none" w:sz="0" w:space="0" w:color="auto"/>
        <w:bottom w:val="none" w:sz="0" w:space="0" w:color="auto"/>
        <w:right w:val="none" w:sz="0" w:space="0" w:color="auto"/>
      </w:divBdr>
    </w:div>
    <w:div w:id="1971086536">
      <w:bodyDiv w:val="1"/>
      <w:marLeft w:val="0"/>
      <w:marRight w:val="0"/>
      <w:marTop w:val="0"/>
      <w:marBottom w:val="0"/>
      <w:divBdr>
        <w:top w:val="none" w:sz="0" w:space="0" w:color="auto"/>
        <w:left w:val="none" w:sz="0" w:space="0" w:color="auto"/>
        <w:bottom w:val="none" w:sz="0" w:space="0" w:color="auto"/>
        <w:right w:val="none" w:sz="0" w:space="0" w:color="auto"/>
      </w:divBdr>
    </w:div>
    <w:div w:id="1975525798">
      <w:bodyDiv w:val="1"/>
      <w:marLeft w:val="0"/>
      <w:marRight w:val="0"/>
      <w:marTop w:val="0"/>
      <w:marBottom w:val="0"/>
      <w:divBdr>
        <w:top w:val="none" w:sz="0" w:space="0" w:color="auto"/>
        <w:left w:val="none" w:sz="0" w:space="0" w:color="auto"/>
        <w:bottom w:val="none" w:sz="0" w:space="0" w:color="auto"/>
        <w:right w:val="none" w:sz="0" w:space="0" w:color="auto"/>
      </w:divBdr>
    </w:div>
    <w:div w:id="1982689210">
      <w:bodyDiv w:val="1"/>
      <w:marLeft w:val="0"/>
      <w:marRight w:val="0"/>
      <w:marTop w:val="0"/>
      <w:marBottom w:val="0"/>
      <w:divBdr>
        <w:top w:val="none" w:sz="0" w:space="0" w:color="auto"/>
        <w:left w:val="none" w:sz="0" w:space="0" w:color="auto"/>
        <w:bottom w:val="none" w:sz="0" w:space="0" w:color="auto"/>
        <w:right w:val="none" w:sz="0" w:space="0" w:color="auto"/>
      </w:divBdr>
      <w:divsChild>
        <w:div w:id="1263873961">
          <w:marLeft w:val="0"/>
          <w:marRight w:val="0"/>
          <w:marTop w:val="0"/>
          <w:marBottom w:val="0"/>
          <w:divBdr>
            <w:top w:val="none" w:sz="0" w:space="0" w:color="auto"/>
            <w:left w:val="none" w:sz="0" w:space="0" w:color="auto"/>
            <w:bottom w:val="none" w:sz="0" w:space="0" w:color="auto"/>
            <w:right w:val="none" w:sz="0" w:space="0" w:color="auto"/>
          </w:divBdr>
        </w:div>
      </w:divsChild>
    </w:div>
    <w:div w:id="1987733954">
      <w:bodyDiv w:val="1"/>
      <w:marLeft w:val="0"/>
      <w:marRight w:val="0"/>
      <w:marTop w:val="0"/>
      <w:marBottom w:val="0"/>
      <w:divBdr>
        <w:top w:val="none" w:sz="0" w:space="0" w:color="auto"/>
        <w:left w:val="none" w:sz="0" w:space="0" w:color="auto"/>
        <w:bottom w:val="none" w:sz="0" w:space="0" w:color="auto"/>
        <w:right w:val="none" w:sz="0" w:space="0" w:color="auto"/>
      </w:divBdr>
    </w:div>
    <w:div w:id="1993558380">
      <w:bodyDiv w:val="1"/>
      <w:marLeft w:val="0"/>
      <w:marRight w:val="0"/>
      <w:marTop w:val="0"/>
      <w:marBottom w:val="0"/>
      <w:divBdr>
        <w:top w:val="none" w:sz="0" w:space="0" w:color="auto"/>
        <w:left w:val="none" w:sz="0" w:space="0" w:color="auto"/>
        <w:bottom w:val="none" w:sz="0" w:space="0" w:color="auto"/>
        <w:right w:val="none" w:sz="0" w:space="0" w:color="auto"/>
      </w:divBdr>
    </w:div>
    <w:div w:id="1999459139">
      <w:bodyDiv w:val="1"/>
      <w:marLeft w:val="0"/>
      <w:marRight w:val="0"/>
      <w:marTop w:val="0"/>
      <w:marBottom w:val="0"/>
      <w:divBdr>
        <w:top w:val="none" w:sz="0" w:space="0" w:color="auto"/>
        <w:left w:val="none" w:sz="0" w:space="0" w:color="auto"/>
        <w:bottom w:val="none" w:sz="0" w:space="0" w:color="auto"/>
        <w:right w:val="none" w:sz="0" w:space="0" w:color="auto"/>
      </w:divBdr>
    </w:div>
    <w:div w:id="2009940770">
      <w:bodyDiv w:val="1"/>
      <w:marLeft w:val="0"/>
      <w:marRight w:val="0"/>
      <w:marTop w:val="0"/>
      <w:marBottom w:val="0"/>
      <w:divBdr>
        <w:top w:val="none" w:sz="0" w:space="0" w:color="auto"/>
        <w:left w:val="none" w:sz="0" w:space="0" w:color="auto"/>
        <w:bottom w:val="none" w:sz="0" w:space="0" w:color="auto"/>
        <w:right w:val="none" w:sz="0" w:space="0" w:color="auto"/>
      </w:divBdr>
    </w:div>
    <w:div w:id="2013295753">
      <w:bodyDiv w:val="1"/>
      <w:marLeft w:val="0"/>
      <w:marRight w:val="0"/>
      <w:marTop w:val="0"/>
      <w:marBottom w:val="0"/>
      <w:divBdr>
        <w:top w:val="none" w:sz="0" w:space="0" w:color="auto"/>
        <w:left w:val="none" w:sz="0" w:space="0" w:color="auto"/>
        <w:bottom w:val="none" w:sz="0" w:space="0" w:color="auto"/>
        <w:right w:val="none" w:sz="0" w:space="0" w:color="auto"/>
      </w:divBdr>
      <w:divsChild>
        <w:div w:id="741676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086831">
              <w:marLeft w:val="0"/>
              <w:marRight w:val="0"/>
              <w:marTop w:val="0"/>
              <w:marBottom w:val="0"/>
              <w:divBdr>
                <w:top w:val="none" w:sz="0" w:space="0" w:color="auto"/>
                <w:left w:val="none" w:sz="0" w:space="0" w:color="auto"/>
                <w:bottom w:val="none" w:sz="0" w:space="0" w:color="auto"/>
                <w:right w:val="none" w:sz="0" w:space="0" w:color="auto"/>
              </w:divBdr>
              <w:divsChild>
                <w:div w:id="72434484">
                  <w:marLeft w:val="0"/>
                  <w:marRight w:val="0"/>
                  <w:marTop w:val="0"/>
                  <w:marBottom w:val="0"/>
                  <w:divBdr>
                    <w:top w:val="none" w:sz="0" w:space="0" w:color="auto"/>
                    <w:left w:val="none" w:sz="0" w:space="0" w:color="auto"/>
                    <w:bottom w:val="none" w:sz="0" w:space="0" w:color="auto"/>
                    <w:right w:val="none" w:sz="0" w:space="0" w:color="auto"/>
                  </w:divBdr>
                </w:div>
                <w:div w:id="788622710">
                  <w:marLeft w:val="0"/>
                  <w:marRight w:val="0"/>
                  <w:marTop w:val="0"/>
                  <w:marBottom w:val="0"/>
                  <w:divBdr>
                    <w:top w:val="none" w:sz="0" w:space="0" w:color="auto"/>
                    <w:left w:val="none" w:sz="0" w:space="0" w:color="auto"/>
                    <w:bottom w:val="none" w:sz="0" w:space="0" w:color="auto"/>
                    <w:right w:val="none" w:sz="0" w:space="0" w:color="auto"/>
                  </w:divBdr>
                </w:div>
                <w:div w:id="1627740660">
                  <w:marLeft w:val="0"/>
                  <w:marRight w:val="0"/>
                  <w:marTop w:val="0"/>
                  <w:marBottom w:val="0"/>
                  <w:divBdr>
                    <w:top w:val="none" w:sz="0" w:space="0" w:color="auto"/>
                    <w:left w:val="none" w:sz="0" w:space="0" w:color="auto"/>
                    <w:bottom w:val="none" w:sz="0" w:space="0" w:color="auto"/>
                    <w:right w:val="none" w:sz="0" w:space="0" w:color="auto"/>
                  </w:divBdr>
                </w:div>
                <w:div w:id="1715692428">
                  <w:marLeft w:val="0"/>
                  <w:marRight w:val="0"/>
                  <w:marTop w:val="0"/>
                  <w:marBottom w:val="0"/>
                  <w:divBdr>
                    <w:top w:val="none" w:sz="0" w:space="0" w:color="auto"/>
                    <w:left w:val="none" w:sz="0" w:space="0" w:color="auto"/>
                    <w:bottom w:val="none" w:sz="0" w:space="0" w:color="auto"/>
                    <w:right w:val="none" w:sz="0" w:space="0" w:color="auto"/>
                  </w:divBdr>
                </w:div>
                <w:div w:id="18850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4522">
          <w:marLeft w:val="0"/>
          <w:marRight w:val="0"/>
          <w:marTop w:val="0"/>
          <w:marBottom w:val="0"/>
          <w:divBdr>
            <w:top w:val="none" w:sz="0" w:space="0" w:color="auto"/>
            <w:left w:val="none" w:sz="0" w:space="0" w:color="auto"/>
            <w:bottom w:val="none" w:sz="0" w:space="0" w:color="auto"/>
            <w:right w:val="none" w:sz="0" w:space="0" w:color="auto"/>
          </w:divBdr>
        </w:div>
      </w:divsChild>
    </w:div>
    <w:div w:id="2021422986">
      <w:bodyDiv w:val="1"/>
      <w:marLeft w:val="0"/>
      <w:marRight w:val="0"/>
      <w:marTop w:val="0"/>
      <w:marBottom w:val="0"/>
      <w:divBdr>
        <w:top w:val="none" w:sz="0" w:space="0" w:color="auto"/>
        <w:left w:val="none" w:sz="0" w:space="0" w:color="auto"/>
        <w:bottom w:val="none" w:sz="0" w:space="0" w:color="auto"/>
        <w:right w:val="none" w:sz="0" w:space="0" w:color="auto"/>
      </w:divBdr>
    </w:div>
    <w:div w:id="2021815455">
      <w:bodyDiv w:val="1"/>
      <w:marLeft w:val="0"/>
      <w:marRight w:val="0"/>
      <w:marTop w:val="0"/>
      <w:marBottom w:val="0"/>
      <w:divBdr>
        <w:top w:val="none" w:sz="0" w:space="0" w:color="auto"/>
        <w:left w:val="none" w:sz="0" w:space="0" w:color="auto"/>
        <w:bottom w:val="none" w:sz="0" w:space="0" w:color="auto"/>
        <w:right w:val="none" w:sz="0" w:space="0" w:color="auto"/>
      </w:divBdr>
      <w:divsChild>
        <w:div w:id="953367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64568">
          <w:marLeft w:val="0"/>
          <w:marRight w:val="0"/>
          <w:marTop w:val="0"/>
          <w:marBottom w:val="0"/>
          <w:divBdr>
            <w:top w:val="none" w:sz="0" w:space="0" w:color="auto"/>
            <w:left w:val="none" w:sz="0" w:space="0" w:color="auto"/>
            <w:bottom w:val="none" w:sz="0" w:space="0" w:color="auto"/>
            <w:right w:val="none" w:sz="0" w:space="0" w:color="auto"/>
          </w:divBdr>
        </w:div>
      </w:divsChild>
    </w:div>
    <w:div w:id="2041978735">
      <w:bodyDiv w:val="1"/>
      <w:marLeft w:val="0"/>
      <w:marRight w:val="0"/>
      <w:marTop w:val="0"/>
      <w:marBottom w:val="0"/>
      <w:divBdr>
        <w:top w:val="none" w:sz="0" w:space="0" w:color="auto"/>
        <w:left w:val="none" w:sz="0" w:space="0" w:color="auto"/>
        <w:bottom w:val="none" w:sz="0" w:space="0" w:color="auto"/>
        <w:right w:val="none" w:sz="0" w:space="0" w:color="auto"/>
      </w:divBdr>
    </w:div>
    <w:div w:id="2048413739">
      <w:bodyDiv w:val="1"/>
      <w:marLeft w:val="0"/>
      <w:marRight w:val="0"/>
      <w:marTop w:val="0"/>
      <w:marBottom w:val="0"/>
      <w:divBdr>
        <w:top w:val="none" w:sz="0" w:space="0" w:color="auto"/>
        <w:left w:val="none" w:sz="0" w:space="0" w:color="auto"/>
        <w:bottom w:val="none" w:sz="0" w:space="0" w:color="auto"/>
        <w:right w:val="none" w:sz="0" w:space="0" w:color="auto"/>
      </w:divBdr>
      <w:divsChild>
        <w:div w:id="981229888">
          <w:marLeft w:val="0"/>
          <w:marRight w:val="0"/>
          <w:marTop w:val="0"/>
          <w:marBottom w:val="0"/>
          <w:divBdr>
            <w:top w:val="none" w:sz="0" w:space="0" w:color="auto"/>
            <w:left w:val="none" w:sz="0" w:space="0" w:color="auto"/>
            <w:bottom w:val="none" w:sz="0" w:space="0" w:color="auto"/>
            <w:right w:val="none" w:sz="0" w:space="0" w:color="auto"/>
          </w:divBdr>
        </w:div>
      </w:divsChild>
    </w:div>
    <w:div w:id="2048866309">
      <w:bodyDiv w:val="1"/>
      <w:marLeft w:val="0"/>
      <w:marRight w:val="0"/>
      <w:marTop w:val="0"/>
      <w:marBottom w:val="0"/>
      <w:divBdr>
        <w:top w:val="none" w:sz="0" w:space="0" w:color="auto"/>
        <w:left w:val="none" w:sz="0" w:space="0" w:color="auto"/>
        <w:bottom w:val="none" w:sz="0" w:space="0" w:color="auto"/>
        <w:right w:val="none" w:sz="0" w:space="0" w:color="auto"/>
      </w:divBdr>
    </w:div>
    <w:div w:id="2060743001">
      <w:bodyDiv w:val="1"/>
      <w:marLeft w:val="0"/>
      <w:marRight w:val="0"/>
      <w:marTop w:val="0"/>
      <w:marBottom w:val="0"/>
      <w:divBdr>
        <w:top w:val="none" w:sz="0" w:space="0" w:color="auto"/>
        <w:left w:val="none" w:sz="0" w:space="0" w:color="auto"/>
        <w:bottom w:val="none" w:sz="0" w:space="0" w:color="auto"/>
        <w:right w:val="none" w:sz="0" w:space="0" w:color="auto"/>
      </w:divBdr>
    </w:div>
    <w:div w:id="2060935559">
      <w:bodyDiv w:val="1"/>
      <w:marLeft w:val="0"/>
      <w:marRight w:val="0"/>
      <w:marTop w:val="0"/>
      <w:marBottom w:val="0"/>
      <w:divBdr>
        <w:top w:val="none" w:sz="0" w:space="0" w:color="auto"/>
        <w:left w:val="none" w:sz="0" w:space="0" w:color="auto"/>
        <w:bottom w:val="none" w:sz="0" w:space="0" w:color="auto"/>
        <w:right w:val="none" w:sz="0" w:space="0" w:color="auto"/>
      </w:divBdr>
      <w:divsChild>
        <w:div w:id="749428234">
          <w:marLeft w:val="0"/>
          <w:marRight w:val="0"/>
          <w:marTop w:val="0"/>
          <w:marBottom w:val="0"/>
          <w:divBdr>
            <w:top w:val="none" w:sz="0" w:space="0" w:color="auto"/>
            <w:left w:val="none" w:sz="0" w:space="0" w:color="auto"/>
            <w:bottom w:val="none" w:sz="0" w:space="0" w:color="auto"/>
            <w:right w:val="none" w:sz="0" w:space="0" w:color="auto"/>
          </w:divBdr>
          <w:divsChild>
            <w:div w:id="1532959997">
              <w:marLeft w:val="0"/>
              <w:marRight w:val="0"/>
              <w:marTop w:val="0"/>
              <w:marBottom w:val="0"/>
              <w:divBdr>
                <w:top w:val="none" w:sz="0" w:space="0" w:color="auto"/>
                <w:left w:val="none" w:sz="0" w:space="0" w:color="auto"/>
                <w:bottom w:val="none" w:sz="0" w:space="0" w:color="auto"/>
                <w:right w:val="none" w:sz="0" w:space="0" w:color="auto"/>
              </w:divBdr>
              <w:divsChild>
                <w:div w:id="1125655670">
                  <w:marLeft w:val="0"/>
                  <w:marRight w:val="0"/>
                  <w:marTop w:val="0"/>
                  <w:marBottom w:val="0"/>
                  <w:divBdr>
                    <w:top w:val="none" w:sz="0" w:space="0" w:color="auto"/>
                    <w:left w:val="none" w:sz="0" w:space="0" w:color="auto"/>
                    <w:bottom w:val="none" w:sz="0" w:space="0" w:color="auto"/>
                    <w:right w:val="none" w:sz="0" w:space="0" w:color="auto"/>
                  </w:divBdr>
                  <w:divsChild>
                    <w:div w:id="13774583">
                      <w:marLeft w:val="0"/>
                      <w:marRight w:val="0"/>
                      <w:marTop w:val="0"/>
                      <w:marBottom w:val="0"/>
                      <w:divBdr>
                        <w:top w:val="none" w:sz="0" w:space="0" w:color="auto"/>
                        <w:left w:val="none" w:sz="0" w:space="0" w:color="auto"/>
                        <w:bottom w:val="none" w:sz="0" w:space="0" w:color="auto"/>
                        <w:right w:val="none" w:sz="0" w:space="0" w:color="auto"/>
                      </w:divBdr>
                      <w:divsChild>
                        <w:div w:id="1485009795">
                          <w:marLeft w:val="0"/>
                          <w:marRight w:val="0"/>
                          <w:marTop w:val="0"/>
                          <w:marBottom w:val="0"/>
                          <w:divBdr>
                            <w:top w:val="none" w:sz="0" w:space="0" w:color="auto"/>
                            <w:left w:val="none" w:sz="0" w:space="0" w:color="auto"/>
                            <w:bottom w:val="none" w:sz="0" w:space="0" w:color="auto"/>
                            <w:right w:val="none" w:sz="0" w:space="0" w:color="auto"/>
                          </w:divBdr>
                          <w:divsChild>
                            <w:div w:id="1313101036">
                              <w:marLeft w:val="0"/>
                              <w:marRight w:val="0"/>
                              <w:marTop w:val="0"/>
                              <w:marBottom w:val="0"/>
                              <w:divBdr>
                                <w:top w:val="none" w:sz="0" w:space="0" w:color="auto"/>
                                <w:left w:val="none" w:sz="0" w:space="0" w:color="auto"/>
                                <w:bottom w:val="none" w:sz="0" w:space="0" w:color="auto"/>
                                <w:right w:val="none" w:sz="0" w:space="0" w:color="auto"/>
                              </w:divBdr>
                            </w:div>
                            <w:div w:id="198700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123942">
                  <w:marLeft w:val="0"/>
                  <w:marRight w:val="0"/>
                  <w:marTop w:val="0"/>
                  <w:marBottom w:val="0"/>
                  <w:divBdr>
                    <w:top w:val="none" w:sz="0" w:space="0" w:color="auto"/>
                    <w:left w:val="none" w:sz="0" w:space="0" w:color="auto"/>
                    <w:bottom w:val="none" w:sz="0" w:space="0" w:color="auto"/>
                    <w:right w:val="none" w:sz="0" w:space="0" w:color="auto"/>
                  </w:divBdr>
                  <w:divsChild>
                    <w:div w:id="1317221576">
                      <w:marLeft w:val="0"/>
                      <w:marRight w:val="0"/>
                      <w:marTop w:val="0"/>
                      <w:marBottom w:val="0"/>
                      <w:divBdr>
                        <w:top w:val="none" w:sz="0" w:space="0" w:color="auto"/>
                        <w:left w:val="none" w:sz="0" w:space="0" w:color="auto"/>
                        <w:bottom w:val="none" w:sz="0" w:space="0" w:color="auto"/>
                        <w:right w:val="none" w:sz="0" w:space="0" w:color="auto"/>
                      </w:divBdr>
                      <w:divsChild>
                        <w:div w:id="10885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55137">
          <w:marLeft w:val="0"/>
          <w:marRight w:val="0"/>
          <w:marTop w:val="0"/>
          <w:marBottom w:val="0"/>
          <w:divBdr>
            <w:top w:val="none" w:sz="0" w:space="0" w:color="auto"/>
            <w:left w:val="none" w:sz="0" w:space="0" w:color="auto"/>
            <w:bottom w:val="none" w:sz="0" w:space="0" w:color="auto"/>
            <w:right w:val="none" w:sz="0" w:space="0" w:color="auto"/>
          </w:divBdr>
          <w:divsChild>
            <w:div w:id="1559778057">
              <w:marLeft w:val="0"/>
              <w:marRight w:val="0"/>
              <w:marTop w:val="0"/>
              <w:marBottom w:val="0"/>
              <w:divBdr>
                <w:top w:val="none" w:sz="0" w:space="0" w:color="auto"/>
                <w:left w:val="none" w:sz="0" w:space="0" w:color="auto"/>
                <w:bottom w:val="none" w:sz="0" w:space="0" w:color="auto"/>
                <w:right w:val="none" w:sz="0" w:space="0" w:color="auto"/>
              </w:divBdr>
              <w:divsChild>
                <w:div w:id="437070893">
                  <w:marLeft w:val="0"/>
                  <w:marRight w:val="0"/>
                  <w:marTop w:val="0"/>
                  <w:marBottom w:val="0"/>
                  <w:divBdr>
                    <w:top w:val="none" w:sz="0" w:space="0" w:color="auto"/>
                    <w:left w:val="none" w:sz="0" w:space="0" w:color="auto"/>
                    <w:bottom w:val="none" w:sz="0" w:space="0" w:color="auto"/>
                    <w:right w:val="none" w:sz="0" w:space="0" w:color="auto"/>
                  </w:divBdr>
                  <w:divsChild>
                    <w:div w:id="301271094">
                      <w:marLeft w:val="0"/>
                      <w:marRight w:val="0"/>
                      <w:marTop w:val="0"/>
                      <w:marBottom w:val="0"/>
                      <w:divBdr>
                        <w:top w:val="none" w:sz="0" w:space="0" w:color="auto"/>
                        <w:left w:val="none" w:sz="0" w:space="0" w:color="auto"/>
                        <w:bottom w:val="none" w:sz="0" w:space="0" w:color="auto"/>
                        <w:right w:val="none" w:sz="0" w:space="0" w:color="auto"/>
                      </w:divBdr>
                      <w:divsChild>
                        <w:div w:id="1372733029">
                          <w:marLeft w:val="0"/>
                          <w:marRight w:val="0"/>
                          <w:marTop w:val="0"/>
                          <w:marBottom w:val="0"/>
                          <w:divBdr>
                            <w:top w:val="none" w:sz="0" w:space="0" w:color="auto"/>
                            <w:left w:val="none" w:sz="0" w:space="0" w:color="auto"/>
                            <w:bottom w:val="none" w:sz="0" w:space="0" w:color="auto"/>
                            <w:right w:val="none" w:sz="0" w:space="0" w:color="auto"/>
                          </w:divBdr>
                          <w:divsChild>
                            <w:div w:id="133746178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864161">
                                  <w:marLeft w:val="0"/>
                                  <w:marRight w:val="0"/>
                                  <w:marTop w:val="0"/>
                                  <w:marBottom w:val="0"/>
                                  <w:divBdr>
                                    <w:top w:val="none" w:sz="0" w:space="0" w:color="auto"/>
                                    <w:left w:val="none" w:sz="0" w:space="0" w:color="auto"/>
                                    <w:bottom w:val="none" w:sz="0" w:space="0" w:color="auto"/>
                                    <w:right w:val="none" w:sz="0" w:space="0" w:color="auto"/>
                                  </w:divBdr>
                                </w:div>
                                <w:div w:id="238827776">
                                  <w:marLeft w:val="0"/>
                                  <w:marRight w:val="0"/>
                                  <w:marTop w:val="0"/>
                                  <w:marBottom w:val="0"/>
                                  <w:divBdr>
                                    <w:top w:val="none" w:sz="0" w:space="0" w:color="auto"/>
                                    <w:left w:val="none" w:sz="0" w:space="0" w:color="auto"/>
                                    <w:bottom w:val="none" w:sz="0" w:space="0" w:color="auto"/>
                                    <w:right w:val="none" w:sz="0" w:space="0" w:color="auto"/>
                                  </w:divBdr>
                                </w:div>
                                <w:div w:id="802966365">
                                  <w:marLeft w:val="0"/>
                                  <w:marRight w:val="0"/>
                                  <w:marTop w:val="0"/>
                                  <w:marBottom w:val="0"/>
                                  <w:divBdr>
                                    <w:top w:val="none" w:sz="0" w:space="0" w:color="auto"/>
                                    <w:left w:val="none" w:sz="0" w:space="0" w:color="auto"/>
                                    <w:bottom w:val="none" w:sz="0" w:space="0" w:color="auto"/>
                                    <w:right w:val="none" w:sz="0" w:space="0" w:color="auto"/>
                                  </w:divBdr>
                                </w:div>
                                <w:div w:id="920026129">
                                  <w:marLeft w:val="0"/>
                                  <w:marRight w:val="0"/>
                                  <w:marTop w:val="0"/>
                                  <w:marBottom w:val="0"/>
                                  <w:divBdr>
                                    <w:top w:val="none" w:sz="0" w:space="0" w:color="auto"/>
                                    <w:left w:val="none" w:sz="0" w:space="0" w:color="auto"/>
                                    <w:bottom w:val="none" w:sz="0" w:space="0" w:color="auto"/>
                                    <w:right w:val="none" w:sz="0" w:space="0" w:color="auto"/>
                                  </w:divBdr>
                                </w:div>
                                <w:div w:id="1145664694">
                                  <w:marLeft w:val="0"/>
                                  <w:marRight w:val="0"/>
                                  <w:marTop w:val="0"/>
                                  <w:marBottom w:val="0"/>
                                  <w:divBdr>
                                    <w:top w:val="none" w:sz="0" w:space="0" w:color="auto"/>
                                    <w:left w:val="none" w:sz="0" w:space="0" w:color="auto"/>
                                    <w:bottom w:val="none" w:sz="0" w:space="0" w:color="auto"/>
                                    <w:right w:val="none" w:sz="0" w:space="0" w:color="auto"/>
                                  </w:divBdr>
                                </w:div>
                                <w:div w:id="1501657028">
                                  <w:marLeft w:val="0"/>
                                  <w:marRight w:val="0"/>
                                  <w:marTop w:val="0"/>
                                  <w:marBottom w:val="0"/>
                                  <w:divBdr>
                                    <w:top w:val="none" w:sz="0" w:space="0" w:color="auto"/>
                                    <w:left w:val="none" w:sz="0" w:space="0" w:color="auto"/>
                                    <w:bottom w:val="none" w:sz="0" w:space="0" w:color="auto"/>
                                    <w:right w:val="none" w:sz="0" w:space="0" w:color="auto"/>
                                  </w:divBdr>
                                </w:div>
                                <w:div w:id="1612929744">
                                  <w:marLeft w:val="0"/>
                                  <w:marRight w:val="0"/>
                                  <w:marTop w:val="0"/>
                                  <w:marBottom w:val="0"/>
                                  <w:divBdr>
                                    <w:top w:val="none" w:sz="0" w:space="0" w:color="auto"/>
                                    <w:left w:val="none" w:sz="0" w:space="0" w:color="auto"/>
                                    <w:bottom w:val="none" w:sz="0" w:space="0" w:color="auto"/>
                                    <w:right w:val="none" w:sz="0" w:space="0" w:color="auto"/>
                                  </w:divBdr>
                                </w:div>
                              </w:divsChild>
                            </w:div>
                            <w:div w:id="1200119016">
                              <w:marLeft w:val="0"/>
                              <w:marRight w:val="0"/>
                              <w:marTop w:val="0"/>
                              <w:marBottom w:val="0"/>
                              <w:divBdr>
                                <w:top w:val="none" w:sz="0" w:space="0" w:color="auto"/>
                                <w:left w:val="none" w:sz="0" w:space="0" w:color="auto"/>
                                <w:bottom w:val="none" w:sz="0" w:space="0" w:color="auto"/>
                                <w:right w:val="none" w:sz="0" w:space="0" w:color="auto"/>
                              </w:divBdr>
                            </w:div>
                          </w:divsChild>
                        </w:div>
                        <w:div w:id="552808937">
                          <w:marLeft w:val="0"/>
                          <w:marRight w:val="0"/>
                          <w:marTop w:val="0"/>
                          <w:marBottom w:val="0"/>
                          <w:divBdr>
                            <w:top w:val="none" w:sz="0" w:space="0" w:color="auto"/>
                            <w:left w:val="none" w:sz="0" w:space="0" w:color="auto"/>
                            <w:bottom w:val="none" w:sz="0" w:space="0" w:color="auto"/>
                            <w:right w:val="none" w:sz="0" w:space="0" w:color="auto"/>
                          </w:divBdr>
                        </w:div>
                        <w:div w:id="114015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31320">
              <w:marLeft w:val="0"/>
              <w:marRight w:val="0"/>
              <w:marTop w:val="0"/>
              <w:marBottom w:val="0"/>
              <w:divBdr>
                <w:top w:val="none" w:sz="0" w:space="0" w:color="auto"/>
                <w:left w:val="none" w:sz="0" w:space="0" w:color="auto"/>
                <w:bottom w:val="none" w:sz="0" w:space="0" w:color="auto"/>
                <w:right w:val="none" w:sz="0" w:space="0" w:color="auto"/>
              </w:divBdr>
              <w:divsChild>
                <w:div w:id="811798316">
                  <w:marLeft w:val="0"/>
                  <w:marRight w:val="0"/>
                  <w:marTop w:val="0"/>
                  <w:marBottom w:val="0"/>
                  <w:divBdr>
                    <w:top w:val="none" w:sz="0" w:space="0" w:color="auto"/>
                    <w:left w:val="none" w:sz="0" w:space="0" w:color="auto"/>
                    <w:bottom w:val="none" w:sz="0" w:space="0" w:color="auto"/>
                    <w:right w:val="none" w:sz="0" w:space="0" w:color="auto"/>
                  </w:divBdr>
                  <w:divsChild>
                    <w:div w:id="287250172">
                      <w:marLeft w:val="0"/>
                      <w:marRight w:val="0"/>
                      <w:marTop w:val="0"/>
                      <w:marBottom w:val="0"/>
                      <w:divBdr>
                        <w:top w:val="none" w:sz="0" w:space="0" w:color="auto"/>
                        <w:left w:val="none" w:sz="0" w:space="0" w:color="auto"/>
                        <w:bottom w:val="none" w:sz="0" w:space="0" w:color="auto"/>
                        <w:right w:val="none" w:sz="0" w:space="0" w:color="auto"/>
                      </w:divBdr>
                    </w:div>
                    <w:div w:id="1351949156">
                      <w:marLeft w:val="0"/>
                      <w:marRight w:val="0"/>
                      <w:marTop w:val="0"/>
                      <w:marBottom w:val="0"/>
                      <w:divBdr>
                        <w:top w:val="none" w:sz="0" w:space="0" w:color="auto"/>
                        <w:left w:val="none" w:sz="0" w:space="0" w:color="auto"/>
                        <w:bottom w:val="none" w:sz="0" w:space="0" w:color="auto"/>
                        <w:right w:val="none" w:sz="0" w:space="0" w:color="auto"/>
                      </w:divBdr>
                    </w:div>
                    <w:div w:id="1479614242">
                      <w:marLeft w:val="0"/>
                      <w:marRight w:val="0"/>
                      <w:marTop w:val="0"/>
                      <w:marBottom w:val="0"/>
                      <w:divBdr>
                        <w:top w:val="none" w:sz="0" w:space="0" w:color="auto"/>
                        <w:left w:val="none" w:sz="0" w:space="0" w:color="auto"/>
                        <w:bottom w:val="none" w:sz="0" w:space="0" w:color="auto"/>
                        <w:right w:val="none" w:sz="0" w:space="0" w:color="auto"/>
                      </w:divBdr>
                    </w:div>
                    <w:div w:id="19547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11254">
          <w:marLeft w:val="0"/>
          <w:marRight w:val="0"/>
          <w:marTop w:val="0"/>
          <w:marBottom w:val="0"/>
          <w:divBdr>
            <w:top w:val="none" w:sz="0" w:space="0" w:color="auto"/>
            <w:left w:val="none" w:sz="0" w:space="0" w:color="auto"/>
            <w:bottom w:val="none" w:sz="0" w:space="0" w:color="auto"/>
            <w:right w:val="none" w:sz="0" w:space="0" w:color="auto"/>
          </w:divBdr>
          <w:divsChild>
            <w:div w:id="1502156550">
              <w:marLeft w:val="0"/>
              <w:marRight w:val="0"/>
              <w:marTop w:val="0"/>
              <w:marBottom w:val="0"/>
              <w:divBdr>
                <w:top w:val="none" w:sz="0" w:space="0" w:color="auto"/>
                <w:left w:val="none" w:sz="0" w:space="0" w:color="auto"/>
                <w:bottom w:val="none" w:sz="0" w:space="0" w:color="auto"/>
                <w:right w:val="none" w:sz="0" w:space="0" w:color="auto"/>
              </w:divBdr>
              <w:divsChild>
                <w:div w:id="1694843961">
                  <w:marLeft w:val="0"/>
                  <w:marRight w:val="0"/>
                  <w:marTop w:val="0"/>
                  <w:marBottom w:val="0"/>
                  <w:divBdr>
                    <w:top w:val="none" w:sz="0" w:space="0" w:color="auto"/>
                    <w:left w:val="none" w:sz="0" w:space="0" w:color="auto"/>
                    <w:bottom w:val="none" w:sz="0" w:space="0" w:color="auto"/>
                    <w:right w:val="none" w:sz="0" w:space="0" w:color="auto"/>
                  </w:divBdr>
                  <w:divsChild>
                    <w:div w:id="2033653624">
                      <w:marLeft w:val="0"/>
                      <w:marRight w:val="0"/>
                      <w:marTop w:val="0"/>
                      <w:marBottom w:val="0"/>
                      <w:divBdr>
                        <w:top w:val="none" w:sz="0" w:space="0" w:color="auto"/>
                        <w:left w:val="none" w:sz="0" w:space="0" w:color="auto"/>
                        <w:bottom w:val="none" w:sz="0" w:space="0" w:color="auto"/>
                        <w:right w:val="none" w:sz="0" w:space="0" w:color="auto"/>
                      </w:divBdr>
                      <w:divsChild>
                        <w:div w:id="39550251">
                          <w:marLeft w:val="0"/>
                          <w:marRight w:val="0"/>
                          <w:marTop w:val="0"/>
                          <w:marBottom w:val="0"/>
                          <w:divBdr>
                            <w:top w:val="none" w:sz="0" w:space="0" w:color="auto"/>
                            <w:left w:val="none" w:sz="0" w:space="0" w:color="auto"/>
                            <w:bottom w:val="none" w:sz="0" w:space="0" w:color="auto"/>
                            <w:right w:val="none" w:sz="0" w:space="0" w:color="auto"/>
                          </w:divBdr>
                          <w:divsChild>
                            <w:div w:id="651057105">
                              <w:marLeft w:val="0"/>
                              <w:marRight w:val="0"/>
                              <w:marTop w:val="0"/>
                              <w:marBottom w:val="0"/>
                              <w:divBdr>
                                <w:top w:val="none" w:sz="0" w:space="0" w:color="auto"/>
                                <w:left w:val="none" w:sz="0" w:space="0" w:color="auto"/>
                                <w:bottom w:val="none" w:sz="0" w:space="0" w:color="auto"/>
                                <w:right w:val="none" w:sz="0" w:space="0" w:color="auto"/>
                              </w:divBdr>
                            </w:div>
                            <w:div w:id="9369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534385">
                  <w:marLeft w:val="0"/>
                  <w:marRight w:val="0"/>
                  <w:marTop w:val="0"/>
                  <w:marBottom w:val="0"/>
                  <w:divBdr>
                    <w:top w:val="none" w:sz="0" w:space="0" w:color="auto"/>
                    <w:left w:val="none" w:sz="0" w:space="0" w:color="auto"/>
                    <w:bottom w:val="none" w:sz="0" w:space="0" w:color="auto"/>
                    <w:right w:val="none" w:sz="0" w:space="0" w:color="auto"/>
                  </w:divBdr>
                  <w:divsChild>
                    <w:div w:id="1833376101">
                      <w:marLeft w:val="0"/>
                      <w:marRight w:val="0"/>
                      <w:marTop w:val="0"/>
                      <w:marBottom w:val="0"/>
                      <w:divBdr>
                        <w:top w:val="none" w:sz="0" w:space="0" w:color="auto"/>
                        <w:left w:val="none" w:sz="0" w:space="0" w:color="auto"/>
                        <w:bottom w:val="none" w:sz="0" w:space="0" w:color="auto"/>
                        <w:right w:val="none" w:sz="0" w:space="0" w:color="auto"/>
                      </w:divBdr>
                      <w:divsChild>
                        <w:div w:id="12930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801508">
          <w:marLeft w:val="0"/>
          <w:marRight w:val="0"/>
          <w:marTop w:val="0"/>
          <w:marBottom w:val="0"/>
          <w:divBdr>
            <w:top w:val="none" w:sz="0" w:space="0" w:color="auto"/>
            <w:left w:val="none" w:sz="0" w:space="0" w:color="auto"/>
            <w:bottom w:val="none" w:sz="0" w:space="0" w:color="auto"/>
            <w:right w:val="none" w:sz="0" w:space="0" w:color="auto"/>
          </w:divBdr>
          <w:divsChild>
            <w:div w:id="103623021">
              <w:marLeft w:val="0"/>
              <w:marRight w:val="0"/>
              <w:marTop w:val="0"/>
              <w:marBottom w:val="0"/>
              <w:divBdr>
                <w:top w:val="none" w:sz="0" w:space="0" w:color="auto"/>
                <w:left w:val="none" w:sz="0" w:space="0" w:color="auto"/>
                <w:bottom w:val="none" w:sz="0" w:space="0" w:color="auto"/>
                <w:right w:val="none" w:sz="0" w:space="0" w:color="auto"/>
              </w:divBdr>
            </w:div>
          </w:divsChild>
        </w:div>
        <w:div w:id="1063529888">
          <w:marLeft w:val="0"/>
          <w:marRight w:val="0"/>
          <w:marTop w:val="0"/>
          <w:marBottom w:val="0"/>
          <w:divBdr>
            <w:top w:val="none" w:sz="0" w:space="0" w:color="auto"/>
            <w:left w:val="none" w:sz="0" w:space="0" w:color="auto"/>
            <w:bottom w:val="none" w:sz="0" w:space="0" w:color="auto"/>
            <w:right w:val="none" w:sz="0" w:space="0" w:color="auto"/>
          </w:divBdr>
          <w:divsChild>
            <w:div w:id="2050837711">
              <w:marLeft w:val="0"/>
              <w:marRight w:val="0"/>
              <w:marTop w:val="0"/>
              <w:marBottom w:val="0"/>
              <w:divBdr>
                <w:top w:val="none" w:sz="0" w:space="0" w:color="auto"/>
                <w:left w:val="none" w:sz="0" w:space="0" w:color="auto"/>
                <w:bottom w:val="none" w:sz="0" w:space="0" w:color="auto"/>
                <w:right w:val="none" w:sz="0" w:space="0" w:color="auto"/>
              </w:divBdr>
              <w:divsChild>
                <w:div w:id="1061174537">
                  <w:marLeft w:val="0"/>
                  <w:marRight w:val="0"/>
                  <w:marTop w:val="0"/>
                  <w:marBottom w:val="0"/>
                  <w:divBdr>
                    <w:top w:val="none" w:sz="0" w:space="0" w:color="auto"/>
                    <w:left w:val="none" w:sz="0" w:space="0" w:color="auto"/>
                    <w:bottom w:val="none" w:sz="0" w:space="0" w:color="auto"/>
                    <w:right w:val="none" w:sz="0" w:space="0" w:color="auto"/>
                  </w:divBdr>
                  <w:divsChild>
                    <w:div w:id="1894534044">
                      <w:marLeft w:val="0"/>
                      <w:marRight w:val="0"/>
                      <w:marTop w:val="0"/>
                      <w:marBottom w:val="0"/>
                      <w:divBdr>
                        <w:top w:val="none" w:sz="0" w:space="0" w:color="auto"/>
                        <w:left w:val="none" w:sz="0" w:space="0" w:color="auto"/>
                        <w:bottom w:val="none" w:sz="0" w:space="0" w:color="auto"/>
                        <w:right w:val="none" w:sz="0" w:space="0" w:color="auto"/>
                      </w:divBdr>
                      <w:divsChild>
                        <w:div w:id="11660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15547">
                  <w:marLeft w:val="0"/>
                  <w:marRight w:val="0"/>
                  <w:marTop w:val="0"/>
                  <w:marBottom w:val="0"/>
                  <w:divBdr>
                    <w:top w:val="none" w:sz="0" w:space="0" w:color="auto"/>
                    <w:left w:val="none" w:sz="0" w:space="0" w:color="auto"/>
                    <w:bottom w:val="none" w:sz="0" w:space="0" w:color="auto"/>
                    <w:right w:val="none" w:sz="0" w:space="0" w:color="auto"/>
                  </w:divBdr>
                  <w:divsChild>
                    <w:div w:id="1849056778">
                      <w:marLeft w:val="0"/>
                      <w:marRight w:val="0"/>
                      <w:marTop w:val="0"/>
                      <w:marBottom w:val="0"/>
                      <w:divBdr>
                        <w:top w:val="none" w:sz="0" w:space="0" w:color="auto"/>
                        <w:left w:val="none" w:sz="0" w:space="0" w:color="auto"/>
                        <w:bottom w:val="none" w:sz="0" w:space="0" w:color="auto"/>
                        <w:right w:val="none" w:sz="0" w:space="0" w:color="auto"/>
                      </w:divBdr>
                      <w:divsChild>
                        <w:div w:id="2124185341">
                          <w:marLeft w:val="0"/>
                          <w:marRight w:val="0"/>
                          <w:marTop w:val="0"/>
                          <w:marBottom w:val="0"/>
                          <w:divBdr>
                            <w:top w:val="none" w:sz="0" w:space="0" w:color="auto"/>
                            <w:left w:val="none" w:sz="0" w:space="0" w:color="auto"/>
                            <w:bottom w:val="none" w:sz="0" w:space="0" w:color="auto"/>
                            <w:right w:val="none" w:sz="0" w:space="0" w:color="auto"/>
                          </w:divBdr>
                          <w:divsChild>
                            <w:div w:id="747115629">
                              <w:marLeft w:val="0"/>
                              <w:marRight w:val="0"/>
                              <w:marTop w:val="0"/>
                              <w:marBottom w:val="0"/>
                              <w:divBdr>
                                <w:top w:val="none" w:sz="0" w:space="0" w:color="auto"/>
                                <w:left w:val="none" w:sz="0" w:space="0" w:color="auto"/>
                                <w:bottom w:val="none" w:sz="0" w:space="0" w:color="auto"/>
                                <w:right w:val="none" w:sz="0" w:space="0" w:color="auto"/>
                              </w:divBdr>
                            </w:div>
                            <w:div w:id="93397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93834">
          <w:marLeft w:val="0"/>
          <w:marRight w:val="0"/>
          <w:marTop w:val="0"/>
          <w:marBottom w:val="0"/>
          <w:divBdr>
            <w:top w:val="none" w:sz="0" w:space="0" w:color="auto"/>
            <w:left w:val="none" w:sz="0" w:space="0" w:color="auto"/>
            <w:bottom w:val="none" w:sz="0" w:space="0" w:color="auto"/>
            <w:right w:val="none" w:sz="0" w:space="0" w:color="auto"/>
          </w:divBdr>
          <w:divsChild>
            <w:div w:id="424545805">
              <w:marLeft w:val="0"/>
              <w:marRight w:val="0"/>
              <w:marTop w:val="0"/>
              <w:marBottom w:val="0"/>
              <w:divBdr>
                <w:top w:val="none" w:sz="0" w:space="0" w:color="auto"/>
                <w:left w:val="none" w:sz="0" w:space="0" w:color="auto"/>
                <w:bottom w:val="none" w:sz="0" w:space="0" w:color="auto"/>
                <w:right w:val="none" w:sz="0" w:space="0" w:color="auto"/>
              </w:divBdr>
              <w:divsChild>
                <w:div w:id="658114745">
                  <w:marLeft w:val="0"/>
                  <w:marRight w:val="0"/>
                  <w:marTop w:val="0"/>
                  <w:marBottom w:val="0"/>
                  <w:divBdr>
                    <w:top w:val="none" w:sz="0" w:space="0" w:color="auto"/>
                    <w:left w:val="none" w:sz="0" w:space="0" w:color="auto"/>
                    <w:bottom w:val="none" w:sz="0" w:space="0" w:color="auto"/>
                    <w:right w:val="none" w:sz="0" w:space="0" w:color="auto"/>
                  </w:divBdr>
                  <w:divsChild>
                    <w:div w:id="207225460">
                      <w:marLeft w:val="0"/>
                      <w:marRight w:val="0"/>
                      <w:marTop w:val="0"/>
                      <w:marBottom w:val="0"/>
                      <w:divBdr>
                        <w:top w:val="none" w:sz="0" w:space="0" w:color="auto"/>
                        <w:left w:val="none" w:sz="0" w:space="0" w:color="auto"/>
                        <w:bottom w:val="none" w:sz="0" w:space="0" w:color="auto"/>
                        <w:right w:val="none" w:sz="0" w:space="0" w:color="auto"/>
                      </w:divBdr>
                      <w:divsChild>
                        <w:div w:id="822966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671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720684">
              <w:marLeft w:val="0"/>
              <w:marRight w:val="0"/>
              <w:marTop w:val="0"/>
              <w:marBottom w:val="0"/>
              <w:divBdr>
                <w:top w:val="none" w:sz="0" w:space="0" w:color="auto"/>
                <w:left w:val="none" w:sz="0" w:space="0" w:color="auto"/>
                <w:bottom w:val="none" w:sz="0" w:space="0" w:color="auto"/>
                <w:right w:val="none" w:sz="0" w:space="0" w:color="auto"/>
              </w:divBdr>
              <w:divsChild>
                <w:div w:id="899053824">
                  <w:marLeft w:val="0"/>
                  <w:marRight w:val="0"/>
                  <w:marTop w:val="0"/>
                  <w:marBottom w:val="0"/>
                  <w:divBdr>
                    <w:top w:val="none" w:sz="0" w:space="0" w:color="auto"/>
                    <w:left w:val="none" w:sz="0" w:space="0" w:color="auto"/>
                    <w:bottom w:val="none" w:sz="0" w:space="0" w:color="auto"/>
                    <w:right w:val="none" w:sz="0" w:space="0" w:color="auto"/>
                  </w:divBdr>
                  <w:divsChild>
                    <w:div w:id="791751311">
                      <w:marLeft w:val="0"/>
                      <w:marRight w:val="0"/>
                      <w:marTop w:val="0"/>
                      <w:marBottom w:val="0"/>
                      <w:divBdr>
                        <w:top w:val="none" w:sz="0" w:space="0" w:color="auto"/>
                        <w:left w:val="none" w:sz="0" w:space="0" w:color="auto"/>
                        <w:bottom w:val="none" w:sz="0" w:space="0" w:color="auto"/>
                        <w:right w:val="none" w:sz="0" w:space="0" w:color="auto"/>
                      </w:divBdr>
                      <w:divsChild>
                        <w:div w:id="1865706765">
                          <w:marLeft w:val="0"/>
                          <w:marRight w:val="0"/>
                          <w:marTop w:val="0"/>
                          <w:marBottom w:val="0"/>
                          <w:divBdr>
                            <w:top w:val="none" w:sz="0" w:space="0" w:color="auto"/>
                            <w:left w:val="none" w:sz="0" w:space="0" w:color="auto"/>
                            <w:bottom w:val="none" w:sz="0" w:space="0" w:color="auto"/>
                            <w:right w:val="none" w:sz="0" w:space="0" w:color="auto"/>
                          </w:divBdr>
                          <w:divsChild>
                            <w:div w:id="504442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889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624225">
          <w:marLeft w:val="0"/>
          <w:marRight w:val="0"/>
          <w:marTop w:val="0"/>
          <w:marBottom w:val="0"/>
          <w:divBdr>
            <w:top w:val="none" w:sz="0" w:space="0" w:color="auto"/>
            <w:left w:val="none" w:sz="0" w:space="0" w:color="auto"/>
            <w:bottom w:val="none" w:sz="0" w:space="0" w:color="auto"/>
            <w:right w:val="none" w:sz="0" w:space="0" w:color="auto"/>
          </w:divBdr>
          <w:divsChild>
            <w:div w:id="133910755">
              <w:marLeft w:val="0"/>
              <w:marRight w:val="0"/>
              <w:marTop w:val="0"/>
              <w:marBottom w:val="0"/>
              <w:divBdr>
                <w:top w:val="none" w:sz="0" w:space="0" w:color="auto"/>
                <w:left w:val="none" w:sz="0" w:space="0" w:color="auto"/>
                <w:bottom w:val="none" w:sz="0" w:space="0" w:color="auto"/>
                <w:right w:val="none" w:sz="0" w:space="0" w:color="auto"/>
              </w:divBdr>
              <w:divsChild>
                <w:div w:id="197383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50154">
          <w:marLeft w:val="0"/>
          <w:marRight w:val="0"/>
          <w:marTop w:val="0"/>
          <w:marBottom w:val="0"/>
          <w:divBdr>
            <w:top w:val="none" w:sz="0" w:space="0" w:color="auto"/>
            <w:left w:val="none" w:sz="0" w:space="0" w:color="auto"/>
            <w:bottom w:val="none" w:sz="0" w:space="0" w:color="auto"/>
            <w:right w:val="none" w:sz="0" w:space="0" w:color="auto"/>
          </w:divBdr>
          <w:divsChild>
            <w:div w:id="143741303">
              <w:marLeft w:val="0"/>
              <w:marRight w:val="0"/>
              <w:marTop w:val="0"/>
              <w:marBottom w:val="0"/>
              <w:divBdr>
                <w:top w:val="none" w:sz="0" w:space="0" w:color="auto"/>
                <w:left w:val="none" w:sz="0" w:space="0" w:color="auto"/>
                <w:bottom w:val="none" w:sz="0" w:space="0" w:color="auto"/>
                <w:right w:val="none" w:sz="0" w:space="0" w:color="auto"/>
              </w:divBdr>
              <w:divsChild>
                <w:div w:id="894510183">
                  <w:marLeft w:val="0"/>
                  <w:marRight w:val="0"/>
                  <w:marTop w:val="0"/>
                  <w:marBottom w:val="0"/>
                  <w:divBdr>
                    <w:top w:val="none" w:sz="0" w:space="0" w:color="auto"/>
                    <w:left w:val="none" w:sz="0" w:space="0" w:color="auto"/>
                    <w:bottom w:val="none" w:sz="0" w:space="0" w:color="auto"/>
                    <w:right w:val="none" w:sz="0" w:space="0" w:color="auto"/>
                  </w:divBdr>
                  <w:divsChild>
                    <w:div w:id="850024889">
                      <w:marLeft w:val="0"/>
                      <w:marRight w:val="0"/>
                      <w:marTop w:val="0"/>
                      <w:marBottom w:val="0"/>
                      <w:divBdr>
                        <w:top w:val="none" w:sz="0" w:space="0" w:color="auto"/>
                        <w:left w:val="none" w:sz="0" w:space="0" w:color="auto"/>
                        <w:bottom w:val="none" w:sz="0" w:space="0" w:color="auto"/>
                        <w:right w:val="none" w:sz="0" w:space="0" w:color="auto"/>
                      </w:divBdr>
                    </w:div>
                  </w:divsChild>
                </w:div>
                <w:div w:id="855971701">
                  <w:marLeft w:val="0"/>
                  <w:marRight w:val="0"/>
                  <w:marTop w:val="0"/>
                  <w:marBottom w:val="0"/>
                  <w:divBdr>
                    <w:top w:val="none" w:sz="0" w:space="0" w:color="auto"/>
                    <w:left w:val="none" w:sz="0" w:space="0" w:color="auto"/>
                    <w:bottom w:val="none" w:sz="0" w:space="0" w:color="auto"/>
                    <w:right w:val="none" w:sz="0" w:space="0" w:color="auto"/>
                  </w:divBdr>
                </w:div>
                <w:div w:id="1339578642">
                  <w:marLeft w:val="0"/>
                  <w:marRight w:val="0"/>
                  <w:marTop w:val="0"/>
                  <w:marBottom w:val="0"/>
                  <w:divBdr>
                    <w:top w:val="none" w:sz="0" w:space="0" w:color="auto"/>
                    <w:left w:val="none" w:sz="0" w:space="0" w:color="auto"/>
                    <w:bottom w:val="none" w:sz="0" w:space="0" w:color="auto"/>
                    <w:right w:val="none" w:sz="0" w:space="0" w:color="auto"/>
                  </w:divBdr>
                </w:div>
                <w:div w:id="198839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12971">
          <w:marLeft w:val="0"/>
          <w:marRight w:val="0"/>
          <w:marTop w:val="0"/>
          <w:marBottom w:val="0"/>
          <w:divBdr>
            <w:top w:val="none" w:sz="0" w:space="0" w:color="auto"/>
            <w:left w:val="none" w:sz="0" w:space="0" w:color="auto"/>
            <w:bottom w:val="none" w:sz="0" w:space="0" w:color="auto"/>
            <w:right w:val="none" w:sz="0" w:space="0" w:color="auto"/>
          </w:divBdr>
          <w:divsChild>
            <w:div w:id="934677493">
              <w:marLeft w:val="0"/>
              <w:marRight w:val="0"/>
              <w:marTop w:val="0"/>
              <w:marBottom w:val="0"/>
              <w:divBdr>
                <w:top w:val="none" w:sz="0" w:space="0" w:color="auto"/>
                <w:left w:val="none" w:sz="0" w:space="0" w:color="auto"/>
                <w:bottom w:val="none" w:sz="0" w:space="0" w:color="auto"/>
                <w:right w:val="none" w:sz="0" w:space="0" w:color="auto"/>
              </w:divBdr>
              <w:divsChild>
                <w:div w:id="1851751891">
                  <w:marLeft w:val="0"/>
                  <w:marRight w:val="0"/>
                  <w:marTop w:val="0"/>
                  <w:marBottom w:val="0"/>
                  <w:divBdr>
                    <w:top w:val="none" w:sz="0" w:space="0" w:color="auto"/>
                    <w:left w:val="none" w:sz="0" w:space="0" w:color="auto"/>
                    <w:bottom w:val="none" w:sz="0" w:space="0" w:color="auto"/>
                    <w:right w:val="none" w:sz="0" w:space="0" w:color="auto"/>
                  </w:divBdr>
                  <w:divsChild>
                    <w:div w:id="1556163660">
                      <w:marLeft w:val="0"/>
                      <w:marRight w:val="0"/>
                      <w:marTop w:val="0"/>
                      <w:marBottom w:val="0"/>
                      <w:divBdr>
                        <w:top w:val="none" w:sz="0" w:space="0" w:color="auto"/>
                        <w:left w:val="none" w:sz="0" w:space="0" w:color="auto"/>
                        <w:bottom w:val="none" w:sz="0" w:space="0" w:color="auto"/>
                        <w:right w:val="none" w:sz="0" w:space="0" w:color="auto"/>
                      </w:divBdr>
                      <w:divsChild>
                        <w:div w:id="313992964">
                          <w:marLeft w:val="0"/>
                          <w:marRight w:val="0"/>
                          <w:marTop w:val="0"/>
                          <w:marBottom w:val="0"/>
                          <w:divBdr>
                            <w:top w:val="none" w:sz="0" w:space="0" w:color="auto"/>
                            <w:left w:val="none" w:sz="0" w:space="0" w:color="auto"/>
                            <w:bottom w:val="none" w:sz="0" w:space="0" w:color="auto"/>
                            <w:right w:val="none" w:sz="0" w:space="0" w:color="auto"/>
                          </w:divBdr>
                        </w:div>
                        <w:div w:id="417795284">
                          <w:marLeft w:val="0"/>
                          <w:marRight w:val="0"/>
                          <w:marTop w:val="0"/>
                          <w:marBottom w:val="0"/>
                          <w:divBdr>
                            <w:top w:val="none" w:sz="0" w:space="0" w:color="auto"/>
                            <w:left w:val="none" w:sz="0" w:space="0" w:color="auto"/>
                            <w:bottom w:val="none" w:sz="0" w:space="0" w:color="auto"/>
                            <w:right w:val="none" w:sz="0" w:space="0" w:color="auto"/>
                          </w:divBdr>
                        </w:div>
                        <w:div w:id="610747307">
                          <w:marLeft w:val="0"/>
                          <w:marRight w:val="0"/>
                          <w:marTop w:val="0"/>
                          <w:marBottom w:val="0"/>
                          <w:divBdr>
                            <w:top w:val="none" w:sz="0" w:space="0" w:color="auto"/>
                            <w:left w:val="none" w:sz="0" w:space="0" w:color="auto"/>
                            <w:bottom w:val="none" w:sz="0" w:space="0" w:color="auto"/>
                            <w:right w:val="none" w:sz="0" w:space="0" w:color="auto"/>
                          </w:divBdr>
                        </w:div>
                        <w:div w:id="706296016">
                          <w:marLeft w:val="0"/>
                          <w:marRight w:val="0"/>
                          <w:marTop w:val="0"/>
                          <w:marBottom w:val="0"/>
                          <w:divBdr>
                            <w:top w:val="none" w:sz="0" w:space="0" w:color="auto"/>
                            <w:left w:val="none" w:sz="0" w:space="0" w:color="auto"/>
                            <w:bottom w:val="none" w:sz="0" w:space="0" w:color="auto"/>
                            <w:right w:val="none" w:sz="0" w:space="0" w:color="auto"/>
                          </w:divBdr>
                        </w:div>
                        <w:div w:id="1269505261">
                          <w:marLeft w:val="0"/>
                          <w:marRight w:val="0"/>
                          <w:marTop w:val="0"/>
                          <w:marBottom w:val="0"/>
                          <w:divBdr>
                            <w:top w:val="none" w:sz="0" w:space="0" w:color="auto"/>
                            <w:left w:val="none" w:sz="0" w:space="0" w:color="auto"/>
                            <w:bottom w:val="none" w:sz="0" w:space="0" w:color="auto"/>
                            <w:right w:val="none" w:sz="0" w:space="0" w:color="auto"/>
                          </w:divBdr>
                        </w:div>
                        <w:div w:id="1359506572">
                          <w:marLeft w:val="0"/>
                          <w:marRight w:val="0"/>
                          <w:marTop w:val="0"/>
                          <w:marBottom w:val="0"/>
                          <w:divBdr>
                            <w:top w:val="none" w:sz="0" w:space="0" w:color="auto"/>
                            <w:left w:val="none" w:sz="0" w:space="0" w:color="auto"/>
                            <w:bottom w:val="none" w:sz="0" w:space="0" w:color="auto"/>
                            <w:right w:val="none" w:sz="0" w:space="0" w:color="auto"/>
                          </w:divBdr>
                        </w:div>
                      </w:divsChild>
                    </w:div>
                    <w:div w:id="1882935732">
                      <w:marLeft w:val="0"/>
                      <w:marRight w:val="0"/>
                      <w:marTop w:val="0"/>
                      <w:marBottom w:val="0"/>
                      <w:divBdr>
                        <w:top w:val="none" w:sz="0" w:space="0" w:color="auto"/>
                        <w:left w:val="none" w:sz="0" w:space="0" w:color="auto"/>
                        <w:bottom w:val="none" w:sz="0" w:space="0" w:color="auto"/>
                        <w:right w:val="none" w:sz="0" w:space="0" w:color="auto"/>
                      </w:divBdr>
                      <w:divsChild>
                        <w:div w:id="14799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254278">
          <w:marLeft w:val="0"/>
          <w:marRight w:val="0"/>
          <w:marTop w:val="0"/>
          <w:marBottom w:val="0"/>
          <w:divBdr>
            <w:top w:val="none" w:sz="0" w:space="0" w:color="auto"/>
            <w:left w:val="none" w:sz="0" w:space="0" w:color="auto"/>
            <w:bottom w:val="none" w:sz="0" w:space="0" w:color="auto"/>
            <w:right w:val="none" w:sz="0" w:space="0" w:color="auto"/>
          </w:divBdr>
          <w:divsChild>
            <w:div w:id="359472903">
              <w:marLeft w:val="0"/>
              <w:marRight w:val="0"/>
              <w:marTop w:val="0"/>
              <w:marBottom w:val="0"/>
              <w:divBdr>
                <w:top w:val="none" w:sz="0" w:space="0" w:color="auto"/>
                <w:left w:val="none" w:sz="0" w:space="0" w:color="auto"/>
                <w:bottom w:val="none" w:sz="0" w:space="0" w:color="auto"/>
                <w:right w:val="none" w:sz="0" w:space="0" w:color="auto"/>
              </w:divBdr>
            </w:div>
          </w:divsChild>
        </w:div>
        <w:div w:id="1862670837">
          <w:marLeft w:val="0"/>
          <w:marRight w:val="0"/>
          <w:marTop w:val="0"/>
          <w:marBottom w:val="0"/>
          <w:divBdr>
            <w:top w:val="none" w:sz="0" w:space="0" w:color="auto"/>
            <w:left w:val="none" w:sz="0" w:space="0" w:color="auto"/>
            <w:bottom w:val="none" w:sz="0" w:space="0" w:color="auto"/>
            <w:right w:val="none" w:sz="0" w:space="0" w:color="auto"/>
          </w:divBdr>
          <w:divsChild>
            <w:div w:id="601883880">
              <w:marLeft w:val="0"/>
              <w:marRight w:val="0"/>
              <w:marTop w:val="0"/>
              <w:marBottom w:val="0"/>
              <w:divBdr>
                <w:top w:val="none" w:sz="0" w:space="0" w:color="auto"/>
                <w:left w:val="none" w:sz="0" w:space="0" w:color="auto"/>
                <w:bottom w:val="none" w:sz="0" w:space="0" w:color="auto"/>
                <w:right w:val="none" w:sz="0" w:space="0" w:color="auto"/>
              </w:divBdr>
            </w:div>
            <w:div w:id="687221456">
              <w:marLeft w:val="0"/>
              <w:marRight w:val="0"/>
              <w:marTop w:val="0"/>
              <w:marBottom w:val="0"/>
              <w:divBdr>
                <w:top w:val="none" w:sz="0" w:space="0" w:color="auto"/>
                <w:left w:val="none" w:sz="0" w:space="0" w:color="auto"/>
                <w:bottom w:val="none" w:sz="0" w:space="0" w:color="auto"/>
                <w:right w:val="none" w:sz="0" w:space="0" w:color="auto"/>
              </w:divBdr>
            </w:div>
            <w:div w:id="1164011518">
              <w:marLeft w:val="0"/>
              <w:marRight w:val="0"/>
              <w:marTop w:val="0"/>
              <w:marBottom w:val="0"/>
              <w:divBdr>
                <w:top w:val="none" w:sz="0" w:space="0" w:color="auto"/>
                <w:left w:val="none" w:sz="0" w:space="0" w:color="auto"/>
                <w:bottom w:val="none" w:sz="0" w:space="0" w:color="auto"/>
                <w:right w:val="none" w:sz="0" w:space="0" w:color="auto"/>
              </w:divBdr>
              <w:divsChild>
                <w:div w:id="1226337670">
                  <w:marLeft w:val="0"/>
                  <w:marRight w:val="0"/>
                  <w:marTop w:val="0"/>
                  <w:marBottom w:val="0"/>
                  <w:divBdr>
                    <w:top w:val="none" w:sz="0" w:space="0" w:color="auto"/>
                    <w:left w:val="none" w:sz="0" w:space="0" w:color="auto"/>
                    <w:bottom w:val="none" w:sz="0" w:space="0" w:color="auto"/>
                    <w:right w:val="none" w:sz="0" w:space="0" w:color="auto"/>
                  </w:divBdr>
                  <w:divsChild>
                    <w:div w:id="964389544">
                      <w:marLeft w:val="0"/>
                      <w:marRight w:val="0"/>
                      <w:marTop w:val="0"/>
                      <w:marBottom w:val="0"/>
                      <w:divBdr>
                        <w:top w:val="none" w:sz="0" w:space="0" w:color="auto"/>
                        <w:left w:val="none" w:sz="0" w:space="0" w:color="auto"/>
                        <w:bottom w:val="none" w:sz="0" w:space="0" w:color="auto"/>
                        <w:right w:val="none" w:sz="0" w:space="0" w:color="auto"/>
                      </w:divBdr>
                    </w:div>
                    <w:div w:id="14190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5923">
              <w:marLeft w:val="0"/>
              <w:marRight w:val="0"/>
              <w:marTop w:val="0"/>
              <w:marBottom w:val="0"/>
              <w:divBdr>
                <w:top w:val="none" w:sz="0" w:space="0" w:color="auto"/>
                <w:left w:val="none" w:sz="0" w:space="0" w:color="auto"/>
                <w:bottom w:val="none" w:sz="0" w:space="0" w:color="auto"/>
                <w:right w:val="none" w:sz="0" w:space="0" w:color="auto"/>
              </w:divBdr>
            </w:div>
            <w:div w:id="1734934888">
              <w:marLeft w:val="0"/>
              <w:marRight w:val="0"/>
              <w:marTop w:val="0"/>
              <w:marBottom w:val="0"/>
              <w:divBdr>
                <w:top w:val="none" w:sz="0" w:space="0" w:color="auto"/>
                <w:left w:val="none" w:sz="0" w:space="0" w:color="auto"/>
                <w:bottom w:val="none" w:sz="0" w:space="0" w:color="auto"/>
                <w:right w:val="none" w:sz="0" w:space="0" w:color="auto"/>
              </w:divBdr>
            </w:div>
            <w:div w:id="1789548322">
              <w:marLeft w:val="0"/>
              <w:marRight w:val="0"/>
              <w:marTop w:val="0"/>
              <w:marBottom w:val="0"/>
              <w:divBdr>
                <w:top w:val="none" w:sz="0" w:space="0" w:color="auto"/>
                <w:left w:val="none" w:sz="0" w:space="0" w:color="auto"/>
                <w:bottom w:val="none" w:sz="0" w:space="0" w:color="auto"/>
                <w:right w:val="none" w:sz="0" w:space="0" w:color="auto"/>
              </w:divBdr>
            </w:div>
            <w:div w:id="1878077900">
              <w:marLeft w:val="0"/>
              <w:marRight w:val="0"/>
              <w:marTop w:val="0"/>
              <w:marBottom w:val="0"/>
              <w:divBdr>
                <w:top w:val="none" w:sz="0" w:space="0" w:color="auto"/>
                <w:left w:val="none" w:sz="0" w:space="0" w:color="auto"/>
                <w:bottom w:val="none" w:sz="0" w:space="0" w:color="auto"/>
                <w:right w:val="none" w:sz="0" w:space="0" w:color="auto"/>
              </w:divBdr>
            </w:div>
          </w:divsChild>
        </w:div>
        <w:div w:id="623660350">
          <w:marLeft w:val="0"/>
          <w:marRight w:val="0"/>
          <w:marTop w:val="0"/>
          <w:marBottom w:val="0"/>
          <w:divBdr>
            <w:top w:val="none" w:sz="0" w:space="0" w:color="auto"/>
            <w:left w:val="none" w:sz="0" w:space="0" w:color="auto"/>
            <w:bottom w:val="none" w:sz="0" w:space="0" w:color="auto"/>
            <w:right w:val="none" w:sz="0" w:space="0" w:color="auto"/>
          </w:divBdr>
          <w:divsChild>
            <w:div w:id="988755109">
              <w:marLeft w:val="0"/>
              <w:marRight w:val="0"/>
              <w:marTop w:val="0"/>
              <w:marBottom w:val="0"/>
              <w:divBdr>
                <w:top w:val="none" w:sz="0" w:space="0" w:color="auto"/>
                <w:left w:val="none" w:sz="0" w:space="0" w:color="auto"/>
                <w:bottom w:val="none" w:sz="0" w:space="0" w:color="auto"/>
                <w:right w:val="none" w:sz="0" w:space="0" w:color="auto"/>
              </w:divBdr>
              <w:divsChild>
                <w:div w:id="774331076">
                  <w:marLeft w:val="0"/>
                  <w:marRight w:val="0"/>
                  <w:marTop w:val="0"/>
                  <w:marBottom w:val="0"/>
                  <w:divBdr>
                    <w:top w:val="none" w:sz="0" w:space="0" w:color="auto"/>
                    <w:left w:val="none" w:sz="0" w:space="0" w:color="auto"/>
                    <w:bottom w:val="none" w:sz="0" w:space="0" w:color="auto"/>
                    <w:right w:val="none" w:sz="0" w:space="0" w:color="auto"/>
                  </w:divBdr>
                  <w:divsChild>
                    <w:div w:id="1623227172">
                      <w:marLeft w:val="0"/>
                      <w:marRight w:val="0"/>
                      <w:marTop w:val="0"/>
                      <w:marBottom w:val="0"/>
                      <w:divBdr>
                        <w:top w:val="none" w:sz="0" w:space="0" w:color="auto"/>
                        <w:left w:val="none" w:sz="0" w:space="0" w:color="auto"/>
                        <w:bottom w:val="none" w:sz="0" w:space="0" w:color="auto"/>
                        <w:right w:val="none" w:sz="0" w:space="0" w:color="auto"/>
                      </w:divBdr>
                      <w:divsChild>
                        <w:div w:id="905384123">
                          <w:marLeft w:val="0"/>
                          <w:marRight w:val="0"/>
                          <w:marTop w:val="0"/>
                          <w:marBottom w:val="0"/>
                          <w:divBdr>
                            <w:top w:val="none" w:sz="0" w:space="0" w:color="auto"/>
                            <w:left w:val="none" w:sz="0" w:space="0" w:color="auto"/>
                            <w:bottom w:val="none" w:sz="0" w:space="0" w:color="auto"/>
                            <w:right w:val="none" w:sz="0" w:space="0" w:color="auto"/>
                          </w:divBdr>
                          <w:divsChild>
                            <w:div w:id="723601221">
                              <w:marLeft w:val="0"/>
                              <w:marRight w:val="0"/>
                              <w:marTop w:val="0"/>
                              <w:marBottom w:val="0"/>
                              <w:divBdr>
                                <w:top w:val="none" w:sz="0" w:space="0" w:color="auto"/>
                                <w:left w:val="none" w:sz="0" w:space="0" w:color="auto"/>
                                <w:bottom w:val="none" w:sz="0" w:space="0" w:color="auto"/>
                                <w:right w:val="none" w:sz="0" w:space="0" w:color="auto"/>
                              </w:divBdr>
                            </w:div>
                            <w:div w:id="84155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569527">
                  <w:marLeft w:val="0"/>
                  <w:marRight w:val="0"/>
                  <w:marTop w:val="0"/>
                  <w:marBottom w:val="0"/>
                  <w:divBdr>
                    <w:top w:val="none" w:sz="0" w:space="0" w:color="auto"/>
                    <w:left w:val="none" w:sz="0" w:space="0" w:color="auto"/>
                    <w:bottom w:val="none" w:sz="0" w:space="0" w:color="auto"/>
                    <w:right w:val="none" w:sz="0" w:space="0" w:color="auto"/>
                  </w:divBdr>
                  <w:divsChild>
                    <w:div w:id="1851136419">
                      <w:marLeft w:val="0"/>
                      <w:marRight w:val="0"/>
                      <w:marTop w:val="0"/>
                      <w:marBottom w:val="0"/>
                      <w:divBdr>
                        <w:top w:val="none" w:sz="0" w:space="0" w:color="auto"/>
                        <w:left w:val="none" w:sz="0" w:space="0" w:color="auto"/>
                        <w:bottom w:val="none" w:sz="0" w:space="0" w:color="auto"/>
                        <w:right w:val="none" w:sz="0" w:space="0" w:color="auto"/>
                      </w:divBdr>
                      <w:divsChild>
                        <w:div w:id="13433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673102">
          <w:marLeft w:val="0"/>
          <w:marRight w:val="0"/>
          <w:marTop w:val="0"/>
          <w:marBottom w:val="0"/>
          <w:divBdr>
            <w:top w:val="none" w:sz="0" w:space="0" w:color="auto"/>
            <w:left w:val="none" w:sz="0" w:space="0" w:color="auto"/>
            <w:bottom w:val="none" w:sz="0" w:space="0" w:color="auto"/>
            <w:right w:val="none" w:sz="0" w:space="0" w:color="auto"/>
          </w:divBdr>
          <w:divsChild>
            <w:div w:id="993804197">
              <w:marLeft w:val="0"/>
              <w:marRight w:val="0"/>
              <w:marTop w:val="0"/>
              <w:marBottom w:val="0"/>
              <w:divBdr>
                <w:top w:val="none" w:sz="0" w:space="0" w:color="auto"/>
                <w:left w:val="none" w:sz="0" w:space="0" w:color="auto"/>
                <w:bottom w:val="none" w:sz="0" w:space="0" w:color="auto"/>
                <w:right w:val="none" w:sz="0" w:space="0" w:color="auto"/>
              </w:divBdr>
            </w:div>
          </w:divsChild>
        </w:div>
        <w:div w:id="1428428794">
          <w:marLeft w:val="0"/>
          <w:marRight w:val="0"/>
          <w:marTop w:val="0"/>
          <w:marBottom w:val="0"/>
          <w:divBdr>
            <w:top w:val="none" w:sz="0" w:space="0" w:color="auto"/>
            <w:left w:val="none" w:sz="0" w:space="0" w:color="auto"/>
            <w:bottom w:val="none" w:sz="0" w:space="0" w:color="auto"/>
            <w:right w:val="none" w:sz="0" w:space="0" w:color="auto"/>
          </w:divBdr>
        </w:div>
        <w:div w:id="1471627435">
          <w:marLeft w:val="0"/>
          <w:marRight w:val="0"/>
          <w:marTop w:val="0"/>
          <w:marBottom w:val="0"/>
          <w:divBdr>
            <w:top w:val="none" w:sz="0" w:space="0" w:color="auto"/>
            <w:left w:val="none" w:sz="0" w:space="0" w:color="auto"/>
            <w:bottom w:val="none" w:sz="0" w:space="0" w:color="auto"/>
            <w:right w:val="none" w:sz="0" w:space="0" w:color="auto"/>
          </w:divBdr>
          <w:divsChild>
            <w:div w:id="1784379019">
              <w:marLeft w:val="0"/>
              <w:marRight w:val="0"/>
              <w:marTop w:val="0"/>
              <w:marBottom w:val="0"/>
              <w:divBdr>
                <w:top w:val="none" w:sz="0" w:space="0" w:color="auto"/>
                <w:left w:val="none" w:sz="0" w:space="0" w:color="auto"/>
                <w:bottom w:val="none" w:sz="0" w:space="0" w:color="auto"/>
                <w:right w:val="none" w:sz="0" w:space="0" w:color="auto"/>
              </w:divBdr>
            </w:div>
          </w:divsChild>
        </w:div>
        <w:div w:id="1547910626">
          <w:marLeft w:val="0"/>
          <w:marRight w:val="0"/>
          <w:marTop w:val="0"/>
          <w:marBottom w:val="0"/>
          <w:divBdr>
            <w:top w:val="none" w:sz="0" w:space="0" w:color="auto"/>
            <w:left w:val="none" w:sz="0" w:space="0" w:color="auto"/>
            <w:bottom w:val="none" w:sz="0" w:space="0" w:color="auto"/>
            <w:right w:val="none" w:sz="0" w:space="0" w:color="auto"/>
          </w:divBdr>
        </w:div>
        <w:div w:id="1742406942">
          <w:marLeft w:val="0"/>
          <w:marRight w:val="0"/>
          <w:marTop w:val="0"/>
          <w:marBottom w:val="0"/>
          <w:divBdr>
            <w:top w:val="none" w:sz="0" w:space="0" w:color="auto"/>
            <w:left w:val="none" w:sz="0" w:space="0" w:color="auto"/>
            <w:bottom w:val="none" w:sz="0" w:space="0" w:color="auto"/>
            <w:right w:val="none" w:sz="0" w:space="0" w:color="auto"/>
          </w:divBdr>
          <w:divsChild>
            <w:div w:id="191727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12177">
      <w:bodyDiv w:val="1"/>
      <w:marLeft w:val="0"/>
      <w:marRight w:val="0"/>
      <w:marTop w:val="0"/>
      <w:marBottom w:val="0"/>
      <w:divBdr>
        <w:top w:val="none" w:sz="0" w:space="0" w:color="auto"/>
        <w:left w:val="none" w:sz="0" w:space="0" w:color="auto"/>
        <w:bottom w:val="none" w:sz="0" w:space="0" w:color="auto"/>
        <w:right w:val="none" w:sz="0" w:space="0" w:color="auto"/>
      </w:divBdr>
    </w:div>
    <w:div w:id="2065331736">
      <w:bodyDiv w:val="1"/>
      <w:marLeft w:val="0"/>
      <w:marRight w:val="0"/>
      <w:marTop w:val="0"/>
      <w:marBottom w:val="0"/>
      <w:divBdr>
        <w:top w:val="none" w:sz="0" w:space="0" w:color="auto"/>
        <w:left w:val="none" w:sz="0" w:space="0" w:color="auto"/>
        <w:bottom w:val="none" w:sz="0" w:space="0" w:color="auto"/>
        <w:right w:val="none" w:sz="0" w:space="0" w:color="auto"/>
      </w:divBdr>
    </w:div>
    <w:div w:id="2068986095">
      <w:bodyDiv w:val="1"/>
      <w:marLeft w:val="0"/>
      <w:marRight w:val="0"/>
      <w:marTop w:val="0"/>
      <w:marBottom w:val="0"/>
      <w:divBdr>
        <w:top w:val="none" w:sz="0" w:space="0" w:color="auto"/>
        <w:left w:val="none" w:sz="0" w:space="0" w:color="auto"/>
        <w:bottom w:val="none" w:sz="0" w:space="0" w:color="auto"/>
        <w:right w:val="none" w:sz="0" w:space="0" w:color="auto"/>
      </w:divBdr>
    </w:div>
    <w:div w:id="2073503132">
      <w:bodyDiv w:val="1"/>
      <w:marLeft w:val="0"/>
      <w:marRight w:val="0"/>
      <w:marTop w:val="0"/>
      <w:marBottom w:val="0"/>
      <w:divBdr>
        <w:top w:val="none" w:sz="0" w:space="0" w:color="auto"/>
        <w:left w:val="none" w:sz="0" w:space="0" w:color="auto"/>
        <w:bottom w:val="none" w:sz="0" w:space="0" w:color="auto"/>
        <w:right w:val="none" w:sz="0" w:space="0" w:color="auto"/>
      </w:divBdr>
      <w:divsChild>
        <w:div w:id="447967185">
          <w:marLeft w:val="0"/>
          <w:marRight w:val="0"/>
          <w:marTop w:val="0"/>
          <w:marBottom w:val="0"/>
          <w:divBdr>
            <w:top w:val="none" w:sz="0" w:space="0" w:color="auto"/>
            <w:left w:val="none" w:sz="0" w:space="0" w:color="auto"/>
            <w:bottom w:val="none" w:sz="0" w:space="0" w:color="auto"/>
            <w:right w:val="none" w:sz="0" w:space="0" w:color="auto"/>
          </w:divBdr>
        </w:div>
        <w:div w:id="1075131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395859">
      <w:bodyDiv w:val="1"/>
      <w:marLeft w:val="0"/>
      <w:marRight w:val="0"/>
      <w:marTop w:val="0"/>
      <w:marBottom w:val="0"/>
      <w:divBdr>
        <w:top w:val="none" w:sz="0" w:space="0" w:color="auto"/>
        <w:left w:val="none" w:sz="0" w:space="0" w:color="auto"/>
        <w:bottom w:val="none" w:sz="0" w:space="0" w:color="auto"/>
        <w:right w:val="none" w:sz="0" w:space="0" w:color="auto"/>
      </w:divBdr>
    </w:div>
    <w:div w:id="2094350185">
      <w:bodyDiv w:val="1"/>
      <w:marLeft w:val="0"/>
      <w:marRight w:val="0"/>
      <w:marTop w:val="0"/>
      <w:marBottom w:val="0"/>
      <w:divBdr>
        <w:top w:val="none" w:sz="0" w:space="0" w:color="auto"/>
        <w:left w:val="none" w:sz="0" w:space="0" w:color="auto"/>
        <w:bottom w:val="none" w:sz="0" w:space="0" w:color="auto"/>
        <w:right w:val="none" w:sz="0" w:space="0" w:color="auto"/>
      </w:divBdr>
    </w:div>
    <w:div w:id="2099330898">
      <w:bodyDiv w:val="1"/>
      <w:marLeft w:val="0"/>
      <w:marRight w:val="0"/>
      <w:marTop w:val="0"/>
      <w:marBottom w:val="0"/>
      <w:divBdr>
        <w:top w:val="none" w:sz="0" w:space="0" w:color="auto"/>
        <w:left w:val="none" w:sz="0" w:space="0" w:color="auto"/>
        <w:bottom w:val="none" w:sz="0" w:space="0" w:color="auto"/>
        <w:right w:val="none" w:sz="0" w:space="0" w:color="auto"/>
      </w:divBdr>
    </w:div>
    <w:div w:id="2100057474">
      <w:bodyDiv w:val="1"/>
      <w:marLeft w:val="0"/>
      <w:marRight w:val="0"/>
      <w:marTop w:val="0"/>
      <w:marBottom w:val="0"/>
      <w:divBdr>
        <w:top w:val="none" w:sz="0" w:space="0" w:color="auto"/>
        <w:left w:val="none" w:sz="0" w:space="0" w:color="auto"/>
        <w:bottom w:val="none" w:sz="0" w:space="0" w:color="auto"/>
        <w:right w:val="none" w:sz="0" w:space="0" w:color="auto"/>
      </w:divBdr>
    </w:div>
    <w:div w:id="2100904555">
      <w:bodyDiv w:val="1"/>
      <w:marLeft w:val="0"/>
      <w:marRight w:val="0"/>
      <w:marTop w:val="0"/>
      <w:marBottom w:val="0"/>
      <w:divBdr>
        <w:top w:val="none" w:sz="0" w:space="0" w:color="auto"/>
        <w:left w:val="none" w:sz="0" w:space="0" w:color="auto"/>
        <w:bottom w:val="none" w:sz="0" w:space="0" w:color="auto"/>
        <w:right w:val="none" w:sz="0" w:space="0" w:color="auto"/>
      </w:divBdr>
      <w:divsChild>
        <w:div w:id="355160783">
          <w:marLeft w:val="0"/>
          <w:marRight w:val="0"/>
          <w:marTop w:val="0"/>
          <w:marBottom w:val="0"/>
          <w:divBdr>
            <w:top w:val="none" w:sz="0" w:space="0" w:color="auto"/>
            <w:left w:val="none" w:sz="0" w:space="0" w:color="auto"/>
            <w:bottom w:val="none" w:sz="0" w:space="0" w:color="auto"/>
            <w:right w:val="none" w:sz="0" w:space="0" w:color="auto"/>
          </w:divBdr>
        </w:div>
        <w:div w:id="451479893">
          <w:marLeft w:val="0"/>
          <w:marRight w:val="0"/>
          <w:marTop w:val="0"/>
          <w:marBottom w:val="0"/>
          <w:divBdr>
            <w:top w:val="none" w:sz="0" w:space="0" w:color="auto"/>
            <w:left w:val="none" w:sz="0" w:space="0" w:color="auto"/>
            <w:bottom w:val="none" w:sz="0" w:space="0" w:color="auto"/>
            <w:right w:val="none" w:sz="0" w:space="0" w:color="auto"/>
          </w:divBdr>
        </w:div>
      </w:divsChild>
    </w:div>
    <w:div w:id="2125415959">
      <w:bodyDiv w:val="1"/>
      <w:marLeft w:val="0"/>
      <w:marRight w:val="0"/>
      <w:marTop w:val="0"/>
      <w:marBottom w:val="0"/>
      <w:divBdr>
        <w:top w:val="none" w:sz="0" w:space="0" w:color="auto"/>
        <w:left w:val="none" w:sz="0" w:space="0" w:color="auto"/>
        <w:bottom w:val="none" w:sz="0" w:space="0" w:color="auto"/>
        <w:right w:val="none" w:sz="0" w:space="0" w:color="auto"/>
      </w:divBdr>
    </w:div>
    <w:div w:id="2126070728">
      <w:bodyDiv w:val="1"/>
      <w:marLeft w:val="0"/>
      <w:marRight w:val="0"/>
      <w:marTop w:val="0"/>
      <w:marBottom w:val="0"/>
      <w:divBdr>
        <w:top w:val="none" w:sz="0" w:space="0" w:color="auto"/>
        <w:left w:val="none" w:sz="0" w:space="0" w:color="auto"/>
        <w:bottom w:val="none" w:sz="0" w:space="0" w:color="auto"/>
        <w:right w:val="none" w:sz="0" w:space="0" w:color="auto"/>
      </w:divBdr>
      <w:divsChild>
        <w:div w:id="145628932">
          <w:marLeft w:val="0"/>
          <w:marRight w:val="0"/>
          <w:marTop w:val="0"/>
          <w:marBottom w:val="0"/>
          <w:divBdr>
            <w:top w:val="none" w:sz="0" w:space="0" w:color="auto"/>
            <w:left w:val="none" w:sz="0" w:space="0" w:color="auto"/>
            <w:bottom w:val="none" w:sz="0" w:space="0" w:color="auto"/>
            <w:right w:val="none" w:sz="0" w:space="0" w:color="auto"/>
          </w:divBdr>
          <w:divsChild>
            <w:div w:id="849641388">
              <w:blockQuote w:val="1"/>
              <w:marLeft w:val="720"/>
              <w:marRight w:val="720"/>
              <w:marTop w:val="100"/>
              <w:marBottom w:val="100"/>
              <w:divBdr>
                <w:top w:val="none" w:sz="0" w:space="0" w:color="auto"/>
                <w:left w:val="none" w:sz="0" w:space="0" w:color="auto"/>
                <w:bottom w:val="none" w:sz="0" w:space="0" w:color="auto"/>
                <w:right w:val="none" w:sz="0" w:space="0" w:color="auto"/>
              </w:divBdr>
            </w:div>
            <w:div w:id="884217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13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32239880">
      <w:bodyDiv w:val="1"/>
      <w:marLeft w:val="0"/>
      <w:marRight w:val="0"/>
      <w:marTop w:val="0"/>
      <w:marBottom w:val="0"/>
      <w:divBdr>
        <w:top w:val="none" w:sz="0" w:space="0" w:color="auto"/>
        <w:left w:val="none" w:sz="0" w:space="0" w:color="auto"/>
        <w:bottom w:val="none" w:sz="0" w:space="0" w:color="auto"/>
        <w:right w:val="none" w:sz="0" w:space="0" w:color="auto"/>
      </w:divBdr>
    </w:div>
    <w:div w:id="2133791171">
      <w:bodyDiv w:val="1"/>
      <w:marLeft w:val="0"/>
      <w:marRight w:val="0"/>
      <w:marTop w:val="0"/>
      <w:marBottom w:val="0"/>
      <w:divBdr>
        <w:top w:val="none" w:sz="0" w:space="0" w:color="auto"/>
        <w:left w:val="none" w:sz="0" w:space="0" w:color="auto"/>
        <w:bottom w:val="none" w:sz="0" w:space="0" w:color="auto"/>
        <w:right w:val="none" w:sz="0" w:space="0" w:color="auto"/>
      </w:divBdr>
      <w:divsChild>
        <w:div w:id="300309197">
          <w:marLeft w:val="0"/>
          <w:marRight w:val="0"/>
          <w:marTop w:val="0"/>
          <w:marBottom w:val="0"/>
          <w:divBdr>
            <w:top w:val="none" w:sz="0" w:space="0" w:color="auto"/>
            <w:left w:val="none" w:sz="0" w:space="0" w:color="auto"/>
            <w:bottom w:val="none" w:sz="0" w:space="0" w:color="auto"/>
            <w:right w:val="none" w:sz="0" w:space="0" w:color="auto"/>
          </w:divBdr>
        </w:div>
      </w:divsChild>
    </w:div>
    <w:div w:id="2137872939">
      <w:bodyDiv w:val="1"/>
      <w:marLeft w:val="0"/>
      <w:marRight w:val="0"/>
      <w:marTop w:val="0"/>
      <w:marBottom w:val="0"/>
      <w:divBdr>
        <w:top w:val="none" w:sz="0" w:space="0" w:color="auto"/>
        <w:left w:val="none" w:sz="0" w:space="0" w:color="auto"/>
        <w:bottom w:val="none" w:sz="0" w:space="0" w:color="auto"/>
        <w:right w:val="none" w:sz="0" w:space="0" w:color="auto"/>
      </w:divBdr>
      <w:divsChild>
        <w:div w:id="223951003">
          <w:marLeft w:val="0"/>
          <w:marRight w:val="0"/>
          <w:marTop w:val="0"/>
          <w:marBottom w:val="0"/>
          <w:divBdr>
            <w:top w:val="none" w:sz="0" w:space="0" w:color="auto"/>
            <w:left w:val="none" w:sz="0" w:space="0" w:color="auto"/>
            <w:bottom w:val="none" w:sz="0" w:space="0" w:color="auto"/>
            <w:right w:val="none" w:sz="0" w:space="0" w:color="auto"/>
          </w:divBdr>
        </w:div>
        <w:div w:id="234510384">
          <w:marLeft w:val="0"/>
          <w:marRight w:val="0"/>
          <w:marTop w:val="0"/>
          <w:marBottom w:val="0"/>
          <w:divBdr>
            <w:top w:val="none" w:sz="0" w:space="0" w:color="auto"/>
            <w:left w:val="none" w:sz="0" w:space="0" w:color="auto"/>
            <w:bottom w:val="none" w:sz="0" w:space="0" w:color="auto"/>
            <w:right w:val="none" w:sz="0" w:space="0" w:color="auto"/>
          </w:divBdr>
        </w:div>
        <w:div w:id="267155446">
          <w:marLeft w:val="0"/>
          <w:marRight w:val="0"/>
          <w:marTop w:val="0"/>
          <w:marBottom w:val="0"/>
          <w:divBdr>
            <w:top w:val="none" w:sz="0" w:space="0" w:color="auto"/>
            <w:left w:val="none" w:sz="0" w:space="0" w:color="auto"/>
            <w:bottom w:val="none" w:sz="0" w:space="0" w:color="auto"/>
            <w:right w:val="none" w:sz="0" w:space="0" w:color="auto"/>
          </w:divBdr>
        </w:div>
        <w:div w:id="284627691">
          <w:marLeft w:val="0"/>
          <w:marRight w:val="0"/>
          <w:marTop w:val="0"/>
          <w:marBottom w:val="0"/>
          <w:divBdr>
            <w:top w:val="none" w:sz="0" w:space="0" w:color="auto"/>
            <w:left w:val="none" w:sz="0" w:space="0" w:color="auto"/>
            <w:bottom w:val="none" w:sz="0" w:space="0" w:color="auto"/>
            <w:right w:val="none" w:sz="0" w:space="0" w:color="auto"/>
          </w:divBdr>
        </w:div>
        <w:div w:id="345791481">
          <w:marLeft w:val="0"/>
          <w:marRight w:val="0"/>
          <w:marTop w:val="0"/>
          <w:marBottom w:val="0"/>
          <w:divBdr>
            <w:top w:val="none" w:sz="0" w:space="0" w:color="auto"/>
            <w:left w:val="none" w:sz="0" w:space="0" w:color="auto"/>
            <w:bottom w:val="none" w:sz="0" w:space="0" w:color="auto"/>
            <w:right w:val="none" w:sz="0" w:space="0" w:color="auto"/>
          </w:divBdr>
        </w:div>
        <w:div w:id="514152887">
          <w:marLeft w:val="0"/>
          <w:marRight w:val="0"/>
          <w:marTop w:val="0"/>
          <w:marBottom w:val="0"/>
          <w:divBdr>
            <w:top w:val="none" w:sz="0" w:space="0" w:color="auto"/>
            <w:left w:val="none" w:sz="0" w:space="0" w:color="auto"/>
            <w:bottom w:val="none" w:sz="0" w:space="0" w:color="auto"/>
            <w:right w:val="none" w:sz="0" w:space="0" w:color="auto"/>
          </w:divBdr>
        </w:div>
        <w:div w:id="596989355">
          <w:marLeft w:val="0"/>
          <w:marRight w:val="0"/>
          <w:marTop w:val="0"/>
          <w:marBottom w:val="0"/>
          <w:divBdr>
            <w:top w:val="none" w:sz="0" w:space="0" w:color="auto"/>
            <w:left w:val="none" w:sz="0" w:space="0" w:color="auto"/>
            <w:bottom w:val="none" w:sz="0" w:space="0" w:color="auto"/>
            <w:right w:val="none" w:sz="0" w:space="0" w:color="auto"/>
          </w:divBdr>
        </w:div>
        <w:div w:id="693044070">
          <w:marLeft w:val="0"/>
          <w:marRight w:val="0"/>
          <w:marTop w:val="0"/>
          <w:marBottom w:val="0"/>
          <w:divBdr>
            <w:top w:val="none" w:sz="0" w:space="0" w:color="auto"/>
            <w:left w:val="none" w:sz="0" w:space="0" w:color="auto"/>
            <w:bottom w:val="none" w:sz="0" w:space="0" w:color="auto"/>
            <w:right w:val="none" w:sz="0" w:space="0" w:color="auto"/>
          </w:divBdr>
        </w:div>
        <w:div w:id="824786512">
          <w:marLeft w:val="0"/>
          <w:marRight w:val="0"/>
          <w:marTop w:val="0"/>
          <w:marBottom w:val="0"/>
          <w:divBdr>
            <w:top w:val="none" w:sz="0" w:space="0" w:color="auto"/>
            <w:left w:val="none" w:sz="0" w:space="0" w:color="auto"/>
            <w:bottom w:val="none" w:sz="0" w:space="0" w:color="auto"/>
            <w:right w:val="none" w:sz="0" w:space="0" w:color="auto"/>
          </w:divBdr>
        </w:div>
        <w:div w:id="910776416">
          <w:marLeft w:val="0"/>
          <w:marRight w:val="0"/>
          <w:marTop w:val="0"/>
          <w:marBottom w:val="0"/>
          <w:divBdr>
            <w:top w:val="none" w:sz="0" w:space="0" w:color="auto"/>
            <w:left w:val="none" w:sz="0" w:space="0" w:color="auto"/>
            <w:bottom w:val="none" w:sz="0" w:space="0" w:color="auto"/>
            <w:right w:val="none" w:sz="0" w:space="0" w:color="auto"/>
          </w:divBdr>
        </w:div>
        <w:div w:id="1063142314">
          <w:marLeft w:val="0"/>
          <w:marRight w:val="0"/>
          <w:marTop w:val="0"/>
          <w:marBottom w:val="0"/>
          <w:divBdr>
            <w:top w:val="none" w:sz="0" w:space="0" w:color="auto"/>
            <w:left w:val="none" w:sz="0" w:space="0" w:color="auto"/>
            <w:bottom w:val="none" w:sz="0" w:space="0" w:color="auto"/>
            <w:right w:val="none" w:sz="0" w:space="0" w:color="auto"/>
          </w:divBdr>
        </w:div>
        <w:div w:id="1089086214">
          <w:marLeft w:val="0"/>
          <w:marRight w:val="0"/>
          <w:marTop w:val="0"/>
          <w:marBottom w:val="0"/>
          <w:divBdr>
            <w:top w:val="none" w:sz="0" w:space="0" w:color="auto"/>
            <w:left w:val="none" w:sz="0" w:space="0" w:color="auto"/>
            <w:bottom w:val="none" w:sz="0" w:space="0" w:color="auto"/>
            <w:right w:val="none" w:sz="0" w:space="0" w:color="auto"/>
          </w:divBdr>
        </w:div>
        <w:div w:id="1371877680">
          <w:marLeft w:val="0"/>
          <w:marRight w:val="0"/>
          <w:marTop w:val="0"/>
          <w:marBottom w:val="0"/>
          <w:divBdr>
            <w:top w:val="none" w:sz="0" w:space="0" w:color="auto"/>
            <w:left w:val="none" w:sz="0" w:space="0" w:color="auto"/>
            <w:bottom w:val="none" w:sz="0" w:space="0" w:color="auto"/>
            <w:right w:val="none" w:sz="0" w:space="0" w:color="auto"/>
          </w:divBdr>
        </w:div>
        <w:div w:id="1466970682">
          <w:marLeft w:val="0"/>
          <w:marRight w:val="0"/>
          <w:marTop w:val="0"/>
          <w:marBottom w:val="0"/>
          <w:divBdr>
            <w:top w:val="none" w:sz="0" w:space="0" w:color="auto"/>
            <w:left w:val="none" w:sz="0" w:space="0" w:color="auto"/>
            <w:bottom w:val="none" w:sz="0" w:space="0" w:color="auto"/>
            <w:right w:val="none" w:sz="0" w:space="0" w:color="auto"/>
          </w:divBdr>
        </w:div>
        <w:div w:id="1522665529">
          <w:marLeft w:val="0"/>
          <w:marRight w:val="0"/>
          <w:marTop w:val="0"/>
          <w:marBottom w:val="0"/>
          <w:divBdr>
            <w:top w:val="none" w:sz="0" w:space="0" w:color="auto"/>
            <w:left w:val="none" w:sz="0" w:space="0" w:color="auto"/>
            <w:bottom w:val="none" w:sz="0" w:space="0" w:color="auto"/>
            <w:right w:val="none" w:sz="0" w:space="0" w:color="auto"/>
          </w:divBdr>
        </w:div>
        <w:div w:id="1587764201">
          <w:marLeft w:val="0"/>
          <w:marRight w:val="0"/>
          <w:marTop w:val="0"/>
          <w:marBottom w:val="0"/>
          <w:divBdr>
            <w:top w:val="none" w:sz="0" w:space="0" w:color="auto"/>
            <w:left w:val="none" w:sz="0" w:space="0" w:color="auto"/>
            <w:bottom w:val="none" w:sz="0" w:space="0" w:color="auto"/>
            <w:right w:val="none" w:sz="0" w:space="0" w:color="auto"/>
          </w:divBdr>
        </w:div>
        <w:div w:id="1623878995">
          <w:marLeft w:val="0"/>
          <w:marRight w:val="0"/>
          <w:marTop w:val="0"/>
          <w:marBottom w:val="0"/>
          <w:divBdr>
            <w:top w:val="none" w:sz="0" w:space="0" w:color="auto"/>
            <w:left w:val="none" w:sz="0" w:space="0" w:color="auto"/>
            <w:bottom w:val="none" w:sz="0" w:space="0" w:color="auto"/>
            <w:right w:val="none" w:sz="0" w:space="0" w:color="auto"/>
          </w:divBdr>
        </w:div>
        <w:div w:id="1657567805">
          <w:marLeft w:val="0"/>
          <w:marRight w:val="0"/>
          <w:marTop w:val="0"/>
          <w:marBottom w:val="0"/>
          <w:divBdr>
            <w:top w:val="none" w:sz="0" w:space="0" w:color="auto"/>
            <w:left w:val="none" w:sz="0" w:space="0" w:color="auto"/>
            <w:bottom w:val="none" w:sz="0" w:space="0" w:color="auto"/>
            <w:right w:val="none" w:sz="0" w:space="0" w:color="auto"/>
          </w:divBdr>
        </w:div>
        <w:div w:id="1735929555">
          <w:marLeft w:val="0"/>
          <w:marRight w:val="0"/>
          <w:marTop w:val="0"/>
          <w:marBottom w:val="0"/>
          <w:divBdr>
            <w:top w:val="none" w:sz="0" w:space="0" w:color="auto"/>
            <w:left w:val="none" w:sz="0" w:space="0" w:color="auto"/>
            <w:bottom w:val="none" w:sz="0" w:space="0" w:color="auto"/>
            <w:right w:val="none" w:sz="0" w:space="0" w:color="auto"/>
          </w:divBdr>
        </w:div>
        <w:div w:id="1935436594">
          <w:marLeft w:val="0"/>
          <w:marRight w:val="0"/>
          <w:marTop w:val="0"/>
          <w:marBottom w:val="0"/>
          <w:divBdr>
            <w:top w:val="none" w:sz="0" w:space="0" w:color="auto"/>
            <w:left w:val="none" w:sz="0" w:space="0" w:color="auto"/>
            <w:bottom w:val="none" w:sz="0" w:space="0" w:color="auto"/>
            <w:right w:val="none" w:sz="0" w:space="0" w:color="auto"/>
          </w:divBdr>
        </w:div>
      </w:divsChild>
    </w:div>
    <w:div w:id="2142768230">
      <w:bodyDiv w:val="1"/>
      <w:marLeft w:val="0"/>
      <w:marRight w:val="0"/>
      <w:marTop w:val="0"/>
      <w:marBottom w:val="0"/>
      <w:divBdr>
        <w:top w:val="none" w:sz="0" w:space="0" w:color="auto"/>
        <w:left w:val="none" w:sz="0" w:space="0" w:color="auto"/>
        <w:bottom w:val="none" w:sz="0" w:space="0" w:color="auto"/>
        <w:right w:val="none" w:sz="0" w:space="0" w:color="auto"/>
      </w:divBdr>
    </w:div>
    <w:div w:id="2144418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0.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049D1-47E9-4CD5-A76F-2A940B85F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31679</TotalTime>
  <Pages>30</Pages>
  <Words>10520</Words>
  <Characters>59967</Characters>
  <Application>Microsoft Office Word</Application>
  <DocSecurity>0</DocSecurity>
  <Lines>499</Lines>
  <Paragraphs>140</Paragraphs>
  <ScaleCrop>false</ScaleCrop>
  <Company>Juniper Networks, Inc.</Company>
  <LinksUpToDate>false</LinksUpToDate>
  <CharactersWithSpaces>70347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C Fedorkow</dc:creator>
  <dc:description/>
  <cp:lastModifiedBy>Guy Fedorkow</cp:lastModifiedBy>
  <cp:revision>44</cp:revision>
  <cp:lastPrinted>2026-07-20T14:15:00Z</cp:lastPrinted>
  <dcterms:created xsi:type="dcterms:W3CDTF">2023-08-11T15:39:00Z</dcterms:created>
  <dcterms:modified xsi:type="dcterms:W3CDTF">2026-09-10T19:08:00Z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0x0101001781C2375787094D81534552B1149B390089B535A44EC02B4CBA58F57487174229</vt:lpwstr>
  </property>
  <property fmtid="{D5CDD505-2E9C-101B-9397-08002B2CF9AE}" pid="3" name="MSIP_Label_0633b888-ae0d-4341-a75f-06e04137d755_ActionId">
    <vt:lpwstr>160511ca-8b64-47f2-b8e4-b17bb9d2ea5a</vt:lpwstr>
  </property>
  <property fmtid="{D5CDD505-2E9C-101B-9397-08002B2CF9AE}" pid="4" name="MSIP_Label_0633b888-ae0d-4341-a75f-06e04137d755_ContentBits">
    <vt:lpwstr>2</vt:lpwstr>
  </property>
  <property fmtid="{D5CDD505-2E9C-101B-9397-08002B2CF9AE}" pid="5" name="MSIP_Label_0633b888-ae0d-4341-a75f-06e04137d755_Enabled">
    <vt:lpwstr>true</vt:lpwstr>
  </property>
  <property fmtid="{D5CDD505-2E9C-101B-9397-08002B2CF9AE}" pid="6" name="MSIP_Label_0633b888-ae0d-4341-a75f-06e04137d755_Method">
    <vt:lpwstr>Standard</vt:lpwstr>
  </property>
  <property fmtid="{D5CDD505-2E9C-101B-9397-08002B2CF9AE}" pid="7" name="MSIP_Label_0633b888-ae0d-4341-a75f-06e04137d755_Name">
    <vt:lpwstr>0633b888-ae0d-4341-a75f-06e04137d755</vt:lpwstr>
  </property>
  <property fmtid="{D5CDD505-2E9C-101B-9397-08002B2CF9AE}" pid="8" name="MSIP_Label_0633b888-ae0d-4341-a75f-06e04137d755_SetDate">
    <vt:lpwstr>2022-10-13T15:43:38Z</vt:lpwstr>
  </property>
  <property fmtid="{D5CDD505-2E9C-101B-9397-08002B2CF9AE}" pid="9" name="MSIP_Label_0633b888-ae0d-4341-a75f-06e04137d755_SiteId">
    <vt:lpwstr>bea78b3c-4cdb-4130-854a-1d193232e5f4</vt:lpwstr>
  </property>
  <property fmtid="{D5CDD505-2E9C-101B-9397-08002B2CF9AE}" pid="10" name="TaxCatchAll">
    <vt:lpwstr/>
  </property>
  <property fmtid="{D5CDD505-2E9C-101B-9397-08002B2CF9AE}" pid="11" name="TaxKeyword">
    <vt:lpwstr/>
  </property>
  <property fmtid="{D5CDD505-2E9C-101B-9397-08002B2CF9AE}" pid="12" name="TaxKeywordTaxHTField">
    <vt:lpwstr/>
  </property>
  <property fmtid="{D5CDD505-2E9C-101B-9397-08002B2CF9AE}" pid="13" name="_dlc_DocIdItemGuid">
    <vt:lpwstr>8b9e2d28-a91e-4284-991e-309d40ae9aab</vt:lpwstr>
  </property>
</Properties>
</file>